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076C723" w14:textId="2CDAA5C9" w:rsidR="00F549C7" w:rsidRDefault="002632EF" w:rsidP="00F549C7">
      <w:pPr>
        <w:spacing w:after="0" w:line="240" w:lineRule="auto"/>
        <w:rPr>
          <w:rFonts w:ascii="Times New Roman" w:hAnsi="Times New Roman" w:cs="Times New Roman"/>
          <w:sz w:val="24"/>
          <w:szCs w:val="24"/>
        </w:rPr>
      </w:pPr>
      <w:r>
        <w:rPr>
          <w:rFonts w:ascii="Times New Roman" w:hAnsi="Times New Roman" w:cs="Times New Roman"/>
          <w:sz w:val="24"/>
          <w:szCs w:val="24"/>
        </w:rPr>
        <w:t>May 3</w:t>
      </w:r>
      <w:r w:rsidR="00F549C7" w:rsidRPr="00F549C7">
        <w:rPr>
          <w:rFonts w:ascii="Times New Roman" w:hAnsi="Times New Roman" w:cs="Times New Roman"/>
          <w:sz w:val="24"/>
          <w:szCs w:val="24"/>
        </w:rPr>
        <w:t>, 202</w:t>
      </w:r>
      <w:r>
        <w:rPr>
          <w:rFonts w:ascii="Times New Roman" w:hAnsi="Times New Roman" w:cs="Times New Roman"/>
          <w:sz w:val="24"/>
          <w:szCs w:val="24"/>
        </w:rPr>
        <w:t>5</w:t>
      </w:r>
    </w:p>
    <w:p w14:paraId="0471AB50" w14:textId="77777777" w:rsidR="00F549C7" w:rsidRDefault="00F549C7" w:rsidP="00F549C7">
      <w:pPr>
        <w:spacing w:after="0" w:line="240" w:lineRule="auto"/>
        <w:rPr>
          <w:rFonts w:ascii="Times New Roman" w:hAnsi="Times New Roman" w:cs="Times New Roman"/>
          <w:sz w:val="24"/>
          <w:szCs w:val="24"/>
        </w:rPr>
      </w:pPr>
    </w:p>
    <w:p w14:paraId="34DB0214" w14:textId="4D06FECB" w:rsidR="00F549C7" w:rsidRPr="00F549C7" w:rsidRDefault="00F549C7" w:rsidP="00F549C7">
      <w:pPr>
        <w:spacing w:after="0" w:line="240" w:lineRule="auto"/>
        <w:rPr>
          <w:rFonts w:ascii="Times New Roman" w:hAnsi="Times New Roman" w:cs="Times New Roman"/>
          <w:sz w:val="24"/>
          <w:szCs w:val="24"/>
        </w:rPr>
      </w:pPr>
      <w:r w:rsidRPr="00F549C7">
        <w:rPr>
          <w:rFonts w:ascii="Times New Roman" w:hAnsi="Times New Roman" w:cs="Times New Roman"/>
          <w:sz w:val="24"/>
          <w:szCs w:val="24"/>
        </w:rPr>
        <w:t xml:space="preserve">Dear Dr. </w:t>
      </w:r>
      <w:r w:rsidR="002632EF" w:rsidRPr="002632EF">
        <w:rPr>
          <w:rFonts w:ascii="Times New Roman" w:hAnsi="Times New Roman" w:cs="Times New Roman"/>
          <w:sz w:val="24"/>
          <w:szCs w:val="24"/>
        </w:rPr>
        <w:t>Ferguson</w:t>
      </w:r>
      <w:r w:rsidRPr="00F549C7">
        <w:rPr>
          <w:rFonts w:ascii="Times New Roman" w:hAnsi="Times New Roman" w:cs="Times New Roman"/>
          <w:sz w:val="24"/>
          <w:szCs w:val="24"/>
        </w:rPr>
        <w:t>,</w:t>
      </w:r>
    </w:p>
    <w:p w14:paraId="50EB84A5" w14:textId="77777777" w:rsidR="00F549C7" w:rsidRPr="00F549C7" w:rsidRDefault="00F549C7" w:rsidP="00F549C7">
      <w:pPr>
        <w:spacing w:after="0" w:line="240" w:lineRule="auto"/>
        <w:rPr>
          <w:rFonts w:ascii="Times New Roman" w:hAnsi="Times New Roman" w:cs="Times New Roman"/>
          <w:sz w:val="24"/>
          <w:szCs w:val="24"/>
        </w:rPr>
      </w:pPr>
      <w:r w:rsidRPr="00F549C7">
        <w:rPr>
          <w:rFonts w:ascii="Times New Roman" w:hAnsi="Times New Roman" w:cs="Times New Roman"/>
          <w:sz w:val="24"/>
          <w:szCs w:val="24"/>
        </w:rPr>
        <w:t> </w:t>
      </w:r>
    </w:p>
    <w:p w14:paraId="07F220ED" w14:textId="3AC006FC" w:rsidR="000E62E5" w:rsidRDefault="00F549C7" w:rsidP="00F549C7">
      <w:pPr>
        <w:spacing w:after="0" w:line="240" w:lineRule="auto"/>
        <w:rPr>
          <w:rFonts w:ascii="Times New Roman" w:hAnsi="Times New Roman" w:cs="Times New Roman"/>
          <w:sz w:val="24"/>
          <w:szCs w:val="24"/>
        </w:rPr>
      </w:pPr>
      <w:r w:rsidRPr="00F549C7">
        <w:rPr>
          <w:rFonts w:ascii="Times New Roman" w:hAnsi="Times New Roman" w:cs="Times New Roman"/>
          <w:sz w:val="24"/>
          <w:szCs w:val="24"/>
        </w:rPr>
        <w:t>This letter accompanies a revised submission of our manuscript (</w:t>
      </w:r>
      <w:r w:rsidR="002632EF" w:rsidRPr="002632EF">
        <w:rPr>
          <w:rFonts w:ascii="Times New Roman" w:hAnsi="Times New Roman" w:cs="Times New Roman"/>
          <w:sz w:val="24"/>
          <w:szCs w:val="24"/>
        </w:rPr>
        <w:t>XLM-2025-0564</w:t>
      </w:r>
      <w:r w:rsidRPr="00F549C7">
        <w:rPr>
          <w:rFonts w:ascii="Times New Roman" w:hAnsi="Times New Roman" w:cs="Times New Roman"/>
          <w:sz w:val="24"/>
          <w:szCs w:val="24"/>
        </w:rPr>
        <w:t>), entitled “</w:t>
      </w:r>
      <w:r w:rsidR="002632EF" w:rsidRPr="002632EF">
        <w:rPr>
          <w:rFonts w:ascii="Times New Roman" w:hAnsi="Times New Roman" w:cs="Times New Roman"/>
          <w:sz w:val="24"/>
          <w:szCs w:val="24"/>
        </w:rPr>
        <w:t>Compensation in audiovisual speech perception: discounting the pen in the mouth</w:t>
      </w:r>
      <w:r w:rsidRPr="00F549C7">
        <w:rPr>
          <w:rFonts w:ascii="Times New Roman" w:hAnsi="Times New Roman" w:cs="Times New Roman"/>
          <w:sz w:val="24"/>
          <w:szCs w:val="24"/>
        </w:rPr>
        <w:t xml:space="preserve">.” We are grateful to you and the reviewers for your </w:t>
      </w:r>
      <w:r w:rsidR="000E62E5">
        <w:rPr>
          <w:rFonts w:ascii="Times New Roman" w:hAnsi="Times New Roman" w:cs="Times New Roman"/>
          <w:sz w:val="24"/>
          <w:szCs w:val="24"/>
        </w:rPr>
        <w:t xml:space="preserve">highly constructive </w:t>
      </w:r>
      <w:r w:rsidRPr="00F549C7">
        <w:rPr>
          <w:rFonts w:ascii="Times New Roman" w:hAnsi="Times New Roman" w:cs="Times New Roman"/>
          <w:sz w:val="24"/>
          <w:szCs w:val="24"/>
        </w:rPr>
        <w:t xml:space="preserve">feedback on our initial submission. We were heartened </w:t>
      </w:r>
      <w:r w:rsidR="000E62E5">
        <w:rPr>
          <w:rFonts w:ascii="Times New Roman" w:hAnsi="Times New Roman" w:cs="Times New Roman"/>
          <w:sz w:val="24"/>
          <w:szCs w:val="24"/>
        </w:rPr>
        <w:t>to see that the reviewers “</w:t>
      </w:r>
      <w:r w:rsidR="000E62E5" w:rsidRPr="00301D4B">
        <w:rPr>
          <w:rFonts w:ascii="Times New Roman" w:hAnsi="Times New Roman" w:cs="Times New Roman"/>
          <w:sz w:val="24"/>
          <w:szCs w:val="24"/>
        </w:rPr>
        <w:t>found the study to be interesting, well-executed and potentially impactful for understanding audiovisual speech perception</w:t>
      </w:r>
      <w:r w:rsidR="000E62E5">
        <w:rPr>
          <w:rFonts w:ascii="Times New Roman" w:hAnsi="Times New Roman" w:cs="Times New Roman"/>
          <w:sz w:val="24"/>
          <w:szCs w:val="24"/>
        </w:rPr>
        <w:t>” and, in particular, that considered the focus on</w:t>
      </w:r>
      <w:r w:rsidR="000E62E5" w:rsidRPr="00301D4B">
        <w:rPr>
          <w:rFonts w:ascii="Times New Roman" w:hAnsi="Times New Roman" w:cs="Times New Roman"/>
          <w:sz w:val="24"/>
          <w:szCs w:val="24"/>
        </w:rPr>
        <w:t xml:space="preserve"> non-linguistic visual information influencing speech </w:t>
      </w:r>
      <w:r w:rsidR="000E62E5">
        <w:rPr>
          <w:rFonts w:ascii="Times New Roman" w:hAnsi="Times New Roman" w:cs="Times New Roman"/>
          <w:sz w:val="24"/>
          <w:szCs w:val="24"/>
        </w:rPr>
        <w:t xml:space="preserve">perception clearly motivated and valuable. </w:t>
      </w:r>
    </w:p>
    <w:p w14:paraId="011C04A2" w14:textId="77777777" w:rsidR="000E62E5" w:rsidRDefault="000E62E5" w:rsidP="00F549C7">
      <w:pPr>
        <w:spacing w:after="0" w:line="240" w:lineRule="auto"/>
        <w:rPr>
          <w:rFonts w:ascii="Times New Roman" w:hAnsi="Times New Roman" w:cs="Times New Roman"/>
          <w:sz w:val="24"/>
          <w:szCs w:val="24"/>
        </w:rPr>
      </w:pPr>
    </w:p>
    <w:p w14:paraId="59ACF312" w14:textId="495F03F1" w:rsidR="000E62E5" w:rsidRDefault="000E62E5" w:rsidP="00F549C7">
      <w:pPr>
        <w:spacing w:after="0" w:line="240" w:lineRule="auto"/>
        <w:rPr>
          <w:rFonts w:ascii="Times New Roman" w:hAnsi="Times New Roman" w:cs="Times New Roman"/>
          <w:sz w:val="24"/>
          <w:szCs w:val="24"/>
        </w:rPr>
      </w:pPr>
      <w:r>
        <w:rPr>
          <w:rFonts w:ascii="Times New Roman" w:hAnsi="Times New Roman" w:cs="Times New Roman"/>
          <w:sz w:val="24"/>
          <w:szCs w:val="24"/>
        </w:rPr>
        <w:t>We very much appreciate the feedback from reviewers, which helped us address the presentational points they raised, and also</w:t>
      </w:r>
      <w:r w:rsidR="00F549C7" w:rsidRPr="00F549C7">
        <w:rPr>
          <w:rFonts w:ascii="Times New Roman" w:hAnsi="Times New Roman" w:cs="Times New Roman"/>
          <w:sz w:val="24"/>
          <w:szCs w:val="24"/>
        </w:rPr>
        <w:t xml:space="preserve"> </w:t>
      </w:r>
      <w:r>
        <w:rPr>
          <w:rFonts w:ascii="Times New Roman" w:hAnsi="Times New Roman" w:cs="Times New Roman"/>
          <w:sz w:val="24"/>
          <w:szCs w:val="24"/>
        </w:rPr>
        <w:t>in</w:t>
      </w:r>
      <w:r w:rsidR="00F549C7" w:rsidRPr="00F549C7">
        <w:rPr>
          <w:rFonts w:ascii="Times New Roman" w:hAnsi="Times New Roman" w:cs="Times New Roman"/>
          <w:sz w:val="24"/>
          <w:szCs w:val="24"/>
        </w:rPr>
        <w:t>form</w:t>
      </w:r>
      <w:r>
        <w:rPr>
          <w:rFonts w:ascii="Times New Roman" w:hAnsi="Times New Roman" w:cs="Times New Roman"/>
          <w:sz w:val="24"/>
          <w:szCs w:val="24"/>
        </w:rPr>
        <w:t>ed</w:t>
      </w:r>
      <w:r w:rsidR="00F549C7" w:rsidRPr="00F549C7">
        <w:rPr>
          <w:rFonts w:ascii="Times New Roman" w:hAnsi="Times New Roman" w:cs="Times New Roman"/>
          <w:sz w:val="24"/>
          <w:szCs w:val="24"/>
        </w:rPr>
        <w:t xml:space="preserve"> in our thinking about this work.</w:t>
      </w:r>
      <w:r>
        <w:rPr>
          <w:rFonts w:ascii="Times New Roman" w:hAnsi="Times New Roman" w:cs="Times New Roman"/>
          <w:sz w:val="24"/>
          <w:szCs w:val="24"/>
        </w:rPr>
        <w:t xml:space="preserve"> Specifically:</w:t>
      </w:r>
    </w:p>
    <w:p w14:paraId="6C24C7AE" w14:textId="77777777" w:rsidR="000E62E5" w:rsidRDefault="000E62E5" w:rsidP="00F549C7">
      <w:pPr>
        <w:spacing w:after="0" w:line="240" w:lineRule="auto"/>
        <w:rPr>
          <w:rFonts w:ascii="Times New Roman" w:hAnsi="Times New Roman" w:cs="Times New Roman"/>
          <w:sz w:val="24"/>
          <w:szCs w:val="24"/>
        </w:rPr>
      </w:pPr>
    </w:p>
    <w:p w14:paraId="5778B8C4" w14:textId="73542926" w:rsidR="00C04C72" w:rsidRDefault="000E62E5" w:rsidP="00C04C72">
      <w:pPr>
        <w:pStyle w:val="ListParagraph"/>
        <w:numPr>
          <w:ilvl w:val="0"/>
          <w:numId w:val="2"/>
        </w:numPr>
        <w:spacing w:after="0" w:line="240" w:lineRule="auto"/>
        <w:rPr>
          <w:rFonts w:ascii="Times New Roman" w:hAnsi="Times New Roman" w:cs="Times New Roman"/>
          <w:sz w:val="24"/>
          <w:szCs w:val="24"/>
        </w:rPr>
      </w:pPr>
      <w:r w:rsidRPr="00202B48">
        <w:rPr>
          <w:rFonts w:ascii="Times New Roman" w:hAnsi="Times New Roman" w:cs="Times New Roman"/>
          <w:sz w:val="24"/>
          <w:szCs w:val="24"/>
          <w:u w:val="single"/>
        </w:rPr>
        <w:t>The revised introduction</w:t>
      </w:r>
      <w:r>
        <w:rPr>
          <w:rFonts w:ascii="Times New Roman" w:hAnsi="Times New Roman" w:cs="Times New Roman"/>
          <w:sz w:val="24"/>
          <w:szCs w:val="24"/>
        </w:rPr>
        <w:t xml:space="preserve"> now c</w:t>
      </w:r>
      <w:r w:rsidRPr="00202B48">
        <w:rPr>
          <w:rFonts w:ascii="Times New Roman" w:hAnsi="Times New Roman" w:cs="Times New Roman"/>
          <w:sz w:val="24"/>
          <w:szCs w:val="24"/>
        </w:rPr>
        <w:t>larif</w:t>
      </w:r>
      <w:r>
        <w:rPr>
          <w:rFonts w:ascii="Times New Roman" w:hAnsi="Times New Roman" w:cs="Times New Roman"/>
          <w:sz w:val="24"/>
          <w:szCs w:val="24"/>
        </w:rPr>
        <w:t>ies</w:t>
      </w:r>
      <w:r w:rsidRPr="00202B48">
        <w:rPr>
          <w:rFonts w:ascii="Times New Roman" w:hAnsi="Times New Roman" w:cs="Times New Roman"/>
          <w:sz w:val="24"/>
          <w:szCs w:val="24"/>
        </w:rPr>
        <w:t xml:space="preserve"> our contributions to previous work </w:t>
      </w:r>
      <w:r>
        <w:rPr>
          <w:rFonts w:ascii="Times New Roman" w:hAnsi="Times New Roman" w:cs="Times New Roman"/>
          <w:sz w:val="24"/>
          <w:szCs w:val="24"/>
        </w:rPr>
        <w:t xml:space="preserve">that has used similar audiovisual manipulations as part of experiments on lexically-guided perceptual recalibration </w:t>
      </w:r>
      <w:r w:rsidRPr="00202B48">
        <w:rPr>
          <w:rFonts w:ascii="Times New Roman" w:hAnsi="Times New Roman" w:cs="Times New Roman"/>
          <w:sz w:val="24"/>
          <w:szCs w:val="24"/>
        </w:rPr>
        <w:t xml:space="preserve">(especially, </w:t>
      </w:r>
      <w:proofErr w:type="spellStart"/>
      <w:r w:rsidRPr="00202B48">
        <w:rPr>
          <w:rFonts w:ascii="Times New Roman" w:hAnsi="Times New Roman" w:cs="Times New Roman"/>
          <w:sz w:val="24"/>
          <w:szCs w:val="24"/>
        </w:rPr>
        <w:t>Kraljic</w:t>
      </w:r>
      <w:proofErr w:type="spellEnd"/>
      <w:r w:rsidRPr="00202B48">
        <w:rPr>
          <w:rFonts w:ascii="Times New Roman" w:hAnsi="Times New Roman" w:cs="Times New Roman"/>
          <w:sz w:val="24"/>
          <w:szCs w:val="24"/>
        </w:rPr>
        <w:t xml:space="preserve"> et al. 2008</w:t>
      </w:r>
      <w:r w:rsidR="00F13710">
        <w:rPr>
          <w:rFonts w:ascii="Times New Roman" w:hAnsi="Times New Roman" w:cs="Times New Roman"/>
          <w:sz w:val="24"/>
          <w:szCs w:val="24"/>
        </w:rPr>
        <w:t xml:space="preserve">, as well as </w:t>
      </w:r>
      <w:proofErr w:type="spellStart"/>
      <w:r w:rsidR="00F13710">
        <w:rPr>
          <w:rFonts w:ascii="Times New Roman" w:hAnsi="Times New Roman" w:cs="Times New Roman"/>
          <w:sz w:val="24"/>
          <w:szCs w:val="24"/>
        </w:rPr>
        <w:t>Kraljic</w:t>
      </w:r>
      <w:proofErr w:type="spellEnd"/>
      <w:r w:rsidR="00F13710">
        <w:rPr>
          <w:rFonts w:ascii="Times New Roman" w:hAnsi="Times New Roman" w:cs="Times New Roman"/>
          <w:sz w:val="24"/>
          <w:szCs w:val="24"/>
        </w:rPr>
        <w:t xml:space="preserve"> &amp; Samuel, 2011; Liu &amp; Jaeger, 2018</w:t>
      </w:r>
      <w:r w:rsidRPr="00202B48">
        <w:rPr>
          <w:rFonts w:ascii="Times New Roman" w:hAnsi="Times New Roman" w:cs="Times New Roman"/>
          <w:sz w:val="24"/>
          <w:szCs w:val="24"/>
        </w:rPr>
        <w:t>)</w:t>
      </w:r>
      <w:r>
        <w:rPr>
          <w:rFonts w:ascii="Times New Roman" w:hAnsi="Times New Roman" w:cs="Times New Roman"/>
          <w:sz w:val="24"/>
          <w:szCs w:val="24"/>
        </w:rPr>
        <w:t xml:space="preserve">. </w:t>
      </w:r>
      <w:r w:rsidR="00F13710">
        <w:rPr>
          <w:rFonts w:ascii="Times New Roman" w:hAnsi="Times New Roman" w:cs="Times New Roman"/>
          <w:sz w:val="24"/>
          <w:szCs w:val="24"/>
        </w:rPr>
        <w:br/>
      </w:r>
      <w:r w:rsidR="00F13710">
        <w:rPr>
          <w:rFonts w:ascii="Times New Roman" w:hAnsi="Times New Roman" w:cs="Times New Roman"/>
          <w:sz w:val="24"/>
          <w:szCs w:val="24"/>
        </w:rPr>
        <w:br/>
      </w:r>
      <w:r>
        <w:rPr>
          <w:rFonts w:ascii="Times New Roman" w:hAnsi="Times New Roman" w:cs="Times New Roman"/>
          <w:sz w:val="24"/>
          <w:szCs w:val="24"/>
        </w:rPr>
        <w:t>In short, th</w:t>
      </w:r>
      <w:r w:rsidR="00F13710">
        <w:rPr>
          <w:rFonts w:ascii="Times New Roman" w:hAnsi="Times New Roman" w:cs="Times New Roman"/>
          <w:sz w:val="24"/>
          <w:szCs w:val="24"/>
        </w:rPr>
        <w:t>e</w:t>
      </w:r>
      <w:r>
        <w:rPr>
          <w:rFonts w:ascii="Times New Roman" w:hAnsi="Times New Roman" w:cs="Times New Roman"/>
          <w:sz w:val="24"/>
          <w:szCs w:val="24"/>
        </w:rPr>
        <w:t xml:space="preserve">se </w:t>
      </w:r>
      <w:r w:rsidR="00F13710">
        <w:rPr>
          <w:rFonts w:ascii="Times New Roman" w:hAnsi="Times New Roman" w:cs="Times New Roman"/>
          <w:sz w:val="24"/>
          <w:szCs w:val="24"/>
        </w:rPr>
        <w:t>studies investigated</w:t>
      </w:r>
      <w:r>
        <w:rPr>
          <w:rFonts w:ascii="Times New Roman" w:hAnsi="Times New Roman" w:cs="Times New Roman"/>
          <w:sz w:val="24"/>
          <w:szCs w:val="24"/>
        </w:rPr>
        <w:t xml:space="preserve"> </w:t>
      </w:r>
      <w:r w:rsidR="00F13710">
        <w:rPr>
          <w:rFonts w:ascii="Times New Roman" w:hAnsi="Times New Roman" w:cs="Times New Roman"/>
          <w:sz w:val="24"/>
          <w:szCs w:val="24"/>
        </w:rPr>
        <w:t xml:space="preserve">how a visually-presented pen in the mouth (vs. hand) of a speaker during the lexically-guided </w:t>
      </w:r>
      <w:r w:rsidR="00F13710" w:rsidRPr="00202B48">
        <w:rPr>
          <w:rFonts w:ascii="Times New Roman" w:hAnsi="Times New Roman" w:cs="Times New Roman"/>
          <w:sz w:val="24"/>
          <w:szCs w:val="24"/>
        </w:rPr>
        <w:t>exposure</w:t>
      </w:r>
      <w:r w:rsidR="00F13710">
        <w:rPr>
          <w:rFonts w:ascii="Times New Roman" w:hAnsi="Times New Roman" w:cs="Times New Roman"/>
          <w:sz w:val="24"/>
          <w:szCs w:val="24"/>
        </w:rPr>
        <w:t xml:space="preserve"> phase affected listeners perception during a </w:t>
      </w:r>
      <w:r w:rsidR="00F13710" w:rsidRPr="00C04C72">
        <w:rPr>
          <w:rFonts w:ascii="Times New Roman" w:hAnsi="Times New Roman" w:cs="Times New Roman"/>
          <w:i/>
          <w:iCs/>
          <w:sz w:val="24"/>
          <w:szCs w:val="24"/>
        </w:rPr>
        <w:t>subsequent</w:t>
      </w:r>
      <w:r w:rsidR="00F13710">
        <w:rPr>
          <w:rFonts w:ascii="Times New Roman" w:hAnsi="Times New Roman" w:cs="Times New Roman"/>
          <w:i/>
          <w:iCs/>
          <w:sz w:val="24"/>
          <w:szCs w:val="24"/>
        </w:rPr>
        <w:t xml:space="preserve"> audio-only </w:t>
      </w:r>
      <w:r w:rsidR="00F13710" w:rsidRPr="00202B48">
        <w:rPr>
          <w:rFonts w:ascii="Times New Roman" w:hAnsi="Times New Roman" w:cs="Times New Roman"/>
          <w:sz w:val="24"/>
          <w:szCs w:val="24"/>
        </w:rPr>
        <w:t>test phase</w:t>
      </w:r>
      <w:r w:rsidR="00F13710">
        <w:rPr>
          <w:rFonts w:ascii="Times New Roman" w:hAnsi="Times New Roman" w:cs="Times New Roman"/>
          <w:i/>
          <w:iCs/>
          <w:sz w:val="24"/>
          <w:szCs w:val="24"/>
        </w:rPr>
        <w:t xml:space="preserve">. </w:t>
      </w:r>
      <w:r w:rsidR="00F13710">
        <w:rPr>
          <w:rFonts w:ascii="Times New Roman" w:hAnsi="Times New Roman" w:cs="Times New Roman"/>
          <w:sz w:val="24"/>
          <w:szCs w:val="24"/>
        </w:rPr>
        <w:t xml:space="preserve">The thought-provoking </w:t>
      </w:r>
      <w:r w:rsidR="00C04C72">
        <w:rPr>
          <w:rFonts w:ascii="Times New Roman" w:hAnsi="Times New Roman" w:cs="Times New Roman"/>
          <w:sz w:val="24"/>
          <w:szCs w:val="24"/>
        </w:rPr>
        <w:t>finding</w:t>
      </w:r>
      <w:r w:rsidR="00F13710">
        <w:rPr>
          <w:rFonts w:ascii="Times New Roman" w:hAnsi="Times New Roman" w:cs="Times New Roman"/>
          <w:sz w:val="24"/>
          <w:szCs w:val="24"/>
        </w:rPr>
        <w:t xml:space="preserve"> of these studies was that perceptual recalibration can be blocked or reduced if the </w:t>
      </w:r>
      <w:r w:rsidR="00C04C72">
        <w:rPr>
          <w:rFonts w:ascii="Times New Roman" w:hAnsi="Times New Roman" w:cs="Times New Roman"/>
          <w:sz w:val="24"/>
          <w:szCs w:val="24"/>
        </w:rPr>
        <w:t>audio-visual</w:t>
      </w:r>
      <w:r w:rsidR="00F13710">
        <w:rPr>
          <w:rFonts w:ascii="Times New Roman" w:hAnsi="Times New Roman" w:cs="Times New Roman"/>
          <w:sz w:val="24"/>
          <w:szCs w:val="24"/>
        </w:rPr>
        <w:t xml:space="preserve"> exposure items </w:t>
      </w:r>
      <w:r w:rsidR="00C04C72">
        <w:rPr>
          <w:rFonts w:ascii="Times New Roman" w:hAnsi="Times New Roman" w:cs="Times New Roman"/>
          <w:sz w:val="24"/>
          <w:szCs w:val="24"/>
        </w:rPr>
        <w:t xml:space="preserve">with shifted pronunciations occur only while the speaker has a pen in the mouth. Competing explanations have been offered for this reduction of perceptual recalibration—from causal inferences (e.g., </w:t>
      </w:r>
      <w:proofErr w:type="spellStart"/>
      <w:r w:rsidR="00C04C72">
        <w:rPr>
          <w:rFonts w:ascii="Times New Roman" w:hAnsi="Times New Roman" w:cs="Times New Roman"/>
          <w:sz w:val="24"/>
          <w:szCs w:val="24"/>
        </w:rPr>
        <w:t>Kraljic</w:t>
      </w:r>
      <w:proofErr w:type="spellEnd"/>
      <w:r w:rsidR="00C04C72">
        <w:rPr>
          <w:rFonts w:ascii="Times New Roman" w:hAnsi="Times New Roman" w:cs="Times New Roman"/>
          <w:sz w:val="24"/>
          <w:szCs w:val="24"/>
        </w:rPr>
        <w:t xml:space="preserve"> </w:t>
      </w:r>
      <w:r w:rsidR="009C6CD8">
        <w:rPr>
          <w:rFonts w:ascii="Times New Roman" w:hAnsi="Times New Roman" w:cs="Times New Roman"/>
          <w:sz w:val="24"/>
          <w:szCs w:val="24"/>
        </w:rPr>
        <w:t>et al.</w:t>
      </w:r>
      <w:r w:rsidR="00C04C72">
        <w:rPr>
          <w:rFonts w:ascii="Times New Roman" w:hAnsi="Times New Roman" w:cs="Times New Roman"/>
          <w:sz w:val="24"/>
          <w:szCs w:val="24"/>
        </w:rPr>
        <w:t>, 2008; Liu &amp; Jaeger, 201</w:t>
      </w:r>
      <w:r w:rsidR="0096776A">
        <w:rPr>
          <w:rFonts w:ascii="Times New Roman" w:hAnsi="Times New Roman" w:cs="Times New Roman"/>
          <w:sz w:val="24"/>
          <w:szCs w:val="24"/>
        </w:rPr>
        <w:t>8</w:t>
      </w:r>
      <w:r w:rsidR="00C04C72">
        <w:rPr>
          <w:rFonts w:ascii="Times New Roman" w:hAnsi="Times New Roman" w:cs="Times New Roman"/>
          <w:sz w:val="24"/>
          <w:szCs w:val="24"/>
        </w:rPr>
        <w:t>) to separate exemplar storage of audio-only vs. audio-visual inputs (</w:t>
      </w:r>
      <w:proofErr w:type="spellStart"/>
      <w:r w:rsidR="00C04C72">
        <w:rPr>
          <w:rFonts w:ascii="Times New Roman" w:hAnsi="Times New Roman" w:cs="Times New Roman"/>
          <w:sz w:val="24"/>
          <w:szCs w:val="24"/>
        </w:rPr>
        <w:t>Kraljic</w:t>
      </w:r>
      <w:proofErr w:type="spellEnd"/>
      <w:r w:rsidR="00C04C72">
        <w:rPr>
          <w:rFonts w:ascii="Times New Roman" w:hAnsi="Times New Roman" w:cs="Times New Roman"/>
          <w:sz w:val="24"/>
          <w:szCs w:val="24"/>
        </w:rPr>
        <w:t xml:space="preserve"> &amp; Samuel, 2011). </w:t>
      </w:r>
      <w:r w:rsidR="00C04C72">
        <w:rPr>
          <w:rFonts w:ascii="Times New Roman" w:hAnsi="Times New Roman" w:cs="Times New Roman"/>
          <w:sz w:val="24"/>
          <w:szCs w:val="24"/>
        </w:rPr>
        <w:br/>
      </w:r>
      <w:r w:rsidR="00C04C72">
        <w:rPr>
          <w:rFonts w:ascii="Times New Roman" w:hAnsi="Times New Roman" w:cs="Times New Roman"/>
          <w:sz w:val="24"/>
          <w:szCs w:val="24"/>
        </w:rPr>
        <w:br/>
      </w:r>
      <w:r w:rsidR="00C04C72" w:rsidRPr="00202B48">
        <w:rPr>
          <w:rFonts w:ascii="Times New Roman" w:hAnsi="Times New Roman" w:cs="Times New Roman"/>
          <w:sz w:val="24"/>
          <w:szCs w:val="24"/>
        </w:rPr>
        <w:t>Critically, t</w:t>
      </w:r>
      <w:r w:rsidR="00F13710" w:rsidRPr="00202B48">
        <w:rPr>
          <w:rFonts w:ascii="Times New Roman" w:hAnsi="Times New Roman" w:cs="Times New Roman"/>
          <w:sz w:val="24"/>
          <w:szCs w:val="24"/>
        </w:rPr>
        <w:t xml:space="preserve">he design of these studies did not allow researchers to estimate how the placement of the pen affects perception </w:t>
      </w:r>
      <w:r w:rsidR="00C04C72" w:rsidRPr="00202B48">
        <w:rPr>
          <w:rFonts w:ascii="Times New Roman" w:hAnsi="Times New Roman" w:cs="Times New Roman"/>
          <w:i/>
          <w:iCs/>
          <w:sz w:val="24"/>
          <w:szCs w:val="24"/>
        </w:rPr>
        <w:t>in that moment</w:t>
      </w:r>
      <w:r w:rsidR="00C04C72" w:rsidRPr="00202B48">
        <w:rPr>
          <w:rFonts w:ascii="Times New Roman" w:hAnsi="Times New Roman" w:cs="Times New Roman"/>
          <w:sz w:val="24"/>
          <w:szCs w:val="24"/>
        </w:rPr>
        <w:t>, making it difficult to adjudicate between the competing hypotheses about its downstream effects during the test phase</w:t>
      </w:r>
      <w:r w:rsidR="00F13710" w:rsidRPr="00202B48">
        <w:rPr>
          <w:rFonts w:ascii="Times New Roman" w:hAnsi="Times New Roman" w:cs="Times New Roman"/>
          <w:sz w:val="24"/>
          <w:szCs w:val="24"/>
        </w:rPr>
        <w:t>.</w:t>
      </w:r>
      <w:r w:rsidR="00C04C72" w:rsidRPr="00202B48">
        <w:rPr>
          <w:rFonts w:ascii="Times New Roman" w:hAnsi="Times New Roman" w:cs="Times New Roman"/>
          <w:sz w:val="24"/>
          <w:szCs w:val="24"/>
        </w:rPr>
        <w:t xml:space="preserve"> The revised introduction now clarified that this is the knowledge gap addressed by our study. We have also revised the discussion to spell out in more detail what our results mean for this earlier line of work.</w:t>
      </w:r>
      <w:r w:rsidR="00C04C72">
        <w:rPr>
          <w:rFonts w:ascii="Times New Roman" w:hAnsi="Times New Roman" w:cs="Times New Roman"/>
          <w:sz w:val="24"/>
          <w:szCs w:val="24"/>
        </w:rPr>
        <w:br/>
      </w:r>
    </w:p>
    <w:p w14:paraId="1992DFB0" w14:textId="36C52ECF" w:rsidR="00C04C72" w:rsidRDefault="00C04C72" w:rsidP="00C04C72">
      <w:pPr>
        <w:pStyle w:val="ListParagraph"/>
        <w:numPr>
          <w:ilvl w:val="0"/>
          <w:numId w:val="2"/>
        </w:numPr>
        <w:spacing w:after="0" w:line="240" w:lineRule="auto"/>
        <w:rPr>
          <w:rFonts w:ascii="Times New Roman" w:hAnsi="Times New Roman" w:cs="Times New Roman"/>
          <w:sz w:val="24"/>
          <w:szCs w:val="24"/>
        </w:rPr>
      </w:pPr>
      <w:r w:rsidRPr="00202B48">
        <w:rPr>
          <w:rFonts w:ascii="Times New Roman" w:hAnsi="Times New Roman" w:cs="Times New Roman"/>
          <w:sz w:val="24"/>
          <w:szCs w:val="24"/>
          <w:u w:val="single"/>
        </w:rPr>
        <w:t>The revised methods</w:t>
      </w:r>
      <w:r>
        <w:rPr>
          <w:rFonts w:ascii="Times New Roman" w:hAnsi="Times New Roman" w:cs="Times New Roman"/>
          <w:sz w:val="24"/>
          <w:szCs w:val="24"/>
        </w:rPr>
        <w:t xml:space="preserve"> now contain all the information requested by reviewers (moved there from the supplementary information). We agree that this makes the manuscript more accessible.</w:t>
      </w:r>
      <w:r>
        <w:rPr>
          <w:rFonts w:ascii="Times New Roman" w:hAnsi="Times New Roman" w:cs="Times New Roman"/>
          <w:sz w:val="24"/>
          <w:szCs w:val="24"/>
        </w:rPr>
        <w:br/>
      </w:r>
    </w:p>
    <w:p w14:paraId="342EBEC0" w14:textId="621FDEF1" w:rsidR="000E62E5" w:rsidRPr="00202B48" w:rsidRDefault="00C04C72" w:rsidP="00202B48">
      <w:pPr>
        <w:pStyle w:val="ListParagraph"/>
        <w:numPr>
          <w:ilvl w:val="0"/>
          <w:numId w:val="2"/>
        </w:numPr>
        <w:spacing w:after="0" w:line="240" w:lineRule="auto"/>
        <w:rPr>
          <w:rFonts w:ascii="Times New Roman" w:hAnsi="Times New Roman" w:cs="Times New Roman"/>
          <w:sz w:val="24"/>
          <w:szCs w:val="24"/>
        </w:rPr>
      </w:pPr>
      <w:r w:rsidRPr="00202B48">
        <w:rPr>
          <w:rFonts w:ascii="Times New Roman" w:hAnsi="Times New Roman" w:cs="Times New Roman"/>
          <w:sz w:val="24"/>
          <w:szCs w:val="24"/>
          <w:u w:val="single"/>
        </w:rPr>
        <w:t>The revised discussion of Study 2</w:t>
      </w:r>
      <w:r>
        <w:rPr>
          <w:rFonts w:ascii="Times New Roman" w:hAnsi="Times New Roman" w:cs="Times New Roman"/>
          <w:sz w:val="24"/>
          <w:szCs w:val="24"/>
        </w:rPr>
        <w:t xml:space="preserve"> n</w:t>
      </w:r>
      <w:commentRangeStart w:id="0"/>
      <w:r>
        <w:rPr>
          <w:rFonts w:ascii="Times New Roman" w:hAnsi="Times New Roman" w:cs="Times New Roman"/>
          <w:sz w:val="24"/>
          <w:szCs w:val="24"/>
        </w:rPr>
        <w:t xml:space="preserve">ow transparently acknowledges the concern raised by Reviewer 1. In that context, we now also </w:t>
      </w:r>
      <w:r w:rsidR="009C6CD8">
        <w:rPr>
          <w:rFonts w:ascii="Times New Roman" w:hAnsi="Times New Roman" w:cs="Times New Roman"/>
          <w:sz w:val="24"/>
          <w:szCs w:val="24"/>
        </w:rPr>
        <w:t>elaborate on</w:t>
      </w:r>
      <w:r>
        <w:rPr>
          <w:rFonts w:ascii="Times New Roman" w:hAnsi="Times New Roman" w:cs="Times New Roman"/>
          <w:sz w:val="24"/>
          <w:szCs w:val="24"/>
        </w:rPr>
        <w:t xml:space="preserve"> Study 2b (</w:t>
      </w:r>
      <w:r w:rsidR="009C6CD8">
        <w:rPr>
          <w:rFonts w:ascii="Times New Roman" w:hAnsi="Times New Roman" w:cs="Times New Roman"/>
          <w:sz w:val="24"/>
          <w:szCs w:val="24"/>
        </w:rPr>
        <w:t>described in detail in the SI)</w:t>
      </w:r>
      <w:r>
        <w:rPr>
          <w:rFonts w:ascii="Times New Roman" w:hAnsi="Times New Roman" w:cs="Times New Roman"/>
          <w:sz w:val="24"/>
          <w:szCs w:val="24"/>
        </w:rPr>
        <w:t xml:space="preserve">, </w:t>
      </w:r>
      <w:r w:rsidR="009C6CD8">
        <w:rPr>
          <w:rFonts w:ascii="Times New Roman" w:hAnsi="Times New Roman" w:cs="Times New Roman"/>
          <w:sz w:val="24"/>
          <w:szCs w:val="24"/>
        </w:rPr>
        <w:t>and how it speaks to—but does not fully remove—that concern. This revision, we hope, helps readers to maintain an adequate level of uncertainty about our interpretation of our results.</w:t>
      </w:r>
      <w:commentRangeEnd w:id="0"/>
      <w:r w:rsidR="00F90850">
        <w:rPr>
          <w:rStyle w:val="CommentReference"/>
        </w:rPr>
        <w:commentReference w:id="0"/>
      </w:r>
    </w:p>
    <w:p w14:paraId="782E5C8B" w14:textId="77777777" w:rsidR="009C6CD8" w:rsidRDefault="009C6CD8" w:rsidP="00F549C7">
      <w:pPr>
        <w:spacing w:after="0" w:line="240" w:lineRule="auto"/>
        <w:rPr>
          <w:rFonts w:ascii="Times New Roman" w:hAnsi="Times New Roman" w:cs="Times New Roman"/>
          <w:sz w:val="24"/>
          <w:szCs w:val="24"/>
        </w:rPr>
      </w:pPr>
    </w:p>
    <w:p w14:paraId="0F05C1E9" w14:textId="690B5201" w:rsidR="00F549C7" w:rsidRDefault="00F549C7" w:rsidP="00F549C7">
      <w:pPr>
        <w:spacing w:after="0" w:line="240" w:lineRule="auto"/>
        <w:rPr>
          <w:rFonts w:ascii="Times New Roman" w:hAnsi="Times New Roman" w:cs="Times New Roman"/>
          <w:sz w:val="24"/>
          <w:szCs w:val="24"/>
        </w:rPr>
      </w:pPr>
      <w:r w:rsidRPr="00F549C7">
        <w:rPr>
          <w:rFonts w:ascii="Times New Roman" w:hAnsi="Times New Roman" w:cs="Times New Roman"/>
          <w:sz w:val="24"/>
          <w:szCs w:val="24"/>
        </w:rPr>
        <w:t>Below we provide a point-by-point response to the reviewers’ comments; original comments are bounded by boxes with our response immediately below each box.</w:t>
      </w:r>
      <w:ins w:id="1" w:author="Cummings, Shawn" w:date="2025-05-10T14:57:00Z" w16du:dateUtc="2025-05-10T18:57:00Z">
        <w:r w:rsidR="00005518">
          <w:rPr>
            <w:rFonts w:ascii="Times New Roman" w:hAnsi="Times New Roman" w:cs="Times New Roman"/>
            <w:sz w:val="24"/>
            <w:szCs w:val="24"/>
          </w:rPr>
          <w:t xml:space="preserve"> We have also fix</w:t>
        </w:r>
      </w:ins>
      <w:ins w:id="2" w:author="Cummings, Shawn" w:date="2025-05-10T14:58:00Z" w16du:dateUtc="2025-05-10T18:58:00Z">
        <w:r w:rsidR="00005518">
          <w:rPr>
            <w:rFonts w:ascii="Times New Roman" w:hAnsi="Times New Roman" w:cs="Times New Roman"/>
            <w:sz w:val="24"/>
            <w:szCs w:val="24"/>
          </w:rPr>
          <w:t xml:space="preserve">ed the typos pointed out by all reviewers; we thank them for their attention and have given the manuscript another careful read ourselves to eliminate further mistakes. </w:t>
        </w:r>
      </w:ins>
    </w:p>
    <w:p w14:paraId="19DE62E4" w14:textId="77777777" w:rsidR="00F549C7" w:rsidRPr="00F549C7" w:rsidRDefault="00F549C7" w:rsidP="00F549C7">
      <w:pPr>
        <w:spacing w:after="0" w:line="240" w:lineRule="auto"/>
        <w:rPr>
          <w:rFonts w:ascii="Times New Roman" w:hAnsi="Times New Roman" w:cs="Times New Roman"/>
          <w:sz w:val="24"/>
          <w:szCs w:val="24"/>
        </w:rPr>
      </w:pPr>
      <w:r w:rsidRPr="00F549C7">
        <w:rPr>
          <w:rFonts w:ascii="Times New Roman" w:hAnsi="Times New Roman" w:cs="Times New Roman"/>
          <w:sz w:val="24"/>
          <w:szCs w:val="24"/>
        </w:rPr>
        <w:t> </w:t>
      </w:r>
    </w:p>
    <w:p w14:paraId="038473AA" w14:textId="77777777" w:rsidR="00F549C7" w:rsidRPr="00F549C7" w:rsidRDefault="00F549C7" w:rsidP="00F549C7">
      <w:pPr>
        <w:spacing w:after="0" w:line="240" w:lineRule="auto"/>
        <w:rPr>
          <w:rFonts w:ascii="Times New Roman" w:hAnsi="Times New Roman" w:cs="Times New Roman"/>
          <w:sz w:val="24"/>
          <w:szCs w:val="24"/>
        </w:rPr>
      </w:pPr>
      <w:r w:rsidRPr="00F549C7">
        <w:rPr>
          <w:rFonts w:ascii="Times New Roman" w:hAnsi="Times New Roman" w:cs="Times New Roman"/>
          <w:sz w:val="24"/>
          <w:szCs w:val="24"/>
        </w:rPr>
        <w:t>Sincerely,</w:t>
      </w:r>
    </w:p>
    <w:p w14:paraId="0B55E208" w14:textId="77777777" w:rsidR="00F549C7" w:rsidRPr="00F549C7" w:rsidRDefault="00F549C7" w:rsidP="00F549C7">
      <w:pPr>
        <w:spacing w:after="0" w:line="240" w:lineRule="auto"/>
        <w:rPr>
          <w:rFonts w:ascii="Times New Roman" w:hAnsi="Times New Roman" w:cs="Times New Roman"/>
          <w:sz w:val="24"/>
          <w:szCs w:val="24"/>
        </w:rPr>
      </w:pPr>
      <w:r w:rsidRPr="00F549C7">
        <w:rPr>
          <w:rFonts w:ascii="Times New Roman" w:hAnsi="Times New Roman" w:cs="Times New Roman"/>
          <w:sz w:val="24"/>
          <w:szCs w:val="24"/>
        </w:rPr>
        <w:t> </w:t>
      </w:r>
    </w:p>
    <w:p w14:paraId="78CCF2E4" w14:textId="77777777" w:rsidR="00F549C7" w:rsidRPr="00F549C7" w:rsidRDefault="00F549C7" w:rsidP="00F549C7">
      <w:pPr>
        <w:spacing w:after="0" w:line="240" w:lineRule="auto"/>
        <w:rPr>
          <w:rFonts w:ascii="Times New Roman" w:hAnsi="Times New Roman" w:cs="Times New Roman"/>
          <w:sz w:val="24"/>
          <w:szCs w:val="24"/>
        </w:rPr>
      </w:pPr>
      <w:r w:rsidRPr="00F549C7">
        <w:rPr>
          <w:rFonts w:ascii="Times New Roman" w:hAnsi="Times New Roman" w:cs="Times New Roman"/>
          <w:sz w:val="24"/>
          <w:szCs w:val="24"/>
        </w:rPr>
        <w:t>Shawn Cummings</w:t>
      </w:r>
    </w:p>
    <w:p w14:paraId="698F188D" w14:textId="026C6E72" w:rsidR="00F549C7" w:rsidRDefault="002632EF" w:rsidP="00F549C7">
      <w:pPr>
        <w:spacing w:after="0" w:line="240" w:lineRule="auto"/>
        <w:rPr>
          <w:rFonts w:ascii="Times New Roman" w:hAnsi="Times New Roman" w:cs="Times New Roman"/>
          <w:sz w:val="24"/>
          <w:szCs w:val="24"/>
        </w:rPr>
      </w:pPr>
      <w:proofErr w:type="spellStart"/>
      <w:r>
        <w:rPr>
          <w:rFonts w:ascii="Times New Roman" w:hAnsi="Times New Roman" w:cs="Times New Roman"/>
          <w:sz w:val="24"/>
          <w:szCs w:val="24"/>
        </w:rPr>
        <w:t>Menghan</w:t>
      </w:r>
      <w:proofErr w:type="spellEnd"/>
      <w:r>
        <w:rPr>
          <w:rFonts w:ascii="Times New Roman" w:hAnsi="Times New Roman" w:cs="Times New Roman"/>
          <w:sz w:val="24"/>
          <w:szCs w:val="24"/>
        </w:rPr>
        <w:t xml:space="preserve"> Yang</w:t>
      </w:r>
    </w:p>
    <w:p w14:paraId="68F76C42" w14:textId="69B392A9" w:rsidR="002632EF" w:rsidRPr="00F549C7" w:rsidRDefault="002632EF" w:rsidP="00F549C7">
      <w:pPr>
        <w:spacing w:after="0" w:line="240" w:lineRule="auto"/>
        <w:rPr>
          <w:rFonts w:ascii="Times New Roman" w:hAnsi="Times New Roman" w:cs="Times New Roman"/>
          <w:sz w:val="24"/>
          <w:szCs w:val="24"/>
        </w:rPr>
      </w:pPr>
      <w:proofErr w:type="spellStart"/>
      <w:r>
        <w:rPr>
          <w:rFonts w:ascii="Times New Roman" w:hAnsi="Times New Roman" w:cs="Times New Roman"/>
          <w:sz w:val="24"/>
          <w:szCs w:val="24"/>
        </w:rPr>
        <w:t>Gevher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Karboga</w:t>
      </w:r>
      <w:proofErr w:type="spellEnd"/>
    </w:p>
    <w:p w14:paraId="31ADBFA7" w14:textId="3F2DF15E" w:rsidR="00F549C7" w:rsidRPr="00F549C7" w:rsidRDefault="002632EF" w:rsidP="00F549C7">
      <w:pPr>
        <w:spacing w:after="0" w:line="240" w:lineRule="auto"/>
        <w:rPr>
          <w:rFonts w:ascii="Times New Roman" w:hAnsi="Times New Roman" w:cs="Times New Roman"/>
          <w:sz w:val="24"/>
          <w:szCs w:val="24"/>
        </w:rPr>
      </w:pPr>
      <w:r>
        <w:rPr>
          <w:rFonts w:ascii="Times New Roman" w:hAnsi="Times New Roman" w:cs="Times New Roman"/>
          <w:sz w:val="24"/>
          <w:szCs w:val="24"/>
        </w:rPr>
        <w:t>T. Florian Jaeger</w:t>
      </w:r>
    </w:p>
    <w:p w14:paraId="719E28C1" w14:textId="77777777" w:rsidR="00F549C7" w:rsidRPr="00F549C7" w:rsidRDefault="00F549C7" w:rsidP="00F549C7">
      <w:pPr>
        <w:spacing w:after="0" w:line="240" w:lineRule="auto"/>
        <w:rPr>
          <w:rFonts w:ascii="Times New Roman" w:hAnsi="Times New Roman" w:cs="Times New Roman"/>
          <w:sz w:val="24"/>
          <w:szCs w:val="24"/>
        </w:rPr>
      </w:pPr>
    </w:p>
    <w:p w14:paraId="5A2AC9D9" w14:textId="77777777" w:rsidR="00F549C7" w:rsidRDefault="00F549C7">
      <w:pPr>
        <w:rPr>
          <w:rFonts w:ascii="Times New Roman" w:hAnsi="Times New Roman" w:cs="Times New Roman"/>
          <w:b/>
          <w:bCs/>
          <w:sz w:val="24"/>
          <w:szCs w:val="24"/>
          <w:u w:val="single"/>
        </w:rPr>
      </w:pPr>
      <w:r>
        <w:rPr>
          <w:rFonts w:ascii="Times New Roman" w:hAnsi="Times New Roman" w:cs="Times New Roman"/>
          <w:b/>
          <w:bCs/>
          <w:sz w:val="24"/>
          <w:szCs w:val="24"/>
          <w:u w:val="single"/>
        </w:rPr>
        <w:br w:type="page"/>
      </w:r>
    </w:p>
    <w:p w14:paraId="2AE8EF1C" w14:textId="77777777" w:rsidR="00F549C7" w:rsidRPr="00F549C7" w:rsidRDefault="00F549C7" w:rsidP="00F549C7">
      <w:pPr>
        <w:spacing w:after="0" w:line="240" w:lineRule="auto"/>
        <w:rPr>
          <w:rFonts w:ascii="Times New Roman" w:hAnsi="Times New Roman" w:cs="Times New Roman"/>
          <w:sz w:val="24"/>
          <w:szCs w:val="24"/>
        </w:rPr>
      </w:pPr>
      <w:r w:rsidRPr="00F549C7">
        <w:rPr>
          <w:rFonts w:ascii="Times New Roman" w:hAnsi="Times New Roman" w:cs="Times New Roman"/>
          <w:b/>
          <w:bCs/>
          <w:sz w:val="24"/>
          <w:szCs w:val="24"/>
          <w:u w:val="single"/>
        </w:rPr>
        <w:lastRenderedPageBreak/>
        <w:t>Reviewer 1</w:t>
      </w:r>
    </w:p>
    <w:p w14:paraId="4529BE91" w14:textId="77777777" w:rsidR="00F549C7" w:rsidRPr="00F549C7" w:rsidRDefault="00F549C7" w:rsidP="00F549C7">
      <w:pPr>
        <w:spacing w:after="0" w:line="240" w:lineRule="auto"/>
        <w:rPr>
          <w:rFonts w:ascii="Times New Roman" w:hAnsi="Times New Roman" w:cs="Times New Roman"/>
          <w:sz w:val="24"/>
          <w:szCs w:val="24"/>
        </w:rPr>
      </w:pPr>
    </w:p>
    <w:p w14:paraId="6D809FC2" w14:textId="5AA4CB7A" w:rsidR="00F549C7" w:rsidRPr="00F549C7" w:rsidRDefault="009C6CD8" w:rsidP="00CC6C3D">
      <w:pPr>
        <w:pBdr>
          <w:top w:val="single" w:sz="4" w:space="1" w:color="auto"/>
          <w:left w:val="single" w:sz="4" w:space="4" w:color="auto"/>
          <w:bottom w:val="single" w:sz="4" w:space="1" w:color="auto"/>
          <w:right w:val="single" w:sz="4" w:space="4" w:color="auto"/>
        </w:pBdr>
        <w:spacing w:after="0" w:line="240" w:lineRule="auto"/>
        <w:rPr>
          <w:rFonts w:ascii="Times New Roman" w:hAnsi="Times New Roman" w:cs="Times New Roman"/>
          <w:sz w:val="24"/>
          <w:szCs w:val="24"/>
        </w:rPr>
      </w:pPr>
      <w:r>
        <w:rPr>
          <w:rFonts w:ascii="Times New Roman" w:hAnsi="Times New Roman" w:cs="Times New Roman"/>
          <w:sz w:val="24"/>
          <w:szCs w:val="24"/>
        </w:rPr>
        <w:t xml:space="preserve">[summary omitted] </w:t>
      </w:r>
      <w:r w:rsidR="00301D4B" w:rsidRPr="00301D4B">
        <w:rPr>
          <w:rFonts w:ascii="Times New Roman" w:hAnsi="Times New Roman" w:cs="Times New Roman"/>
          <w:sz w:val="24"/>
          <w:szCs w:val="24"/>
        </w:rPr>
        <w:t>Overall, this is a very nice study that addresses an interesting question about speech perception. The literature review is brief, but sufficient to give an quick overview of the theoretical background. The research questions are clearly spelled-out, the writing is quite clear, and the narrative is easy to follow.</w:t>
      </w:r>
      <w:r w:rsidR="00301D4B" w:rsidRPr="00301D4B">
        <w:rPr>
          <w:rFonts w:ascii="Times New Roman" w:hAnsi="Times New Roman" w:cs="Times New Roman"/>
          <w:sz w:val="24"/>
          <w:szCs w:val="24"/>
        </w:rPr>
        <w:br/>
      </w:r>
      <w:r>
        <w:rPr>
          <w:rFonts w:ascii="Times New Roman" w:hAnsi="Times New Roman" w:cs="Times New Roman"/>
          <w:sz w:val="24"/>
          <w:szCs w:val="24"/>
        </w:rPr>
        <w:br/>
      </w:r>
      <w:r w:rsidR="00301D4B" w:rsidRPr="00301D4B">
        <w:rPr>
          <w:rFonts w:ascii="Times New Roman" w:hAnsi="Times New Roman" w:cs="Times New Roman"/>
          <w:sz w:val="24"/>
          <w:szCs w:val="24"/>
        </w:rPr>
        <w:t>This work has many positive features, however there a couple of important issues that prevent me from recommending it for publication in its current form.</w:t>
      </w:r>
    </w:p>
    <w:p w14:paraId="7A7DC292" w14:textId="77777777" w:rsidR="00F549C7" w:rsidRPr="00F549C7" w:rsidRDefault="00F549C7" w:rsidP="00F549C7">
      <w:pPr>
        <w:spacing w:after="0" w:line="240" w:lineRule="auto"/>
        <w:rPr>
          <w:rFonts w:ascii="Times New Roman" w:hAnsi="Times New Roman" w:cs="Times New Roman"/>
          <w:sz w:val="24"/>
          <w:szCs w:val="24"/>
        </w:rPr>
      </w:pPr>
    </w:p>
    <w:p w14:paraId="459E46DC" w14:textId="404386D0" w:rsidR="00F549C7" w:rsidRPr="00F549C7" w:rsidRDefault="00CC6C3D" w:rsidP="00F549C7">
      <w:pPr>
        <w:spacing w:after="0" w:line="240" w:lineRule="auto"/>
        <w:rPr>
          <w:rFonts w:ascii="Times New Roman" w:hAnsi="Times New Roman" w:cs="Times New Roman"/>
          <w:sz w:val="24"/>
          <w:szCs w:val="24"/>
        </w:rPr>
      </w:pPr>
      <w:r>
        <w:rPr>
          <w:rFonts w:ascii="Times New Roman" w:hAnsi="Times New Roman" w:cs="Times New Roman"/>
          <w:sz w:val="24"/>
          <w:szCs w:val="24"/>
        </w:rPr>
        <w:t>Thank you for this careful summary and contextualization of our manuscript</w:t>
      </w:r>
      <w:r w:rsidR="00301D4B">
        <w:rPr>
          <w:rFonts w:ascii="Times New Roman" w:hAnsi="Times New Roman" w:cs="Times New Roman"/>
          <w:sz w:val="24"/>
          <w:szCs w:val="24"/>
        </w:rPr>
        <w:t xml:space="preserve">, as well as for your positive assessment. </w:t>
      </w:r>
    </w:p>
    <w:p w14:paraId="64114E72" w14:textId="77777777" w:rsidR="00F549C7" w:rsidRPr="00F549C7" w:rsidRDefault="00F549C7" w:rsidP="00F549C7">
      <w:pPr>
        <w:spacing w:after="0" w:line="240" w:lineRule="auto"/>
        <w:rPr>
          <w:rFonts w:ascii="Times New Roman" w:hAnsi="Times New Roman" w:cs="Times New Roman"/>
          <w:sz w:val="24"/>
          <w:szCs w:val="24"/>
        </w:rPr>
      </w:pPr>
    </w:p>
    <w:p w14:paraId="72D8A68C" w14:textId="01BFDA02" w:rsidR="00F549C7" w:rsidRPr="00F549C7" w:rsidRDefault="00301D4B" w:rsidP="00301D4B">
      <w:pPr>
        <w:pBdr>
          <w:top w:val="single" w:sz="4" w:space="1" w:color="auto"/>
          <w:left w:val="single" w:sz="4" w:space="4" w:color="auto"/>
          <w:bottom w:val="single" w:sz="4" w:space="1" w:color="auto"/>
          <w:right w:val="single" w:sz="4" w:space="4" w:color="auto"/>
        </w:pBdr>
        <w:spacing w:after="0" w:line="240" w:lineRule="auto"/>
        <w:rPr>
          <w:rFonts w:ascii="Times New Roman" w:hAnsi="Times New Roman" w:cs="Times New Roman"/>
          <w:sz w:val="24"/>
          <w:szCs w:val="24"/>
        </w:rPr>
      </w:pPr>
      <w:r w:rsidRPr="00301D4B">
        <w:rPr>
          <w:rFonts w:ascii="Times New Roman" w:hAnsi="Times New Roman" w:cs="Times New Roman"/>
          <w:sz w:val="24"/>
          <w:szCs w:val="24"/>
        </w:rPr>
        <w:t xml:space="preserve">It is not entirely clear to me what exactly is the novelty of this work. As mentioned in the Discussion, the question of how listeners deal with shifted speech input as a function of whether the shift is attributed to idiosyncratic characteristics of the speaker (e.g., accent) versus incidental factors (e.g., pen in mouth) has already been addressed in the past. </w:t>
      </w:r>
      <w:proofErr w:type="spellStart"/>
      <w:r w:rsidRPr="00301D4B">
        <w:rPr>
          <w:rFonts w:ascii="Times New Roman" w:hAnsi="Times New Roman" w:cs="Times New Roman"/>
          <w:sz w:val="24"/>
          <w:szCs w:val="24"/>
        </w:rPr>
        <w:t>Kraljic</w:t>
      </w:r>
      <w:proofErr w:type="spellEnd"/>
      <w:r w:rsidRPr="00301D4B">
        <w:rPr>
          <w:rFonts w:ascii="Times New Roman" w:hAnsi="Times New Roman" w:cs="Times New Roman"/>
          <w:sz w:val="24"/>
          <w:szCs w:val="24"/>
        </w:rPr>
        <w:t xml:space="preserve"> et al (2008) asked this question and found that the effect of interest (perceptual recalibration in that case) goes away when the shift is attributed to incidental factors. Thus, the main conclusion of that study was the same as here: listeners 'explain away' the shift when it can be attributed to an incidental factor. I understand that there are some novel aspects introduced in this work, but they are not sufficiently highlighted/clarified right now. One suggestion would be to first present this work in the Introduction (rather than the Discussion) and explain what the present study adds that is new / different from that work.</w:t>
      </w:r>
    </w:p>
    <w:p w14:paraId="4F5CBB4F" w14:textId="2D3DBA86" w:rsidR="009C6CD8" w:rsidRDefault="009C6CD8" w:rsidP="00F549C7">
      <w:pPr>
        <w:spacing w:after="0" w:line="240" w:lineRule="auto"/>
        <w:rPr>
          <w:rFonts w:ascii="Times New Roman" w:hAnsi="Times New Roman" w:cs="Times New Roman"/>
          <w:sz w:val="24"/>
          <w:szCs w:val="24"/>
        </w:rPr>
      </w:pPr>
      <w:r>
        <w:rPr>
          <w:rFonts w:ascii="Times New Roman" w:hAnsi="Times New Roman" w:cs="Times New Roman"/>
          <w:sz w:val="24"/>
          <w:szCs w:val="24"/>
        </w:rPr>
        <w:br/>
        <w:t xml:space="preserve">We thank the reviewer for highlighting this point. Indeed, our experiments were </w:t>
      </w:r>
      <w:r w:rsidR="00545967">
        <w:rPr>
          <w:rFonts w:ascii="Times New Roman" w:hAnsi="Times New Roman" w:cs="Times New Roman"/>
          <w:sz w:val="24"/>
          <w:szCs w:val="24"/>
        </w:rPr>
        <w:t>in part</w:t>
      </w:r>
      <w:r>
        <w:rPr>
          <w:rFonts w:ascii="Times New Roman" w:hAnsi="Times New Roman" w:cs="Times New Roman"/>
          <w:sz w:val="24"/>
          <w:szCs w:val="24"/>
        </w:rPr>
        <w:t xml:space="preserve"> motivated by </w:t>
      </w:r>
      <w:r w:rsidR="00545967">
        <w:rPr>
          <w:rFonts w:ascii="Times New Roman" w:hAnsi="Times New Roman" w:cs="Times New Roman"/>
          <w:sz w:val="24"/>
          <w:szCs w:val="24"/>
        </w:rPr>
        <w:t xml:space="preserve">an effort to better understand the results of </w:t>
      </w:r>
      <w:proofErr w:type="spellStart"/>
      <w:r>
        <w:rPr>
          <w:rFonts w:ascii="Times New Roman" w:hAnsi="Times New Roman" w:cs="Times New Roman"/>
          <w:sz w:val="24"/>
          <w:szCs w:val="24"/>
        </w:rPr>
        <w:t>Kraljic</w:t>
      </w:r>
      <w:proofErr w:type="spellEnd"/>
      <w:r>
        <w:rPr>
          <w:rFonts w:ascii="Times New Roman" w:hAnsi="Times New Roman" w:cs="Times New Roman"/>
          <w:sz w:val="24"/>
          <w:szCs w:val="24"/>
        </w:rPr>
        <w:t xml:space="preserve"> and colleagues’ seminal work</w:t>
      </w:r>
      <w:r w:rsidR="00545967">
        <w:rPr>
          <w:rFonts w:ascii="Times New Roman" w:hAnsi="Times New Roman" w:cs="Times New Roman"/>
          <w:sz w:val="24"/>
          <w:szCs w:val="24"/>
        </w:rPr>
        <w:t>, and to take some steps towards</w:t>
      </w:r>
      <w:r>
        <w:rPr>
          <w:rFonts w:ascii="Times New Roman" w:hAnsi="Times New Roman" w:cs="Times New Roman"/>
          <w:sz w:val="24"/>
          <w:szCs w:val="24"/>
        </w:rPr>
        <w:t xml:space="preserve"> disentangl</w:t>
      </w:r>
      <w:r w:rsidR="00545967">
        <w:rPr>
          <w:rFonts w:ascii="Times New Roman" w:hAnsi="Times New Roman" w:cs="Times New Roman"/>
          <w:sz w:val="24"/>
          <w:szCs w:val="24"/>
        </w:rPr>
        <w:t>ing</w:t>
      </w:r>
      <w:r>
        <w:rPr>
          <w:rFonts w:ascii="Times New Roman" w:hAnsi="Times New Roman" w:cs="Times New Roman"/>
          <w:sz w:val="24"/>
          <w:szCs w:val="24"/>
        </w:rPr>
        <w:t xml:space="preserve"> competing explanations for the result obtained by </w:t>
      </w:r>
      <w:proofErr w:type="spellStart"/>
      <w:r>
        <w:rPr>
          <w:rFonts w:ascii="Times New Roman" w:hAnsi="Times New Roman" w:cs="Times New Roman"/>
          <w:sz w:val="24"/>
          <w:szCs w:val="24"/>
        </w:rPr>
        <w:t>Kraljic</w:t>
      </w:r>
      <w:proofErr w:type="spellEnd"/>
      <w:r>
        <w:rPr>
          <w:rFonts w:ascii="Times New Roman" w:hAnsi="Times New Roman" w:cs="Times New Roman"/>
          <w:sz w:val="24"/>
          <w:szCs w:val="24"/>
        </w:rPr>
        <w:t xml:space="preserve"> et al. (2008). </w:t>
      </w:r>
    </w:p>
    <w:p w14:paraId="4BFC7105" w14:textId="77777777" w:rsidR="009C6CD8" w:rsidRDefault="009C6CD8" w:rsidP="00F549C7">
      <w:pPr>
        <w:spacing w:after="0" w:line="240" w:lineRule="auto"/>
        <w:rPr>
          <w:rFonts w:ascii="Times New Roman" w:hAnsi="Times New Roman" w:cs="Times New Roman"/>
          <w:sz w:val="24"/>
          <w:szCs w:val="24"/>
        </w:rPr>
      </w:pPr>
    </w:p>
    <w:p w14:paraId="2F7D21DB" w14:textId="59CFD4D8" w:rsidR="009C6CD8" w:rsidRDefault="009C6CD8" w:rsidP="00F549C7">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For instance, </w:t>
      </w:r>
      <w:proofErr w:type="spellStart"/>
      <w:r>
        <w:rPr>
          <w:rFonts w:ascii="Times New Roman" w:hAnsi="Times New Roman" w:cs="Times New Roman"/>
          <w:sz w:val="24"/>
          <w:szCs w:val="24"/>
        </w:rPr>
        <w:t>Kraljic</w:t>
      </w:r>
      <w:proofErr w:type="spellEnd"/>
      <w:r>
        <w:rPr>
          <w:rFonts w:ascii="Times New Roman" w:hAnsi="Times New Roman" w:cs="Times New Roman"/>
          <w:sz w:val="24"/>
          <w:szCs w:val="24"/>
        </w:rPr>
        <w:t xml:space="preserve"> &amp; Samuel (2011) proposed an alternative explanation that does not appeal to ‘explaining away’, but rather appeals to specifics of exemplar storage. Liu &amp; Jaeger (201</w:t>
      </w:r>
      <w:r w:rsidR="0096776A">
        <w:rPr>
          <w:rFonts w:ascii="Times New Roman" w:hAnsi="Times New Roman" w:cs="Times New Roman"/>
          <w:sz w:val="24"/>
          <w:szCs w:val="24"/>
        </w:rPr>
        <w:t>8</w:t>
      </w:r>
      <w:r>
        <w:rPr>
          <w:rFonts w:ascii="Times New Roman" w:hAnsi="Times New Roman" w:cs="Times New Roman"/>
          <w:sz w:val="24"/>
          <w:szCs w:val="24"/>
        </w:rPr>
        <w:t>) argued that this alternative account faces both theoretical and empirical issue</w:t>
      </w:r>
      <w:ins w:id="3" w:author="Cummings, Shawn" w:date="2025-05-09T12:07:00Z" w16du:dateUtc="2025-05-09T16:07:00Z">
        <w:r w:rsidR="00202B48">
          <w:rPr>
            <w:rFonts w:ascii="Times New Roman" w:hAnsi="Times New Roman" w:cs="Times New Roman"/>
            <w:sz w:val="24"/>
            <w:szCs w:val="24"/>
          </w:rPr>
          <w:t>s</w:t>
        </w:r>
      </w:ins>
      <w:r>
        <w:rPr>
          <w:rFonts w:ascii="Times New Roman" w:hAnsi="Times New Roman" w:cs="Times New Roman"/>
          <w:sz w:val="24"/>
          <w:szCs w:val="24"/>
        </w:rPr>
        <w:t>. In a series of experiments, Liu &amp; Jaeger (201</w:t>
      </w:r>
      <w:r w:rsidR="0096776A">
        <w:rPr>
          <w:rFonts w:ascii="Times New Roman" w:hAnsi="Times New Roman" w:cs="Times New Roman"/>
          <w:sz w:val="24"/>
          <w:szCs w:val="24"/>
        </w:rPr>
        <w:t>8</w:t>
      </w:r>
      <w:r>
        <w:rPr>
          <w:rFonts w:ascii="Times New Roman" w:hAnsi="Times New Roman" w:cs="Times New Roman"/>
          <w:sz w:val="24"/>
          <w:szCs w:val="24"/>
        </w:rPr>
        <w:t xml:space="preserve">) argued for an elaborated version of the original proposal in </w:t>
      </w:r>
      <w:proofErr w:type="spellStart"/>
      <w:r>
        <w:rPr>
          <w:rFonts w:ascii="Times New Roman" w:hAnsi="Times New Roman" w:cs="Times New Roman"/>
          <w:sz w:val="24"/>
          <w:szCs w:val="24"/>
        </w:rPr>
        <w:t>Kraljic</w:t>
      </w:r>
      <w:proofErr w:type="spellEnd"/>
      <w:r>
        <w:rPr>
          <w:rFonts w:ascii="Times New Roman" w:hAnsi="Times New Roman" w:cs="Times New Roman"/>
          <w:sz w:val="24"/>
          <w:szCs w:val="24"/>
        </w:rPr>
        <w:t xml:space="preserve"> et al. (2008): that the effects of pen placement are rooted in causal inferences under uncertainty—uncertainty about whether the pen or the talker is the cause for the observed unexpected pronunciation. </w:t>
      </w:r>
      <w:r w:rsidR="00545967">
        <w:rPr>
          <w:rFonts w:ascii="Times New Roman" w:hAnsi="Times New Roman" w:cs="Times New Roman"/>
          <w:sz w:val="24"/>
          <w:szCs w:val="24"/>
        </w:rPr>
        <w:t xml:space="preserve">In short, competing explanations have been offered for the findings of </w:t>
      </w:r>
      <w:proofErr w:type="spellStart"/>
      <w:r w:rsidR="00545967">
        <w:rPr>
          <w:rFonts w:ascii="Times New Roman" w:hAnsi="Times New Roman" w:cs="Times New Roman"/>
          <w:sz w:val="24"/>
          <w:szCs w:val="24"/>
        </w:rPr>
        <w:t>Kraljic</w:t>
      </w:r>
      <w:proofErr w:type="spellEnd"/>
      <w:r w:rsidR="00545967">
        <w:rPr>
          <w:rFonts w:ascii="Times New Roman" w:hAnsi="Times New Roman" w:cs="Times New Roman"/>
          <w:sz w:val="24"/>
          <w:szCs w:val="24"/>
        </w:rPr>
        <w:t xml:space="preserve"> et al. (2008) and subsequent related works.</w:t>
      </w:r>
    </w:p>
    <w:p w14:paraId="0C85D929" w14:textId="77777777" w:rsidR="009C6CD8" w:rsidRDefault="009C6CD8" w:rsidP="00F549C7">
      <w:pPr>
        <w:spacing w:after="0" w:line="240" w:lineRule="auto"/>
        <w:rPr>
          <w:rFonts w:ascii="Times New Roman" w:hAnsi="Times New Roman" w:cs="Times New Roman"/>
          <w:sz w:val="24"/>
          <w:szCs w:val="24"/>
        </w:rPr>
      </w:pPr>
    </w:p>
    <w:p w14:paraId="0F05C6DD" w14:textId="0DC0C547" w:rsidR="006F274D" w:rsidRDefault="009C6CD8" w:rsidP="00F549C7">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Critically, none of these </w:t>
      </w:r>
      <w:r w:rsidR="00545967">
        <w:rPr>
          <w:rFonts w:ascii="Times New Roman" w:hAnsi="Times New Roman" w:cs="Times New Roman"/>
          <w:sz w:val="24"/>
          <w:szCs w:val="24"/>
        </w:rPr>
        <w:t>earlier</w:t>
      </w:r>
      <w:r>
        <w:rPr>
          <w:rFonts w:ascii="Times New Roman" w:hAnsi="Times New Roman" w:cs="Times New Roman"/>
          <w:sz w:val="24"/>
          <w:szCs w:val="24"/>
        </w:rPr>
        <w:t xml:space="preserve"> experiments addressed how the pen actually affects perception </w:t>
      </w:r>
      <w:r>
        <w:rPr>
          <w:rFonts w:ascii="Times New Roman" w:hAnsi="Times New Roman" w:cs="Times New Roman"/>
          <w:i/>
          <w:iCs/>
          <w:sz w:val="24"/>
          <w:szCs w:val="24"/>
        </w:rPr>
        <w:t>in the moment</w:t>
      </w:r>
      <w:r w:rsidR="006F274D">
        <w:rPr>
          <w:rFonts w:ascii="Times New Roman" w:hAnsi="Times New Roman" w:cs="Times New Roman"/>
          <w:sz w:val="24"/>
          <w:szCs w:val="24"/>
        </w:rPr>
        <w:t xml:space="preserve">. Instead, all previous experiments assessed effects during audio-only test phases that followed the audio-visual exposure phase in which pen placement was manipulated. In those original experiments, it is thus unclear (1) how the pen affects perception (as opposed to subsequent perceptual recalibration) and (2) what assumptions listeners held about the pen placement during test (where no audiovisual materials were used). </w:t>
      </w:r>
    </w:p>
    <w:p w14:paraId="10ED291E" w14:textId="77777777" w:rsidR="006F274D" w:rsidRDefault="006F274D" w:rsidP="00F549C7">
      <w:pPr>
        <w:spacing w:after="0" w:line="240" w:lineRule="auto"/>
        <w:rPr>
          <w:rFonts w:ascii="Times New Roman" w:hAnsi="Times New Roman" w:cs="Times New Roman"/>
          <w:sz w:val="24"/>
          <w:szCs w:val="24"/>
        </w:rPr>
      </w:pPr>
    </w:p>
    <w:p w14:paraId="3189EBB0" w14:textId="01F5976D" w:rsidR="00CC6C3D" w:rsidRPr="00F549C7" w:rsidRDefault="006F274D" w:rsidP="00F549C7">
      <w:pPr>
        <w:spacing w:after="0" w:line="240" w:lineRule="auto"/>
        <w:rPr>
          <w:rFonts w:ascii="Times New Roman" w:hAnsi="Times New Roman" w:cs="Times New Roman"/>
          <w:sz w:val="24"/>
          <w:szCs w:val="24"/>
        </w:rPr>
      </w:pPr>
      <w:r>
        <w:rPr>
          <w:rFonts w:ascii="Times New Roman" w:hAnsi="Times New Roman" w:cs="Times New Roman"/>
          <w:sz w:val="24"/>
          <w:szCs w:val="24"/>
        </w:rPr>
        <w:lastRenderedPageBreak/>
        <w:t>These knowledge gaps</w:t>
      </w:r>
      <w:r w:rsidR="00545967">
        <w:rPr>
          <w:rFonts w:ascii="Times New Roman" w:hAnsi="Times New Roman" w:cs="Times New Roman"/>
          <w:sz w:val="24"/>
          <w:szCs w:val="24"/>
        </w:rPr>
        <w:t>—which we address in the present work—</w:t>
      </w:r>
      <w:r>
        <w:rPr>
          <w:rFonts w:ascii="Times New Roman" w:hAnsi="Times New Roman" w:cs="Times New Roman"/>
          <w:sz w:val="24"/>
          <w:szCs w:val="24"/>
        </w:rPr>
        <w:t xml:space="preserve">have limited researchers’ ability to distinguish between the competing hypotheses described above. </w:t>
      </w:r>
      <w:r w:rsidR="00545967">
        <w:rPr>
          <w:rFonts w:ascii="Times New Roman" w:hAnsi="Times New Roman" w:cs="Times New Roman"/>
          <w:sz w:val="24"/>
          <w:szCs w:val="24"/>
        </w:rPr>
        <w:t xml:space="preserve">Additionally, </w:t>
      </w:r>
      <w:r>
        <w:rPr>
          <w:rFonts w:ascii="Times New Roman" w:hAnsi="Times New Roman" w:cs="Times New Roman"/>
          <w:sz w:val="24"/>
          <w:szCs w:val="24"/>
        </w:rPr>
        <w:t xml:space="preserve"> </w:t>
      </w:r>
      <w:r w:rsidR="00545967">
        <w:rPr>
          <w:rFonts w:ascii="Times New Roman" w:hAnsi="Times New Roman" w:cs="Times New Roman"/>
          <w:sz w:val="24"/>
          <w:szCs w:val="24"/>
        </w:rPr>
        <w:t xml:space="preserve">our experiments have the potential to shed light on some more nuanced complexities in the line of work inspired by </w:t>
      </w:r>
      <w:proofErr w:type="spellStart"/>
      <w:r w:rsidR="00545967">
        <w:rPr>
          <w:rFonts w:ascii="Times New Roman" w:hAnsi="Times New Roman" w:cs="Times New Roman"/>
          <w:sz w:val="24"/>
          <w:szCs w:val="24"/>
        </w:rPr>
        <w:t>Kraljic</w:t>
      </w:r>
      <w:proofErr w:type="spellEnd"/>
      <w:r w:rsidR="00545967">
        <w:rPr>
          <w:rFonts w:ascii="Times New Roman" w:hAnsi="Times New Roman" w:cs="Times New Roman"/>
          <w:sz w:val="24"/>
          <w:szCs w:val="24"/>
        </w:rPr>
        <w:t xml:space="preserve"> and colleagues. For example, </w:t>
      </w:r>
      <w:r>
        <w:rPr>
          <w:rFonts w:ascii="Times New Roman" w:hAnsi="Times New Roman" w:cs="Times New Roman"/>
          <w:sz w:val="24"/>
          <w:szCs w:val="24"/>
        </w:rPr>
        <w:t>Liu &amp; Jaeger (201</w:t>
      </w:r>
      <w:r w:rsidR="0096776A">
        <w:rPr>
          <w:rFonts w:ascii="Times New Roman" w:hAnsi="Times New Roman" w:cs="Times New Roman"/>
          <w:sz w:val="24"/>
          <w:szCs w:val="24"/>
        </w:rPr>
        <w:t>8</w:t>
      </w:r>
      <w:r>
        <w:rPr>
          <w:rFonts w:ascii="Times New Roman" w:hAnsi="Times New Roman" w:cs="Times New Roman"/>
          <w:sz w:val="24"/>
          <w:szCs w:val="24"/>
        </w:rPr>
        <w:t xml:space="preserve">) found </w:t>
      </w:r>
      <w:r w:rsidR="00545967">
        <w:rPr>
          <w:rFonts w:ascii="Times New Roman" w:hAnsi="Times New Roman" w:cs="Times New Roman"/>
          <w:sz w:val="24"/>
          <w:szCs w:val="24"/>
        </w:rPr>
        <w:t xml:space="preserve">that the blocking/reduction of </w:t>
      </w:r>
      <w:r>
        <w:rPr>
          <w:rFonts w:ascii="Times New Roman" w:hAnsi="Times New Roman" w:cs="Times New Roman"/>
          <w:sz w:val="24"/>
          <w:szCs w:val="24"/>
        </w:rPr>
        <w:t xml:space="preserve">perceptual recalibration </w:t>
      </w:r>
      <w:r w:rsidR="00545967">
        <w:rPr>
          <w:rFonts w:ascii="Times New Roman" w:hAnsi="Times New Roman" w:cs="Times New Roman"/>
          <w:sz w:val="24"/>
          <w:szCs w:val="24"/>
        </w:rPr>
        <w:t>in the pen-in-the-mouth condition is</w:t>
      </w:r>
      <w:r>
        <w:rPr>
          <w:rFonts w:ascii="Times New Roman" w:hAnsi="Times New Roman" w:cs="Times New Roman"/>
          <w:sz w:val="24"/>
          <w:szCs w:val="24"/>
        </w:rPr>
        <w:t xml:space="preserve"> asymmetric between “s” and “</w:t>
      </w:r>
      <w:proofErr w:type="spellStart"/>
      <w:r>
        <w:rPr>
          <w:rFonts w:ascii="Times New Roman" w:hAnsi="Times New Roman" w:cs="Times New Roman"/>
          <w:sz w:val="24"/>
          <w:szCs w:val="24"/>
        </w:rPr>
        <w:t>sh</w:t>
      </w:r>
      <w:proofErr w:type="spellEnd"/>
      <w:r>
        <w:rPr>
          <w:rFonts w:ascii="Times New Roman" w:hAnsi="Times New Roman" w:cs="Times New Roman"/>
          <w:sz w:val="24"/>
          <w:szCs w:val="24"/>
        </w:rPr>
        <w:t xml:space="preserve">”-biased exposure. </w:t>
      </w:r>
      <w:r w:rsidR="00545967">
        <w:rPr>
          <w:rFonts w:ascii="Times New Roman" w:hAnsi="Times New Roman" w:cs="Times New Roman"/>
          <w:sz w:val="24"/>
          <w:szCs w:val="24"/>
        </w:rPr>
        <w:t xml:space="preserve">In the </w:t>
      </w:r>
      <w:r>
        <w:rPr>
          <w:rFonts w:ascii="Times New Roman" w:hAnsi="Times New Roman" w:cs="Times New Roman"/>
          <w:sz w:val="24"/>
          <w:szCs w:val="24"/>
        </w:rPr>
        <w:t xml:space="preserve">revised general </w:t>
      </w:r>
      <w:r w:rsidR="00545967">
        <w:rPr>
          <w:rFonts w:ascii="Times New Roman" w:hAnsi="Times New Roman" w:cs="Times New Roman"/>
          <w:sz w:val="24"/>
          <w:szCs w:val="24"/>
        </w:rPr>
        <w:t>discussion, we clarify how our findings offer the beginning of a new explanation for this asymmetry.</w:t>
      </w:r>
      <w:r w:rsidR="009C6CD8">
        <w:rPr>
          <w:rFonts w:ascii="Times New Roman" w:hAnsi="Times New Roman" w:cs="Times New Roman"/>
          <w:sz w:val="24"/>
          <w:szCs w:val="24"/>
        </w:rPr>
        <w:br/>
      </w:r>
    </w:p>
    <w:p w14:paraId="73FC6A44" w14:textId="4F1FA37C" w:rsidR="00F549C7" w:rsidRPr="00F549C7" w:rsidRDefault="001C6059" w:rsidP="001C6059">
      <w:pPr>
        <w:pBdr>
          <w:top w:val="single" w:sz="4" w:space="1" w:color="auto"/>
          <w:left w:val="single" w:sz="4" w:space="4" w:color="auto"/>
          <w:bottom w:val="single" w:sz="4" w:space="1" w:color="auto"/>
          <w:right w:val="single" w:sz="4" w:space="4" w:color="auto"/>
        </w:pBdr>
        <w:spacing w:after="0" w:line="240" w:lineRule="auto"/>
        <w:rPr>
          <w:rFonts w:ascii="Times New Roman" w:hAnsi="Times New Roman" w:cs="Times New Roman"/>
          <w:sz w:val="24"/>
          <w:szCs w:val="24"/>
        </w:rPr>
      </w:pPr>
      <w:r w:rsidRPr="001C6059">
        <w:rPr>
          <w:rFonts w:ascii="Times New Roman" w:hAnsi="Times New Roman" w:cs="Times New Roman"/>
          <w:sz w:val="24"/>
          <w:szCs w:val="24"/>
        </w:rPr>
        <w:t>I really liked the idea of testing whether the visibility of the pen-in-the-mouth manipulation modulates the effect; however, it is also possible that the black square was simply distracting and it was this distraction (rather than the occlusion of the articulatory information) what caused the effect going away. I am not sure whether this can be fully addressed without an additional experiment, but the authors can at least acknowledge this possibility.</w:t>
      </w:r>
    </w:p>
    <w:p w14:paraId="00840C90" w14:textId="77777777" w:rsidR="0096776A" w:rsidRDefault="0096776A" w:rsidP="00F549C7">
      <w:pPr>
        <w:spacing w:after="0" w:line="240" w:lineRule="auto"/>
        <w:rPr>
          <w:rFonts w:ascii="Times New Roman" w:hAnsi="Times New Roman" w:cs="Times New Roman"/>
          <w:sz w:val="24"/>
          <w:szCs w:val="24"/>
        </w:rPr>
      </w:pPr>
    </w:p>
    <w:p w14:paraId="3585B082" w14:textId="275036BA" w:rsidR="00F549C7" w:rsidRPr="00F549C7" w:rsidRDefault="00CC6C3D" w:rsidP="00F549C7">
      <w:pPr>
        <w:spacing w:after="0" w:line="240" w:lineRule="auto"/>
        <w:rPr>
          <w:rFonts w:ascii="Times New Roman" w:hAnsi="Times New Roman" w:cs="Times New Roman"/>
          <w:sz w:val="24"/>
          <w:szCs w:val="24"/>
        </w:rPr>
      </w:pPr>
      <w:r>
        <w:rPr>
          <w:rFonts w:ascii="Times New Roman" w:hAnsi="Times New Roman" w:cs="Times New Roman"/>
          <w:sz w:val="24"/>
          <w:szCs w:val="24"/>
        </w:rPr>
        <w:t>Thank</w:t>
      </w:r>
      <w:r w:rsidR="0096776A">
        <w:rPr>
          <w:rFonts w:ascii="Times New Roman" w:hAnsi="Times New Roman" w:cs="Times New Roman"/>
          <w:sz w:val="24"/>
          <w:szCs w:val="24"/>
        </w:rPr>
        <w:t xml:space="preserve"> you for raising this point. As laid out in the main part of the letter, the revised discussion of Experiment 2 now acknowledges and discusses this possibility.</w:t>
      </w:r>
    </w:p>
    <w:p w14:paraId="64D1442A" w14:textId="77777777" w:rsidR="00F549C7" w:rsidRPr="00F549C7" w:rsidRDefault="00F549C7" w:rsidP="00F549C7">
      <w:pPr>
        <w:spacing w:after="0" w:line="240" w:lineRule="auto"/>
        <w:rPr>
          <w:rFonts w:ascii="Times New Roman" w:hAnsi="Times New Roman" w:cs="Times New Roman"/>
          <w:sz w:val="24"/>
          <w:szCs w:val="24"/>
        </w:rPr>
      </w:pPr>
    </w:p>
    <w:p w14:paraId="4B30F066" w14:textId="4903C814" w:rsidR="00F549C7" w:rsidRPr="00F549C7" w:rsidRDefault="0011709D" w:rsidP="00F549C7">
      <w:pPr>
        <w:pBdr>
          <w:top w:val="single" w:sz="4" w:space="1" w:color="auto"/>
          <w:left w:val="single" w:sz="4" w:space="4" w:color="auto"/>
          <w:bottom w:val="single" w:sz="4" w:space="1" w:color="auto"/>
          <w:right w:val="single" w:sz="4" w:space="4" w:color="auto"/>
        </w:pBdr>
        <w:spacing w:after="0" w:line="240" w:lineRule="auto"/>
        <w:rPr>
          <w:rFonts w:ascii="Times New Roman" w:hAnsi="Times New Roman" w:cs="Times New Roman"/>
          <w:sz w:val="24"/>
          <w:szCs w:val="24"/>
        </w:rPr>
      </w:pPr>
      <w:r w:rsidRPr="0011709D">
        <w:rPr>
          <w:rFonts w:ascii="Times New Roman" w:hAnsi="Times New Roman" w:cs="Times New Roman"/>
          <w:sz w:val="24"/>
          <w:szCs w:val="24"/>
        </w:rPr>
        <w:t>Methods - &gt; Exclusions:</w:t>
      </w:r>
      <w:r w:rsidRPr="0011709D">
        <w:rPr>
          <w:rFonts w:ascii="Times New Roman" w:hAnsi="Times New Roman" w:cs="Times New Roman"/>
          <w:sz w:val="24"/>
          <w:szCs w:val="24"/>
        </w:rPr>
        <w:br/>
        <w:t>-"We removed participants who […] (4) had unusually fast or slow reaction times" -&gt; Please add more details as to what exact criteria where used here.</w:t>
      </w:r>
      <w:r w:rsidRPr="0011709D">
        <w:rPr>
          <w:rFonts w:ascii="Times New Roman" w:hAnsi="Times New Roman" w:cs="Times New Roman"/>
          <w:sz w:val="24"/>
          <w:szCs w:val="24"/>
        </w:rPr>
        <w:br/>
        <w:t>-"For this purpose, we considered participants with significant slopes in the opposite of the expected direction as likely having swapped the response keys" -&gt; What about participants with flat slopes?</w:t>
      </w:r>
    </w:p>
    <w:p w14:paraId="2F835D89" w14:textId="77777777" w:rsidR="00F549C7" w:rsidRPr="00F549C7" w:rsidRDefault="00F549C7" w:rsidP="00F549C7">
      <w:pPr>
        <w:spacing w:after="0" w:line="240" w:lineRule="auto"/>
        <w:rPr>
          <w:rFonts w:ascii="Times New Roman" w:hAnsi="Times New Roman" w:cs="Times New Roman"/>
          <w:sz w:val="24"/>
          <w:szCs w:val="24"/>
        </w:rPr>
      </w:pPr>
    </w:p>
    <w:p w14:paraId="523E8B62" w14:textId="2AD9CCE0" w:rsidR="00D83FFB" w:rsidRDefault="0011709D" w:rsidP="0011709D">
      <w:pPr>
        <w:spacing w:after="0" w:line="240" w:lineRule="auto"/>
        <w:rPr>
          <w:rFonts w:ascii="Times New Roman" w:hAnsi="Times New Roman" w:cs="Times New Roman"/>
          <w:sz w:val="24"/>
          <w:szCs w:val="24"/>
        </w:rPr>
      </w:pPr>
      <w:r>
        <w:rPr>
          <w:rFonts w:ascii="Times New Roman" w:hAnsi="Times New Roman" w:cs="Times New Roman"/>
          <w:sz w:val="24"/>
          <w:szCs w:val="24"/>
        </w:rPr>
        <w:t>We have added the requested details</w:t>
      </w:r>
      <w:ins w:id="4" w:author="Cummings, Shawn" w:date="2025-05-09T12:51:00Z" w16du:dateUtc="2025-05-09T16:51:00Z">
        <w:r w:rsidR="00EB77C2">
          <w:rPr>
            <w:rFonts w:ascii="Times New Roman" w:hAnsi="Times New Roman" w:cs="Times New Roman"/>
            <w:sz w:val="24"/>
            <w:szCs w:val="24"/>
          </w:rPr>
          <w:t xml:space="preserve"> (</w:t>
        </w:r>
        <w:r w:rsidR="00EB77C2">
          <w:rPr>
            <w:rFonts w:ascii="Times New Roman" w:hAnsi="Times New Roman" w:cs="Times New Roman"/>
            <w:sz w:val="24"/>
            <w:szCs w:val="24"/>
          </w:rPr>
          <w:t>participants were excluded if their mean log reaction time was 3 standard deviations above or below the mean</w:t>
        </w:r>
        <w:r w:rsidR="00EB77C2">
          <w:rPr>
            <w:rFonts w:ascii="Times New Roman" w:hAnsi="Times New Roman" w:cs="Times New Roman"/>
            <w:sz w:val="24"/>
            <w:szCs w:val="24"/>
          </w:rPr>
          <w:t>).</w:t>
        </w:r>
      </w:ins>
      <w:r>
        <w:rPr>
          <w:rFonts w:ascii="Times New Roman" w:hAnsi="Times New Roman" w:cs="Times New Roman"/>
          <w:sz w:val="24"/>
          <w:szCs w:val="24"/>
        </w:rPr>
        <w:t xml:space="preserve">. Participants with flat slopes were included. </w:t>
      </w:r>
    </w:p>
    <w:p w14:paraId="353C950E" w14:textId="77777777" w:rsidR="00F549C7" w:rsidRPr="00F549C7" w:rsidRDefault="00F549C7" w:rsidP="00F549C7">
      <w:pPr>
        <w:spacing w:after="0" w:line="240" w:lineRule="auto"/>
        <w:rPr>
          <w:rFonts w:ascii="Times New Roman" w:hAnsi="Times New Roman" w:cs="Times New Roman"/>
          <w:sz w:val="24"/>
          <w:szCs w:val="24"/>
        </w:rPr>
      </w:pPr>
    </w:p>
    <w:p w14:paraId="702EFBB8" w14:textId="2D062382" w:rsidR="00F549C7" w:rsidRPr="00F549C7" w:rsidRDefault="0011709D" w:rsidP="00F549C7">
      <w:pPr>
        <w:pBdr>
          <w:top w:val="single" w:sz="4" w:space="1" w:color="auto"/>
          <w:left w:val="single" w:sz="4" w:space="4" w:color="auto"/>
          <w:bottom w:val="single" w:sz="4" w:space="1" w:color="auto"/>
          <w:right w:val="single" w:sz="4" w:space="4" w:color="auto"/>
        </w:pBdr>
        <w:spacing w:after="0" w:line="240" w:lineRule="auto"/>
        <w:rPr>
          <w:rFonts w:ascii="Times New Roman" w:hAnsi="Times New Roman" w:cs="Times New Roman"/>
          <w:sz w:val="24"/>
          <w:szCs w:val="24"/>
        </w:rPr>
      </w:pPr>
      <w:commentRangeStart w:id="5"/>
      <w:r w:rsidRPr="0011709D">
        <w:rPr>
          <w:rFonts w:ascii="Times New Roman" w:hAnsi="Times New Roman" w:cs="Times New Roman"/>
          <w:sz w:val="24"/>
          <w:szCs w:val="24"/>
        </w:rPr>
        <w:t>Figures 2 and 4: Please include in the legend information about all three lines.</w:t>
      </w:r>
    </w:p>
    <w:p w14:paraId="6521EAA3" w14:textId="77777777" w:rsidR="00D83FFB" w:rsidRDefault="00D83FFB" w:rsidP="00D83FFB">
      <w:pPr>
        <w:spacing w:after="0" w:line="240" w:lineRule="auto"/>
        <w:rPr>
          <w:rFonts w:ascii="Times New Roman" w:hAnsi="Times New Roman" w:cs="Times New Roman"/>
          <w:sz w:val="24"/>
          <w:szCs w:val="24"/>
        </w:rPr>
      </w:pPr>
    </w:p>
    <w:p w14:paraId="2DEF58D7" w14:textId="3DF569BB" w:rsidR="00F549C7" w:rsidRPr="00F549C7" w:rsidRDefault="0011709D" w:rsidP="00F549C7">
      <w:pPr>
        <w:spacing w:after="0" w:line="240" w:lineRule="auto"/>
        <w:rPr>
          <w:rFonts w:ascii="Times New Roman" w:hAnsi="Times New Roman" w:cs="Times New Roman"/>
          <w:sz w:val="24"/>
          <w:szCs w:val="24"/>
        </w:rPr>
      </w:pPr>
      <w:r>
        <w:rPr>
          <w:rFonts w:ascii="Times New Roman" w:hAnsi="Times New Roman" w:cs="Times New Roman"/>
          <w:sz w:val="24"/>
          <w:szCs w:val="24"/>
        </w:rPr>
        <w:t>We have done so.</w:t>
      </w:r>
      <w:commentRangeEnd w:id="5"/>
      <w:r w:rsidR="009C1863">
        <w:rPr>
          <w:rStyle w:val="CommentReference"/>
        </w:rPr>
        <w:commentReference w:id="5"/>
      </w:r>
    </w:p>
    <w:p w14:paraId="23313187" w14:textId="77777777" w:rsidR="00320FDE" w:rsidRDefault="00320FDE" w:rsidP="00F549C7">
      <w:pPr>
        <w:spacing w:after="0" w:line="240" w:lineRule="auto"/>
        <w:rPr>
          <w:rFonts w:ascii="Times New Roman" w:hAnsi="Times New Roman" w:cs="Times New Roman"/>
          <w:sz w:val="24"/>
          <w:szCs w:val="24"/>
        </w:rPr>
      </w:pPr>
    </w:p>
    <w:p w14:paraId="62354A8B" w14:textId="19F7B5AC" w:rsidR="00F549C7" w:rsidRDefault="0011709D" w:rsidP="00F549C7">
      <w:pPr>
        <w:pBdr>
          <w:top w:val="single" w:sz="4" w:space="1" w:color="auto"/>
          <w:left w:val="single" w:sz="4" w:space="4" w:color="auto"/>
          <w:bottom w:val="single" w:sz="4" w:space="1" w:color="auto"/>
          <w:right w:val="single" w:sz="4" w:space="4" w:color="auto"/>
        </w:pBdr>
        <w:spacing w:after="0" w:line="240" w:lineRule="auto"/>
        <w:rPr>
          <w:rFonts w:ascii="Times New Roman" w:hAnsi="Times New Roman" w:cs="Times New Roman"/>
          <w:sz w:val="24"/>
          <w:szCs w:val="24"/>
        </w:rPr>
      </w:pPr>
      <w:r w:rsidRPr="0011709D">
        <w:rPr>
          <w:rFonts w:ascii="Times New Roman" w:hAnsi="Times New Roman" w:cs="Times New Roman"/>
          <w:sz w:val="24"/>
          <w:szCs w:val="24"/>
        </w:rPr>
        <w:t>Overall, this is a very nice study that addresses an interesting question; however, I am afraid I cannot recommend it for publication given the issues identified above. I would be happy to look at a revision, if the authors are able to address the main two issues pointed out above.</w:t>
      </w:r>
    </w:p>
    <w:p w14:paraId="1A641579" w14:textId="77777777" w:rsidR="00F549C7" w:rsidRPr="00F549C7" w:rsidRDefault="00F549C7" w:rsidP="00F549C7">
      <w:pPr>
        <w:spacing w:after="0" w:line="240" w:lineRule="auto"/>
        <w:rPr>
          <w:rFonts w:ascii="Times New Roman" w:hAnsi="Times New Roman" w:cs="Times New Roman"/>
          <w:sz w:val="24"/>
          <w:szCs w:val="24"/>
        </w:rPr>
      </w:pPr>
    </w:p>
    <w:p w14:paraId="62159F35" w14:textId="4B5035EB" w:rsidR="00F549C7" w:rsidRPr="00F549C7" w:rsidRDefault="0011709D" w:rsidP="00F549C7">
      <w:pPr>
        <w:spacing w:after="0" w:line="240" w:lineRule="auto"/>
        <w:rPr>
          <w:rFonts w:ascii="Times New Roman" w:hAnsi="Times New Roman" w:cs="Times New Roman"/>
          <w:sz w:val="24"/>
          <w:szCs w:val="24"/>
        </w:rPr>
      </w:pPr>
      <w:r>
        <w:rPr>
          <w:rFonts w:ascii="Times New Roman" w:hAnsi="Times New Roman" w:cs="Times New Roman"/>
          <w:sz w:val="24"/>
          <w:szCs w:val="24"/>
        </w:rPr>
        <w:t>Thank you again for your careful assessment of the work</w:t>
      </w:r>
      <w:r w:rsidR="0096776A">
        <w:rPr>
          <w:rFonts w:ascii="Times New Roman" w:hAnsi="Times New Roman" w:cs="Times New Roman"/>
          <w:sz w:val="24"/>
          <w:szCs w:val="24"/>
        </w:rPr>
        <w:t>.</w:t>
      </w:r>
    </w:p>
    <w:p w14:paraId="40B99D42" w14:textId="77777777" w:rsidR="00F549C7" w:rsidRPr="00F549C7" w:rsidRDefault="00F549C7" w:rsidP="00F549C7">
      <w:pPr>
        <w:spacing w:after="0" w:line="240" w:lineRule="auto"/>
        <w:rPr>
          <w:rFonts w:ascii="Times New Roman" w:hAnsi="Times New Roman" w:cs="Times New Roman"/>
          <w:sz w:val="24"/>
          <w:szCs w:val="24"/>
        </w:rPr>
      </w:pPr>
    </w:p>
    <w:p w14:paraId="2BD2D67A" w14:textId="7031A6E7" w:rsidR="00F549C7" w:rsidRPr="00F549C7" w:rsidRDefault="00F549C7" w:rsidP="00F549C7">
      <w:pPr>
        <w:spacing w:after="0" w:line="240" w:lineRule="auto"/>
        <w:rPr>
          <w:rFonts w:ascii="Times New Roman" w:hAnsi="Times New Roman" w:cs="Times New Roman"/>
          <w:b/>
          <w:bCs/>
          <w:sz w:val="24"/>
          <w:szCs w:val="24"/>
          <w:u w:val="single"/>
        </w:rPr>
      </w:pPr>
      <w:r w:rsidRPr="00F549C7">
        <w:rPr>
          <w:rFonts w:ascii="Times New Roman" w:hAnsi="Times New Roman" w:cs="Times New Roman"/>
          <w:b/>
          <w:bCs/>
          <w:sz w:val="24"/>
          <w:szCs w:val="24"/>
          <w:u w:val="single"/>
        </w:rPr>
        <w:t>Reviewer 2</w:t>
      </w:r>
    </w:p>
    <w:p w14:paraId="527AD691" w14:textId="77777777" w:rsidR="00F549C7" w:rsidRPr="00F549C7" w:rsidRDefault="00F549C7" w:rsidP="00F549C7">
      <w:pPr>
        <w:spacing w:after="0" w:line="240" w:lineRule="auto"/>
        <w:rPr>
          <w:rFonts w:ascii="Times New Roman" w:hAnsi="Times New Roman" w:cs="Times New Roman"/>
          <w:sz w:val="24"/>
          <w:szCs w:val="24"/>
        </w:rPr>
      </w:pPr>
    </w:p>
    <w:p w14:paraId="382EE010" w14:textId="1BB285D3" w:rsidR="00F549C7" w:rsidRDefault="0096776A" w:rsidP="00775DC0">
      <w:pPr>
        <w:pBdr>
          <w:top w:val="single" w:sz="4" w:space="1" w:color="auto"/>
          <w:left w:val="single" w:sz="4" w:space="4" w:color="auto"/>
          <w:bottom w:val="single" w:sz="4" w:space="1" w:color="auto"/>
          <w:right w:val="single" w:sz="4" w:space="4" w:color="auto"/>
        </w:pBdr>
        <w:spacing w:after="0" w:line="240" w:lineRule="auto"/>
        <w:rPr>
          <w:rFonts w:ascii="Times New Roman" w:hAnsi="Times New Roman" w:cs="Times New Roman"/>
          <w:sz w:val="24"/>
          <w:szCs w:val="24"/>
        </w:rPr>
      </w:pPr>
      <w:r>
        <w:rPr>
          <w:rFonts w:ascii="Times New Roman" w:hAnsi="Times New Roman" w:cs="Times New Roman"/>
          <w:sz w:val="24"/>
          <w:szCs w:val="24"/>
        </w:rPr>
        <w:t xml:space="preserve">[summary omitted] </w:t>
      </w:r>
      <w:r w:rsidR="00F549C7" w:rsidRPr="00F549C7">
        <w:rPr>
          <w:rFonts w:ascii="Times New Roman" w:hAnsi="Times New Roman" w:cs="Times New Roman"/>
          <w:sz w:val="24"/>
          <w:szCs w:val="24"/>
        </w:rPr>
        <w:t>I</w:t>
      </w:r>
      <w:r w:rsidR="0011709D" w:rsidRPr="0011709D">
        <w:rPr>
          <w:rFonts w:ascii="Times New Roman" w:hAnsi="Times New Roman" w:cs="Times New Roman"/>
          <w:sz w:val="24"/>
          <w:szCs w:val="24"/>
        </w:rPr>
        <w:t xml:space="preserve"> thought this was a clever study with exciting results (all the more reason I am sorry about my delayed review!) Compensatory processes are both broader than previously thought (in the sense that non-phonetic information leads to compensation, but also narrower than I might have assumed in that it has to be perceptually transparent information, and not inferred - which I initially found surprising, but makes sense since it is not a given that the presence of a pen will always lead to the same articulatory consequences). I also found the </w:t>
      </w:r>
      <w:r w:rsidR="0011709D" w:rsidRPr="0011709D">
        <w:rPr>
          <w:rFonts w:ascii="Times New Roman" w:hAnsi="Times New Roman" w:cs="Times New Roman"/>
          <w:sz w:val="24"/>
          <w:szCs w:val="24"/>
        </w:rPr>
        <w:lastRenderedPageBreak/>
        <w:t>proposal at the end for why we might not see perceptual learning when a speaker has a pen in their mouth to be intriguing - if indeed this is due to compensation prior to any perceptual learning, this could indicate that higher level knowledge (i.e., I know this pen could be influencing the production, so I'll wait to see what happens without it) does not play the role we thought in perceptual learning (and would fit with other evidence that perceptual learning is heavily influenced by low-level factors like acoustic similarity).</w:t>
      </w:r>
    </w:p>
    <w:p w14:paraId="56537369" w14:textId="77777777" w:rsidR="00775DC0" w:rsidRDefault="00775DC0" w:rsidP="00F549C7">
      <w:pPr>
        <w:spacing w:after="0" w:line="240" w:lineRule="auto"/>
        <w:rPr>
          <w:rFonts w:ascii="Times New Roman" w:hAnsi="Times New Roman" w:cs="Times New Roman"/>
          <w:sz w:val="24"/>
          <w:szCs w:val="24"/>
        </w:rPr>
      </w:pPr>
    </w:p>
    <w:p w14:paraId="5868667F" w14:textId="5F3142A0" w:rsidR="008B6514" w:rsidRPr="00F549C7" w:rsidRDefault="0011709D" w:rsidP="00F549C7">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Thank you for these kind words! </w:t>
      </w:r>
      <w:r w:rsidR="0096776A">
        <w:rPr>
          <w:rFonts w:ascii="Times New Roman" w:hAnsi="Times New Roman" w:cs="Times New Roman"/>
          <w:sz w:val="24"/>
          <w:szCs w:val="24"/>
        </w:rPr>
        <w:t xml:space="preserve">And, yes, we were similarly intrigued by this possible explanation, which differs in some relevant ways from both of the explanations that have previously been advanced to explain to explain why we might not see perceptual learning when a speaker has a pen in the mouth (causal inference/’explaining way’, </w:t>
      </w:r>
      <w:proofErr w:type="spellStart"/>
      <w:r w:rsidR="0096776A">
        <w:rPr>
          <w:rFonts w:ascii="Times New Roman" w:hAnsi="Times New Roman" w:cs="Times New Roman"/>
          <w:sz w:val="24"/>
          <w:szCs w:val="24"/>
        </w:rPr>
        <w:t>Kraljic</w:t>
      </w:r>
      <w:proofErr w:type="spellEnd"/>
      <w:r w:rsidR="0096776A">
        <w:rPr>
          <w:rFonts w:ascii="Times New Roman" w:hAnsi="Times New Roman" w:cs="Times New Roman"/>
          <w:sz w:val="24"/>
          <w:szCs w:val="24"/>
        </w:rPr>
        <w:t xml:space="preserve"> et al., 2008; Liu &amp; Jaeger, 2018; vs. separate exemplar storage for audio-visual vs. audio-only exemplars, </w:t>
      </w:r>
      <w:proofErr w:type="spellStart"/>
      <w:r w:rsidR="0096776A">
        <w:rPr>
          <w:rFonts w:ascii="Times New Roman" w:hAnsi="Times New Roman" w:cs="Times New Roman"/>
          <w:sz w:val="24"/>
          <w:szCs w:val="24"/>
        </w:rPr>
        <w:t>Kraljic</w:t>
      </w:r>
      <w:proofErr w:type="spellEnd"/>
      <w:r w:rsidR="0096776A">
        <w:rPr>
          <w:rFonts w:ascii="Times New Roman" w:hAnsi="Times New Roman" w:cs="Times New Roman"/>
          <w:sz w:val="24"/>
          <w:szCs w:val="24"/>
        </w:rPr>
        <w:t xml:space="preserve"> &amp; Samuel, 2011).</w:t>
      </w:r>
    </w:p>
    <w:p w14:paraId="79568A72" w14:textId="77777777" w:rsidR="00F549C7" w:rsidRPr="00F549C7" w:rsidRDefault="00F549C7" w:rsidP="00F549C7">
      <w:pPr>
        <w:spacing w:after="0" w:line="240" w:lineRule="auto"/>
        <w:rPr>
          <w:rFonts w:ascii="Times New Roman" w:hAnsi="Times New Roman" w:cs="Times New Roman"/>
          <w:sz w:val="24"/>
          <w:szCs w:val="24"/>
        </w:rPr>
      </w:pPr>
    </w:p>
    <w:p w14:paraId="0068AEAB" w14:textId="77A13EBA" w:rsidR="00775DC0" w:rsidRDefault="0011709D" w:rsidP="00775DC0">
      <w:pPr>
        <w:pBdr>
          <w:top w:val="single" w:sz="4" w:space="1" w:color="auto"/>
          <w:left w:val="single" w:sz="4" w:space="4" w:color="auto"/>
          <w:bottom w:val="single" w:sz="4" w:space="1" w:color="auto"/>
          <w:right w:val="single" w:sz="4" w:space="4" w:color="auto"/>
        </w:pBdr>
        <w:spacing w:after="0" w:line="240" w:lineRule="auto"/>
        <w:rPr>
          <w:rFonts w:ascii="Times New Roman" w:hAnsi="Times New Roman" w:cs="Times New Roman"/>
          <w:sz w:val="24"/>
          <w:szCs w:val="24"/>
        </w:rPr>
      </w:pPr>
      <w:r w:rsidRPr="0011709D">
        <w:rPr>
          <w:rFonts w:ascii="Times New Roman" w:hAnsi="Times New Roman" w:cs="Times New Roman"/>
          <w:sz w:val="24"/>
          <w:szCs w:val="24"/>
        </w:rPr>
        <w:t xml:space="preserve">I don't have any concerns about the study itself or the conclusions. My main issue with the manuscript is that it is so tersely written that it omits important information and is sometimes confusing to follow. I really appreciate the extensive detail provided in the supplementary material (it's rare to get such a transparent walkthrough of the research process). However, I don't think a reader should have to refer so often to the supplemental materials to understand basic aspects of what is being presented in the main text. Some of this information belongs in the main text as well. </w:t>
      </w:r>
    </w:p>
    <w:p w14:paraId="16AC3160" w14:textId="77777777" w:rsidR="00775DC0" w:rsidRDefault="00775DC0" w:rsidP="00F549C7">
      <w:pPr>
        <w:spacing w:after="0" w:line="240" w:lineRule="auto"/>
        <w:rPr>
          <w:rFonts w:ascii="Times New Roman" w:hAnsi="Times New Roman" w:cs="Times New Roman"/>
          <w:sz w:val="24"/>
          <w:szCs w:val="24"/>
        </w:rPr>
      </w:pPr>
    </w:p>
    <w:p w14:paraId="642498A9" w14:textId="4853EE04" w:rsidR="0011709D" w:rsidRDefault="0096776A" w:rsidP="00F549C7">
      <w:pPr>
        <w:spacing w:after="0" w:line="240" w:lineRule="auto"/>
        <w:rPr>
          <w:rFonts w:ascii="Times New Roman" w:hAnsi="Times New Roman" w:cs="Times New Roman"/>
          <w:sz w:val="24"/>
          <w:szCs w:val="24"/>
        </w:rPr>
      </w:pPr>
      <w:r>
        <w:rPr>
          <w:rFonts w:ascii="Times New Roman" w:hAnsi="Times New Roman" w:cs="Times New Roman"/>
          <w:sz w:val="24"/>
          <w:szCs w:val="24"/>
        </w:rPr>
        <w:t>Agreed! R1 also requested more details on the methods to be included in the main part of the paper. And so we have moved many of the details from the SI into the paper. This includes clarifications for all of the questions raised below (thank you for listing them! That was very helpful in deciding what detail to include in the text).</w:t>
      </w:r>
    </w:p>
    <w:p w14:paraId="45057A3E" w14:textId="77777777" w:rsidR="00775DC0" w:rsidRDefault="00775DC0" w:rsidP="00F549C7">
      <w:pPr>
        <w:spacing w:after="0" w:line="240" w:lineRule="auto"/>
        <w:rPr>
          <w:rFonts w:ascii="Times New Roman" w:hAnsi="Times New Roman" w:cs="Times New Roman"/>
          <w:sz w:val="24"/>
          <w:szCs w:val="24"/>
        </w:rPr>
      </w:pPr>
    </w:p>
    <w:p w14:paraId="704706E5" w14:textId="223D6016" w:rsidR="00775DC0" w:rsidRDefault="00A04157" w:rsidP="00775DC0">
      <w:pPr>
        <w:pBdr>
          <w:top w:val="single" w:sz="4" w:space="1" w:color="auto"/>
          <w:left w:val="single" w:sz="4" w:space="4" w:color="auto"/>
          <w:bottom w:val="single" w:sz="4" w:space="1" w:color="auto"/>
          <w:right w:val="single" w:sz="4" w:space="4" w:color="auto"/>
        </w:pBdr>
        <w:spacing w:after="0" w:line="240" w:lineRule="auto"/>
        <w:rPr>
          <w:rFonts w:ascii="Times New Roman" w:hAnsi="Times New Roman" w:cs="Times New Roman"/>
          <w:sz w:val="24"/>
          <w:szCs w:val="24"/>
        </w:rPr>
      </w:pPr>
      <w:r w:rsidRPr="0011709D">
        <w:rPr>
          <w:rFonts w:ascii="Times New Roman" w:hAnsi="Times New Roman" w:cs="Times New Roman"/>
          <w:sz w:val="24"/>
          <w:szCs w:val="24"/>
        </w:rPr>
        <w:t>Here are some of the questions/points of confusion I had:</w:t>
      </w:r>
    </w:p>
    <w:p w14:paraId="21AAD256" w14:textId="1D7CA623" w:rsidR="00A04157" w:rsidRDefault="00A04157" w:rsidP="00775DC0">
      <w:pPr>
        <w:pBdr>
          <w:top w:val="single" w:sz="4" w:space="1" w:color="auto"/>
          <w:left w:val="single" w:sz="4" w:space="4" w:color="auto"/>
          <w:bottom w:val="single" w:sz="4" w:space="1" w:color="auto"/>
          <w:right w:val="single" w:sz="4" w:space="4" w:color="auto"/>
        </w:pBdr>
        <w:spacing w:after="0" w:line="240" w:lineRule="auto"/>
        <w:rPr>
          <w:rFonts w:ascii="Times New Roman" w:hAnsi="Times New Roman" w:cs="Times New Roman"/>
          <w:sz w:val="24"/>
          <w:szCs w:val="24"/>
        </w:rPr>
      </w:pPr>
      <w:r>
        <w:rPr>
          <w:rFonts w:ascii="Times New Roman" w:hAnsi="Times New Roman" w:cs="Times New Roman"/>
          <w:sz w:val="24"/>
          <w:szCs w:val="24"/>
        </w:rPr>
        <w:t>-</w:t>
      </w:r>
      <w:r w:rsidRPr="00A04157">
        <w:rPr>
          <w:rFonts w:ascii="Times New Roman" w:hAnsi="Times New Roman" w:cs="Times New Roman"/>
          <w:sz w:val="24"/>
          <w:szCs w:val="24"/>
        </w:rPr>
        <w:t>what does it mean to be a video in kind?</w:t>
      </w:r>
    </w:p>
    <w:p w14:paraId="494EFDAA" w14:textId="407822F1" w:rsidR="008B6514" w:rsidRDefault="00EB77C2" w:rsidP="00775DC0">
      <w:pPr>
        <w:spacing w:after="0" w:line="240" w:lineRule="auto"/>
        <w:rPr>
          <w:ins w:id="6" w:author="Cummings, Shawn" w:date="2025-05-09T12:48:00Z" w16du:dateUtc="2025-05-09T16:48:00Z"/>
          <w:rFonts w:ascii="Times New Roman" w:hAnsi="Times New Roman" w:cs="Times New Roman"/>
          <w:sz w:val="24"/>
          <w:szCs w:val="24"/>
        </w:rPr>
      </w:pPr>
      <w:ins w:id="7" w:author="Cummings, Shawn" w:date="2025-05-09T12:46:00Z" w16du:dateUtc="2025-05-09T16:46:00Z">
        <w:r>
          <w:rPr>
            <w:rFonts w:ascii="Times New Roman" w:hAnsi="Times New Roman" w:cs="Times New Roman"/>
            <w:sz w:val="24"/>
            <w:szCs w:val="24"/>
          </w:rPr>
          <w:t xml:space="preserve">By “in kind”, we meant a </w:t>
        </w:r>
      </w:ins>
      <w:ins w:id="8" w:author="Cummings, Shawn" w:date="2025-05-09T12:47:00Z" w16du:dateUtc="2025-05-09T16:47:00Z">
        <w:r>
          <w:rPr>
            <w:rFonts w:ascii="Times New Roman" w:hAnsi="Times New Roman" w:cs="Times New Roman"/>
            <w:sz w:val="24"/>
            <w:szCs w:val="24"/>
          </w:rPr>
          <w:t xml:space="preserve">different </w:t>
        </w:r>
      </w:ins>
      <w:ins w:id="9" w:author="Cummings, Shawn" w:date="2025-05-09T12:46:00Z" w16du:dateUtc="2025-05-09T16:46:00Z">
        <w:r>
          <w:rPr>
            <w:rFonts w:ascii="Times New Roman" w:hAnsi="Times New Roman" w:cs="Times New Roman"/>
            <w:sz w:val="24"/>
            <w:szCs w:val="24"/>
          </w:rPr>
          <w:t>video</w:t>
        </w:r>
      </w:ins>
      <w:ins w:id="10" w:author="Cummings, Shawn" w:date="2025-05-09T12:47:00Z" w16du:dateUtc="2025-05-09T16:47:00Z">
        <w:r>
          <w:rPr>
            <w:rFonts w:ascii="Times New Roman" w:hAnsi="Times New Roman" w:cs="Times New Roman"/>
            <w:sz w:val="24"/>
            <w:szCs w:val="24"/>
          </w:rPr>
          <w:t xml:space="preserve"> which fulfilled all the same criteria as the original (in this case, similar phonetic context and original fricative). We have clarified these criteria in the revised </w:t>
        </w:r>
      </w:ins>
      <w:ins w:id="11" w:author="Cummings, Shawn" w:date="2025-05-09T12:48:00Z" w16du:dateUtc="2025-05-09T16:48:00Z">
        <w:r>
          <w:rPr>
            <w:rFonts w:ascii="Times New Roman" w:hAnsi="Times New Roman" w:cs="Times New Roman"/>
            <w:sz w:val="24"/>
            <w:szCs w:val="24"/>
          </w:rPr>
          <w:t xml:space="preserve">manuscript. </w:t>
        </w:r>
      </w:ins>
      <w:ins w:id="12" w:author="Cummings, Shawn" w:date="2025-05-09T12:46:00Z" w16du:dateUtc="2025-05-09T16:46:00Z">
        <w:r>
          <w:rPr>
            <w:rFonts w:ascii="Times New Roman" w:hAnsi="Times New Roman" w:cs="Times New Roman"/>
            <w:sz w:val="24"/>
            <w:szCs w:val="24"/>
          </w:rPr>
          <w:t xml:space="preserve"> </w:t>
        </w:r>
      </w:ins>
    </w:p>
    <w:p w14:paraId="15054722" w14:textId="77777777" w:rsidR="00EB77C2" w:rsidRDefault="00EB77C2" w:rsidP="00775DC0">
      <w:pPr>
        <w:spacing w:after="0" w:line="240" w:lineRule="auto"/>
        <w:rPr>
          <w:rFonts w:ascii="Times New Roman" w:hAnsi="Times New Roman" w:cs="Times New Roman"/>
          <w:sz w:val="24"/>
          <w:szCs w:val="24"/>
        </w:rPr>
      </w:pPr>
    </w:p>
    <w:p w14:paraId="244C1CE9" w14:textId="13C18697" w:rsidR="00775DC0" w:rsidDel="00EB77C2" w:rsidRDefault="00A04157" w:rsidP="00A04157">
      <w:pPr>
        <w:spacing w:after="0" w:line="240" w:lineRule="auto"/>
        <w:rPr>
          <w:del w:id="13" w:author="Cummings, Shawn" w:date="2025-05-09T12:48:00Z" w16du:dateUtc="2025-05-09T16:48:00Z"/>
          <w:rFonts w:ascii="Times New Roman" w:hAnsi="Times New Roman" w:cs="Times New Roman"/>
          <w:sz w:val="24"/>
          <w:szCs w:val="24"/>
        </w:rPr>
      </w:pPr>
      <w:del w:id="14" w:author="Cummings, Shawn" w:date="2025-05-09T12:48:00Z" w16du:dateUtc="2025-05-09T16:48:00Z">
        <w:r w:rsidDel="00EB77C2">
          <w:rPr>
            <w:rFonts w:ascii="Times New Roman" w:hAnsi="Times New Roman" w:cs="Times New Roman"/>
            <w:sz w:val="24"/>
            <w:szCs w:val="24"/>
          </w:rPr>
          <w:delText>We have added ____.</w:delText>
        </w:r>
      </w:del>
    </w:p>
    <w:p w14:paraId="3F2AE2B7" w14:textId="6E377455" w:rsidR="00A04157" w:rsidRDefault="00A04157" w:rsidP="00A04157">
      <w:pPr>
        <w:pBdr>
          <w:top w:val="single" w:sz="4" w:space="1" w:color="auto"/>
          <w:left w:val="single" w:sz="4" w:space="4" w:color="auto"/>
          <w:bottom w:val="single" w:sz="4" w:space="1" w:color="auto"/>
          <w:right w:val="single" w:sz="4" w:space="4" w:color="auto"/>
        </w:pBdr>
        <w:spacing w:after="0" w:line="240" w:lineRule="auto"/>
        <w:rPr>
          <w:rFonts w:ascii="Times New Roman" w:hAnsi="Times New Roman" w:cs="Times New Roman"/>
          <w:sz w:val="24"/>
          <w:szCs w:val="24"/>
        </w:rPr>
      </w:pPr>
      <w:r w:rsidRPr="00A04157">
        <w:rPr>
          <w:rFonts w:ascii="Times New Roman" w:hAnsi="Times New Roman" w:cs="Times New Roman"/>
          <w:sz w:val="24"/>
          <w:szCs w:val="24"/>
        </w:rPr>
        <w:t>-participants were excluded if they 'had unusually fast or slow reaction times' - these criteria are not specified in the text</w:t>
      </w:r>
      <w:r>
        <w:rPr>
          <w:rFonts w:ascii="Times New Roman" w:hAnsi="Times New Roman" w:cs="Times New Roman"/>
          <w:sz w:val="24"/>
          <w:szCs w:val="24"/>
        </w:rPr>
        <w:t>.</w:t>
      </w:r>
    </w:p>
    <w:p w14:paraId="6B486E07" w14:textId="4EB0674E" w:rsidR="00A04157" w:rsidRPr="00F549C7" w:rsidRDefault="00EB77C2" w:rsidP="00A04157">
      <w:pPr>
        <w:spacing w:after="0" w:line="240" w:lineRule="auto"/>
        <w:rPr>
          <w:rFonts w:ascii="Times New Roman" w:hAnsi="Times New Roman" w:cs="Times New Roman"/>
          <w:sz w:val="24"/>
          <w:szCs w:val="24"/>
        </w:rPr>
      </w:pPr>
      <w:ins w:id="15" w:author="Cummings, Shawn" w:date="2025-05-09T12:48:00Z" w16du:dateUtc="2025-05-09T16:48:00Z">
        <w:r>
          <w:rPr>
            <w:rFonts w:ascii="Times New Roman" w:hAnsi="Times New Roman" w:cs="Times New Roman"/>
            <w:sz w:val="24"/>
            <w:szCs w:val="24"/>
          </w:rPr>
          <w:t xml:space="preserve">The methods now clarify that </w:t>
        </w:r>
      </w:ins>
      <w:del w:id="16" w:author="Cummings, Shawn" w:date="2025-05-09T12:46:00Z" w16du:dateUtc="2025-05-09T16:46:00Z">
        <w:r w:rsidR="00A04157" w:rsidDel="00EB77C2">
          <w:rPr>
            <w:rFonts w:ascii="Times New Roman" w:hAnsi="Times New Roman" w:cs="Times New Roman"/>
            <w:sz w:val="24"/>
            <w:szCs w:val="24"/>
          </w:rPr>
          <w:delText>We have added ____.</w:delText>
        </w:r>
      </w:del>
      <w:ins w:id="17" w:author="Cummings, Shawn" w:date="2025-05-09T12:48:00Z" w16du:dateUtc="2025-05-09T16:48:00Z">
        <w:r>
          <w:rPr>
            <w:rFonts w:ascii="Times New Roman" w:hAnsi="Times New Roman" w:cs="Times New Roman"/>
            <w:sz w:val="24"/>
            <w:szCs w:val="24"/>
          </w:rPr>
          <w:t>p</w:t>
        </w:r>
      </w:ins>
      <w:ins w:id="18" w:author="Cummings, Shawn" w:date="2025-05-09T12:46:00Z" w16du:dateUtc="2025-05-09T16:46:00Z">
        <w:r>
          <w:rPr>
            <w:rFonts w:ascii="Times New Roman" w:hAnsi="Times New Roman" w:cs="Times New Roman"/>
            <w:sz w:val="24"/>
            <w:szCs w:val="24"/>
          </w:rPr>
          <w:t xml:space="preserve">articipants were excluded if their mean log </w:t>
        </w:r>
      </w:ins>
      <w:ins w:id="19" w:author="Cummings, Shawn" w:date="2025-05-09T12:48:00Z" w16du:dateUtc="2025-05-09T16:48:00Z">
        <w:r>
          <w:rPr>
            <w:rFonts w:ascii="Times New Roman" w:hAnsi="Times New Roman" w:cs="Times New Roman"/>
            <w:sz w:val="24"/>
            <w:szCs w:val="24"/>
          </w:rPr>
          <w:t>reaction time</w:t>
        </w:r>
      </w:ins>
      <w:ins w:id="20" w:author="Cummings, Shawn" w:date="2025-05-09T12:46:00Z" w16du:dateUtc="2025-05-09T16:46:00Z">
        <w:r>
          <w:rPr>
            <w:rFonts w:ascii="Times New Roman" w:hAnsi="Times New Roman" w:cs="Times New Roman"/>
            <w:sz w:val="24"/>
            <w:szCs w:val="24"/>
          </w:rPr>
          <w:t xml:space="preserve"> was 3 </w:t>
        </w:r>
      </w:ins>
      <w:ins w:id="21" w:author="Cummings, Shawn" w:date="2025-05-09T12:48:00Z" w16du:dateUtc="2025-05-09T16:48:00Z">
        <w:r>
          <w:rPr>
            <w:rFonts w:ascii="Times New Roman" w:hAnsi="Times New Roman" w:cs="Times New Roman"/>
            <w:sz w:val="24"/>
            <w:szCs w:val="24"/>
          </w:rPr>
          <w:t>standard deviations</w:t>
        </w:r>
      </w:ins>
      <w:ins w:id="22" w:author="Cummings, Shawn" w:date="2025-05-09T12:46:00Z" w16du:dateUtc="2025-05-09T16:46:00Z">
        <w:r>
          <w:rPr>
            <w:rFonts w:ascii="Times New Roman" w:hAnsi="Times New Roman" w:cs="Times New Roman"/>
            <w:sz w:val="24"/>
            <w:szCs w:val="24"/>
          </w:rPr>
          <w:t xml:space="preserve"> above or below the mean</w:t>
        </w:r>
      </w:ins>
      <w:ins w:id="23" w:author="Cummings, Shawn" w:date="2025-05-09T12:48:00Z" w16du:dateUtc="2025-05-09T16:48:00Z">
        <w:r>
          <w:rPr>
            <w:rFonts w:ascii="Times New Roman" w:hAnsi="Times New Roman" w:cs="Times New Roman"/>
            <w:sz w:val="24"/>
            <w:szCs w:val="24"/>
          </w:rPr>
          <w:t>.</w:t>
        </w:r>
      </w:ins>
    </w:p>
    <w:p w14:paraId="2187AE54" w14:textId="77777777" w:rsidR="00A04157" w:rsidRPr="00F549C7" w:rsidRDefault="00A04157" w:rsidP="00A04157">
      <w:pPr>
        <w:spacing w:after="0" w:line="240" w:lineRule="auto"/>
        <w:rPr>
          <w:rFonts w:ascii="Times New Roman" w:hAnsi="Times New Roman" w:cs="Times New Roman"/>
          <w:sz w:val="24"/>
          <w:szCs w:val="24"/>
        </w:rPr>
      </w:pPr>
    </w:p>
    <w:p w14:paraId="7E260154" w14:textId="682F0425" w:rsidR="00A04157" w:rsidRDefault="00996424" w:rsidP="00A04157">
      <w:pPr>
        <w:pBdr>
          <w:top w:val="single" w:sz="4" w:space="1" w:color="auto"/>
          <w:left w:val="single" w:sz="4" w:space="4" w:color="auto"/>
          <w:bottom w:val="single" w:sz="4" w:space="1" w:color="auto"/>
          <w:right w:val="single" w:sz="4" w:space="4" w:color="auto"/>
        </w:pBd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r w:rsidR="00A04157" w:rsidRPr="00A04157">
        <w:rPr>
          <w:rFonts w:ascii="Times New Roman" w:hAnsi="Times New Roman" w:cs="Times New Roman"/>
          <w:sz w:val="24"/>
          <w:szCs w:val="24"/>
        </w:rPr>
        <w:t>-I'm not entirely clear on what is happening with the white dot catch trials - I had assumed that if a participant failed these trials (indicated there was a white dot when there wasn't) that they would be discarded. But instead it seems that only the trials themselves were discarded, not the participants?</w:t>
      </w:r>
    </w:p>
    <w:p w14:paraId="4BB95391" w14:textId="176E8110" w:rsidR="00163F48" w:rsidRDefault="00163F48" w:rsidP="00F549C7">
      <w:pPr>
        <w:spacing w:after="0" w:line="240" w:lineRule="auto"/>
        <w:rPr>
          <w:rFonts w:ascii="Times New Roman" w:hAnsi="Times New Roman" w:cs="Times New Roman"/>
          <w:sz w:val="24"/>
          <w:szCs w:val="24"/>
        </w:rPr>
      </w:pPr>
    </w:p>
    <w:p w14:paraId="23A3E2DA" w14:textId="2837CA56" w:rsidR="00347B20" w:rsidRDefault="00347B20" w:rsidP="00F549C7">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None of the experiments actually had any trials with white dots. We only included the instructions about the white dots because we had planned to use such catch trials in subsequent </w:t>
      </w:r>
      <w:r>
        <w:rPr>
          <w:rFonts w:ascii="Times New Roman" w:hAnsi="Times New Roman" w:cs="Times New Roman"/>
          <w:sz w:val="24"/>
          <w:szCs w:val="24"/>
        </w:rPr>
        <w:lastRenderedPageBreak/>
        <w:t xml:space="preserve">perceptual recalibration experiments (which we have since done). </w:t>
      </w:r>
      <w:r w:rsidR="008C6AF4">
        <w:rPr>
          <w:rFonts w:ascii="Times New Roman" w:hAnsi="Times New Roman" w:cs="Times New Roman"/>
          <w:sz w:val="24"/>
          <w:szCs w:val="24"/>
        </w:rPr>
        <w:t xml:space="preserve">This meant that the only way to make a mistake that related to catch trials was to press SPACE on trials that were actually </w:t>
      </w:r>
      <w:r w:rsidR="008C6AF4">
        <w:rPr>
          <w:rFonts w:ascii="Times New Roman" w:hAnsi="Times New Roman" w:cs="Times New Roman"/>
          <w:i/>
          <w:iCs/>
          <w:sz w:val="24"/>
          <w:szCs w:val="24"/>
        </w:rPr>
        <w:t>not</w:t>
      </w:r>
      <w:r w:rsidR="008C6AF4">
        <w:rPr>
          <w:rFonts w:ascii="Times New Roman" w:hAnsi="Times New Roman" w:cs="Times New Roman"/>
          <w:sz w:val="24"/>
          <w:szCs w:val="24"/>
        </w:rPr>
        <w:t xml:space="preserve"> a catch trial.</w:t>
      </w:r>
    </w:p>
    <w:p w14:paraId="612D4698" w14:textId="77777777" w:rsidR="008C6AF4" w:rsidRDefault="008C6AF4" w:rsidP="00F549C7">
      <w:pPr>
        <w:spacing w:after="0" w:line="240" w:lineRule="auto"/>
        <w:rPr>
          <w:rFonts w:ascii="Times New Roman" w:hAnsi="Times New Roman" w:cs="Times New Roman"/>
          <w:sz w:val="24"/>
          <w:szCs w:val="24"/>
        </w:rPr>
      </w:pPr>
    </w:p>
    <w:p w14:paraId="447B0886" w14:textId="619D6A9F" w:rsidR="00347B20" w:rsidRDefault="008C6AF4" w:rsidP="00F549C7">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As we now clarify, participants very </w:t>
      </w:r>
      <w:r w:rsidRPr="00202B48">
        <w:rPr>
          <w:rFonts w:ascii="Times New Roman" w:hAnsi="Times New Roman" w:cs="Times New Roman"/>
          <w:i/>
          <w:iCs/>
          <w:sz w:val="24"/>
          <w:szCs w:val="24"/>
        </w:rPr>
        <w:t>rarely</w:t>
      </w:r>
      <w:r>
        <w:rPr>
          <w:rFonts w:ascii="Times New Roman" w:hAnsi="Times New Roman" w:cs="Times New Roman"/>
          <w:sz w:val="24"/>
          <w:szCs w:val="24"/>
        </w:rPr>
        <w:t xml:space="preserve"> made that mistake, and no participant had to be excluded based on that criterion. However, since pressing the SPACE bar auto-advanced to the next trial, trials with SPACE bar responses are lacking categorization responses, and thus had to be excluded (</w:t>
      </w:r>
      <w:commentRangeStart w:id="24"/>
      <w:r>
        <w:rPr>
          <w:rFonts w:ascii="Times New Roman" w:hAnsi="Times New Roman" w:cs="Times New Roman"/>
          <w:sz w:val="24"/>
          <w:szCs w:val="24"/>
        </w:rPr>
        <w:t xml:space="preserve">1.6% </w:t>
      </w:r>
      <w:commentRangeEnd w:id="24"/>
      <w:r w:rsidR="007F47C1">
        <w:rPr>
          <w:rStyle w:val="CommentReference"/>
        </w:rPr>
        <w:commentReference w:id="24"/>
      </w:r>
      <w:r>
        <w:rPr>
          <w:rFonts w:ascii="Times New Roman" w:hAnsi="Times New Roman" w:cs="Times New Roman"/>
          <w:sz w:val="24"/>
          <w:szCs w:val="24"/>
        </w:rPr>
        <w:t xml:space="preserve">of all trials). </w:t>
      </w:r>
    </w:p>
    <w:p w14:paraId="34927CDF" w14:textId="77777777" w:rsidR="00A04157" w:rsidRDefault="00A04157" w:rsidP="00F549C7">
      <w:pPr>
        <w:spacing w:after="0" w:line="240" w:lineRule="auto"/>
        <w:rPr>
          <w:rFonts w:ascii="Times New Roman" w:hAnsi="Times New Roman" w:cs="Times New Roman"/>
          <w:sz w:val="24"/>
          <w:szCs w:val="24"/>
        </w:rPr>
      </w:pPr>
    </w:p>
    <w:p w14:paraId="73645867" w14:textId="50F35807" w:rsidR="00A04157" w:rsidRDefault="00A04157" w:rsidP="00A04157">
      <w:pPr>
        <w:pBdr>
          <w:top w:val="single" w:sz="4" w:space="1" w:color="auto"/>
          <w:left w:val="single" w:sz="4" w:space="4" w:color="auto"/>
          <w:bottom w:val="single" w:sz="4" w:space="1" w:color="auto"/>
          <w:right w:val="single" w:sz="4" w:space="4" w:color="auto"/>
        </w:pBdr>
        <w:spacing w:after="0" w:line="240" w:lineRule="auto"/>
        <w:rPr>
          <w:rFonts w:ascii="Times New Roman" w:hAnsi="Times New Roman" w:cs="Times New Roman"/>
          <w:sz w:val="24"/>
          <w:szCs w:val="24"/>
        </w:rPr>
      </w:pPr>
      <w:r w:rsidRPr="00A04157">
        <w:rPr>
          <w:rFonts w:ascii="Times New Roman" w:hAnsi="Times New Roman" w:cs="Times New Roman"/>
          <w:sz w:val="24"/>
          <w:szCs w:val="24"/>
        </w:rPr>
        <w:t>-it is impossible to interpret the figures without reading through the supplementary materials, because it is unclear what the extra lines on the figures refer to (results from a previous study).</w:t>
      </w:r>
    </w:p>
    <w:p w14:paraId="6BA05184" w14:textId="77777777" w:rsidR="00A04157" w:rsidRDefault="00A04157" w:rsidP="00A04157">
      <w:pPr>
        <w:spacing w:after="0" w:line="240" w:lineRule="auto"/>
        <w:rPr>
          <w:rFonts w:ascii="Times New Roman" w:hAnsi="Times New Roman" w:cs="Times New Roman"/>
          <w:sz w:val="24"/>
          <w:szCs w:val="24"/>
        </w:rPr>
      </w:pPr>
      <w:commentRangeStart w:id="25"/>
      <w:commentRangeStart w:id="26"/>
      <w:r>
        <w:rPr>
          <w:rFonts w:ascii="Times New Roman" w:hAnsi="Times New Roman" w:cs="Times New Roman"/>
          <w:sz w:val="24"/>
          <w:szCs w:val="24"/>
        </w:rPr>
        <w:t>We have added ____.</w:t>
      </w:r>
      <w:commentRangeEnd w:id="25"/>
      <w:r w:rsidR="008C6AF4">
        <w:rPr>
          <w:rStyle w:val="CommentReference"/>
        </w:rPr>
        <w:commentReference w:id="25"/>
      </w:r>
      <w:commentRangeEnd w:id="26"/>
      <w:r w:rsidR="00202B48">
        <w:rPr>
          <w:rStyle w:val="CommentReference"/>
        </w:rPr>
        <w:commentReference w:id="26"/>
      </w:r>
    </w:p>
    <w:p w14:paraId="021E1A0D" w14:textId="77777777" w:rsidR="00A04157" w:rsidRDefault="00A04157" w:rsidP="00A04157">
      <w:pPr>
        <w:spacing w:after="0" w:line="240" w:lineRule="auto"/>
        <w:rPr>
          <w:rFonts w:ascii="Times New Roman" w:hAnsi="Times New Roman" w:cs="Times New Roman"/>
          <w:sz w:val="24"/>
          <w:szCs w:val="24"/>
        </w:rPr>
      </w:pPr>
    </w:p>
    <w:p w14:paraId="5148B5FB" w14:textId="0B88DD40" w:rsidR="00A04157" w:rsidRDefault="00A04157" w:rsidP="00A04157">
      <w:pPr>
        <w:pBdr>
          <w:top w:val="single" w:sz="4" w:space="1" w:color="auto"/>
          <w:left w:val="single" w:sz="4" w:space="4" w:color="auto"/>
          <w:bottom w:val="single" w:sz="4" w:space="1" w:color="auto"/>
          <w:right w:val="single" w:sz="4" w:space="4" w:color="auto"/>
        </w:pBdr>
        <w:spacing w:after="0" w:line="240" w:lineRule="auto"/>
        <w:rPr>
          <w:rFonts w:ascii="Times New Roman" w:hAnsi="Times New Roman" w:cs="Times New Roman"/>
          <w:sz w:val="24"/>
          <w:szCs w:val="24"/>
        </w:rPr>
      </w:pPr>
      <w:r w:rsidRPr="00A04157">
        <w:rPr>
          <w:rFonts w:ascii="Times New Roman" w:hAnsi="Times New Roman" w:cs="Times New Roman"/>
          <w:sz w:val="24"/>
          <w:szCs w:val="24"/>
        </w:rPr>
        <w:t>-</w:t>
      </w:r>
      <w:commentRangeStart w:id="27"/>
      <w:r w:rsidRPr="00A04157">
        <w:rPr>
          <w:rFonts w:ascii="Times New Roman" w:hAnsi="Times New Roman" w:cs="Times New Roman"/>
          <w:sz w:val="24"/>
          <w:szCs w:val="24"/>
        </w:rPr>
        <w:t xml:space="preserve">it is impossible to understand the difference between the a-c versions of Experiment 1 without reading the supplemental materials. All the main text says is that there were different test stimuli across their experiments, because they were chosen such that they elicited a certain percent of s and </w:t>
      </w:r>
      <w:proofErr w:type="spellStart"/>
      <w:r w:rsidRPr="00A04157">
        <w:rPr>
          <w:rFonts w:ascii="Times New Roman" w:hAnsi="Times New Roman" w:cs="Times New Roman"/>
          <w:sz w:val="24"/>
          <w:szCs w:val="24"/>
        </w:rPr>
        <w:t>sh</w:t>
      </w:r>
      <w:proofErr w:type="spellEnd"/>
      <w:r w:rsidRPr="00A04157">
        <w:rPr>
          <w:rFonts w:ascii="Times New Roman" w:hAnsi="Times New Roman" w:cs="Times New Roman"/>
          <w:sz w:val="24"/>
          <w:szCs w:val="24"/>
        </w:rPr>
        <w:t xml:space="preserve"> responses. But it's not clear why that would have changed so much across experiments until you see the issues that arose in the supplement (and it's so important to understand the differences because the predictions and a great deal of the discussion of Experiment 2 involve relating them to different conditions of Experiment 1 - for example, on p20 "Under this alternative hypothesis, both pen conditions (pen in mouth vs. hand) of Experiment 2 should yield rates of </w:t>
      </w:r>
      <w:proofErr w:type="spellStart"/>
      <w:r w:rsidRPr="00A04157">
        <w:rPr>
          <w:rFonts w:ascii="Times New Roman" w:hAnsi="Times New Roman" w:cs="Times New Roman"/>
          <w:sz w:val="24"/>
          <w:szCs w:val="24"/>
        </w:rPr>
        <w:t>ashi</w:t>
      </w:r>
      <w:proofErr w:type="spellEnd"/>
      <w:r w:rsidRPr="00A04157">
        <w:rPr>
          <w:rFonts w:ascii="Times New Roman" w:hAnsi="Times New Roman" w:cs="Times New Roman"/>
          <w:sz w:val="24"/>
          <w:szCs w:val="24"/>
        </w:rPr>
        <w:t>-responses comparable to the pen in mouth condition in Experiment 1c (since Experiment 2 occludes most direct visual evidence of fricative articulation.)" All that needs to be said is that there were errors in labelling the continuum tokens and so the acoustic region covered by the continuum differed across these experiments, with Experiments 1a and 1b being shifted relative to Experiment 1c….</w:t>
      </w:r>
    </w:p>
    <w:p w14:paraId="5030F50B" w14:textId="77777777" w:rsidR="00347B20" w:rsidRPr="00F549C7" w:rsidRDefault="00347B20" w:rsidP="00A04157">
      <w:pPr>
        <w:spacing w:after="0" w:line="240" w:lineRule="auto"/>
        <w:rPr>
          <w:rFonts w:ascii="Times New Roman" w:hAnsi="Times New Roman" w:cs="Times New Roman"/>
          <w:sz w:val="24"/>
          <w:szCs w:val="24"/>
        </w:rPr>
      </w:pPr>
    </w:p>
    <w:p w14:paraId="4B08AD3D" w14:textId="6848C658" w:rsidR="00A04157" w:rsidRDefault="00347B20" w:rsidP="00A04157">
      <w:pPr>
        <w:spacing w:after="0" w:line="240" w:lineRule="auto"/>
        <w:rPr>
          <w:rFonts w:ascii="Times New Roman" w:hAnsi="Times New Roman" w:cs="Times New Roman"/>
          <w:sz w:val="24"/>
          <w:szCs w:val="24"/>
        </w:rPr>
      </w:pPr>
      <w:r>
        <w:rPr>
          <w:rFonts w:ascii="Times New Roman" w:hAnsi="Times New Roman" w:cs="Times New Roman"/>
          <w:sz w:val="24"/>
          <w:szCs w:val="24"/>
        </w:rPr>
        <w:t>We have followed these suggestions (thank you for going the extra step of identifying the parts that are critical for understanding the experiments).</w:t>
      </w:r>
      <w:commentRangeEnd w:id="27"/>
      <w:r w:rsidR="001A7B16">
        <w:rPr>
          <w:rStyle w:val="CommentReference"/>
        </w:rPr>
        <w:commentReference w:id="27"/>
      </w:r>
    </w:p>
    <w:p w14:paraId="5F527D9E" w14:textId="77777777" w:rsidR="00347B20" w:rsidRDefault="00347B20" w:rsidP="00A04157">
      <w:pPr>
        <w:spacing w:after="0" w:line="240" w:lineRule="auto"/>
        <w:rPr>
          <w:rFonts w:ascii="Times New Roman" w:hAnsi="Times New Roman" w:cs="Times New Roman"/>
          <w:sz w:val="24"/>
          <w:szCs w:val="24"/>
        </w:rPr>
      </w:pPr>
    </w:p>
    <w:p w14:paraId="3FABF1FC" w14:textId="7E712A62" w:rsidR="00A04157" w:rsidRDefault="00A04157" w:rsidP="00A04157">
      <w:pPr>
        <w:pBdr>
          <w:top w:val="single" w:sz="4" w:space="1" w:color="auto"/>
          <w:left w:val="single" w:sz="4" w:space="4" w:color="auto"/>
          <w:bottom w:val="single" w:sz="4" w:space="1" w:color="auto"/>
          <w:right w:val="single" w:sz="4" w:space="4" w:color="auto"/>
        </w:pBdr>
        <w:spacing w:after="0" w:line="240" w:lineRule="auto"/>
        <w:rPr>
          <w:rFonts w:ascii="Times New Roman" w:hAnsi="Times New Roman" w:cs="Times New Roman"/>
          <w:sz w:val="24"/>
          <w:szCs w:val="24"/>
        </w:rPr>
      </w:pPr>
      <w:r w:rsidRPr="00A04157">
        <w:rPr>
          <w:rFonts w:ascii="Times New Roman" w:hAnsi="Times New Roman" w:cs="Times New Roman"/>
          <w:sz w:val="24"/>
          <w:szCs w:val="24"/>
        </w:rPr>
        <w:t>-"Here and for all other experiments, all 'main' effects were assessed in the center of the acoustic continuum for the first test block" - What counts as the center? Again, more specifics needed!</w:t>
      </w:r>
    </w:p>
    <w:p w14:paraId="1A440CCE" w14:textId="77777777" w:rsidR="00A04157" w:rsidRDefault="00A04157" w:rsidP="00A04157">
      <w:pPr>
        <w:spacing w:after="0" w:line="240" w:lineRule="auto"/>
        <w:rPr>
          <w:rFonts w:ascii="Times New Roman" w:hAnsi="Times New Roman" w:cs="Times New Roman"/>
          <w:sz w:val="24"/>
          <w:szCs w:val="24"/>
        </w:rPr>
      </w:pPr>
    </w:p>
    <w:p w14:paraId="3E1F371D" w14:textId="10FAA10A" w:rsidR="0096776A" w:rsidRDefault="002B5428" w:rsidP="00A04157">
      <w:pPr>
        <w:spacing w:after="0" w:line="240" w:lineRule="auto"/>
        <w:rPr>
          <w:rFonts w:ascii="Times New Roman" w:hAnsi="Times New Roman" w:cs="Times New Roman"/>
          <w:sz w:val="24"/>
          <w:szCs w:val="24"/>
        </w:rPr>
      </w:pPr>
      <w:r>
        <w:rPr>
          <w:rFonts w:ascii="Times New Roman" w:hAnsi="Times New Roman" w:cs="Times New Roman"/>
          <w:sz w:val="24"/>
          <w:szCs w:val="24"/>
        </w:rPr>
        <w:t>This was poorly worded: we meant the center/mean of the continuum steps (a direct consequence of centering and standardizing continuum as a predictor for our analysis). We have rephrased this.</w:t>
      </w:r>
    </w:p>
    <w:p w14:paraId="3442BD19" w14:textId="77777777" w:rsidR="00A04157" w:rsidRDefault="00A04157" w:rsidP="00A04157">
      <w:pPr>
        <w:spacing w:after="0" w:line="240" w:lineRule="auto"/>
        <w:rPr>
          <w:rFonts w:ascii="Times New Roman" w:hAnsi="Times New Roman" w:cs="Times New Roman"/>
          <w:sz w:val="24"/>
          <w:szCs w:val="24"/>
        </w:rPr>
      </w:pPr>
    </w:p>
    <w:p w14:paraId="33C715B4" w14:textId="46371E54" w:rsidR="00A04157" w:rsidRDefault="00A04157" w:rsidP="00A04157">
      <w:pPr>
        <w:pBdr>
          <w:top w:val="single" w:sz="4" w:space="1" w:color="auto"/>
          <w:left w:val="single" w:sz="4" w:space="4" w:color="auto"/>
          <w:bottom w:val="single" w:sz="4" w:space="1" w:color="auto"/>
          <w:right w:val="single" w:sz="4" w:space="4" w:color="auto"/>
        </w:pBdr>
        <w:spacing w:after="0" w:line="240" w:lineRule="auto"/>
        <w:rPr>
          <w:rFonts w:ascii="Times New Roman" w:hAnsi="Times New Roman" w:cs="Times New Roman"/>
          <w:sz w:val="24"/>
          <w:szCs w:val="24"/>
        </w:rPr>
      </w:pPr>
      <w:r w:rsidRPr="00A04157">
        <w:rPr>
          <w:rFonts w:ascii="Times New Roman" w:hAnsi="Times New Roman" w:cs="Times New Roman"/>
          <w:sz w:val="24"/>
          <w:szCs w:val="24"/>
        </w:rPr>
        <w:t>Once again, I'm really enthusiastic about this work and believe it will have a big impact on our understanding of fundamental aspects of speech perception and learning.</w:t>
      </w:r>
    </w:p>
    <w:p w14:paraId="2626444D" w14:textId="77777777" w:rsidR="0096776A" w:rsidRDefault="0096776A" w:rsidP="00A04157">
      <w:pPr>
        <w:spacing w:after="0" w:line="240" w:lineRule="auto"/>
        <w:rPr>
          <w:rFonts w:ascii="Times New Roman" w:hAnsi="Times New Roman" w:cs="Times New Roman"/>
          <w:sz w:val="24"/>
          <w:szCs w:val="24"/>
        </w:rPr>
      </w:pPr>
    </w:p>
    <w:p w14:paraId="77986311" w14:textId="2C3EED33" w:rsidR="00A04157" w:rsidRPr="00F549C7" w:rsidRDefault="00A04157" w:rsidP="00A04157">
      <w:pPr>
        <w:spacing w:after="0" w:line="240" w:lineRule="auto"/>
        <w:rPr>
          <w:rFonts w:ascii="Times New Roman" w:hAnsi="Times New Roman" w:cs="Times New Roman"/>
          <w:sz w:val="24"/>
          <w:szCs w:val="24"/>
        </w:rPr>
      </w:pPr>
      <w:r>
        <w:rPr>
          <w:rFonts w:ascii="Times New Roman" w:hAnsi="Times New Roman" w:cs="Times New Roman"/>
          <w:sz w:val="24"/>
          <w:szCs w:val="24"/>
        </w:rPr>
        <w:t>Thank</w:t>
      </w:r>
      <w:r w:rsidR="0096776A">
        <w:rPr>
          <w:rFonts w:ascii="Times New Roman" w:hAnsi="Times New Roman" w:cs="Times New Roman"/>
          <w:sz w:val="24"/>
          <w:szCs w:val="24"/>
        </w:rPr>
        <w:t xml:space="preserve"> you</w:t>
      </w:r>
      <w:r>
        <w:rPr>
          <w:rFonts w:ascii="Times New Roman" w:hAnsi="Times New Roman" w:cs="Times New Roman"/>
          <w:sz w:val="24"/>
          <w:szCs w:val="24"/>
        </w:rPr>
        <w:t>!</w:t>
      </w:r>
    </w:p>
    <w:p w14:paraId="387D237C" w14:textId="77777777" w:rsidR="00A04157" w:rsidRPr="00F549C7" w:rsidRDefault="00A04157" w:rsidP="00A04157">
      <w:pPr>
        <w:spacing w:after="0" w:line="240" w:lineRule="auto"/>
        <w:rPr>
          <w:rFonts w:ascii="Times New Roman" w:hAnsi="Times New Roman" w:cs="Times New Roman"/>
          <w:sz w:val="24"/>
          <w:szCs w:val="24"/>
        </w:rPr>
      </w:pPr>
    </w:p>
    <w:p w14:paraId="47F74023" w14:textId="77777777" w:rsidR="00A04157" w:rsidRDefault="00A04157" w:rsidP="00F549C7">
      <w:pPr>
        <w:spacing w:after="0" w:line="240" w:lineRule="auto"/>
        <w:rPr>
          <w:rFonts w:ascii="Times New Roman" w:hAnsi="Times New Roman" w:cs="Times New Roman"/>
          <w:sz w:val="24"/>
          <w:szCs w:val="24"/>
        </w:rPr>
      </w:pPr>
    </w:p>
    <w:p w14:paraId="7F02F48B" w14:textId="01150B82" w:rsidR="00A04157" w:rsidRPr="00F549C7" w:rsidRDefault="00A04157" w:rsidP="00A04157">
      <w:pPr>
        <w:spacing w:after="0" w:line="240" w:lineRule="auto"/>
        <w:rPr>
          <w:rFonts w:ascii="Times New Roman" w:hAnsi="Times New Roman" w:cs="Times New Roman"/>
          <w:b/>
          <w:bCs/>
          <w:sz w:val="24"/>
          <w:szCs w:val="24"/>
          <w:u w:val="single"/>
        </w:rPr>
      </w:pPr>
      <w:r w:rsidRPr="00F549C7">
        <w:rPr>
          <w:rFonts w:ascii="Times New Roman" w:hAnsi="Times New Roman" w:cs="Times New Roman"/>
          <w:b/>
          <w:bCs/>
          <w:sz w:val="24"/>
          <w:szCs w:val="24"/>
          <w:u w:val="single"/>
        </w:rPr>
        <w:t xml:space="preserve">Reviewer </w:t>
      </w:r>
      <w:r>
        <w:rPr>
          <w:rFonts w:ascii="Times New Roman" w:hAnsi="Times New Roman" w:cs="Times New Roman"/>
          <w:b/>
          <w:bCs/>
          <w:sz w:val="24"/>
          <w:szCs w:val="24"/>
          <w:u w:val="single"/>
        </w:rPr>
        <w:t>3</w:t>
      </w:r>
    </w:p>
    <w:p w14:paraId="4D20ECBB" w14:textId="77777777" w:rsidR="00A04157" w:rsidRDefault="00A04157" w:rsidP="00A04157">
      <w:pPr>
        <w:spacing w:after="0" w:line="240" w:lineRule="auto"/>
        <w:rPr>
          <w:rFonts w:ascii="Times New Roman" w:hAnsi="Times New Roman" w:cs="Times New Roman"/>
          <w:sz w:val="24"/>
          <w:szCs w:val="24"/>
        </w:rPr>
      </w:pPr>
    </w:p>
    <w:p w14:paraId="0326A704" w14:textId="600F45CB" w:rsidR="00A04157" w:rsidRDefault="008C6AF4" w:rsidP="00A04157">
      <w:pPr>
        <w:pBdr>
          <w:top w:val="single" w:sz="4" w:space="1" w:color="auto"/>
          <w:left w:val="single" w:sz="4" w:space="4" w:color="auto"/>
          <w:bottom w:val="single" w:sz="4" w:space="1" w:color="auto"/>
          <w:right w:val="single" w:sz="4" w:space="4" w:color="auto"/>
        </w:pBdr>
        <w:spacing w:after="0" w:line="240" w:lineRule="auto"/>
        <w:rPr>
          <w:rFonts w:ascii="Times New Roman" w:hAnsi="Times New Roman" w:cs="Times New Roman"/>
          <w:sz w:val="24"/>
          <w:szCs w:val="24"/>
        </w:rPr>
      </w:pPr>
      <w:r>
        <w:rPr>
          <w:rFonts w:ascii="Times New Roman" w:hAnsi="Times New Roman" w:cs="Times New Roman"/>
          <w:sz w:val="24"/>
          <w:szCs w:val="24"/>
        </w:rPr>
        <w:lastRenderedPageBreak/>
        <w:t xml:space="preserve">[summary omitted] </w:t>
      </w:r>
      <w:r w:rsidR="00A04157" w:rsidRPr="00A04157">
        <w:rPr>
          <w:rFonts w:ascii="Times New Roman" w:hAnsi="Times New Roman" w:cs="Times New Roman"/>
          <w:sz w:val="24"/>
          <w:szCs w:val="24"/>
        </w:rPr>
        <w:t>The paper describes a novel perceptual effect that will have wide interest. I would recommend publication after some revisions.</w:t>
      </w:r>
    </w:p>
    <w:p w14:paraId="7CE1F933" w14:textId="77777777" w:rsidR="00A04157" w:rsidRDefault="00A04157" w:rsidP="00A04157">
      <w:pPr>
        <w:spacing w:after="0" w:line="240" w:lineRule="auto"/>
        <w:rPr>
          <w:rFonts w:ascii="Times New Roman" w:hAnsi="Times New Roman" w:cs="Times New Roman"/>
          <w:sz w:val="24"/>
          <w:szCs w:val="24"/>
        </w:rPr>
      </w:pPr>
    </w:p>
    <w:p w14:paraId="042214F1" w14:textId="7B9F4382" w:rsidR="00A04157" w:rsidRPr="00F549C7" w:rsidRDefault="00A04157" w:rsidP="00A04157">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Thank you for these kind words! </w:t>
      </w:r>
    </w:p>
    <w:p w14:paraId="2A8A0BE3" w14:textId="77777777" w:rsidR="00A04157" w:rsidRPr="00F549C7" w:rsidRDefault="00A04157" w:rsidP="00A04157">
      <w:pPr>
        <w:spacing w:after="0" w:line="240" w:lineRule="auto"/>
        <w:rPr>
          <w:rFonts w:ascii="Times New Roman" w:hAnsi="Times New Roman" w:cs="Times New Roman"/>
          <w:sz w:val="24"/>
          <w:szCs w:val="24"/>
        </w:rPr>
      </w:pPr>
    </w:p>
    <w:p w14:paraId="0CF6CEFF" w14:textId="3A8A9FFC" w:rsidR="00A04157" w:rsidRDefault="00A04157" w:rsidP="00A04157">
      <w:pPr>
        <w:pBdr>
          <w:top w:val="single" w:sz="4" w:space="1" w:color="auto"/>
          <w:left w:val="single" w:sz="4" w:space="4" w:color="auto"/>
          <w:bottom w:val="single" w:sz="4" w:space="1" w:color="auto"/>
          <w:right w:val="single" w:sz="4" w:space="4" w:color="auto"/>
        </w:pBdr>
        <w:spacing w:after="0" w:line="240" w:lineRule="auto"/>
        <w:rPr>
          <w:rFonts w:ascii="Times New Roman" w:hAnsi="Times New Roman" w:cs="Times New Roman"/>
          <w:sz w:val="24"/>
          <w:szCs w:val="24"/>
        </w:rPr>
      </w:pPr>
      <w:r w:rsidRPr="0011709D">
        <w:rPr>
          <w:rFonts w:ascii="Times New Roman" w:hAnsi="Times New Roman" w:cs="Times New Roman"/>
          <w:sz w:val="24"/>
          <w:szCs w:val="24"/>
        </w:rPr>
        <w:t>I</w:t>
      </w:r>
      <w:r w:rsidRPr="00A04157">
        <w:rPr>
          <w:rFonts w:ascii="Times New Roman" w:hAnsi="Times New Roman" w:cs="Times New Roman"/>
          <w:sz w:val="24"/>
          <w:szCs w:val="24"/>
        </w:rPr>
        <w:t xml:space="preserve"> find the abstract to be short and missing some relevant information - namely, the overall finding. Please revise.</w:t>
      </w:r>
    </w:p>
    <w:p w14:paraId="736FC3B5" w14:textId="77777777" w:rsidR="00A04157" w:rsidRDefault="00A04157" w:rsidP="00A04157">
      <w:pPr>
        <w:spacing w:after="0" w:line="240" w:lineRule="auto"/>
        <w:rPr>
          <w:rFonts w:ascii="Times New Roman" w:hAnsi="Times New Roman" w:cs="Times New Roman"/>
          <w:sz w:val="24"/>
          <w:szCs w:val="24"/>
        </w:rPr>
      </w:pPr>
    </w:p>
    <w:p w14:paraId="21B3E400" w14:textId="531A189E" w:rsidR="00A04157" w:rsidRDefault="00E54918" w:rsidP="00A04157">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Thank you for catching this. </w:t>
      </w:r>
      <w:r w:rsidR="00A04157">
        <w:rPr>
          <w:rFonts w:ascii="Times New Roman" w:hAnsi="Times New Roman" w:cs="Times New Roman"/>
          <w:sz w:val="24"/>
          <w:szCs w:val="24"/>
        </w:rPr>
        <w:t xml:space="preserve">We </w:t>
      </w:r>
      <w:r>
        <w:rPr>
          <w:rFonts w:ascii="Times New Roman" w:hAnsi="Times New Roman" w:cs="Times New Roman"/>
          <w:sz w:val="24"/>
          <w:szCs w:val="24"/>
        </w:rPr>
        <w:t>have expanded the abstract to describe the finding.</w:t>
      </w:r>
    </w:p>
    <w:p w14:paraId="0D3EA78C" w14:textId="77777777" w:rsidR="00A04157" w:rsidRDefault="00A04157" w:rsidP="00A04157">
      <w:pPr>
        <w:spacing w:after="0" w:line="240" w:lineRule="auto"/>
        <w:rPr>
          <w:rFonts w:ascii="Times New Roman" w:hAnsi="Times New Roman" w:cs="Times New Roman"/>
          <w:sz w:val="24"/>
          <w:szCs w:val="24"/>
        </w:rPr>
      </w:pPr>
    </w:p>
    <w:p w14:paraId="37AE6DA4" w14:textId="77777777" w:rsidR="00A04157" w:rsidRDefault="00A04157" w:rsidP="00A04157">
      <w:pPr>
        <w:spacing w:after="0" w:line="240" w:lineRule="auto"/>
        <w:rPr>
          <w:rFonts w:ascii="Times New Roman" w:hAnsi="Times New Roman" w:cs="Times New Roman"/>
          <w:sz w:val="24"/>
          <w:szCs w:val="24"/>
        </w:rPr>
      </w:pPr>
    </w:p>
    <w:p w14:paraId="4A0B113B" w14:textId="2EC82680" w:rsidR="00A04157" w:rsidRDefault="00A04157" w:rsidP="00A04157">
      <w:pPr>
        <w:pBdr>
          <w:top w:val="single" w:sz="4" w:space="1" w:color="auto"/>
          <w:left w:val="single" w:sz="4" w:space="4" w:color="auto"/>
          <w:bottom w:val="single" w:sz="4" w:space="1" w:color="auto"/>
          <w:right w:val="single" w:sz="4" w:space="4" w:color="auto"/>
        </w:pBdr>
        <w:spacing w:after="0" w:line="240" w:lineRule="auto"/>
        <w:rPr>
          <w:rFonts w:ascii="Times New Roman" w:hAnsi="Times New Roman" w:cs="Times New Roman"/>
          <w:sz w:val="24"/>
          <w:szCs w:val="24"/>
        </w:rPr>
      </w:pPr>
      <w:r w:rsidRPr="00A04157">
        <w:rPr>
          <w:rFonts w:ascii="Times New Roman" w:hAnsi="Times New Roman" w:cs="Times New Roman"/>
          <w:sz w:val="24"/>
          <w:szCs w:val="24"/>
        </w:rPr>
        <w:t>Pg. 15, Figure 2: this figure is challenging to parse. From the legend it looks like the gray line should be showing the effect of the pen in the hand across experiments, but that can't be true because the gray line is identical across panels. Please state what the gray line is indicating and also change the legend so the line is darker.</w:t>
      </w:r>
    </w:p>
    <w:p w14:paraId="25A0D4E9" w14:textId="77777777" w:rsidR="00A04157" w:rsidRDefault="00A04157" w:rsidP="00A04157">
      <w:pPr>
        <w:spacing w:after="0" w:line="240" w:lineRule="auto"/>
        <w:rPr>
          <w:rFonts w:ascii="Times New Roman" w:hAnsi="Times New Roman" w:cs="Times New Roman"/>
          <w:sz w:val="24"/>
          <w:szCs w:val="24"/>
        </w:rPr>
      </w:pPr>
      <w:commentRangeStart w:id="28"/>
      <w:r>
        <w:rPr>
          <w:rFonts w:ascii="Times New Roman" w:hAnsi="Times New Roman" w:cs="Times New Roman"/>
          <w:sz w:val="24"/>
          <w:szCs w:val="24"/>
        </w:rPr>
        <w:t>We have added ____.</w:t>
      </w:r>
      <w:commentRangeEnd w:id="28"/>
      <w:r w:rsidR="00E54918">
        <w:rPr>
          <w:rStyle w:val="CommentReference"/>
        </w:rPr>
        <w:commentReference w:id="28"/>
      </w:r>
    </w:p>
    <w:p w14:paraId="733CCFF6" w14:textId="77777777" w:rsidR="00A04157" w:rsidRDefault="00A04157" w:rsidP="00F549C7">
      <w:pPr>
        <w:spacing w:after="0" w:line="240" w:lineRule="auto"/>
        <w:rPr>
          <w:rFonts w:ascii="Times New Roman" w:hAnsi="Times New Roman" w:cs="Times New Roman"/>
          <w:sz w:val="24"/>
          <w:szCs w:val="24"/>
        </w:rPr>
      </w:pPr>
    </w:p>
    <w:p w14:paraId="1E793F51" w14:textId="77777777" w:rsidR="00A04157" w:rsidRDefault="00A04157" w:rsidP="00F549C7">
      <w:pPr>
        <w:spacing w:after="0" w:line="240" w:lineRule="auto"/>
        <w:rPr>
          <w:rFonts w:ascii="Times New Roman" w:hAnsi="Times New Roman" w:cs="Times New Roman"/>
          <w:sz w:val="24"/>
          <w:szCs w:val="24"/>
        </w:rPr>
      </w:pPr>
    </w:p>
    <w:p w14:paraId="19492F92" w14:textId="77777777" w:rsidR="00A04157" w:rsidRDefault="00A04157" w:rsidP="00F549C7">
      <w:pPr>
        <w:spacing w:after="0" w:line="240" w:lineRule="auto"/>
        <w:rPr>
          <w:rFonts w:ascii="Times New Roman" w:hAnsi="Times New Roman" w:cs="Times New Roman"/>
          <w:sz w:val="24"/>
          <w:szCs w:val="24"/>
        </w:rPr>
      </w:pPr>
    </w:p>
    <w:p w14:paraId="0B80C840" w14:textId="77777777" w:rsidR="00A04157" w:rsidRDefault="00A04157" w:rsidP="00F549C7">
      <w:pPr>
        <w:spacing w:after="0" w:line="240" w:lineRule="auto"/>
        <w:rPr>
          <w:rFonts w:ascii="Times New Roman" w:hAnsi="Times New Roman" w:cs="Times New Roman"/>
          <w:sz w:val="24"/>
          <w:szCs w:val="24"/>
        </w:rPr>
      </w:pPr>
    </w:p>
    <w:p w14:paraId="14FCDB81" w14:textId="77777777" w:rsidR="00A04157" w:rsidRDefault="00A04157" w:rsidP="00F549C7">
      <w:pPr>
        <w:spacing w:after="0" w:line="240" w:lineRule="auto"/>
        <w:rPr>
          <w:rFonts w:ascii="Times New Roman" w:hAnsi="Times New Roman" w:cs="Times New Roman"/>
          <w:sz w:val="24"/>
          <w:szCs w:val="24"/>
        </w:rPr>
      </w:pPr>
    </w:p>
    <w:p w14:paraId="454EA8D4" w14:textId="77777777" w:rsidR="00A04157" w:rsidRDefault="00A04157" w:rsidP="00F549C7">
      <w:pPr>
        <w:spacing w:after="0" w:line="240" w:lineRule="auto"/>
        <w:rPr>
          <w:rFonts w:ascii="Times New Roman" w:hAnsi="Times New Roman" w:cs="Times New Roman"/>
          <w:sz w:val="24"/>
          <w:szCs w:val="24"/>
        </w:rPr>
      </w:pPr>
    </w:p>
    <w:p w14:paraId="6D92BD62" w14:textId="77777777" w:rsidR="00A04157" w:rsidRDefault="00A04157" w:rsidP="00F549C7">
      <w:pPr>
        <w:spacing w:after="0" w:line="240" w:lineRule="auto"/>
        <w:rPr>
          <w:rFonts w:ascii="Times New Roman" w:hAnsi="Times New Roman" w:cs="Times New Roman"/>
          <w:sz w:val="24"/>
          <w:szCs w:val="24"/>
        </w:rPr>
      </w:pPr>
    </w:p>
    <w:p w14:paraId="2D5731A9" w14:textId="77777777" w:rsidR="00A04157" w:rsidRDefault="00A04157" w:rsidP="00F549C7">
      <w:pPr>
        <w:spacing w:after="0" w:line="240" w:lineRule="auto"/>
        <w:rPr>
          <w:rFonts w:ascii="Times New Roman" w:hAnsi="Times New Roman" w:cs="Times New Roman"/>
          <w:sz w:val="24"/>
          <w:szCs w:val="24"/>
        </w:rPr>
      </w:pPr>
    </w:p>
    <w:p w14:paraId="2D86A286" w14:textId="77777777" w:rsidR="00A04157" w:rsidRDefault="00A04157" w:rsidP="00F549C7">
      <w:pPr>
        <w:spacing w:after="0" w:line="240" w:lineRule="auto"/>
        <w:rPr>
          <w:rFonts w:ascii="Times New Roman" w:hAnsi="Times New Roman" w:cs="Times New Roman"/>
          <w:sz w:val="24"/>
          <w:szCs w:val="24"/>
        </w:rPr>
      </w:pPr>
    </w:p>
    <w:p w14:paraId="5805D2AA" w14:textId="77777777" w:rsidR="00A04157" w:rsidRDefault="00A04157" w:rsidP="00F549C7">
      <w:pPr>
        <w:spacing w:after="0" w:line="240" w:lineRule="auto"/>
        <w:rPr>
          <w:rFonts w:ascii="Times New Roman" w:hAnsi="Times New Roman" w:cs="Times New Roman"/>
          <w:sz w:val="24"/>
          <w:szCs w:val="24"/>
        </w:rPr>
      </w:pPr>
    </w:p>
    <w:p w14:paraId="4181AB49" w14:textId="77777777" w:rsidR="00A04157" w:rsidRDefault="00A04157" w:rsidP="00F549C7">
      <w:pPr>
        <w:spacing w:after="0" w:line="240" w:lineRule="auto"/>
        <w:rPr>
          <w:rFonts w:ascii="Times New Roman" w:hAnsi="Times New Roman" w:cs="Times New Roman"/>
          <w:sz w:val="24"/>
          <w:szCs w:val="24"/>
        </w:rPr>
      </w:pPr>
    </w:p>
    <w:p w14:paraId="084F81B1" w14:textId="6431C225" w:rsidR="00A04157" w:rsidDel="00EB77C2" w:rsidRDefault="00A04157">
      <w:pPr>
        <w:rPr>
          <w:del w:id="29" w:author="Cummings, Shawn" w:date="2025-05-09T12:49:00Z" w16du:dateUtc="2025-05-09T16:49:00Z"/>
          <w:rFonts w:ascii="Times New Roman" w:hAnsi="Times New Roman" w:cs="Times New Roman"/>
          <w:sz w:val="24"/>
          <w:szCs w:val="24"/>
        </w:rPr>
      </w:pPr>
      <w:del w:id="30" w:author="Cummings, Shawn" w:date="2025-05-09T12:49:00Z" w16du:dateUtc="2025-05-09T16:49:00Z">
        <w:r w:rsidDel="00EB77C2">
          <w:rPr>
            <w:rFonts w:ascii="Times New Roman" w:hAnsi="Times New Roman" w:cs="Times New Roman"/>
            <w:sz w:val="24"/>
            <w:szCs w:val="24"/>
          </w:rPr>
          <w:br w:type="page"/>
        </w:r>
      </w:del>
    </w:p>
    <w:p w14:paraId="664C81E9" w14:textId="6B43AF74" w:rsidR="00A04157" w:rsidDel="00EB77C2" w:rsidRDefault="00A04157" w:rsidP="00F549C7">
      <w:pPr>
        <w:spacing w:after="0" w:line="240" w:lineRule="auto"/>
        <w:rPr>
          <w:del w:id="31" w:author="Cummings, Shawn" w:date="2025-05-09T12:49:00Z" w16du:dateUtc="2025-05-09T16:49:00Z"/>
          <w:rFonts w:ascii="Times New Roman" w:hAnsi="Times New Roman" w:cs="Times New Roman"/>
          <w:sz w:val="24"/>
          <w:szCs w:val="24"/>
        </w:rPr>
      </w:pPr>
      <w:commentRangeStart w:id="32"/>
      <w:del w:id="33" w:author="Cummings, Shawn" w:date="2025-05-09T12:49:00Z" w16du:dateUtc="2025-05-09T16:49:00Z">
        <w:r w:rsidDel="00EB77C2">
          <w:rPr>
            <w:rFonts w:ascii="Times New Roman" w:hAnsi="Times New Roman" w:cs="Times New Roman"/>
            <w:sz w:val="24"/>
            <w:szCs w:val="24"/>
          </w:rPr>
          <w:delText>TYPOS:</w:delText>
        </w:r>
        <w:commentRangeEnd w:id="32"/>
        <w:r w:rsidDel="00EB77C2">
          <w:rPr>
            <w:rStyle w:val="CommentReference"/>
          </w:rPr>
          <w:commentReference w:id="32"/>
        </w:r>
      </w:del>
    </w:p>
    <w:p w14:paraId="21EAE0AC" w14:textId="1CD0D7AA" w:rsidR="00A04157" w:rsidDel="00EB77C2" w:rsidRDefault="00A04157" w:rsidP="00F549C7">
      <w:pPr>
        <w:spacing w:after="0" w:line="240" w:lineRule="auto"/>
        <w:rPr>
          <w:del w:id="34" w:author="Cummings, Shawn" w:date="2025-05-09T12:49:00Z" w16du:dateUtc="2025-05-09T16:49:00Z"/>
          <w:rFonts w:ascii="Times New Roman" w:hAnsi="Times New Roman" w:cs="Times New Roman"/>
          <w:sz w:val="24"/>
          <w:szCs w:val="24"/>
        </w:rPr>
      </w:pPr>
    </w:p>
    <w:p w14:paraId="543E2A86" w14:textId="12EE4DC8" w:rsidR="00056FE6" w:rsidRPr="00F549C7" w:rsidDel="00EB77C2" w:rsidRDefault="00056FE6" w:rsidP="00A04157">
      <w:pPr>
        <w:pBdr>
          <w:top w:val="single" w:sz="4" w:space="1" w:color="auto"/>
          <w:left w:val="single" w:sz="4" w:space="4" w:color="auto"/>
          <w:bottom w:val="single" w:sz="4" w:space="1" w:color="auto"/>
          <w:right w:val="single" w:sz="4" w:space="4" w:color="auto"/>
        </w:pBdr>
        <w:spacing w:after="0" w:line="240" w:lineRule="auto"/>
        <w:rPr>
          <w:del w:id="35" w:author="Cummings, Shawn" w:date="2025-05-09T12:49:00Z" w16du:dateUtc="2025-05-09T16:49:00Z"/>
          <w:rFonts w:ascii="Times New Roman" w:hAnsi="Times New Roman" w:cs="Times New Roman"/>
          <w:sz w:val="24"/>
          <w:szCs w:val="24"/>
        </w:rPr>
      </w:pPr>
    </w:p>
    <w:p w14:paraId="5BBC6EF8" w14:textId="79F9BE68" w:rsidR="00A04157" w:rsidRPr="00F549C7" w:rsidRDefault="00056FE6" w:rsidP="00F549C7">
      <w:pPr>
        <w:spacing w:after="0" w:line="240" w:lineRule="auto"/>
        <w:rPr>
          <w:rFonts w:ascii="Times New Roman" w:hAnsi="Times New Roman" w:cs="Times New Roman"/>
          <w:sz w:val="24"/>
          <w:szCs w:val="24"/>
        </w:rPr>
      </w:pPr>
      <w:del w:id="36" w:author="Cummings, Shawn" w:date="2025-05-09T12:49:00Z" w16du:dateUtc="2025-05-09T16:49:00Z">
        <w:r w:rsidDel="00EB77C2">
          <w:rPr>
            <w:rFonts w:ascii="Times New Roman" w:hAnsi="Times New Roman" w:cs="Times New Roman"/>
            <w:sz w:val="24"/>
            <w:szCs w:val="24"/>
          </w:rPr>
          <w:delText>We also amended a handful of typos helpfully pointed out by all reviewers.</w:delText>
        </w:r>
      </w:del>
      <w:r>
        <w:rPr>
          <w:rFonts w:ascii="Times New Roman" w:hAnsi="Times New Roman" w:cs="Times New Roman"/>
          <w:sz w:val="24"/>
          <w:szCs w:val="24"/>
        </w:rPr>
        <w:t xml:space="preserve"> </w:t>
      </w:r>
    </w:p>
    <w:sectPr w:rsidR="00A04157" w:rsidRPr="00F549C7">
      <w:headerReference w:type="even" r:id="rId12"/>
      <w:headerReference w:type="default" r:id="rId13"/>
      <w:footerReference w:type="even" r:id="rId14"/>
      <w:footerReference w:type="default" r:id="rId15"/>
      <w:headerReference w:type="first" r:id="rId16"/>
      <w:footerReference w:type="first" r:id="rId17"/>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Cummings, Shawn" w:date="2025-05-10T13:53:00Z" w:initials="SC">
    <w:p w14:paraId="2C45303E" w14:textId="77777777" w:rsidR="00F90850" w:rsidRDefault="00F90850" w:rsidP="00F90850">
      <w:r>
        <w:rPr>
          <w:rStyle w:val="CommentReference"/>
        </w:rPr>
        <w:annotationRef/>
      </w:r>
      <w:r>
        <w:rPr>
          <w:sz w:val="20"/>
          <w:szCs w:val="20"/>
        </w:rPr>
        <w:t>Revisit once paragraph drafted</w:t>
      </w:r>
    </w:p>
  </w:comment>
  <w:comment w:id="5" w:author="Cummings, Shawn" w:date="2025-05-09T13:18:00Z" w:initials="SC">
    <w:p w14:paraId="492B34B2" w14:textId="31BC5CFA" w:rsidR="009C1863" w:rsidRDefault="009C1863" w:rsidP="009C1863">
      <w:r>
        <w:rPr>
          <w:rStyle w:val="CommentReference"/>
        </w:rPr>
        <w:annotationRef/>
      </w:r>
      <w:r>
        <w:rPr>
          <w:sz w:val="20"/>
          <w:szCs w:val="20"/>
        </w:rPr>
        <w:t>Unless we instead just remove the LJ18 line</w:t>
      </w:r>
    </w:p>
  </w:comment>
  <w:comment w:id="24" w:author="Cummings, Shawn" w:date="2025-05-10T15:00:00Z" w:initials="SC">
    <w:p w14:paraId="7C915410" w14:textId="77777777" w:rsidR="007F47C1" w:rsidRDefault="007F47C1" w:rsidP="007F47C1">
      <w:r>
        <w:rPr>
          <w:rStyle w:val="CommentReference"/>
        </w:rPr>
        <w:annotationRef/>
      </w:r>
      <w:r>
        <w:rPr>
          <w:sz w:val="20"/>
          <w:szCs w:val="20"/>
        </w:rPr>
        <w:t>In text we say 0.5%— let’s double check this?</w:t>
      </w:r>
    </w:p>
  </w:comment>
  <w:comment w:id="25" w:author="Jaeger, Florian" w:date="2025-05-08T18:41:00Z" w:initials="TJ">
    <w:p w14:paraId="6F322517" w14:textId="63A0E5F6" w:rsidR="008C6AF4" w:rsidRDefault="008C6AF4" w:rsidP="008C6AF4">
      <w:r>
        <w:rPr>
          <w:rStyle w:val="CommentReference"/>
        </w:rPr>
        <w:annotationRef/>
      </w:r>
      <w:r>
        <w:rPr>
          <w:color w:val="000000"/>
          <w:sz w:val="20"/>
          <w:szCs w:val="20"/>
        </w:rPr>
        <w:t>Do we ever refer to the LJ18 data in the main text? If not, perhaps just remove it from that figure?</w:t>
      </w:r>
    </w:p>
  </w:comment>
  <w:comment w:id="26" w:author="Cummings, Shawn" w:date="2025-05-09T12:06:00Z" w:initials="SC">
    <w:p w14:paraId="176D0065" w14:textId="77777777" w:rsidR="00202B48" w:rsidRDefault="00202B48" w:rsidP="00202B48">
      <w:r>
        <w:rPr>
          <w:rStyle w:val="CommentReference"/>
        </w:rPr>
        <w:annotationRef/>
      </w:r>
      <w:r>
        <w:rPr>
          <w:sz w:val="20"/>
          <w:szCs w:val="20"/>
        </w:rPr>
        <w:t>We don’t… I like the idea of explicitly evaluating the assumption I think K&amp;S were making (that audio-only is the same as PIH), but that’s not our direct scope (and the data aren’t super clean as a consequence of different steps used)</w:t>
      </w:r>
    </w:p>
  </w:comment>
  <w:comment w:id="27" w:author="Cummings, Shawn" w:date="2025-05-09T13:26:00Z" w:initials="SC">
    <w:p w14:paraId="4DC50076" w14:textId="77777777" w:rsidR="001A7B16" w:rsidRDefault="001A7B16" w:rsidP="001A7B16">
      <w:r>
        <w:rPr>
          <w:rStyle w:val="CommentReference"/>
        </w:rPr>
        <w:annotationRef/>
      </w:r>
      <w:r>
        <w:rPr>
          <w:sz w:val="20"/>
          <w:szCs w:val="20"/>
        </w:rPr>
        <w:t xml:space="preserve">I actually think this reader got garden-pathed by E1a-b? </w:t>
      </w:r>
    </w:p>
  </w:comment>
  <w:comment w:id="28" w:author="Jaeger, Florian" w:date="2025-05-08T18:51:00Z" w:initials="TJ">
    <w:p w14:paraId="2A929C5A" w14:textId="0498C8F3" w:rsidR="00E54918" w:rsidRDefault="00E54918" w:rsidP="00E54918">
      <w:r>
        <w:rPr>
          <w:rStyle w:val="CommentReference"/>
        </w:rPr>
        <w:annotationRef/>
      </w:r>
      <w:r>
        <w:rPr>
          <w:color w:val="000000"/>
          <w:sz w:val="20"/>
          <w:szCs w:val="20"/>
        </w:rPr>
        <w:t>see comment above.</w:t>
      </w:r>
    </w:p>
  </w:comment>
  <w:comment w:id="32" w:author="Cummings, Shawn" w:date="2025-05-03T11:40:00Z" w:initials="SC">
    <w:p w14:paraId="6D2F08B0" w14:textId="0A91B92F" w:rsidR="00A04157" w:rsidRDefault="00A04157">
      <w:pPr>
        <w:pStyle w:val="CommentText"/>
      </w:pPr>
      <w:r>
        <w:rPr>
          <w:rStyle w:val="CommentReference"/>
        </w:rPr>
        <w:annotationRef/>
      </w:r>
      <w:r>
        <w:t>It feels a little pedantic to include these as line items in reviewer feedback….</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2C45303E" w15:done="0"/>
  <w15:commentEx w15:paraId="492B34B2" w15:done="0"/>
  <w15:commentEx w15:paraId="7C915410" w15:done="0"/>
  <w15:commentEx w15:paraId="6F322517" w15:done="0"/>
  <w15:commentEx w15:paraId="176D0065" w15:paraIdParent="6F322517" w15:done="0"/>
  <w15:commentEx w15:paraId="4DC50076" w15:done="0"/>
  <w15:commentEx w15:paraId="2A929C5A" w15:done="0"/>
  <w15:commentEx w15:paraId="6D2F08B0"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6CD008D0" w16cex:dateUtc="2025-05-10T17:53:00Z"/>
  <w16cex:commentExtensible w16cex:durableId="3BC2F3FC" w16cex:dateUtc="2025-05-09T17:18:00Z"/>
  <w16cex:commentExtensible w16cex:durableId="5B5573C8" w16cex:dateUtc="2025-05-10T19:00:00Z"/>
  <w16cex:commentExtensible w16cex:durableId="5FDB0EAD" w16cex:dateUtc="2025-05-08T22:41:00Z"/>
  <w16cex:commentExtensible w16cex:durableId="461AD974" w16cex:dateUtc="2025-05-09T16:06:00Z"/>
  <w16cex:commentExtensible w16cex:durableId="0A32BC00" w16cex:dateUtc="2025-05-09T17:26:00Z"/>
  <w16cex:commentExtensible w16cex:durableId="019ED708" w16cex:dateUtc="2025-05-08T22:51:00Z"/>
  <w16cex:commentExtensible w16cex:durableId="45BDE0BE" w16cex:dateUtc="2025-05-03T15:40:00Z">
    <w16cex:extLst>
      <w16:ext w16:uri="{CE6994B0-6A32-4C9F-8C6B-6E91EDA988CE}">
        <cr:reactions xmlns:cr="http://schemas.microsoft.com/office/comments/2020/reactions">
          <cr:reaction reactionType="1">
            <cr:reactionInfo dateUtc="2025-05-09T16:49:47Z">
              <cr:user userId="S::shawn.cummings@uconn.edu::de2d00fc-0438-4d53-9dfb-ffd47e6e9224" userProvider="AD" userName="Cummings, Shawn"/>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2C45303E" w16cid:durableId="6CD008D0"/>
  <w16cid:commentId w16cid:paraId="492B34B2" w16cid:durableId="3BC2F3FC"/>
  <w16cid:commentId w16cid:paraId="7C915410" w16cid:durableId="5B5573C8"/>
  <w16cid:commentId w16cid:paraId="6F322517" w16cid:durableId="5FDB0EAD"/>
  <w16cid:commentId w16cid:paraId="176D0065" w16cid:durableId="461AD974"/>
  <w16cid:commentId w16cid:paraId="4DC50076" w16cid:durableId="0A32BC00"/>
  <w16cid:commentId w16cid:paraId="2A929C5A" w16cid:durableId="019ED708"/>
  <w16cid:commentId w16cid:paraId="6D2F08B0" w16cid:durableId="45BDE0B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942BF93" w14:textId="77777777" w:rsidR="007B75E6" w:rsidRDefault="007B75E6" w:rsidP="00F549C7">
      <w:pPr>
        <w:spacing w:after="0" w:line="240" w:lineRule="auto"/>
      </w:pPr>
      <w:r>
        <w:separator/>
      </w:r>
    </w:p>
  </w:endnote>
  <w:endnote w:type="continuationSeparator" w:id="0">
    <w:p w14:paraId="01D7CD18" w14:textId="77777777" w:rsidR="007B75E6" w:rsidRDefault="007B75E6" w:rsidP="00F549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Open Sans">
    <w:panose1 w:val="020B0606030504020204"/>
    <w:charset w:val="00"/>
    <w:family w:val="swiss"/>
    <w:pitch w:val="variable"/>
    <w:sig w:usb0="E00002EF" w:usb1="4000205B" w:usb2="00000028" w:usb3="00000000" w:csb0="0000019F" w:csb1="00000000"/>
  </w:font>
  <w:font w:name="Open Sans Bold">
    <w:altName w:val="Open Sans"/>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2B0EAE9" w14:textId="77777777" w:rsidR="00F549C7" w:rsidRDefault="00F549C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748DA86" w14:textId="4BE6F8DE" w:rsidR="00F549C7" w:rsidRDefault="00F549C7" w:rsidP="00F549C7">
    <w:pPr>
      <w:pStyle w:val="Footer"/>
    </w:pPr>
    <w:bookmarkStart w:id="37" w:name="TITUS1FooterPrimary"/>
    <w:r w:rsidRPr="00F549C7">
      <w:rPr>
        <w:color w:val="000000"/>
        <w:sz w:val="17"/>
      </w:rPr>
      <w:t>  </w:t>
    </w:r>
    <w:bookmarkEnd w:id="37"/>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5061B3" w14:textId="77777777" w:rsidR="00F549C7" w:rsidRDefault="00F549C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5E35233" w14:textId="77777777" w:rsidR="007B75E6" w:rsidRDefault="007B75E6" w:rsidP="00F549C7">
      <w:pPr>
        <w:spacing w:after="0" w:line="240" w:lineRule="auto"/>
      </w:pPr>
      <w:r>
        <w:separator/>
      </w:r>
    </w:p>
  </w:footnote>
  <w:footnote w:type="continuationSeparator" w:id="0">
    <w:p w14:paraId="5DD5C95A" w14:textId="77777777" w:rsidR="007B75E6" w:rsidRDefault="007B75E6" w:rsidP="00F549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EC1C4E" w14:textId="77777777" w:rsidR="00F549C7" w:rsidRDefault="00F549C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A080EAD" w14:textId="1AEEDC76" w:rsidR="00F549C7" w:rsidRDefault="00F549C7" w:rsidP="00F549C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E8AF744" w14:textId="77777777" w:rsidR="00F549C7" w:rsidRDefault="00F549C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F5B2EFE"/>
    <w:multiLevelType w:val="multilevel"/>
    <w:tmpl w:val="17D82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3755805"/>
    <w:multiLevelType w:val="hybridMultilevel"/>
    <w:tmpl w:val="1B8630F0"/>
    <w:lvl w:ilvl="0" w:tplc="0409000F">
      <w:start w:val="1"/>
      <w:numFmt w:val="decimal"/>
      <w:lvlText w:val="%1."/>
      <w:lvlJc w:val="left"/>
      <w:pPr>
        <w:ind w:left="778" w:hanging="360"/>
      </w:pPr>
    </w:lvl>
    <w:lvl w:ilvl="1" w:tplc="04090019" w:tentative="1">
      <w:start w:val="1"/>
      <w:numFmt w:val="lowerLetter"/>
      <w:lvlText w:val="%2."/>
      <w:lvlJc w:val="left"/>
      <w:pPr>
        <w:ind w:left="1498" w:hanging="360"/>
      </w:pPr>
    </w:lvl>
    <w:lvl w:ilvl="2" w:tplc="0409001B" w:tentative="1">
      <w:start w:val="1"/>
      <w:numFmt w:val="lowerRoman"/>
      <w:lvlText w:val="%3."/>
      <w:lvlJc w:val="right"/>
      <w:pPr>
        <w:ind w:left="2218" w:hanging="180"/>
      </w:pPr>
    </w:lvl>
    <w:lvl w:ilvl="3" w:tplc="0409000F" w:tentative="1">
      <w:start w:val="1"/>
      <w:numFmt w:val="decimal"/>
      <w:lvlText w:val="%4."/>
      <w:lvlJc w:val="left"/>
      <w:pPr>
        <w:ind w:left="2938" w:hanging="360"/>
      </w:pPr>
    </w:lvl>
    <w:lvl w:ilvl="4" w:tplc="04090019" w:tentative="1">
      <w:start w:val="1"/>
      <w:numFmt w:val="lowerLetter"/>
      <w:lvlText w:val="%5."/>
      <w:lvlJc w:val="left"/>
      <w:pPr>
        <w:ind w:left="3658" w:hanging="360"/>
      </w:pPr>
    </w:lvl>
    <w:lvl w:ilvl="5" w:tplc="0409001B" w:tentative="1">
      <w:start w:val="1"/>
      <w:numFmt w:val="lowerRoman"/>
      <w:lvlText w:val="%6."/>
      <w:lvlJc w:val="right"/>
      <w:pPr>
        <w:ind w:left="4378" w:hanging="180"/>
      </w:pPr>
    </w:lvl>
    <w:lvl w:ilvl="6" w:tplc="0409000F" w:tentative="1">
      <w:start w:val="1"/>
      <w:numFmt w:val="decimal"/>
      <w:lvlText w:val="%7."/>
      <w:lvlJc w:val="left"/>
      <w:pPr>
        <w:ind w:left="5098" w:hanging="360"/>
      </w:pPr>
    </w:lvl>
    <w:lvl w:ilvl="7" w:tplc="04090019" w:tentative="1">
      <w:start w:val="1"/>
      <w:numFmt w:val="lowerLetter"/>
      <w:lvlText w:val="%8."/>
      <w:lvlJc w:val="left"/>
      <w:pPr>
        <w:ind w:left="5818" w:hanging="360"/>
      </w:pPr>
    </w:lvl>
    <w:lvl w:ilvl="8" w:tplc="0409001B" w:tentative="1">
      <w:start w:val="1"/>
      <w:numFmt w:val="lowerRoman"/>
      <w:lvlText w:val="%9."/>
      <w:lvlJc w:val="right"/>
      <w:pPr>
        <w:ind w:left="6538" w:hanging="180"/>
      </w:pPr>
    </w:lvl>
  </w:abstractNum>
  <w:num w:numId="1" w16cid:durableId="295912683">
    <w:abstractNumId w:val="0"/>
  </w:num>
  <w:num w:numId="2" w16cid:durableId="1367680738">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Cummings, Shawn">
    <w15:presenceInfo w15:providerId="AD" w15:userId="S::shawn.cummings@uconn.edu::de2d00fc-0438-4d53-9dfb-ffd47e6e9224"/>
  </w15:person>
  <w15:person w15:author="Jaeger, Florian">
    <w15:presenceInfo w15:providerId="AD" w15:userId="S::fjaeger@ur.rochester.edu::0d0acd91-09a2-4ddb-a934-22efc544688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2"/>
  <w:proofState w:spelling="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49C7"/>
    <w:rsid w:val="00005518"/>
    <w:rsid w:val="00056FE6"/>
    <w:rsid w:val="000C4945"/>
    <w:rsid w:val="000E62E5"/>
    <w:rsid w:val="0011709D"/>
    <w:rsid w:val="00163F48"/>
    <w:rsid w:val="00167EA1"/>
    <w:rsid w:val="001A417E"/>
    <w:rsid w:val="001A7B16"/>
    <w:rsid w:val="001C3D2F"/>
    <w:rsid w:val="001C6059"/>
    <w:rsid w:val="001D1C3B"/>
    <w:rsid w:val="00202B48"/>
    <w:rsid w:val="00261FA9"/>
    <w:rsid w:val="002632EF"/>
    <w:rsid w:val="00283436"/>
    <w:rsid w:val="002B5428"/>
    <w:rsid w:val="002B6E11"/>
    <w:rsid w:val="00301D4B"/>
    <w:rsid w:val="00320FDE"/>
    <w:rsid w:val="00347B20"/>
    <w:rsid w:val="00396AE8"/>
    <w:rsid w:val="003E3C9C"/>
    <w:rsid w:val="00480F78"/>
    <w:rsid w:val="00501FD3"/>
    <w:rsid w:val="00533870"/>
    <w:rsid w:val="00545967"/>
    <w:rsid w:val="005D7DF0"/>
    <w:rsid w:val="00670035"/>
    <w:rsid w:val="006E70D5"/>
    <w:rsid w:val="006F274D"/>
    <w:rsid w:val="00700764"/>
    <w:rsid w:val="007649E0"/>
    <w:rsid w:val="00775DC0"/>
    <w:rsid w:val="007B75E6"/>
    <w:rsid w:val="007D5B7A"/>
    <w:rsid w:val="007F47C1"/>
    <w:rsid w:val="00820F2F"/>
    <w:rsid w:val="008338FA"/>
    <w:rsid w:val="008758CB"/>
    <w:rsid w:val="008B6514"/>
    <w:rsid w:val="008C6AF4"/>
    <w:rsid w:val="00902B4E"/>
    <w:rsid w:val="0096776A"/>
    <w:rsid w:val="00985D8A"/>
    <w:rsid w:val="00996424"/>
    <w:rsid w:val="009B3AC8"/>
    <w:rsid w:val="009C1863"/>
    <w:rsid w:val="009C6CD8"/>
    <w:rsid w:val="00A0223F"/>
    <w:rsid w:val="00A04157"/>
    <w:rsid w:val="00A83020"/>
    <w:rsid w:val="00A85801"/>
    <w:rsid w:val="00AB099D"/>
    <w:rsid w:val="00AF11DE"/>
    <w:rsid w:val="00AF714A"/>
    <w:rsid w:val="00B62CE1"/>
    <w:rsid w:val="00B8211E"/>
    <w:rsid w:val="00B9411F"/>
    <w:rsid w:val="00BA1E63"/>
    <w:rsid w:val="00BC1DC7"/>
    <w:rsid w:val="00BF483C"/>
    <w:rsid w:val="00C04C72"/>
    <w:rsid w:val="00C536CD"/>
    <w:rsid w:val="00C81944"/>
    <w:rsid w:val="00CB36D0"/>
    <w:rsid w:val="00CC1B81"/>
    <w:rsid w:val="00CC6C3D"/>
    <w:rsid w:val="00D05D83"/>
    <w:rsid w:val="00D36735"/>
    <w:rsid w:val="00D83FFB"/>
    <w:rsid w:val="00DA6F6B"/>
    <w:rsid w:val="00DB31EA"/>
    <w:rsid w:val="00E02CD2"/>
    <w:rsid w:val="00E452C7"/>
    <w:rsid w:val="00E54918"/>
    <w:rsid w:val="00E60C64"/>
    <w:rsid w:val="00E709CD"/>
    <w:rsid w:val="00EB77C2"/>
    <w:rsid w:val="00F050D5"/>
    <w:rsid w:val="00F13710"/>
    <w:rsid w:val="00F15440"/>
    <w:rsid w:val="00F42B0B"/>
    <w:rsid w:val="00F549C7"/>
    <w:rsid w:val="00F54FED"/>
    <w:rsid w:val="00F90850"/>
    <w:rsid w:val="00F96B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C1A0B9"/>
  <w15:chartTrackingRefBased/>
  <w15:docId w15:val="{F19FE1B9-D871-4EBD-BE83-8366F40CAA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2CD2"/>
  </w:style>
  <w:style w:type="paragraph" w:styleId="Heading1">
    <w:name w:val="heading 1"/>
    <w:basedOn w:val="Normal"/>
    <w:next w:val="Normal"/>
    <w:link w:val="Heading1Char"/>
    <w:uiPriority w:val="9"/>
    <w:qFormat/>
    <w:rsid w:val="00F549C7"/>
    <w:pPr>
      <w:keepNext/>
      <w:keepLines/>
      <w:spacing w:before="360" w:after="80"/>
      <w:outlineLvl w:val="0"/>
    </w:pPr>
    <w:rPr>
      <w:rFonts w:asciiTheme="majorHAnsi" w:eastAsiaTheme="majorEastAsia" w:hAnsiTheme="majorHAnsi" w:cstheme="majorBidi"/>
      <w:color w:val="004072" w:themeColor="accent1" w:themeShade="BF"/>
      <w:sz w:val="40"/>
      <w:szCs w:val="40"/>
    </w:rPr>
  </w:style>
  <w:style w:type="paragraph" w:styleId="Heading2">
    <w:name w:val="heading 2"/>
    <w:basedOn w:val="Normal"/>
    <w:next w:val="Normal"/>
    <w:link w:val="Heading2Char"/>
    <w:uiPriority w:val="9"/>
    <w:semiHidden/>
    <w:unhideWhenUsed/>
    <w:qFormat/>
    <w:rsid w:val="00F549C7"/>
    <w:pPr>
      <w:keepNext/>
      <w:keepLines/>
      <w:spacing w:before="160" w:after="80"/>
      <w:outlineLvl w:val="1"/>
    </w:pPr>
    <w:rPr>
      <w:rFonts w:asciiTheme="majorHAnsi" w:eastAsiaTheme="majorEastAsia" w:hAnsiTheme="majorHAnsi" w:cstheme="majorBidi"/>
      <w:color w:val="004072" w:themeColor="accent1" w:themeShade="BF"/>
      <w:sz w:val="32"/>
      <w:szCs w:val="32"/>
    </w:rPr>
  </w:style>
  <w:style w:type="paragraph" w:styleId="Heading3">
    <w:name w:val="heading 3"/>
    <w:basedOn w:val="Normal"/>
    <w:next w:val="Normal"/>
    <w:link w:val="Heading3Char"/>
    <w:uiPriority w:val="9"/>
    <w:semiHidden/>
    <w:unhideWhenUsed/>
    <w:qFormat/>
    <w:rsid w:val="00F549C7"/>
    <w:pPr>
      <w:keepNext/>
      <w:keepLines/>
      <w:spacing w:before="160" w:after="80"/>
      <w:outlineLvl w:val="2"/>
    </w:pPr>
    <w:rPr>
      <w:rFonts w:eastAsiaTheme="majorEastAsia" w:cstheme="majorBidi"/>
      <w:color w:val="004072" w:themeColor="accent1" w:themeShade="BF"/>
      <w:sz w:val="28"/>
      <w:szCs w:val="28"/>
    </w:rPr>
  </w:style>
  <w:style w:type="paragraph" w:styleId="Heading4">
    <w:name w:val="heading 4"/>
    <w:basedOn w:val="Normal"/>
    <w:next w:val="Normal"/>
    <w:link w:val="Heading4Char"/>
    <w:uiPriority w:val="9"/>
    <w:semiHidden/>
    <w:unhideWhenUsed/>
    <w:qFormat/>
    <w:rsid w:val="00F549C7"/>
    <w:pPr>
      <w:keepNext/>
      <w:keepLines/>
      <w:spacing w:before="80" w:after="40"/>
      <w:outlineLvl w:val="3"/>
    </w:pPr>
    <w:rPr>
      <w:rFonts w:eastAsiaTheme="majorEastAsia" w:cstheme="majorBidi"/>
      <w:i/>
      <w:iCs/>
      <w:color w:val="004072" w:themeColor="accent1" w:themeShade="BF"/>
    </w:rPr>
  </w:style>
  <w:style w:type="paragraph" w:styleId="Heading5">
    <w:name w:val="heading 5"/>
    <w:basedOn w:val="Normal"/>
    <w:next w:val="Normal"/>
    <w:link w:val="Heading5Char"/>
    <w:uiPriority w:val="9"/>
    <w:semiHidden/>
    <w:unhideWhenUsed/>
    <w:qFormat/>
    <w:rsid w:val="00F549C7"/>
    <w:pPr>
      <w:keepNext/>
      <w:keepLines/>
      <w:spacing w:before="80" w:after="40"/>
      <w:outlineLvl w:val="4"/>
    </w:pPr>
    <w:rPr>
      <w:rFonts w:eastAsiaTheme="majorEastAsia" w:cstheme="majorBidi"/>
      <w:color w:val="004072" w:themeColor="accent1" w:themeShade="BF"/>
    </w:rPr>
  </w:style>
  <w:style w:type="paragraph" w:styleId="Heading6">
    <w:name w:val="heading 6"/>
    <w:basedOn w:val="Normal"/>
    <w:next w:val="Normal"/>
    <w:link w:val="Heading6Char"/>
    <w:uiPriority w:val="9"/>
    <w:semiHidden/>
    <w:unhideWhenUsed/>
    <w:qFormat/>
    <w:rsid w:val="00F549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49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49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49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49C7"/>
    <w:rPr>
      <w:rFonts w:asciiTheme="majorHAnsi" w:eastAsiaTheme="majorEastAsia" w:hAnsiTheme="majorHAnsi" w:cstheme="majorBidi"/>
      <w:color w:val="004072" w:themeColor="accent1" w:themeShade="BF"/>
      <w:sz w:val="40"/>
      <w:szCs w:val="40"/>
    </w:rPr>
  </w:style>
  <w:style w:type="character" w:customStyle="1" w:styleId="Heading2Char">
    <w:name w:val="Heading 2 Char"/>
    <w:basedOn w:val="DefaultParagraphFont"/>
    <w:link w:val="Heading2"/>
    <w:uiPriority w:val="9"/>
    <w:semiHidden/>
    <w:rsid w:val="00F549C7"/>
    <w:rPr>
      <w:rFonts w:asciiTheme="majorHAnsi" w:eastAsiaTheme="majorEastAsia" w:hAnsiTheme="majorHAnsi" w:cstheme="majorBidi"/>
      <w:color w:val="004072" w:themeColor="accent1" w:themeShade="BF"/>
      <w:sz w:val="32"/>
      <w:szCs w:val="32"/>
    </w:rPr>
  </w:style>
  <w:style w:type="character" w:customStyle="1" w:styleId="Heading3Char">
    <w:name w:val="Heading 3 Char"/>
    <w:basedOn w:val="DefaultParagraphFont"/>
    <w:link w:val="Heading3"/>
    <w:uiPriority w:val="9"/>
    <w:semiHidden/>
    <w:rsid w:val="00F549C7"/>
    <w:rPr>
      <w:rFonts w:eastAsiaTheme="majorEastAsia" w:cstheme="majorBidi"/>
      <w:color w:val="004072" w:themeColor="accent1" w:themeShade="BF"/>
      <w:sz w:val="28"/>
      <w:szCs w:val="28"/>
    </w:rPr>
  </w:style>
  <w:style w:type="character" w:customStyle="1" w:styleId="Heading4Char">
    <w:name w:val="Heading 4 Char"/>
    <w:basedOn w:val="DefaultParagraphFont"/>
    <w:link w:val="Heading4"/>
    <w:uiPriority w:val="9"/>
    <w:semiHidden/>
    <w:rsid w:val="00F549C7"/>
    <w:rPr>
      <w:rFonts w:eastAsiaTheme="majorEastAsia" w:cstheme="majorBidi"/>
      <w:i/>
      <w:iCs/>
      <w:color w:val="004072" w:themeColor="accent1" w:themeShade="BF"/>
    </w:rPr>
  </w:style>
  <w:style w:type="character" w:customStyle="1" w:styleId="Heading5Char">
    <w:name w:val="Heading 5 Char"/>
    <w:basedOn w:val="DefaultParagraphFont"/>
    <w:link w:val="Heading5"/>
    <w:uiPriority w:val="9"/>
    <w:semiHidden/>
    <w:rsid w:val="00F549C7"/>
    <w:rPr>
      <w:rFonts w:eastAsiaTheme="majorEastAsia" w:cstheme="majorBidi"/>
      <w:color w:val="004072" w:themeColor="accent1" w:themeShade="BF"/>
    </w:rPr>
  </w:style>
  <w:style w:type="character" w:customStyle="1" w:styleId="Heading6Char">
    <w:name w:val="Heading 6 Char"/>
    <w:basedOn w:val="DefaultParagraphFont"/>
    <w:link w:val="Heading6"/>
    <w:uiPriority w:val="9"/>
    <w:semiHidden/>
    <w:rsid w:val="00F549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49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49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49C7"/>
    <w:rPr>
      <w:rFonts w:eastAsiaTheme="majorEastAsia" w:cstheme="majorBidi"/>
      <w:color w:val="272727" w:themeColor="text1" w:themeTint="D8"/>
    </w:rPr>
  </w:style>
  <w:style w:type="paragraph" w:styleId="Title">
    <w:name w:val="Title"/>
    <w:basedOn w:val="Normal"/>
    <w:next w:val="Normal"/>
    <w:link w:val="TitleChar"/>
    <w:uiPriority w:val="10"/>
    <w:qFormat/>
    <w:rsid w:val="00F549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49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49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49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49C7"/>
    <w:pPr>
      <w:spacing w:before="160"/>
      <w:jc w:val="center"/>
    </w:pPr>
    <w:rPr>
      <w:i/>
      <w:iCs/>
      <w:color w:val="404040" w:themeColor="text1" w:themeTint="BF"/>
    </w:rPr>
  </w:style>
  <w:style w:type="character" w:customStyle="1" w:styleId="QuoteChar">
    <w:name w:val="Quote Char"/>
    <w:basedOn w:val="DefaultParagraphFont"/>
    <w:link w:val="Quote"/>
    <w:uiPriority w:val="29"/>
    <w:rsid w:val="00F549C7"/>
    <w:rPr>
      <w:i/>
      <w:iCs/>
      <w:color w:val="404040" w:themeColor="text1" w:themeTint="BF"/>
    </w:rPr>
  </w:style>
  <w:style w:type="paragraph" w:styleId="ListParagraph">
    <w:name w:val="List Paragraph"/>
    <w:basedOn w:val="Normal"/>
    <w:uiPriority w:val="34"/>
    <w:qFormat/>
    <w:rsid w:val="00F549C7"/>
    <w:pPr>
      <w:ind w:left="720"/>
      <w:contextualSpacing/>
    </w:pPr>
  </w:style>
  <w:style w:type="character" w:styleId="IntenseEmphasis">
    <w:name w:val="Intense Emphasis"/>
    <w:basedOn w:val="DefaultParagraphFont"/>
    <w:uiPriority w:val="21"/>
    <w:qFormat/>
    <w:rsid w:val="00F549C7"/>
    <w:rPr>
      <w:i/>
      <w:iCs/>
      <w:color w:val="004072" w:themeColor="accent1" w:themeShade="BF"/>
    </w:rPr>
  </w:style>
  <w:style w:type="paragraph" w:styleId="IntenseQuote">
    <w:name w:val="Intense Quote"/>
    <w:basedOn w:val="Normal"/>
    <w:next w:val="Normal"/>
    <w:link w:val="IntenseQuoteChar"/>
    <w:uiPriority w:val="30"/>
    <w:qFormat/>
    <w:rsid w:val="00F549C7"/>
    <w:pPr>
      <w:pBdr>
        <w:top w:val="single" w:sz="4" w:space="10" w:color="004072" w:themeColor="accent1" w:themeShade="BF"/>
        <w:bottom w:val="single" w:sz="4" w:space="10" w:color="004072" w:themeColor="accent1" w:themeShade="BF"/>
      </w:pBdr>
      <w:spacing w:before="360" w:after="360"/>
      <w:ind w:left="864" w:right="864"/>
      <w:jc w:val="center"/>
    </w:pPr>
    <w:rPr>
      <w:i/>
      <w:iCs/>
      <w:color w:val="004072" w:themeColor="accent1" w:themeShade="BF"/>
    </w:rPr>
  </w:style>
  <w:style w:type="character" w:customStyle="1" w:styleId="IntenseQuoteChar">
    <w:name w:val="Intense Quote Char"/>
    <w:basedOn w:val="DefaultParagraphFont"/>
    <w:link w:val="IntenseQuote"/>
    <w:uiPriority w:val="30"/>
    <w:rsid w:val="00F549C7"/>
    <w:rPr>
      <w:i/>
      <w:iCs/>
      <w:color w:val="004072" w:themeColor="accent1" w:themeShade="BF"/>
    </w:rPr>
  </w:style>
  <w:style w:type="character" w:styleId="IntenseReference">
    <w:name w:val="Intense Reference"/>
    <w:basedOn w:val="DefaultParagraphFont"/>
    <w:uiPriority w:val="32"/>
    <w:qFormat/>
    <w:rsid w:val="00F549C7"/>
    <w:rPr>
      <w:b/>
      <w:bCs/>
      <w:smallCaps/>
      <w:color w:val="004072" w:themeColor="accent1" w:themeShade="BF"/>
      <w:spacing w:val="5"/>
    </w:rPr>
  </w:style>
  <w:style w:type="paragraph" w:styleId="Header">
    <w:name w:val="header"/>
    <w:basedOn w:val="Normal"/>
    <w:link w:val="HeaderChar"/>
    <w:uiPriority w:val="99"/>
    <w:unhideWhenUsed/>
    <w:rsid w:val="00F549C7"/>
    <w:pPr>
      <w:tabs>
        <w:tab w:val="center" w:pos="4680"/>
        <w:tab w:val="right" w:pos="9360"/>
      </w:tabs>
      <w:spacing w:after="0" w:line="240" w:lineRule="auto"/>
    </w:pPr>
  </w:style>
  <w:style w:type="character" w:customStyle="1" w:styleId="HeaderChar">
    <w:name w:val="Header Char"/>
    <w:basedOn w:val="DefaultParagraphFont"/>
    <w:link w:val="Header"/>
    <w:uiPriority w:val="99"/>
    <w:rsid w:val="00F549C7"/>
  </w:style>
  <w:style w:type="paragraph" w:styleId="Footer">
    <w:name w:val="footer"/>
    <w:basedOn w:val="Normal"/>
    <w:link w:val="FooterChar"/>
    <w:uiPriority w:val="99"/>
    <w:unhideWhenUsed/>
    <w:rsid w:val="00F549C7"/>
    <w:pPr>
      <w:tabs>
        <w:tab w:val="center" w:pos="4680"/>
        <w:tab w:val="right" w:pos="9360"/>
      </w:tabs>
      <w:spacing w:after="0" w:line="240" w:lineRule="auto"/>
    </w:pPr>
  </w:style>
  <w:style w:type="character" w:customStyle="1" w:styleId="FooterChar">
    <w:name w:val="Footer Char"/>
    <w:basedOn w:val="DefaultParagraphFont"/>
    <w:link w:val="Footer"/>
    <w:uiPriority w:val="99"/>
    <w:rsid w:val="00F549C7"/>
  </w:style>
  <w:style w:type="character" w:styleId="CommentReference">
    <w:name w:val="annotation reference"/>
    <w:basedOn w:val="DefaultParagraphFont"/>
    <w:uiPriority w:val="99"/>
    <w:semiHidden/>
    <w:unhideWhenUsed/>
    <w:rsid w:val="00775DC0"/>
    <w:rPr>
      <w:sz w:val="16"/>
      <w:szCs w:val="16"/>
    </w:rPr>
  </w:style>
  <w:style w:type="paragraph" w:styleId="CommentText">
    <w:name w:val="annotation text"/>
    <w:basedOn w:val="Normal"/>
    <w:link w:val="CommentTextChar"/>
    <w:uiPriority w:val="99"/>
    <w:unhideWhenUsed/>
    <w:rsid w:val="00775DC0"/>
    <w:pPr>
      <w:spacing w:line="240" w:lineRule="auto"/>
    </w:pPr>
    <w:rPr>
      <w:sz w:val="20"/>
      <w:szCs w:val="20"/>
    </w:rPr>
  </w:style>
  <w:style w:type="character" w:customStyle="1" w:styleId="CommentTextChar">
    <w:name w:val="Comment Text Char"/>
    <w:basedOn w:val="DefaultParagraphFont"/>
    <w:link w:val="CommentText"/>
    <w:uiPriority w:val="99"/>
    <w:rsid w:val="00775DC0"/>
    <w:rPr>
      <w:sz w:val="20"/>
      <w:szCs w:val="20"/>
    </w:rPr>
  </w:style>
  <w:style w:type="paragraph" w:styleId="CommentSubject">
    <w:name w:val="annotation subject"/>
    <w:basedOn w:val="CommentText"/>
    <w:next w:val="CommentText"/>
    <w:link w:val="CommentSubjectChar"/>
    <w:uiPriority w:val="99"/>
    <w:semiHidden/>
    <w:unhideWhenUsed/>
    <w:rsid w:val="00775DC0"/>
    <w:rPr>
      <w:b/>
      <w:bCs/>
    </w:rPr>
  </w:style>
  <w:style w:type="character" w:customStyle="1" w:styleId="CommentSubjectChar">
    <w:name w:val="Comment Subject Char"/>
    <w:basedOn w:val="CommentTextChar"/>
    <w:link w:val="CommentSubject"/>
    <w:uiPriority w:val="99"/>
    <w:semiHidden/>
    <w:rsid w:val="00775DC0"/>
    <w:rPr>
      <w:b/>
      <w:bCs/>
      <w:sz w:val="20"/>
      <w:szCs w:val="20"/>
    </w:rPr>
  </w:style>
  <w:style w:type="character" w:styleId="Hyperlink">
    <w:name w:val="Hyperlink"/>
    <w:basedOn w:val="DefaultParagraphFont"/>
    <w:uiPriority w:val="99"/>
    <w:unhideWhenUsed/>
    <w:rsid w:val="00AB099D"/>
    <w:rPr>
      <w:color w:val="005699" w:themeColor="hyperlink"/>
      <w:u w:val="single"/>
    </w:rPr>
  </w:style>
  <w:style w:type="character" w:styleId="UnresolvedMention">
    <w:name w:val="Unresolved Mention"/>
    <w:basedOn w:val="DefaultParagraphFont"/>
    <w:uiPriority w:val="99"/>
    <w:semiHidden/>
    <w:unhideWhenUsed/>
    <w:rsid w:val="00AB099D"/>
    <w:rPr>
      <w:color w:val="605E5C"/>
      <w:shd w:val="clear" w:color="auto" w:fill="E1DFDD"/>
    </w:rPr>
  </w:style>
  <w:style w:type="paragraph" w:styleId="Revision">
    <w:name w:val="Revision"/>
    <w:hidden/>
    <w:uiPriority w:val="99"/>
    <w:semiHidden/>
    <w:rsid w:val="000E62E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164194">
      <w:bodyDiv w:val="1"/>
      <w:marLeft w:val="0"/>
      <w:marRight w:val="0"/>
      <w:marTop w:val="0"/>
      <w:marBottom w:val="0"/>
      <w:divBdr>
        <w:top w:val="none" w:sz="0" w:space="0" w:color="auto"/>
        <w:left w:val="none" w:sz="0" w:space="0" w:color="auto"/>
        <w:bottom w:val="none" w:sz="0" w:space="0" w:color="auto"/>
        <w:right w:val="none" w:sz="0" w:space="0" w:color="auto"/>
      </w:divBdr>
    </w:div>
    <w:div w:id="85079645">
      <w:bodyDiv w:val="1"/>
      <w:marLeft w:val="0"/>
      <w:marRight w:val="0"/>
      <w:marTop w:val="0"/>
      <w:marBottom w:val="0"/>
      <w:divBdr>
        <w:top w:val="none" w:sz="0" w:space="0" w:color="auto"/>
        <w:left w:val="none" w:sz="0" w:space="0" w:color="auto"/>
        <w:bottom w:val="none" w:sz="0" w:space="0" w:color="auto"/>
        <w:right w:val="none" w:sz="0" w:space="0" w:color="auto"/>
      </w:divBdr>
    </w:div>
    <w:div w:id="103154202">
      <w:bodyDiv w:val="1"/>
      <w:marLeft w:val="0"/>
      <w:marRight w:val="0"/>
      <w:marTop w:val="0"/>
      <w:marBottom w:val="0"/>
      <w:divBdr>
        <w:top w:val="none" w:sz="0" w:space="0" w:color="auto"/>
        <w:left w:val="none" w:sz="0" w:space="0" w:color="auto"/>
        <w:bottom w:val="none" w:sz="0" w:space="0" w:color="auto"/>
        <w:right w:val="none" w:sz="0" w:space="0" w:color="auto"/>
      </w:divBdr>
    </w:div>
    <w:div w:id="433749378">
      <w:bodyDiv w:val="1"/>
      <w:marLeft w:val="0"/>
      <w:marRight w:val="0"/>
      <w:marTop w:val="0"/>
      <w:marBottom w:val="0"/>
      <w:divBdr>
        <w:top w:val="none" w:sz="0" w:space="0" w:color="auto"/>
        <w:left w:val="none" w:sz="0" w:space="0" w:color="auto"/>
        <w:bottom w:val="none" w:sz="0" w:space="0" w:color="auto"/>
        <w:right w:val="none" w:sz="0" w:space="0" w:color="auto"/>
      </w:divBdr>
    </w:div>
    <w:div w:id="470562892">
      <w:bodyDiv w:val="1"/>
      <w:marLeft w:val="0"/>
      <w:marRight w:val="0"/>
      <w:marTop w:val="0"/>
      <w:marBottom w:val="0"/>
      <w:divBdr>
        <w:top w:val="none" w:sz="0" w:space="0" w:color="auto"/>
        <w:left w:val="none" w:sz="0" w:space="0" w:color="auto"/>
        <w:bottom w:val="none" w:sz="0" w:space="0" w:color="auto"/>
        <w:right w:val="none" w:sz="0" w:space="0" w:color="auto"/>
      </w:divBdr>
    </w:div>
    <w:div w:id="608659983">
      <w:bodyDiv w:val="1"/>
      <w:marLeft w:val="0"/>
      <w:marRight w:val="0"/>
      <w:marTop w:val="0"/>
      <w:marBottom w:val="0"/>
      <w:divBdr>
        <w:top w:val="none" w:sz="0" w:space="0" w:color="auto"/>
        <w:left w:val="none" w:sz="0" w:space="0" w:color="auto"/>
        <w:bottom w:val="none" w:sz="0" w:space="0" w:color="auto"/>
        <w:right w:val="none" w:sz="0" w:space="0" w:color="auto"/>
      </w:divBdr>
    </w:div>
    <w:div w:id="652492639">
      <w:bodyDiv w:val="1"/>
      <w:marLeft w:val="0"/>
      <w:marRight w:val="0"/>
      <w:marTop w:val="0"/>
      <w:marBottom w:val="0"/>
      <w:divBdr>
        <w:top w:val="none" w:sz="0" w:space="0" w:color="auto"/>
        <w:left w:val="none" w:sz="0" w:space="0" w:color="auto"/>
        <w:bottom w:val="none" w:sz="0" w:space="0" w:color="auto"/>
        <w:right w:val="none" w:sz="0" w:space="0" w:color="auto"/>
      </w:divBdr>
    </w:div>
    <w:div w:id="717557122">
      <w:bodyDiv w:val="1"/>
      <w:marLeft w:val="0"/>
      <w:marRight w:val="0"/>
      <w:marTop w:val="0"/>
      <w:marBottom w:val="0"/>
      <w:divBdr>
        <w:top w:val="none" w:sz="0" w:space="0" w:color="auto"/>
        <w:left w:val="none" w:sz="0" w:space="0" w:color="auto"/>
        <w:bottom w:val="none" w:sz="0" w:space="0" w:color="auto"/>
        <w:right w:val="none" w:sz="0" w:space="0" w:color="auto"/>
      </w:divBdr>
    </w:div>
    <w:div w:id="1047487426">
      <w:bodyDiv w:val="1"/>
      <w:marLeft w:val="0"/>
      <w:marRight w:val="0"/>
      <w:marTop w:val="0"/>
      <w:marBottom w:val="0"/>
      <w:divBdr>
        <w:top w:val="none" w:sz="0" w:space="0" w:color="auto"/>
        <w:left w:val="none" w:sz="0" w:space="0" w:color="auto"/>
        <w:bottom w:val="none" w:sz="0" w:space="0" w:color="auto"/>
        <w:right w:val="none" w:sz="0" w:space="0" w:color="auto"/>
      </w:divBdr>
    </w:div>
    <w:div w:id="1431513187">
      <w:bodyDiv w:val="1"/>
      <w:marLeft w:val="0"/>
      <w:marRight w:val="0"/>
      <w:marTop w:val="0"/>
      <w:marBottom w:val="0"/>
      <w:divBdr>
        <w:top w:val="none" w:sz="0" w:space="0" w:color="auto"/>
        <w:left w:val="none" w:sz="0" w:space="0" w:color="auto"/>
        <w:bottom w:val="none" w:sz="0" w:space="0" w:color="auto"/>
        <w:right w:val="none" w:sz="0" w:space="0" w:color="auto"/>
      </w:divBdr>
    </w:div>
    <w:div w:id="1492024644">
      <w:bodyDiv w:val="1"/>
      <w:marLeft w:val="0"/>
      <w:marRight w:val="0"/>
      <w:marTop w:val="0"/>
      <w:marBottom w:val="0"/>
      <w:divBdr>
        <w:top w:val="none" w:sz="0" w:space="0" w:color="auto"/>
        <w:left w:val="none" w:sz="0" w:space="0" w:color="auto"/>
        <w:bottom w:val="none" w:sz="0" w:space="0" w:color="auto"/>
        <w:right w:val="none" w:sz="0" w:space="0" w:color="auto"/>
      </w:divBdr>
    </w:div>
    <w:div w:id="16546799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oter" Target="footer2.xml"/><Relationship Id="rId10" Type="http://schemas.microsoft.com/office/2016/09/relationships/commentsIds" Target="commentsIds.xml"/><Relationship Id="rId19" Type="http://schemas.microsoft.com/office/2011/relationships/people" Target="peop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1.xml"/></Relationships>
</file>

<file path=word/theme/theme1.xml><?xml version="1.0" encoding="utf-8"?>
<a:theme xmlns:a="http://schemas.openxmlformats.org/drawingml/2006/main" name="NSF Branded Microsolf Office theme">
  <a:themeElements>
    <a:clrScheme name="NSF Color Palette">
      <a:dk1>
        <a:srgbClr val="000000"/>
      </a:dk1>
      <a:lt1>
        <a:srgbClr val="FFFFFF"/>
      </a:lt1>
      <a:dk2>
        <a:srgbClr val="002454"/>
      </a:dk2>
      <a:lt2>
        <a:srgbClr val="CCDDEA"/>
      </a:lt2>
      <a:accent1>
        <a:srgbClr val="005699"/>
      </a:accent1>
      <a:accent2>
        <a:srgbClr val="D3B34E"/>
      </a:accent2>
      <a:accent3>
        <a:srgbClr val="00C37E"/>
      </a:accent3>
      <a:accent4>
        <a:srgbClr val="4EC3E0"/>
      </a:accent4>
      <a:accent5>
        <a:srgbClr val="00758D"/>
      </a:accent5>
      <a:accent6>
        <a:srgbClr val="473B70"/>
      </a:accent6>
      <a:hlink>
        <a:srgbClr val="005699"/>
      </a:hlink>
      <a:folHlink>
        <a:srgbClr val="473B70"/>
      </a:folHlink>
    </a:clrScheme>
    <a:fontScheme name="NSF Open Sans font">
      <a:majorFont>
        <a:latin typeface="Open Sans Bold"/>
        <a:ea typeface=""/>
        <a:cs typeface=""/>
      </a:majorFont>
      <a:minorFont>
        <a:latin typeface="Open San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NSF Branded Microsolf Office theme" id="{76DFF90A-1066-417C-95C9-D599BA74622C}" vid="{3E88B876-3F63-48D7-BDD1-4D94905A4716}"/>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4AF175-D47F-470C-8889-4C629C9351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210</TotalTime>
  <Pages>7</Pages>
  <Words>2362</Words>
  <Characters>13466</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National Science Foundation</Company>
  <LinksUpToDate>false</LinksUpToDate>
  <CharactersWithSpaces>15797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Theodore, Rachel M.</dc:creator>
  <cp:keywords/>
  <dc:description/>
  <cp:lastModifiedBy>Cummings, Shawn</cp:lastModifiedBy>
  <cp:revision>10</cp:revision>
  <dcterms:created xsi:type="dcterms:W3CDTF">2025-05-03T15:41:00Z</dcterms:created>
  <dcterms:modified xsi:type="dcterms:W3CDTF">2025-05-10T19:00:00Z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a0323276-9d51-4871-b664-521d5c186daf</vt:lpwstr>
  </property>
  <property fmtid="{D5CDD505-2E9C-101B-9397-08002B2CF9AE}" pid="3" name="ContainsCUI">
    <vt:lpwstr>No</vt:lpwstr>
  </property>
</Properties>
</file>