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3BA4" w14:textId="093A0708" w:rsidR="00B92F7F" w:rsidRPr="00CE31A3" w:rsidRDefault="00B92F7F" w:rsidP="00CE31A3">
      <w:pPr>
        <w:pStyle w:val="Heading1"/>
      </w:pPr>
      <w:bookmarkStart w:id="0" w:name="_Hlk121458098"/>
      <w:bookmarkEnd w:id="0"/>
      <w:r>
        <w:t xml:space="preserve">TO </w:t>
      </w:r>
      <w:r w:rsidR="00CE31A3">
        <w:t>DO</w:t>
      </w:r>
    </w:p>
    <w:p w14:paraId="3A8365DA" w14:textId="02E2DACE" w:rsidR="00CE31A3" w:rsidRPr="00CE31A3" w:rsidRDefault="00CE31A3" w:rsidP="00CE31A3">
      <w:pPr>
        <w:pStyle w:val="Heading2"/>
      </w:pPr>
      <w:r w:rsidRPr="00CE31A3">
        <w:t>Priority HIGHEST</w:t>
      </w:r>
    </w:p>
    <w:p w14:paraId="30DE5271" w14:textId="00886104" w:rsidR="00CE31A3" w:rsidRPr="00202A9D" w:rsidRDefault="00CE31A3" w:rsidP="00CE31A3">
      <w:pPr>
        <w:pStyle w:val="ListParagraph"/>
        <w:widowControl/>
        <w:numPr>
          <w:ilvl w:val="0"/>
          <w:numId w:val="34"/>
        </w:numPr>
        <w:autoSpaceDE/>
        <w:autoSpaceDN/>
        <w:adjustRightInd/>
        <w:spacing w:line="240" w:lineRule="auto"/>
        <w:jc w:val="left"/>
      </w:pPr>
      <w:r w:rsidRPr="00202A9D">
        <w:t>Figure out argument for/</w:t>
      </w:r>
      <w:r w:rsidRPr="00202A9D">
        <w:t>against ‘pen as occluder’</w:t>
      </w:r>
    </w:p>
    <w:p w14:paraId="6D241C9B" w14:textId="360B2175" w:rsidR="00CE31A3" w:rsidRPr="00202A9D" w:rsidRDefault="00CE31A3" w:rsidP="00CE31A3">
      <w:pPr>
        <w:pStyle w:val="ListParagraph"/>
        <w:widowControl/>
        <w:numPr>
          <w:ilvl w:val="0"/>
          <w:numId w:val="34"/>
        </w:numPr>
        <w:autoSpaceDE/>
        <w:autoSpaceDN/>
        <w:adjustRightInd/>
        <w:spacing w:line="240" w:lineRule="auto"/>
        <w:jc w:val="left"/>
      </w:pPr>
      <w:r w:rsidRPr="00202A9D">
        <w:rPr>
          <w:b/>
          <w:bCs/>
        </w:rPr>
        <w:t>Get exclusions sorted out</w:t>
      </w:r>
      <w:r w:rsidRPr="00202A9D">
        <w:t xml:space="preserve"> </w:t>
      </w:r>
      <w:r w:rsidRPr="00202A9D">
        <w:rPr>
          <w:highlight w:val="yellow"/>
        </w:rPr>
        <w:t>@SHAWN</w:t>
      </w:r>
    </w:p>
    <w:p w14:paraId="570F93CF" w14:textId="1ED8C814" w:rsidR="00202A9D" w:rsidRDefault="00202A9D" w:rsidP="00202A9D">
      <w:pPr>
        <w:pStyle w:val="ListParagraph"/>
        <w:widowControl/>
        <w:numPr>
          <w:ilvl w:val="1"/>
          <w:numId w:val="34"/>
        </w:numPr>
        <w:autoSpaceDE/>
        <w:autoSpaceDN/>
        <w:adjustRightInd/>
        <w:spacing w:line="240" w:lineRule="auto"/>
        <w:jc w:val="left"/>
      </w:pPr>
      <w:r w:rsidRPr="00202A9D">
        <w:t>Check all exclusion criteria for Exp 1a-c, 2-2b</w:t>
      </w:r>
    </w:p>
    <w:p w14:paraId="4CEA7215" w14:textId="07A9445C" w:rsidR="00C32131" w:rsidRPr="00202A9D" w:rsidRDefault="00C32131" w:rsidP="00C32131">
      <w:pPr>
        <w:pStyle w:val="ListParagraph"/>
        <w:widowControl/>
        <w:numPr>
          <w:ilvl w:val="2"/>
          <w:numId w:val="34"/>
        </w:numPr>
        <w:autoSpaceDE/>
        <w:autoSpaceDN/>
        <w:adjustRightInd/>
        <w:spacing w:line="240" w:lineRule="auto"/>
        <w:jc w:val="left"/>
      </w:pPr>
      <w:r w:rsidRPr="00202A9D">
        <w:t xml:space="preserve">in </w:t>
      </w:r>
      <w:proofErr w:type="spellStart"/>
      <w:r w:rsidRPr="00202A9D">
        <w:t>add_exclusions</w:t>
      </w:r>
      <w:proofErr w:type="spellEnd"/>
      <w:r w:rsidRPr="00202A9D">
        <w:t>, there is commented out code at the top of the function. Why is it commented out, and how are we removing participants for technical difficult if not there?</w:t>
      </w:r>
    </w:p>
    <w:p w14:paraId="6E427912" w14:textId="5227C135" w:rsidR="00202A9D" w:rsidRPr="00202A9D" w:rsidRDefault="00202A9D" w:rsidP="00202A9D">
      <w:pPr>
        <w:pStyle w:val="ListParagraph"/>
        <w:widowControl/>
        <w:numPr>
          <w:ilvl w:val="1"/>
          <w:numId w:val="34"/>
        </w:numPr>
        <w:autoSpaceDE/>
        <w:autoSpaceDN/>
        <w:adjustRightInd/>
        <w:spacing w:line="240" w:lineRule="auto"/>
        <w:jc w:val="left"/>
      </w:pPr>
      <w:r w:rsidRPr="00202A9D">
        <w:t>Finalize exclusion criteria for Exp 3 and add them to the document</w:t>
      </w:r>
    </w:p>
    <w:p w14:paraId="092AD34B" w14:textId="77777777" w:rsidR="00CE31A3" w:rsidRPr="00CE31A3" w:rsidRDefault="00CE31A3" w:rsidP="00CE31A3">
      <w:pPr>
        <w:widowControl/>
        <w:autoSpaceDE/>
        <w:autoSpaceDN/>
        <w:adjustRightInd/>
        <w:spacing w:line="240" w:lineRule="auto"/>
        <w:ind w:firstLine="0"/>
        <w:jc w:val="left"/>
      </w:pPr>
    </w:p>
    <w:p w14:paraId="3B7A418E" w14:textId="23B4898A" w:rsidR="00CE31A3" w:rsidRPr="00CE31A3" w:rsidRDefault="00CE31A3" w:rsidP="00CE31A3">
      <w:pPr>
        <w:pStyle w:val="Heading2"/>
      </w:pPr>
      <w:r w:rsidRPr="00CE31A3">
        <w:t>Priority MEDIUM</w:t>
      </w:r>
    </w:p>
    <w:p w14:paraId="2E2EDB66" w14:textId="26B7C735" w:rsidR="00CE31A3" w:rsidRDefault="00CE31A3" w:rsidP="00CE31A3">
      <w:pPr>
        <w:pStyle w:val="ListParagraph"/>
        <w:widowControl/>
        <w:numPr>
          <w:ilvl w:val="0"/>
          <w:numId w:val="34"/>
        </w:numPr>
        <w:autoSpaceDE/>
        <w:autoSpaceDN/>
        <w:adjustRightInd/>
        <w:spacing w:line="240" w:lineRule="auto"/>
        <w:jc w:val="left"/>
      </w:pPr>
      <w:r w:rsidRPr="00CE31A3">
        <w:t>make sure that data formatting *function* is in *this* repo (raw data should *not* be in this repo)</w:t>
      </w:r>
      <w:r>
        <w:t xml:space="preserve"> </w:t>
      </w:r>
      <w:r w:rsidRPr="00CE31A3">
        <w:rPr>
          <w:highlight w:val="cyan"/>
        </w:rPr>
        <w:t>@SHAWN</w:t>
      </w:r>
    </w:p>
    <w:p w14:paraId="45944D78" w14:textId="7B7E844B" w:rsidR="00324448" w:rsidRDefault="00324448" w:rsidP="00CE31A3">
      <w:pPr>
        <w:pStyle w:val="ListParagraph"/>
        <w:widowControl/>
        <w:numPr>
          <w:ilvl w:val="1"/>
          <w:numId w:val="34"/>
        </w:numPr>
        <w:autoSpaceDE/>
        <w:autoSpaceDN/>
        <w:adjustRightInd/>
        <w:spacing w:line="240" w:lineRule="auto"/>
        <w:jc w:val="left"/>
      </w:pPr>
      <w:r>
        <w:t xml:space="preserve">let’s make BCS206/7 repo </w:t>
      </w:r>
      <w:r>
        <w:rPr>
          <w:i/>
          <w:iCs/>
        </w:rPr>
        <w:t>private</w:t>
      </w:r>
    </w:p>
    <w:p w14:paraId="247ECE59" w14:textId="3B0EA5C3" w:rsidR="00324448" w:rsidRDefault="00324448" w:rsidP="00CE31A3">
      <w:pPr>
        <w:pStyle w:val="ListParagraph"/>
        <w:widowControl/>
        <w:numPr>
          <w:ilvl w:val="1"/>
          <w:numId w:val="34"/>
        </w:numPr>
        <w:autoSpaceDE/>
        <w:autoSpaceDN/>
        <w:adjustRightInd/>
        <w:spacing w:line="240" w:lineRule="auto"/>
        <w:jc w:val="left"/>
      </w:pPr>
      <w:r>
        <w:t>let’s move raw data into that repo</w:t>
      </w:r>
    </w:p>
    <w:p w14:paraId="187A0BC1" w14:textId="77777777" w:rsidR="00324448" w:rsidRDefault="00324448" w:rsidP="00CE31A3">
      <w:pPr>
        <w:pStyle w:val="ListParagraph"/>
        <w:widowControl/>
        <w:numPr>
          <w:ilvl w:val="1"/>
          <w:numId w:val="34"/>
        </w:numPr>
        <w:autoSpaceDE/>
        <w:autoSpaceDN/>
        <w:adjustRightInd/>
        <w:spacing w:line="240" w:lineRule="auto"/>
        <w:jc w:val="left"/>
      </w:pPr>
      <w:r>
        <w:t>run script that:</w:t>
      </w:r>
    </w:p>
    <w:p w14:paraId="5D9B4ADF" w14:textId="7626E667" w:rsidR="00324448" w:rsidRDefault="00324448" w:rsidP="00324448">
      <w:pPr>
        <w:pStyle w:val="ListParagraph"/>
        <w:widowControl/>
        <w:numPr>
          <w:ilvl w:val="2"/>
          <w:numId w:val="34"/>
        </w:numPr>
        <w:autoSpaceDE/>
        <w:autoSpaceDN/>
        <w:adjustRightInd/>
        <w:spacing w:line="240" w:lineRule="auto"/>
        <w:jc w:val="left"/>
      </w:pPr>
      <w:r>
        <w:t xml:space="preserve">format raw </w:t>
      </w:r>
      <w:proofErr w:type="spellStart"/>
      <w:r>
        <w:t>mturk</w:t>
      </w:r>
      <w:proofErr w:type="spellEnd"/>
      <w:r>
        <w:t xml:space="preserve"> and proliferate files into csv [you could integrate additional format steps here]</w:t>
      </w:r>
    </w:p>
    <w:p w14:paraId="0F5C2932" w14:textId="77777777" w:rsidR="00324448" w:rsidRDefault="00324448" w:rsidP="00324448">
      <w:pPr>
        <w:pStyle w:val="ListParagraph"/>
        <w:widowControl/>
        <w:numPr>
          <w:ilvl w:val="2"/>
          <w:numId w:val="34"/>
        </w:numPr>
        <w:autoSpaceDE/>
        <w:autoSpaceDN/>
        <w:adjustRightInd/>
        <w:spacing w:line="240" w:lineRule="auto"/>
        <w:jc w:val="left"/>
      </w:pPr>
      <w:r>
        <w:t>identifies subjects who had technical difficulty and adds an exclude column that marks that</w:t>
      </w:r>
    </w:p>
    <w:p w14:paraId="3F22BB9F" w14:textId="34E3E5EE" w:rsidR="00324448" w:rsidRDefault="00324448" w:rsidP="00324448">
      <w:pPr>
        <w:pStyle w:val="ListParagraph"/>
        <w:widowControl/>
        <w:numPr>
          <w:ilvl w:val="2"/>
          <w:numId w:val="34"/>
        </w:numPr>
        <w:autoSpaceDE/>
        <w:autoSpaceDN/>
        <w:adjustRightInd/>
        <w:spacing w:line="240" w:lineRule="auto"/>
        <w:jc w:val="left"/>
      </w:pPr>
      <w:r>
        <w:t>and all other exclusions</w:t>
      </w:r>
    </w:p>
    <w:p w14:paraId="3782543C" w14:textId="77777777" w:rsidR="00324448" w:rsidRDefault="00324448" w:rsidP="00324448">
      <w:pPr>
        <w:pStyle w:val="ListParagraph"/>
        <w:widowControl/>
        <w:numPr>
          <w:ilvl w:val="2"/>
          <w:numId w:val="34"/>
        </w:numPr>
        <w:autoSpaceDE/>
        <w:autoSpaceDN/>
        <w:adjustRightInd/>
        <w:spacing w:line="240" w:lineRule="auto"/>
        <w:jc w:val="left"/>
      </w:pPr>
      <w:r>
        <w:t>anonymized subjects</w:t>
      </w:r>
    </w:p>
    <w:p w14:paraId="4C39FA57" w14:textId="7A933784" w:rsidR="00324448" w:rsidRDefault="00324448" w:rsidP="00324448">
      <w:pPr>
        <w:pStyle w:val="ListParagraph"/>
        <w:widowControl/>
        <w:numPr>
          <w:ilvl w:val="2"/>
          <w:numId w:val="34"/>
        </w:numPr>
        <w:autoSpaceDE/>
        <w:autoSpaceDN/>
        <w:adjustRightInd/>
        <w:spacing w:line="240" w:lineRule="auto"/>
        <w:jc w:val="left"/>
      </w:pPr>
      <w:r>
        <w:t>writes data into CSV</w:t>
      </w:r>
    </w:p>
    <w:p w14:paraId="02B3FE47" w14:textId="6A0D0840" w:rsidR="00324448" w:rsidRDefault="00324448" w:rsidP="00324448">
      <w:pPr>
        <w:pStyle w:val="ListParagraph"/>
        <w:widowControl/>
        <w:numPr>
          <w:ilvl w:val="2"/>
          <w:numId w:val="34"/>
        </w:numPr>
        <w:autoSpaceDE/>
        <w:autoSpaceDN/>
        <w:adjustRightInd/>
        <w:spacing w:line="240" w:lineRule="auto"/>
        <w:jc w:val="left"/>
      </w:pPr>
      <w:r>
        <w:t xml:space="preserve">create README.md stating that script for import is in private repo </w:t>
      </w:r>
    </w:p>
    <w:p w14:paraId="77890FFA" w14:textId="19D79BEA" w:rsidR="00324448" w:rsidRDefault="00324448" w:rsidP="00324448">
      <w:pPr>
        <w:pStyle w:val="ListParagraph"/>
        <w:widowControl/>
        <w:numPr>
          <w:ilvl w:val="2"/>
          <w:numId w:val="34"/>
        </w:numPr>
        <w:autoSpaceDE/>
        <w:autoSpaceDN/>
        <w:adjustRightInd/>
        <w:spacing w:line="240" w:lineRule="auto"/>
        <w:jc w:val="left"/>
      </w:pPr>
      <w:r>
        <w:t xml:space="preserve">copy script </w:t>
      </w:r>
      <w:r>
        <w:rPr>
          <w:i/>
          <w:iCs/>
        </w:rPr>
        <w:t xml:space="preserve">except </w:t>
      </w:r>
      <w:r>
        <w:t>for specific subject IDs into that note file</w:t>
      </w:r>
    </w:p>
    <w:p w14:paraId="7B40AED1" w14:textId="67077776" w:rsidR="00CE31A3" w:rsidRPr="00CE31A3" w:rsidRDefault="00CE31A3" w:rsidP="00CE31A3">
      <w:pPr>
        <w:pStyle w:val="ListParagraph"/>
        <w:widowControl/>
        <w:numPr>
          <w:ilvl w:val="1"/>
          <w:numId w:val="34"/>
        </w:numPr>
        <w:autoSpaceDE/>
        <w:autoSpaceDN/>
        <w:adjustRightInd/>
        <w:spacing w:line="240" w:lineRule="auto"/>
        <w:jc w:val="left"/>
      </w:pPr>
      <w:r w:rsidRPr="00CE31A3">
        <w:t>consider adding renaming of variables into formatting function, removing it from early code chunk</w:t>
      </w:r>
      <w:r>
        <w:t xml:space="preserve">. i.e., move the code contained in </w:t>
      </w:r>
      <w:proofErr w:type="spellStart"/>
      <w:r>
        <w:t>format_</w:t>
      </w:r>
      <w:proofErr w:type="gramStart"/>
      <w:r>
        <w:t>more</w:t>
      </w:r>
      <w:proofErr w:type="spellEnd"/>
      <w:r>
        <w:t>(</w:t>
      </w:r>
      <w:proofErr w:type="gramEnd"/>
      <w:r>
        <w:t>) into the formatting function.</w:t>
      </w:r>
    </w:p>
    <w:p w14:paraId="2F414072" w14:textId="77777777" w:rsidR="00CE31A3" w:rsidRPr="00CE31A3" w:rsidRDefault="00CE31A3" w:rsidP="00CE31A3">
      <w:pPr>
        <w:widowControl/>
        <w:autoSpaceDE/>
        <w:autoSpaceDN/>
        <w:adjustRightInd/>
        <w:spacing w:line="240" w:lineRule="auto"/>
        <w:ind w:firstLine="0"/>
        <w:jc w:val="left"/>
      </w:pPr>
    </w:p>
    <w:p w14:paraId="69083E9C" w14:textId="04FA19ED" w:rsidR="00CE31A3" w:rsidRPr="00CE31A3" w:rsidRDefault="00CE31A3" w:rsidP="00CE31A3">
      <w:pPr>
        <w:pStyle w:val="ListParagraph"/>
        <w:widowControl/>
        <w:numPr>
          <w:ilvl w:val="0"/>
          <w:numId w:val="34"/>
        </w:numPr>
        <w:autoSpaceDE/>
        <w:autoSpaceDN/>
        <w:adjustRightInd/>
        <w:spacing w:line="240" w:lineRule="auto"/>
        <w:jc w:val="left"/>
      </w:pPr>
      <w:r w:rsidRPr="00CE31A3">
        <w:t xml:space="preserve">consolidate </w:t>
      </w:r>
      <w:proofErr w:type="spellStart"/>
      <w:proofErr w:type="gramStart"/>
      <w:r w:rsidRPr="00CE31A3">
        <w:t>constants.R</w:t>
      </w:r>
      <w:proofErr w:type="spellEnd"/>
      <w:proofErr w:type="gramEnd"/>
      <w:r w:rsidRPr="00CE31A3">
        <w:t xml:space="preserve"> and </w:t>
      </w:r>
      <w:proofErr w:type="spellStart"/>
      <w:r w:rsidRPr="00CE31A3">
        <w:t>functions.R</w:t>
      </w:r>
      <w:proofErr w:type="spellEnd"/>
      <w:r w:rsidRPr="00CE31A3">
        <w:t>. It's currently unclear what's in which and why.</w:t>
      </w:r>
      <w:r>
        <w:t xml:space="preserve"> </w:t>
      </w:r>
      <w:r w:rsidRPr="00CE31A3">
        <w:rPr>
          <w:highlight w:val="cyan"/>
        </w:rPr>
        <w:t>@SHAWN</w:t>
      </w:r>
    </w:p>
    <w:p w14:paraId="62715E43" w14:textId="662BE03E" w:rsidR="00CE31A3" w:rsidRDefault="00CE31A3" w:rsidP="00CE31A3">
      <w:pPr>
        <w:pStyle w:val="ListParagraph"/>
        <w:widowControl/>
        <w:numPr>
          <w:ilvl w:val="0"/>
          <w:numId w:val="34"/>
        </w:numPr>
        <w:autoSpaceDE/>
        <w:autoSpaceDN/>
        <w:adjustRightInd/>
        <w:spacing w:line="240" w:lineRule="auto"/>
        <w:jc w:val="left"/>
      </w:pPr>
      <w:r w:rsidRPr="00CE31A3">
        <w:t>fill in all survey questions in procedure section for Exp 1a-c, and provide some summary of participants' responses where relevant.</w:t>
      </w:r>
      <w:r>
        <w:t xml:space="preserve"> </w:t>
      </w:r>
      <w:r w:rsidRPr="00CE31A3">
        <w:rPr>
          <w:highlight w:val="cyan"/>
        </w:rPr>
        <w:t>@GEVHER</w:t>
      </w:r>
    </w:p>
    <w:p w14:paraId="03528FE6" w14:textId="1F1DA40A" w:rsidR="00CE31A3" w:rsidRDefault="00CE31A3" w:rsidP="00CE31A3">
      <w:pPr>
        <w:pStyle w:val="ListParagraph"/>
        <w:widowControl/>
        <w:numPr>
          <w:ilvl w:val="0"/>
          <w:numId w:val="34"/>
        </w:numPr>
        <w:autoSpaceDE/>
        <w:autoSpaceDN/>
        <w:adjustRightInd/>
        <w:spacing w:line="240" w:lineRule="auto"/>
        <w:jc w:val="left"/>
      </w:pPr>
      <w:r>
        <w:t xml:space="preserve">edit through introduction </w:t>
      </w:r>
      <w:r w:rsidRPr="00CE31A3">
        <w:rPr>
          <w:highlight w:val="cyan"/>
        </w:rPr>
        <w:t>@FLORIAN</w:t>
      </w:r>
    </w:p>
    <w:p w14:paraId="15941325" w14:textId="77777777" w:rsidR="00CE31A3" w:rsidRDefault="00CE31A3" w:rsidP="00CE31A3">
      <w:pPr>
        <w:widowControl/>
        <w:autoSpaceDE/>
        <w:autoSpaceDN/>
        <w:adjustRightInd/>
        <w:spacing w:line="240" w:lineRule="auto"/>
        <w:jc w:val="left"/>
      </w:pPr>
    </w:p>
    <w:p w14:paraId="3E875D80" w14:textId="0216A37C" w:rsidR="00CE31A3" w:rsidRPr="00CE31A3" w:rsidRDefault="00CE31A3" w:rsidP="00CE31A3">
      <w:pPr>
        <w:pStyle w:val="Heading2"/>
      </w:pPr>
      <w:r>
        <w:t>Priority Low</w:t>
      </w:r>
    </w:p>
    <w:p w14:paraId="5AA7B868" w14:textId="174888E5" w:rsidR="00E66B78" w:rsidRDefault="00E66B78" w:rsidP="00CE31A3">
      <w:pPr>
        <w:pStyle w:val="ListParagraph"/>
        <w:widowControl/>
        <w:numPr>
          <w:ilvl w:val="0"/>
          <w:numId w:val="32"/>
        </w:numPr>
        <w:autoSpaceDE/>
        <w:autoSpaceDN/>
        <w:adjustRightInd/>
        <w:spacing w:line="240" w:lineRule="auto"/>
        <w:jc w:val="left"/>
      </w:pPr>
      <w:r>
        <w:t>Look for places with “XXX” and “REF”</w:t>
      </w:r>
    </w:p>
    <w:p w14:paraId="5A03A1A7" w14:textId="4E70DBA9" w:rsidR="00CE31A3" w:rsidRDefault="00CE31A3" w:rsidP="00CE31A3">
      <w:pPr>
        <w:pStyle w:val="ListParagraph"/>
        <w:widowControl/>
        <w:numPr>
          <w:ilvl w:val="0"/>
          <w:numId w:val="32"/>
        </w:numPr>
        <w:autoSpaceDE/>
        <w:autoSpaceDN/>
        <w:adjustRightInd/>
        <w:spacing w:line="240" w:lineRule="auto"/>
        <w:jc w:val="left"/>
      </w:pPr>
      <w:r>
        <w:t>Change in title?</w:t>
      </w:r>
    </w:p>
    <w:p w14:paraId="6C821AB1" w14:textId="6A53B250" w:rsidR="00DF2F44" w:rsidRPr="00CE31A3" w:rsidRDefault="00CE31A3" w:rsidP="00A44295">
      <w:pPr>
        <w:pStyle w:val="ListParagraph"/>
        <w:widowControl/>
        <w:numPr>
          <w:ilvl w:val="0"/>
          <w:numId w:val="32"/>
        </w:numPr>
        <w:autoSpaceDE/>
        <w:autoSpaceDN/>
        <w:adjustRightInd/>
        <w:spacing w:line="240" w:lineRule="auto"/>
        <w:jc w:val="left"/>
      </w:pPr>
      <w:r>
        <w:t>Update website and see whether it can be integrated into OSF (i.e., work locally on OSF, ideally with videos etc. being links to the local OSF repo)</w:t>
      </w:r>
      <w:r>
        <w:t xml:space="preserve"> </w:t>
      </w:r>
      <w:r w:rsidRPr="00CE31A3">
        <w:rPr>
          <w:highlight w:val="cyan"/>
        </w:rPr>
        <w:t>@GEVHER</w:t>
      </w:r>
    </w:p>
    <w:p w14:paraId="6E4D4CA4" w14:textId="663ED51F" w:rsidR="00B92F7F" w:rsidRPr="00B92F7F" w:rsidRDefault="003F5649" w:rsidP="0066093F">
      <w:pPr>
        <w:widowControl/>
        <w:autoSpaceDE/>
        <w:autoSpaceDN/>
        <w:adjustRightInd/>
        <w:spacing w:line="240" w:lineRule="auto"/>
        <w:ind w:firstLine="0"/>
        <w:jc w:val="left"/>
      </w:pPr>
      <w:commentRangeStart w:id="1"/>
      <w:commentRangeEnd w:id="1"/>
      <w:r>
        <w:rPr>
          <w:rStyle w:val="CommentReference"/>
        </w:rPr>
        <w:lastRenderedPageBreak/>
        <w:commentReference w:id="1"/>
      </w:r>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r w:rsidR="00A91938" w:rsidRPr="00ED3418">
        <w:rPr>
          <w:sz w:val="22"/>
        </w:rPr>
        <w:lastRenderedPageBreak/>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7EB9FCE3" w:rsidR="00E80486" w:rsidRPr="00102065" w:rsidRDefault="00E80486" w:rsidP="00E80486">
      <w:pPr>
        <w:rPr>
          <w:b/>
          <w:bCs/>
          <w:i/>
          <w:iCs/>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 xml:space="preserve">R Markdown (REF) document that generates the supplementary information for this article through a single click in a freely available software (R, REF; RStudio, REF).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commentRangeStart w:id="2"/>
      <w:r w:rsidRPr="00ED3418">
        <w:rPr>
          <w:szCs w:val="22"/>
          <w:highlight w:val="cyan"/>
        </w:rPr>
        <w:t>XYZ</w:t>
      </w:r>
      <w:commentRangeEnd w:id="2"/>
      <w:r w:rsidRPr="00ED3418">
        <w:rPr>
          <w:rStyle w:val="CommentReference"/>
          <w:sz w:val="22"/>
          <w:szCs w:val="22"/>
        </w:rPr>
        <w:commentReference w:id="2"/>
      </w:r>
      <w:r w:rsidRPr="00ED3418">
        <w:rPr>
          <w:szCs w:val="22"/>
        </w:rPr>
        <w:t xml:space="preserve">. </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3"/>
      <w:r w:rsidR="00FD3AD0">
        <w:rPr>
          <w:szCs w:val="22"/>
        </w:rPr>
        <w:t>XXX</w:t>
      </w:r>
      <w:commentRangeEnd w:id="3"/>
      <w:r w:rsidR="00FD3AD0">
        <w:rPr>
          <w:rStyle w:val="CommentReference"/>
        </w:rPr>
        <w:commentReference w:id="3"/>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4"/>
      <w:r w:rsidR="00F05B25">
        <w:rPr>
          <w:szCs w:val="22"/>
        </w:rPr>
        <w:t>REFS</w:t>
      </w:r>
      <w:commentRangeEnd w:id="4"/>
      <w:r w:rsidR="00F05B25">
        <w:rPr>
          <w:rStyle w:val="CommentReference"/>
        </w:rPr>
        <w:commentReference w:id="4"/>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5"/>
      <w:r w:rsidR="00B93163" w:rsidRPr="00ED3418">
        <w:rPr>
          <w:szCs w:val="22"/>
        </w:rPr>
        <w:t>2006</w:t>
      </w:r>
      <w:commentRangeEnd w:id="5"/>
      <w:r w:rsidR="0066319E">
        <w:rPr>
          <w:rStyle w:val="CommentReference"/>
        </w:rPr>
        <w:commentReference w:id="5"/>
      </w:r>
      <w:r w:rsidR="00B93163" w:rsidRPr="00ED3418">
        <w:rPr>
          <w:szCs w:val="22"/>
        </w:rPr>
        <w:t xml:space="preserve">). </w:t>
      </w:r>
    </w:p>
    <w:p w14:paraId="27C57315" w14:textId="73508ECB" w:rsidR="00B93163" w:rsidRPr="00ED3418" w:rsidRDefault="00244AD2" w:rsidP="00244AD2">
      <w:pPr>
        <w:rPr>
          <w:szCs w:val="22"/>
        </w:rPr>
      </w:pPr>
      <w:commentRangeStart w:id="6"/>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6"/>
      <w:r>
        <w:rPr>
          <w:rStyle w:val="CommentReference"/>
        </w:rPr>
        <w:commentReference w:id="6"/>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7"/>
      <w:commentRangeStart w:id="8"/>
      <w:r w:rsidR="00C161C5" w:rsidRPr="00ED3418">
        <w:rPr>
          <w:szCs w:val="22"/>
        </w:rPr>
        <w:t xml:space="preserve">thought the talker in the video </w:t>
      </w:r>
      <w:r w:rsidR="00D037E1">
        <w:rPr>
          <w:szCs w:val="22"/>
        </w:rPr>
        <w:t>said</w:t>
      </w:r>
      <w:r w:rsidR="000079D6" w:rsidRPr="00ED3418">
        <w:rPr>
          <w:szCs w:val="22"/>
        </w:rPr>
        <w:t xml:space="preserve"> </w:t>
      </w:r>
      <w:commentRangeEnd w:id="7"/>
      <w:r w:rsidR="00D037E1">
        <w:rPr>
          <w:rStyle w:val="CommentReference"/>
        </w:rPr>
        <w:commentReference w:id="7"/>
      </w:r>
      <w:commentRangeEnd w:id="8"/>
      <w:r w:rsidR="003F5649">
        <w:rPr>
          <w:rStyle w:val="CommentReference"/>
        </w:rPr>
        <w:commentReference w:id="8"/>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9"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9"/>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10"/>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10"/>
      <w:r w:rsidR="00057517">
        <w:rPr>
          <w:rStyle w:val="CommentReference"/>
        </w:rPr>
        <w:commentReference w:id="10"/>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2C3972DC" w14:textId="27F518B8" w:rsidR="001E0131" w:rsidRDefault="00620763" w:rsidP="001E0131">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average of </w:t>
      </w:r>
      <w:r w:rsidR="001E0131">
        <w:rPr>
          <w:szCs w:val="22"/>
        </w:rPr>
        <w:t>2</w:t>
      </w:r>
      <w:r w:rsidR="00AB672C">
        <w:rPr>
          <w:szCs w:val="22"/>
        </w:rPr>
        <w:t>2</w:t>
      </w:r>
      <w:r w:rsidR="001E0131">
        <w:rPr>
          <w:szCs w:val="22"/>
        </w:rPr>
        <w:t>.</w:t>
      </w:r>
      <w:r w:rsidR="00AB672C">
        <w:rPr>
          <w:szCs w:val="22"/>
        </w:rPr>
        <w:t>3</w:t>
      </w:r>
      <w:r w:rsidR="001E0131" w:rsidRPr="001E0131">
        <w:rPr>
          <w:szCs w:val="22"/>
        </w:rPr>
        <w:t xml:space="preserve"> minutes to complete the experiment (SD = </w:t>
      </w:r>
      <w:r w:rsidR="00AB672C">
        <w:rPr>
          <w:szCs w:val="22"/>
        </w:rPr>
        <w:t>17</w:t>
      </w:r>
      <w:r w:rsidR="001E0131">
        <w:rPr>
          <w:szCs w:val="22"/>
        </w:rPr>
        <w:t>.</w:t>
      </w:r>
      <w:r w:rsidR="00AB672C">
        <w:rPr>
          <w:szCs w:val="22"/>
        </w:rPr>
        <w:t>3</w:t>
      </w:r>
      <w:r w:rsidR="001E0131" w:rsidRPr="001E0131">
        <w:rPr>
          <w:szCs w:val="22"/>
        </w:rPr>
        <w:t xml:space="preserve"> minutes) and were remunerated $</w:t>
      </w:r>
      <w:r w:rsidR="001E0131">
        <w:rPr>
          <w:szCs w:val="22"/>
        </w:rPr>
        <w:t>6</w:t>
      </w:r>
      <w:r w:rsidR="001E0131" w:rsidRPr="001E0131">
        <w:rPr>
          <w:szCs w:val="22"/>
        </w:rPr>
        <w:t>.00/hour.</w:t>
      </w:r>
      <w:r w:rsidRPr="00ED3418">
        <w:rPr>
          <w:szCs w:val="22"/>
        </w:rPr>
        <w:t xml:space="preserve"> </w:t>
      </w:r>
    </w:p>
    <w:p w14:paraId="5D53BB6B" w14:textId="4FCAA56F" w:rsidR="005032D8" w:rsidRPr="005427E2" w:rsidRDefault="00620763" w:rsidP="001E0131">
      <w:pPr>
        <w:rPr>
          <w:szCs w:val="22"/>
        </w:rPr>
      </w:pPr>
      <w:r w:rsidRPr="00ED3418">
        <w:rPr>
          <w:szCs w:val="22"/>
        </w:rPr>
        <w:lastRenderedPageBreak/>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11"/>
      <w:r w:rsidR="003D6AB3">
        <w:rPr>
          <w:szCs w:val="22"/>
        </w:rPr>
        <w:t>articipants had to</w:t>
      </w:r>
      <w:r w:rsidR="000D32C8">
        <w:rPr>
          <w:szCs w:val="22"/>
        </w:rPr>
        <w:t xml:space="preserve"> confirm that they were (i)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11"/>
      <w:r w:rsidR="003D6AB3">
        <w:rPr>
          <w:rStyle w:val="CommentReference"/>
        </w:rPr>
        <w:commentReference w:id="11"/>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0FDCAEE"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FricativeMakerPro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w:t>
      </w:r>
      <w:r w:rsidR="00620763" w:rsidRPr="00ED3418">
        <w:rPr>
          <w:szCs w:val="22"/>
        </w:rPr>
        <w:lastRenderedPageBreak/>
        <w:t xml:space="preserve">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r w:rsidR="003E79A6">
        <w:rPr>
          <w:szCs w:val="22"/>
        </w:rPr>
        <w:t>, with the goal to increase power for this and subsequent experiments (for details, see SI:</w:t>
      </w:r>
      <w:r w:rsidR="003E79A6" w:rsidRPr="00D81744">
        <w:rPr>
          <w:szCs w:val="22"/>
          <w:highlight w:val="yellow"/>
        </w:rPr>
        <w:t>XXX</w:t>
      </w:r>
      <w:r w:rsidR="003E79A6">
        <w:rPr>
          <w:szCs w:val="22"/>
        </w:rPr>
        <w:t>)</w:t>
      </w:r>
      <w:r w:rsidR="00BA5C7C" w:rsidRPr="00ED3418">
        <w:rPr>
          <w:szCs w:val="22"/>
        </w:rPr>
        <w:t xml:space="preserve">. </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 xml:space="preserve">Half of the twelve videos were extracted from video recordings of the talker pronouncing </w:t>
      </w:r>
      <w:r w:rsidRPr="00ED3418">
        <w:rPr>
          <w:szCs w:val="22"/>
        </w:rPr>
        <w:lastRenderedPageBreak/>
        <w:t>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4ECD8FA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commentRangeStart w:id="12"/>
      <w:r w:rsidRPr="00ED3418">
        <w:rPr>
          <w:noProof/>
          <w:szCs w:val="22"/>
        </w:rPr>
        <w:lastRenderedPageBreak/>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commentRangeEnd w:id="12"/>
      <w:r w:rsidR="00D81744">
        <w:rPr>
          <w:rStyle w:val="CommentReference"/>
          <w:i w:val="0"/>
          <w:iCs w:val="0"/>
          <w:color w:val="auto"/>
        </w:rPr>
        <w:commentReference w:id="12"/>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2D09478" w:rsidR="004D7307" w:rsidRDefault="003F33E6" w:rsidP="003F33E6">
      <w:pPr>
        <w:rPr>
          <w:szCs w:val="22"/>
        </w:rPr>
      </w:pPr>
      <w:r>
        <w:rPr>
          <w:i/>
          <w:iCs/>
          <w:szCs w:val="22"/>
        </w:rPr>
        <w:lastRenderedPageBreak/>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 </w:t>
      </w:r>
      <w:r w:rsidR="004D7307" w:rsidRPr="00102065">
        <w:rPr>
          <w:szCs w:val="22"/>
          <w:highlight w:val="yellow"/>
        </w:rPr>
        <w:t>(XXX</w:t>
      </w:r>
      <w:r w:rsidR="004D7307">
        <w:rPr>
          <w:szCs w:val="22"/>
        </w:rPr>
        <w:t>).</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survey</w:t>
      </w:r>
      <w:r>
        <w:rPr>
          <w:szCs w:val="22"/>
        </w:rPr>
        <w:t>, and removed some questions that had been found to be uninformative</w:t>
      </w:r>
      <w:r w:rsidR="004D7307">
        <w:rPr>
          <w:szCs w:val="22"/>
        </w:rPr>
        <w:t xml:space="preserve"> (for details, see SI </w:t>
      </w:r>
      <w:r w:rsidR="004D7307" w:rsidRPr="00102065">
        <w:rPr>
          <w:szCs w:val="22"/>
          <w:highlight w:val="yellow"/>
        </w:rPr>
        <w:t>XXX</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53EE255E"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3"/>
      <w:r w:rsidR="00E44892">
        <w:rPr>
          <w:szCs w:val="22"/>
        </w:rPr>
        <w:t>XXX</w:t>
      </w:r>
      <w:commentRangeEnd w:id="13"/>
      <w:r w:rsidR="00E44892">
        <w:rPr>
          <w:rStyle w:val="CommentReference"/>
        </w:rPr>
        <w:commentReference w:id="13"/>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C310F4" w:rsidRPr="00C310F4">
        <w:rPr>
          <w:szCs w:val="22"/>
        </w:rPr>
        <w:t>608 observations from 1</w:t>
      </w:r>
      <w:commentRangeStart w:id="14"/>
      <w:r w:rsidR="00C310F4" w:rsidRPr="00C310F4">
        <w:rPr>
          <w:szCs w:val="22"/>
        </w:rPr>
        <w:t>79</w:t>
      </w:r>
      <w:commentRangeEnd w:id="14"/>
      <w:r w:rsidR="00651EA0">
        <w:rPr>
          <w:rStyle w:val="CommentReference"/>
        </w:rPr>
        <w:commentReference w:id="14"/>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02E09637" w:rsidR="005A63E5" w:rsidRPr="00ED3418" w:rsidRDefault="005A63E5" w:rsidP="003E79A6">
      <w:pPr>
        <w:pStyle w:val="Caption"/>
        <w:rPr>
          <w:szCs w:val="22"/>
        </w:rPr>
      </w:pPr>
      <w:bookmarkStart w:id="15" w:name="_Ref136088042"/>
      <w:r>
        <w:t xml:space="preserve">Table </w:t>
      </w:r>
      <w:fldSimple w:instr=" SEQ Table \* ARABIC ">
        <w:r>
          <w:rPr>
            <w:noProof/>
          </w:rPr>
          <w:t>1</w:t>
        </w:r>
      </w:fldSimple>
      <w:bookmarkEnd w:id="15"/>
      <w:r>
        <w:tab/>
        <w:t xml:space="preserve">Exclusions for all experiments reported. </w:t>
      </w:r>
      <w:r w:rsidR="00B71F1F">
        <w:t xml:space="preserve">Total exclusions can be less than the sum of all individual exclusion criteria since some participants failed multiple criteria. </w:t>
      </w:r>
      <w:r>
        <w:t>The SI (</w:t>
      </w:r>
      <w:r w:rsidRPr="003E79A6">
        <w:rPr>
          <w:highlight w:val="yellow"/>
        </w:rPr>
        <w:t>XXX</w:t>
      </w:r>
      <w:r>
        <w:t>) contains additional visualizations, showing exclusions relative to the mean and variability of participants’ reaction times.</w:t>
      </w:r>
    </w:p>
    <w:tbl>
      <w:tblPr>
        <w:tblW w:w="971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82"/>
        <w:gridCol w:w="927"/>
        <w:gridCol w:w="941"/>
        <w:gridCol w:w="1000"/>
        <w:gridCol w:w="990"/>
        <w:gridCol w:w="3770"/>
      </w:tblGrid>
      <w:tr w:rsidR="000D097A" w:rsidRPr="0072511C" w14:paraId="481AA135" w14:textId="579059FC" w:rsidTr="00102065">
        <w:trPr>
          <w:tblCellSpacing w:w="15" w:type="dxa"/>
        </w:trPr>
        <w:tc>
          <w:tcPr>
            <w:tcW w:w="2037" w:type="dxa"/>
            <w:vAlign w:val="center"/>
            <w:hideMark/>
          </w:tcPr>
          <w:p w14:paraId="652C32D2" w14:textId="77777777"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
          <w:p w14:paraId="6BA688F0" w14:textId="728BC83F"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
          <w:p w14:paraId="6EE0598B" w14:textId="1ED316CC"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
          <w:p w14:paraId="2FD81B2A" w14:textId="231E41CA"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
          <w:p w14:paraId="6DD48EEC" w14:textId="751954B0" w:rsidR="000D097A" w:rsidRPr="005A63E5" w:rsidDel="005A63E5"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3725" w:type="dxa"/>
          </w:tcPr>
          <w:p w14:paraId="57D906EA" w14:textId="53FBC193" w:rsidR="000D097A"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3</w:t>
            </w:r>
          </w:p>
        </w:tc>
      </w:tr>
      <w:tr w:rsidR="000D097A" w:rsidRPr="0072511C" w14:paraId="49073983" w14:textId="3BEB2E34" w:rsidTr="00102065">
        <w:trPr>
          <w:tblCellSpacing w:w="15" w:type="dxa"/>
        </w:trPr>
        <w:tc>
          <w:tcPr>
            <w:tcW w:w="2037" w:type="dxa"/>
            <w:vAlign w:val="center"/>
          </w:tcPr>
          <w:p w14:paraId="1D5F2DD5" w14:textId="060B6E76"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lastRenderedPageBreak/>
              <w:t>Recruited</w:t>
            </w:r>
          </w:p>
        </w:tc>
        <w:tc>
          <w:tcPr>
            <w:tcW w:w="897" w:type="dxa"/>
            <w:vAlign w:val="center"/>
          </w:tcPr>
          <w:p w14:paraId="676E0916" w14:textId="29F33057"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11" w:type="dxa"/>
            <w:vAlign w:val="center"/>
          </w:tcPr>
          <w:p w14:paraId="035F807D" w14:textId="3687F322"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70" w:type="dxa"/>
            <w:vAlign w:val="center"/>
          </w:tcPr>
          <w:p w14:paraId="01D0F9AE" w14:textId="5484FE98"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60" w:type="dxa"/>
          </w:tcPr>
          <w:p w14:paraId="40B5191D" w14:textId="2810F701"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3725" w:type="dxa"/>
          </w:tcPr>
          <w:p w14:paraId="485849A5" w14:textId="002E331F"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257</w:t>
            </w:r>
          </w:p>
        </w:tc>
      </w:tr>
      <w:tr w:rsidR="000D097A" w:rsidRPr="0072511C" w14:paraId="7068F377" w14:textId="7E0E2717" w:rsidTr="00102065">
        <w:trPr>
          <w:tblCellSpacing w:w="15" w:type="dxa"/>
        </w:trPr>
        <w:tc>
          <w:tcPr>
            <w:tcW w:w="2037" w:type="dxa"/>
            <w:vAlign w:val="center"/>
            <w:hideMark/>
          </w:tcPr>
          <w:p w14:paraId="078A1281" w14:textId="5ACEA644"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
          <w:p w14:paraId="56F486A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7DDE7973"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5AE6273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7E48E9B" w14:textId="72E7178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7FFE89A0" w14:textId="4432526E"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0D097A" w:rsidRPr="0072511C" w14:paraId="718CF3EE" w14:textId="62F2AB18" w:rsidTr="00102065">
        <w:trPr>
          <w:tblCellSpacing w:w="15" w:type="dxa"/>
        </w:trPr>
        <w:tc>
          <w:tcPr>
            <w:tcW w:w="2037" w:type="dxa"/>
            <w:vAlign w:val="center"/>
            <w:hideMark/>
          </w:tcPr>
          <w:p w14:paraId="19406B09" w14:textId="44CD6E4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p>
        </w:tc>
        <w:tc>
          <w:tcPr>
            <w:tcW w:w="897" w:type="dxa"/>
            <w:vAlign w:val="center"/>
            <w:hideMark/>
          </w:tcPr>
          <w:p w14:paraId="5756F80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3E763AD9"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
          <w:p w14:paraId="58BC7EE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60" w:type="dxa"/>
          </w:tcPr>
          <w:p w14:paraId="52F68AE8" w14:textId="476D7C8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
          <w:p w14:paraId="129AAE2F" w14:textId="7EC00799"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0D097A" w:rsidRPr="0072511C" w14:paraId="73192751" w14:textId="5318FB38" w:rsidTr="00102065">
        <w:trPr>
          <w:tblCellSpacing w:w="15" w:type="dxa"/>
        </w:trPr>
        <w:tc>
          <w:tcPr>
            <w:tcW w:w="2037" w:type="dxa"/>
            <w:vAlign w:val="center"/>
            <w:hideMark/>
          </w:tcPr>
          <w:p w14:paraId="658E9725" w14:textId="180C38AB"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
          <w:p w14:paraId="2A49557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5A61573A"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635C3C7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D2615D4" w14:textId="20F6650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3725" w:type="dxa"/>
          </w:tcPr>
          <w:p w14:paraId="006A6B64" w14:textId="485A8AC6"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(0.8%)</w:t>
            </w:r>
          </w:p>
        </w:tc>
      </w:tr>
      <w:tr w:rsidR="000D097A" w:rsidRPr="0072511C" w14:paraId="74BC514E" w14:textId="0DA678DA" w:rsidTr="00102065">
        <w:trPr>
          <w:tblCellSpacing w:w="15" w:type="dxa"/>
        </w:trPr>
        <w:tc>
          <w:tcPr>
            <w:tcW w:w="2037" w:type="dxa"/>
            <w:vAlign w:val="center"/>
            <w:hideMark/>
          </w:tcPr>
          <w:p w14:paraId="5FCCD6E7" w14:textId="038C941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
          <w:p w14:paraId="505D4E2F"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
          <w:p w14:paraId="268D3AF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131CD48E"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524D681D" w14:textId="48DBD97D"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
          <w:p w14:paraId="46770C67" w14:textId="74A9C29F"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4 (1.6%)</w:t>
            </w:r>
          </w:p>
        </w:tc>
      </w:tr>
      <w:tr w:rsidR="000D097A" w:rsidRPr="0072511C" w14:paraId="09FE0D2F" w14:textId="60239C27" w:rsidTr="00102065">
        <w:trPr>
          <w:tblCellSpacing w:w="15" w:type="dxa"/>
        </w:trPr>
        <w:tc>
          <w:tcPr>
            <w:tcW w:w="2037" w:type="dxa"/>
            <w:vAlign w:val="center"/>
            <w:hideMark/>
          </w:tcPr>
          <w:p w14:paraId="7720825F" w14:textId="27E6A54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
          <w:p w14:paraId="3536651B"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
          <w:p w14:paraId="02D19A8C" w14:textId="278DA0B8"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sidRPr="00D81744">
              <w:rPr>
                <w:rFonts w:ascii="Times" w:eastAsia="Times New Roman" w:hAnsi="Times"/>
                <w:sz w:val="24"/>
                <w:lang w:eastAsia="en-US"/>
              </w:rPr>
              <w:t>.1%)</w:t>
            </w:r>
          </w:p>
        </w:tc>
        <w:tc>
          <w:tcPr>
            <w:tcW w:w="970" w:type="dxa"/>
            <w:vAlign w:val="center"/>
            <w:hideMark/>
          </w:tcPr>
          <w:p w14:paraId="3E22A941" w14:textId="7F5B8603"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Pr>
                <w:rFonts w:ascii="Times" w:eastAsia="Times New Roman" w:hAnsi="Times"/>
                <w:sz w:val="24"/>
                <w:lang w:eastAsia="en-US"/>
              </w:rPr>
              <w:t>1</w:t>
            </w:r>
            <w:r w:rsidRPr="0072511C">
              <w:rPr>
                <w:rFonts w:ascii="Times" w:eastAsia="Times New Roman" w:hAnsi="Times"/>
                <w:sz w:val="24"/>
                <w:lang w:eastAsia="en-US"/>
              </w:rPr>
              <w:t>%)</w:t>
            </w:r>
          </w:p>
        </w:tc>
        <w:tc>
          <w:tcPr>
            <w:tcW w:w="960" w:type="dxa"/>
          </w:tcPr>
          <w:p w14:paraId="5B187DC0" w14:textId="3F8F84C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512A6653" w14:textId="10B5A655"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4 (1.6%)</w:t>
            </w:r>
          </w:p>
        </w:tc>
      </w:tr>
      <w:tr w:rsidR="000D097A" w:rsidRPr="0072511C" w14:paraId="421B9CA2" w14:textId="62A4560B" w:rsidTr="00102065">
        <w:trPr>
          <w:tblCellSpacing w:w="15" w:type="dxa"/>
        </w:trPr>
        <w:tc>
          <w:tcPr>
            <w:tcW w:w="2037" w:type="dxa"/>
            <w:vAlign w:val="center"/>
            <w:hideMark/>
          </w:tcPr>
          <w:p w14:paraId="40493E64" w14:textId="5660691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commentRangeStart w:id="16"/>
            <w:commentRangeStart w:id="17"/>
            <w:commentRangeStart w:id="18"/>
          </w:p>
        </w:tc>
        <w:tc>
          <w:tcPr>
            <w:tcW w:w="897" w:type="dxa"/>
            <w:vAlign w:val="center"/>
            <w:hideMark/>
          </w:tcPr>
          <w:p w14:paraId="54EB4DB4" w14:textId="753112C1"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3</w:t>
            </w:r>
            <w:r w:rsidRPr="003E79A6">
              <w:rPr>
                <w:rFonts w:ascii="Times" w:eastAsia="Times New Roman" w:hAnsi="Times"/>
                <w:i/>
                <w:iCs/>
                <w:sz w:val="24"/>
                <w:lang w:eastAsia="en-US"/>
              </w:rPr>
              <w:t>%)</w:t>
            </w:r>
          </w:p>
        </w:tc>
        <w:tc>
          <w:tcPr>
            <w:tcW w:w="911" w:type="dxa"/>
            <w:vAlign w:val="center"/>
            <w:hideMark/>
          </w:tcPr>
          <w:p w14:paraId="6210E840" w14:textId="76A96514"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3</w:t>
            </w:r>
            <w:r w:rsidRPr="003E79A6">
              <w:rPr>
                <w:rFonts w:ascii="Times" w:eastAsia="Times New Roman" w:hAnsi="Times"/>
                <w:i/>
                <w:iCs/>
                <w:sz w:val="24"/>
                <w:lang w:eastAsia="en-US"/>
              </w:rPr>
              <w:t>%)</w:t>
            </w:r>
          </w:p>
        </w:tc>
        <w:tc>
          <w:tcPr>
            <w:tcW w:w="970" w:type="dxa"/>
            <w:vAlign w:val="center"/>
            <w:hideMark/>
          </w:tcPr>
          <w:p w14:paraId="3DAAD4BD" w14:textId="77777777"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(6.3%)</w:t>
            </w:r>
            <w:commentRangeEnd w:id="16"/>
            <w:r w:rsidRPr="003E79A6">
              <w:rPr>
                <w:rStyle w:val="CommentReference"/>
                <w:i/>
                <w:iCs/>
              </w:rPr>
              <w:commentReference w:id="16"/>
            </w:r>
            <w:r w:rsidRPr="003E79A6">
              <w:rPr>
                <w:rStyle w:val="CommentReference"/>
                <w:i/>
                <w:iCs/>
              </w:rPr>
              <w:commentReference w:id="17"/>
            </w:r>
            <w:r w:rsidRPr="003E79A6">
              <w:rPr>
                <w:rStyle w:val="CommentReference"/>
                <w:i/>
                <w:iCs/>
              </w:rPr>
              <w:commentReference w:id="18"/>
            </w:r>
          </w:p>
        </w:tc>
        <w:tc>
          <w:tcPr>
            <w:tcW w:w="960" w:type="dxa"/>
          </w:tcPr>
          <w:p w14:paraId="08532D02" w14:textId="5B97B0EB"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4 (6.</w:t>
            </w:r>
            <w:r>
              <w:rPr>
                <w:rFonts w:ascii="Times" w:eastAsia="Times New Roman" w:hAnsi="Times"/>
                <w:i/>
                <w:iCs/>
                <w:sz w:val="24"/>
                <w:lang w:eastAsia="en-US"/>
              </w:rPr>
              <w:t>3</w:t>
            </w:r>
            <w:r w:rsidRPr="00102065">
              <w:rPr>
                <w:rFonts w:ascii="Times" w:eastAsia="Times New Roman" w:hAnsi="Times"/>
                <w:i/>
                <w:iCs/>
                <w:sz w:val="24"/>
                <w:lang w:eastAsia="en-US"/>
              </w:rPr>
              <w:t>%)</w:t>
            </w:r>
          </w:p>
        </w:tc>
        <w:tc>
          <w:tcPr>
            <w:tcW w:w="3725" w:type="dxa"/>
          </w:tcPr>
          <w:p w14:paraId="5585C04F" w14:textId="0CCD6C8B"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10 (4.0%)</w:t>
            </w:r>
          </w:p>
        </w:tc>
      </w:tr>
      <w:commentRangeEnd w:id="17"/>
      <w:commentRangeEnd w:id="18"/>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19"/>
      <w:r w:rsidR="0024688C" w:rsidRPr="003F5649">
        <w:t>Charpentier</w:t>
      </w:r>
      <w:commentRangeEnd w:id="19"/>
      <w:r w:rsidR="0024688C" w:rsidRPr="00BC07C7">
        <w:rPr>
          <w:rStyle w:val="CommentReference"/>
        </w:rPr>
        <w:commentReference w:id="19"/>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w:t>
      </w:r>
      <w:r w:rsidR="00B26E09">
        <w:rPr>
          <w:szCs w:val="22"/>
        </w:rPr>
        <w:lastRenderedPageBreak/>
        <w:t xml:space="preserve">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20"/>
      <w:commentRangeStart w:id="21"/>
      <w:r w:rsidR="0072511C">
        <w:rPr>
          <w:szCs w:val="22"/>
        </w:rPr>
        <w:t>Zhang &amp; Samuel, 2023; Hodges, Cummings, &amp; Theodore, in prep.</w:t>
      </w:r>
      <w:commentRangeEnd w:id="20"/>
      <w:r w:rsidR="0072511C">
        <w:rPr>
          <w:rStyle w:val="CommentReference"/>
        </w:rPr>
        <w:commentReference w:id="20"/>
      </w:r>
      <w:commentRangeEnd w:id="21"/>
      <w:r w:rsidR="00CE7AE0">
        <w:rPr>
          <w:rStyle w:val="CommentReference"/>
        </w:rPr>
        <w:commentReference w:id="21"/>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 xml:space="preserve">summarizes those tests for all </w:t>
      </w:r>
      <w:r w:rsidR="00571B57">
        <w:rPr>
          <w:szCs w:val="22"/>
        </w:rPr>
        <w:lastRenderedPageBreak/>
        <w:t>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8"/>
                    <a:stretch>
                      <a:fillRect/>
                    </a:stretch>
                  </pic:blipFill>
                  <pic:spPr>
                    <a:xfrm>
                      <a:off x="0" y="0"/>
                      <a:ext cx="4800600" cy="5295900"/>
                    </a:xfrm>
                    <a:prstGeom prst="rect">
                      <a:avLst/>
                    </a:prstGeom>
                  </pic:spPr>
                </pic:pic>
              </a:graphicData>
            </a:graphic>
          </wp:inline>
        </w:drawing>
      </w:r>
    </w:p>
    <w:p w14:paraId="00266130" w14:textId="4457736D" w:rsidR="009625D1" w:rsidRDefault="002B7F50" w:rsidP="00BA7139">
      <w:pPr>
        <w:pStyle w:val="Caption"/>
        <w:rPr>
          <w:szCs w:val="22"/>
        </w:rPr>
      </w:pPr>
      <w:bookmarkStart w:id="22"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2"/>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lastRenderedPageBreak/>
        <w:t>[INSERT TABLE]</w:t>
      </w:r>
    </w:p>
    <w:p w14:paraId="1BCE6BC8" w14:textId="75F03F75" w:rsidR="00FA67B2" w:rsidRPr="00754F17" w:rsidRDefault="00FA67B2" w:rsidP="00FA67B2">
      <w:pPr>
        <w:pStyle w:val="Caption"/>
        <w:rPr>
          <w:szCs w:val="22"/>
        </w:rPr>
      </w:pPr>
      <w:bookmarkStart w:id="23"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23"/>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24"/>
      <w:r w:rsidR="00825EE6" w:rsidRPr="003F5649">
        <w:t xml:space="preserve">for which we had not strong expectations are </w:t>
      </w:r>
      <w:commentRangeStart w:id="25"/>
      <w:r w:rsidR="00825EE6" w:rsidRPr="003F5649">
        <w:t>shown with shaded backgrounds.</w:t>
      </w:r>
      <w:commentRangeEnd w:id="25"/>
      <w:r w:rsidR="00825EE6" w:rsidRPr="003F5649">
        <w:rPr>
          <w:rStyle w:val="CommentReference"/>
          <w:color w:val="auto"/>
        </w:rPr>
        <w:commentReference w:id="25"/>
      </w:r>
      <w:commentRangeEnd w:id="24"/>
      <w:r w:rsidR="004F276B">
        <w:rPr>
          <w:rStyle w:val="CommentReference"/>
          <w:i w:val="0"/>
          <w:iCs w:val="0"/>
          <w:color w:val="auto"/>
        </w:rPr>
        <w:commentReference w:id="24"/>
      </w:r>
    </w:p>
    <w:p w14:paraId="6DC2C1D4" w14:textId="1A1D7FC6"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00E66B78" w:rsidRPr="00E66B78">
        <w:rPr>
          <w:szCs w:val="22"/>
          <w:highlight w:val="yellow"/>
        </w:rPr>
        <w:t>22.7</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r w:rsidR="002655E6">
        <w:rPr>
          <w:szCs w:val="22"/>
        </w:rPr>
        <w:t>was</w:t>
      </w:r>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w:t>
      </w:r>
      <w:r w:rsidRPr="00E66B78">
        <w:rPr>
          <w:szCs w:val="22"/>
          <w:highlight w:val="yellow"/>
        </w:rPr>
        <w:t>3999</w:t>
      </w:r>
      <w:r>
        <w:rPr>
          <w:szCs w:val="22"/>
        </w:rPr>
        <w:t xml:space="preserve">)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Pr="00E66B78">
        <w:rPr>
          <w:szCs w:val="22"/>
          <w:highlight w:val="yellow"/>
        </w:rPr>
        <w:t>&gt; 8</w:t>
      </w:r>
      <w:r>
        <w:rPr>
          <w:szCs w:val="22"/>
        </w:rPr>
        <w:t xml:space="preserve">,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w:t>
      </w:r>
      <w:r w:rsidRPr="00E66B78">
        <w:rPr>
          <w:szCs w:val="22"/>
          <w:highlight w:val="yellow"/>
        </w:rPr>
        <w:t>17</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w:t>
      </w:r>
      <w:commentRangeStart w:id="26"/>
      <w:commentRangeStart w:id="27"/>
      <w:r w:rsidR="002655E6">
        <w:rPr>
          <w:szCs w:val="22"/>
        </w:rPr>
        <w:t>closely resembling findings for compensation for preceding phonetic context (</w:t>
      </w:r>
      <w:r w:rsidR="002655E6" w:rsidRPr="0008080F">
        <w:rPr>
          <w:szCs w:val="22"/>
        </w:rPr>
        <w:t>Kang et al.</w:t>
      </w:r>
      <w:r w:rsidR="002655E6">
        <w:rPr>
          <w:szCs w:val="22"/>
        </w:rPr>
        <w:t xml:space="preserve">, </w:t>
      </w:r>
      <w:r w:rsidR="002655E6" w:rsidRPr="0008080F">
        <w:rPr>
          <w:szCs w:val="22"/>
        </w:rPr>
        <w:t>2016).</w:t>
      </w:r>
      <w:commentRangeEnd w:id="26"/>
      <w:r w:rsidR="00601B77">
        <w:rPr>
          <w:rStyle w:val="CommentReference"/>
        </w:rPr>
        <w:commentReference w:id="26"/>
      </w:r>
      <w:commentRangeEnd w:id="27"/>
      <w:r w:rsidR="0066093F">
        <w:rPr>
          <w:rStyle w:val="CommentReference"/>
        </w:rPr>
        <w:commentReference w:id="27"/>
      </w:r>
    </w:p>
    <w:p w14:paraId="700F8EE7" w14:textId="2549A2F9" w:rsidR="001D0660" w:rsidRDefault="00795899" w:rsidP="001D0660">
      <w:pPr>
        <w:rPr>
          <w:szCs w:val="22"/>
        </w:rPr>
      </w:pPr>
      <w:r>
        <w:rPr>
          <w:szCs w:val="22"/>
        </w:rPr>
        <w:lastRenderedPageBreak/>
        <w:t>Th</w:t>
      </w:r>
      <w:r w:rsidR="002655E6">
        <w:rPr>
          <w:szCs w:val="22"/>
        </w:rPr>
        <w:t>ese</w:t>
      </w:r>
      <w:r>
        <w:rPr>
          <w:szCs w:val="22"/>
        </w:rPr>
        <w:t xml:space="preserve"> result</w:t>
      </w:r>
      <w:r w:rsidR="002655E6">
        <w:rPr>
          <w:szCs w:val="22"/>
        </w:rPr>
        <w:t>s</w:t>
      </w:r>
      <w:r>
        <w:rPr>
          <w:szCs w:val="22"/>
        </w:rPr>
        <w:t xml:space="preserve"> </w:t>
      </w:r>
      <w:r w:rsidR="002655E6">
        <w:rPr>
          <w:szCs w:val="22"/>
        </w:rPr>
        <w:t>are</w:t>
      </w:r>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28"/>
      <w:commentRangeStart w:id="29"/>
      <w:r w:rsidR="00244AD2">
        <w:rPr>
          <w:szCs w:val="22"/>
        </w:rPr>
        <w:t>bite</w:t>
      </w:r>
      <w:r w:rsidR="00E960BA">
        <w:rPr>
          <w:szCs w:val="22"/>
        </w:rPr>
        <w:t>-</w:t>
      </w:r>
      <w:r w:rsidR="00244AD2">
        <w:rPr>
          <w:szCs w:val="22"/>
        </w:rPr>
        <w:t>block</w:t>
      </w:r>
      <w:commentRangeEnd w:id="28"/>
      <w:r w:rsidR="00244AD2">
        <w:rPr>
          <w:rStyle w:val="CommentReference"/>
        </w:rPr>
        <w:commentReference w:id="28"/>
      </w:r>
      <w:commentRangeEnd w:id="29"/>
      <w:r w:rsidR="00E960BA">
        <w:rPr>
          <w:rStyle w:val="CommentReference"/>
        </w:rPr>
        <w:commentReference w:id="29"/>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w:t>
      </w:r>
      <w:r w:rsidR="001D0660" w:rsidRPr="00E66B78">
        <w:rPr>
          <w:szCs w:val="22"/>
          <w:highlight w:val="yellow"/>
        </w:rPr>
        <w:t>REF</w:t>
      </w:r>
      <w:r w:rsidR="001D0660">
        <w:rPr>
          <w:szCs w:val="22"/>
        </w:rPr>
        <w:t>)</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66093F">
        <w:rPr>
          <w:szCs w:val="22"/>
        </w:rPr>
        <w:t>This alternative explanation is addressed in Experiments 2.</w:t>
      </w:r>
    </w:p>
    <w:p w14:paraId="4804E457" w14:textId="63E8C854" w:rsidR="000E2896" w:rsidRDefault="008D6284" w:rsidP="000E2896">
      <w:pPr>
        <w:rPr>
          <w:szCs w:val="22"/>
        </w:rPr>
      </w:pPr>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775A9E">
        <w:rPr>
          <w:szCs w:val="22"/>
        </w:rPr>
        <w:t>T</w:t>
      </w:r>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r w:rsidR="00D30126">
        <w:rPr>
          <w:rStyle w:val="FootnoteReference"/>
          <w:szCs w:val="22"/>
        </w:rPr>
        <w:footnoteReference w:id="5"/>
      </w:r>
      <w:r w:rsidR="000E2896">
        <w:rPr>
          <w:szCs w:val="22"/>
        </w:rPr>
        <w:t xml:space="preserve"> and responses for the audio-only </w:t>
      </w:r>
      <w:r w:rsidR="000E2896">
        <w:rPr>
          <w:szCs w:val="22"/>
        </w:rPr>
        <w:lastRenderedPageBreak/>
        <w:t>test token fell approximately half-way between the two visual bias conditions of Experiments 1a-c</w:t>
      </w:r>
      <w:r w:rsidR="002E6329">
        <w:rPr>
          <w:szCs w:val="22"/>
        </w:rPr>
        <w:t xml:space="preserve">, as would be expected given </w:t>
      </w:r>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36"/>
      <w:commentRangeStart w:id="37"/>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36"/>
      <w:r w:rsidR="00375884">
        <w:rPr>
          <w:rStyle w:val="CommentReference"/>
        </w:rPr>
        <w:commentReference w:id="36"/>
      </w:r>
      <w:commentRangeEnd w:id="37"/>
      <w:r w:rsidR="00E02182">
        <w:rPr>
          <w:rStyle w:val="CommentReference"/>
        </w:rPr>
        <w:commentReference w:id="37"/>
      </w:r>
    </w:p>
    <w:p w14:paraId="15154D13" w14:textId="43037B55" w:rsidR="002E008A" w:rsidRPr="00ED3418" w:rsidRDefault="00703116" w:rsidP="003E79A6">
      <w:pPr>
        <w:ind w:firstLine="0"/>
        <w:rPr>
          <w:szCs w:val="22"/>
        </w:rPr>
      </w:pPr>
      <w:commentRangeStart w:id="38"/>
      <w:commentRangeEnd w:id="38"/>
      <w:r>
        <w:rPr>
          <w:rStyle w:val="CommentReference"/>
        </w:rPr>
        <w:commentReference w:id="38"/>
      </w:r>
    </w:p>
    <w:bookmarkStart w:id="39" w:name="_Ref136084921"/>
    <w:p w14:paraId="7EE39542" w14:textId="7DC1A66C"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rsidR="00000000">
        <w:fldChar w:fldCharType="separate"/>
      </w:r>
      <w:r>
        <w:fldChar w:fldCharType="end"/>
      </w:r>
      <w:r>
        <w:rPr>
          <w:noProof/>
          <w:szCs w:val="22"/>
        </w:rPr>
        <w:lastRenderedPageBreak/>
        <w:drawing>
          <wp:inline distT="0" distB="0" distL="0" distR="0" wp14:anchorId="6D2B9F41" wp14:editId="4BB0E9D9">
            <wp:extent cx="5486400" cy="4142105"/>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9"/>
                    <a:stretch>
                      <a:fillRect/>
                    </a:stretch>
                  </pic:blipFill>
                  <pic:spPr>
                    <a:xfrm>
                      <a:off x="0" y="0"/>
                      <a:ext cx="5486400" cy="4142105"/>
                    </a:xfrm>
                    <a:prstGeom prst="rect">
                      <a:avLst/>
                    </a:prstGeom>
                  </pic:spPr>
                </pic:pic>
              </a:graphicData>
            </a:graphic>
          </wp:inline>
        </w:drawing>
      </w:r>
    </w:p>
    <w:p w14:paraId="6D3AA166" w14:textId="76FA6BF4"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39"/>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Pr>
          <w:szCs w:val="22"/>
        </w:rPr>
        <w:t>audio-</w:t>
      </w:r>
      <w:r w:rsidRPr="00ED3418">
        <w:rPr>
          <w:szCs w:val="22"/>
        </w:rPr>
        <w:t xml:space="preserve">visual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 xml:space="preserve">it does not matter why the lips were rounded; it only </w:t>
      </w:r>
      <w:r w:rsidRPr="00ED3418">
        <w:rPr>
          <w:szCs w:val="22"/>
        </w:rPr>
        <w:lastRenderedPageBreak/>
        <w:t>matters that they were rounded</w:t>
      </w:r>
      <w:r>
        <w:rPr>
          <w:szCs w:val="22"/>
        </w:rPr>
        <w:t>” (Fowler, 2006, p.</w:t>
      </w:r>
      <w:r w:rsidR="007B4DCF">
        <w:rPr>
          <w:szCs w:val="22"/>
        </w:rPr>
        <w:t xml:space="preserve"> 166</w:t>
      </w:r>
      <w:r>
        <w:rPr>
          <w:szCs w:val="22"/>
        </w:rPr>
        <w:t>).</w:t>
      </w:r>
    </w:p>
    <w:p w14:paraId="4A39DE5B" w14:textId="73DD52D6"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1F3C86">
        <w:rPr>
          <w:szCs w:val="22"/>
        </w:rPr>
        <w:t xml:space="preserve"> </w:t>
      </w:r>
      <w:r>
        <w:rPr>
          <w:szCs w:val="22"/>
        </w:rPr>
        <w:t xml:space="preserve">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1F3C86">
        <w:rPr>
          <w:szCs w:val="22"/>
        </w:rPr>
        <w:t xml:space="preserve"> </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3EFE8D3D" w:rsidR="002E008A" w:rsidRPr="00ED3418" w:rsidRDefault="002E008A" w:rsidP="001E0131">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40"/>
      <w:commentRangeStart w:id="41"/>
      <w:commentRangeStart w:id="42"/>
      <w:r w:rsidR="00972CE3">
        <w:rPr>
          <w:szCs w:val="22"/>
        </w:rPr>
        <w:t>c.</w:t>
      </w:r>
      <w:commentRangeEnd w:id="40"/>
      <w:r w:rsidR="00972CE3">
        <w:rPr>
          <w:rStyle w:val="CommentReference"/>
        </w:rPr>
        <w:commentReference w:id="40"/>
      </w:r>
      <w:commentRangeEnd w:id="41"/>
      <w:r w:rsidR="00143685">
        <w:rPr>
          <w:rStyle w:val="CommentReference"/>
        </w:rPr>
        <w:commentReference w:id="41"/>
      </w:r>
      <w:commentRangeEnd w:id="42"/>
      <w:r w:rsidR="003E79A6">
        <w:rPr>
          <w:rStyle w:val="CommentReference"/>
        </w:rPr>
        <w:commentReference w:id="42"/>
      </w:r>
      <w:r w:rsidR="001E0131">
        <w:rPr>
          <w:szCs w:val="22"/>
        </w:rPr>
        <w:t xml:space="preserve"> </w:t>
      </w:r>
      <w:r w:rsidR="001E0131" w:rsidRPr="001E0131">
        <w:rPr>
          <w:szCs w:val="22"/>
        </w:rPr>
        <w:t xml:space="preserve">Participants took an average of </w:t>
      </w:r>
      <w:r w:rsidR="001E0131">
        <w:rPr>
          <w:szCs w:val="22"/>
        </w:rPr>
        <w:t>2</w:t>
      </w:r>
      <w:r w:rsidR="001E0131">
        <w:rPr>
          <w:szCs w:val="22"/>
        </w:rPr>
        <w:t>4</w:t>
      </w:r>
      <w:r w:rsidR="001E0131">
        <w:rPr>
          <w:szCs w:val="22"/>
        </w:rPr>
        <w:t>.</w:t>
      </w:r>
      <w:r w:rsidR="001E0131">
        <w:rPr>
          <w:szCs w:val="22"/>
        </w:rPr>
        <w:t>4</w:t>
      </w:r>
      <w:r w:rsidR="001E0131" w:rsidRPr="001E0131">
        <w:rPr>
          <w:szCs w:val="22"/>
        </w:rPr>
        <w:t xml:space="preserve"> minutes to complete the experiment (SD = </w:t>
      </w:r>
      <w:r w:rsidR="001E0131">
        <w:rPr>
          <w:szCs w:val="22"/>
        </w:rPr>
        <w:t>20.0</w:t>
      </w:r>
      <w:r w:rsidR="001E0131" w:rsidRPr="001E0131">
        <w:rPr>
          <w:szCs w:val="22"/>
        </w:rPr>
        <w:t xml:space="preserve"> minutes).</w:t>
      </w:r>
      <w:r w:rsidR="001E0131" w:rsidRPr="00ED3418">
        <w:rPr>
          <w:szCs w:val="22"/>
        </w:rPr>
        <w:t xml:space="preserve"> </w:t>
      </w:r>
    </w:p>
    <w:p w14:paraId="52FC772A" w14:textId="2A4CDA7C"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 xml:space="preserve">talker's maximum mouth aperture for </w:t>
      </w:r>
      <w:r w:rsidR="005878C4" w:rsidRPr="00E02182">
        <w:rPr>
          <w:szCs w:val="22"/>
        </w:rPr>
        <w:lastRenderedPageBreak/>
        <w:t>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439FE5EE"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p>
    <w:p w14:paraId="212B84A9" w14:textId="51CF5218" w:rsidR="002E008A" w:rsidRPr="00ED3418" w:rsidRDefault="002E008A" w:rsidP="002E008A">
      <w:pPr>
        <w:pStyle w:val="Heading2"/>
        <w:rPr>
          <w:szCs w:val="22"/>
        </w:rPr>
      </w:pPr>
      <w:r w:rsidRPr="00ED3418">
        <w:rPr>
          <w:szCs w:val="22"/>
        </w:rPr>
        <w:t>Results</w:t>
      </w:r>
    </w:p>
    <w:p w14:paraId="76DA84F6" w14:textId="4FF6CA08"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notable evidence for an effect of pen </w:t>
      </w:r>
      <w:r w:rsidR="0044611A">
        <w:rPr>
          <w:szCs w:val="22"/>
        </w:rPr>
        <w:t>location</w:t>
      </w:r>
      <w:r w:rsidR="008F067E">
        <w:rPr>
          <w:szCs w:val="22"/>
        </w:rPr>
        <w:t xml:space="preserve"> </w:t>
      </w:r>
      <w:r>
        <w:rPr>
          <w:szCs w:val="22"/>
        </w:rPr>
        <w:t>(BF = 1.1)</w:t>
      </w:r>
      <w:r w:rsidR="008F067E">
        <w:rPr>
          <w:szCs w:val="22"/>
        </w:rPr>
        <w:t>, though the effect still went in the same direction as in Experiments 1a-c</w:t>
      </w:r>
      <w:r>
        <w:rPr>
          <w:szCs w:val="22"/>
        </w:rPr>
        <w:t xml:space="preserve">. </w:t>
      </w:r>
      <w:r w:rsidR="008F067E">
        <w:rPr>
          <w:szCs w:val="22"/>
        </w:rPr>
        <w:t>Similarly</w:t>
      </w:r>
      <w:r>
        <w:rPr>
          <w:szCs w:val="22"/>
        </w:rPr>
        <w:t>, the effect of visual bias was also substantially reduced</w:t>
      </w:r>
      <w:r w:rsidR="001F5AD0">
        <w:rPr>
          <w:szCs w:val="22"/>
        </w:rPr>
        <w:t xml:space="preserve">, though still present </w:t>
      </w:r>
      <w:r w:rsidR="008F067E">
        <w:rPr>
          <w:szCs w:val="22"/>
        </w:rPr>
        <w:t xml:space="preserve">in the same direction as in Experiments 1a-c </w:t>
      </w:r>
      <w:r>
        <w:rPr>
          <w:szCs w:val="22"/>
        </w:rPr>
        <w:t>(BF = 2.2). Participants continue</w:t>
      </w:r>
      <w:r w:rsidR="008F067E">
        <w:rPr>
          <w:szCs w:val="22"/>
        </w:rPr>
        <w:t>d</w:t>
      </w:r>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lastRenderedPageBreak/>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0"/>
                    <a:stretch>
                      <a:fillRect/>
                    </a:stretch>
                  </pic:blipFill>
                  <pic:spPr>
                    <a:xfrm>
                      <a:off x="0" y="0"/>
                      <a:ext cx="4800600" cy="2146300"/>
                    </a:xfrm>
                    <a:prstGeom prst="rect">
                      <a:avLst/>
                    </a:prstGeom>
                  </pic:spPr>
                </pic:pic>
              </a:graphicData>
            </a:graphic>
          </wp:inline>
        </w:drawing>
      </w:r>
    </w:p>
    <w:p w14:paraId="382BBF96" w14:textId="2F66D943" w:rsidR="002E008A" w:rsidRDefault="008133E0" w:rsidP="001F3C86">
      <w:pPr>
        <w:pStyle w:val="Caption"/>
        <w:rPr>
          <w:szCs w:val="22"/>
        </w:rPr>
      </w:pPr>
      <w:bookmarkStart w:id="43"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43"/>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44"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44"/>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45"/>
      <w:r w:rsidRPr="003F5649">
        <w:t xml:space="preserve">for which we had not strong expectations are </w:t>
      </w:r>
      <w:commentRangeStart w:id="46"/>
      <w:r w:rsidRPr="003F5649">
        <w:t>shown with shaded backgrounds.</w:t>
      </w:r>
      <w:commentRangeEnd w:id="46"/>
      <w:r w:rsidRPr="003F5649">
        <w:rPr>
          <w:rStyle w:val="CommentReference"/>
          <w:color w:val="auto"/>
        </w:rPr>
        <w:commentReference w:id="46"/>
      </w:r>
      <w:commentRangeEnd w:id="45"/>
      <w:r>
        <w:rPr>
          <w:rStyle w:val="CommentReference"/>
          <w:i w:val="0"/>
          <w:iCs w:val="0"/>
          <w:color w:val="auto"/>
        </w:rPr>
        <w:commentReference w:id="45"/>
      </w:r>
    </w:p>
    <w:p w14:paraId="4EBC0A9C" w14:textId="1A8E2AE1" w:rsidR="001F5AD0" w:rsidRPr="00ED3418" w:rsidRDefault="001F5AD0" w:rsidP="001F5AD0">
      <w:pPr>
        <w:pStyle w:val="Heading2"/>
        <w:rPr>
          <w:szCs w:val="22"/>
        </w:rPr>
      </w:pPr>
      <w:r>
        <w:rPr>
          <w:szCs w:val="22"/>
        </w:rPr>
        <w:t>Discussion</w:t>
      </w:r>
    </w:p>
    <w:p w14:paraId="5648F2B0" w14:textId="1468216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SI (</w:t>
      </w:r>
      <w:r w:rsidR="009D23FE" w:rsidRPr="0066093F">
        <w:rPr>
          <w:szCs w:val="22"/>
          <w:highlight w:val="yellow"/>
        </w:rPr>
        <w:t>XXX</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 xml:space="preserve">2b </w:t>
      </w:r>
      <w:r>
        <w:rPr>
          <w:szCs w:val="22"/>
        </w:rPr>
        <w:t>with N = 64 participants</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—including the substantially reduced effect of pen location</w:t>
      </w:r>
      <w:commentRangeStart w:id="47"/>
      <w:r>
        <w:rPr>
          <w:szCs w:val="22"/>
        </w:rPr>
        <w:t>.</w:t>
      </w:r>
      <w:commentRangeEnd w:id="47"/>
      <w:r>
        <w:rPr>
          <w:rStyle w:val="CommentReference"/>
        </w:rPr>
        <w:commentReference w:id="47"/>
      </w:r>
      <w:r>
        <w:rPr>
          <w:szCs w:val="22"/>
        </w:rPr>
        <w:t xml:space="preserve"> Th</w:t>
      </w:r>
      <w:r w:rsidR="009D23FE">
        <w:rPr>
          <w:szCs w:val="22"/>
        </w:rPr>
        <w:t>ese</w:t>
      </w:r>
      <w:r>
        <w:rPr>
          <w:szCs w:val="22"/>
        </w:rPr>
        <w:t xml:space="preserve"> finding</w:t>
      </w:r>
      <w:r w:rsidR="009D23FE">
        <w:rPr>
          <w:szCs w:val="22"/>
        </w:rPr>
        <w:t>s</w:t>
      </w:r>
      <w:r>
        <w:rPr>
          <w:szCs w:val="22"/>
        </w:rPr>
        <w:t xml:space="preserve"> suggests that a pen in the mouth of the talker is </w:t>
      </w:r>
      <w:r w:rsidRPr="0066093F">
        <w:rPr>
          <w:i/>
          <w:iCs/>
          <w:szCs w:val="22"/>
        </w:rPr>
        <w:t>not</w:t>
      </w:r>
      <w:r>
        <w:rPr>
          <w:szCs w:val="22"/>
        </w:rPr>
        <w:t xml:space="preserve"> sufficient to elicit the effect observed in Experiments 1a-c. </w:t>
      </w:r>
    </w:p>
    <w:p w14:paraId="73DE8ECE" w14:textId="6BC64D76"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414593">
        <w:rPr>
          <w:szCs w:val="22"/>
        </w:rPr>
        <w:lastRenderedPageBreak/>
        <w:t xml:space="preserve">obstructing 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48"/>
      <w:commentRangeStart w:id="49"/>
      <w:commentRangeEnd w:id="48"/>
      <w:r w:rsidR="00584D72">
        <w:rPr>
          <w:rStyle w:val="CommentReference"/>
        </w:rPr>
        <w:commentReference w:id="48"/>
      </w:r>
      <w:commentRangeEnd w:id="49"/>
      <w:r w:rsidR="005878C4">
        <w:rPr>
          <w:rStyle w:val="CommentReference"/>
        </w:rPr>
        <w:commentReference w:id="49"/>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66093F">
        <w:rPr>
          <w:szCs w:val="22"/>
          <w:highlight w:val="yellow"/>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4C06D48E" w14:textId="57419DDB" w:rsidR="00BC6876" w:rsidRPr="00ED3418" w:rsidRDefault="00BC6876" w:rsidP="00BC6876">
      <w:pPr>
        <w:pStyle w:val="Heading1"/>
        <w:rPr>
          <w:sz w:val="22"/>
          <w:szCs w:val="22"/>
        </w:rPr>
      </w:pPr>
      <w:r w:rsidRPr="00ED3418">
        <w:rPr>
          <w:sz w:val="22"/>
          <w:szCs w:val="22"/>
        </w:rPr>
        <w:t>Expe</w:t>
      </w:r>
      <w:r w:rsidR="00303033">
        <w:rPr>
          <w:sz w:val="22"/>
          <w:szCs w:val="22"/>
        </w:rPr>
        <w:t xml:space="preserve">riment </w:t>
      </w:r>
      <w:r w:rsidR="00640589">
        <w:rPr>
          <w:sz w:val="22"/>
          <w:szCs w:val="22"/>
        </w:rPr>
        <w:t>3</w:t>
      </w:r>
    </w:p>
    <w:p w14:paraId="42F672D3" w14:textId="25581333" w:rsidR="008736CF" w:rsidRPr="008736CF" w:rsidRDefault="00640589" w:rsidP="008736CF">
      <w:pPr>
        <w:rPr>
          <w:szCs w:val="22"/>
        </w:rPr>
      </w:pPr>
      <w:r>
        <w:rPr>
          <w:szCs w:val="22"/>
        </w:rPr>
        <w:t xml:space="preserve">As outlined in the introduction, previous </w:t>
      </w:r>
      <w:r w:rsidR="00DD0D8A">
        <w:rPr>
          <w:szCs w:val="22"/>
        </w:rPr>
        <w:t xml:space="preserve">work has established that </w:t>
      </w:r>
      <w:ins w:id="50" w:author="Cummings, Shawn" w:date="2023-06-08T16:27:00Z">
        <w:r w:rsidR="0066093F" w:rsidRPr="0066093F">
          <w:rPr>
            <w:szCs w:val="22"/>
            <w:highlight w:val="yellow"/>
            <w:rPrChange w:id="51" w:author="Cummings, Shawn" w:date="2023-06-08T16:27:00Z">
              <w:rPr>
                <w:szCs w:val="22"/>
              </w:rPr>
            </w:rPrChange>
          </w:rPr>
          <w:t>XXX</w:t>
        </w:r>
      </w:ins>
    </w:p>
    <w:p w14:paraId="2A365120" w14:textId="64002D4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w:t>
      </w:r>
      <w:r w:rsidRPr="008736CF">
        <w:rPr>
          <w:szCs w:val="22"/>
        </w:rPr>
        <w:lastRenderedPageBreak/>
        <w:t xml:space="preserve">significant </w:t>
      </w:r>
      <w:r w:rsidR="00640589">
        <w:rPr>
          <w:szCs w:val="22"/>
        </w:rPr>
        <w:t>shifts in categorization responses</w:t>
      </w:r>
      <w:r w:rsidR="00640589" w:rsidRPr="008736CF">
        <w:rPr>
          <w:szCs w:val="22"/>
        </w:rPr>
        <w:t xml:space="preserve"> </w:t>
      </w:r>
      <w:r w:rsidRPr="008736CF">
        <w:rPr>
          <w:szCs w:val="22"/>
        </w:rPr>
        <w:t xml:space="preserve">(Cummings &amp; Theodore, </w:t>
      </w:r>
      <w:r w:rsidR="00440530">
        <w:rPr>
          <w:szCs w:val="22"/>
        </w:rPr>
        <w:t>2023</w:t>
      </w:r>
      <w:r w:rsidR="00640589">
        <w:rPr>
          <w:szCs w:val="22"/>
        </w:rPr>
        <w:t xml:space="preserve">; </w:t>
      </w:r>
      <w:commentRangeStart w:id="52"/>
      <w:r w:rsidR="00640589">
        <w:rPr>
          <w:szCs w:val="22"/>
        </w:rPr>
        <w:t>Liu &amp; Jaeger, 2019</w:t>
      </w:r>
      <w:commentRangeEnd w:id="52"/>
      <w:r w:rsidR="009E50C7">
        <w:rPr>
          <w:rStyle w:val="CommentReference"/>
        </w:rPr>
        <w:commentReference w:id="52"/>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lastRenderedPageBreak/>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”-labelled group (those hearing words ambiguous between, e.g.</w:t>
      </w:r>
      <w:r w:rsidR="00640589">
        <w:rPr>
          <w:szCs w:val="22"/>
        </w:rPr>
        <w:t>,</w:t>
      </w:r>
      <w:r w:rsidRPr="008736CF">
        <w:rPr>
          <w:szCs w:val="22"/>
        </w:rPr>
        <w:t xml:space="preserve"> </w:t>
      </w:r>
      <w:r w:rsidRPr="009E50C7">
        <w:rPr>
          <w:i/>
          <w:iCs/>
          <w:szCs w:val="22"/>
        </w:rPr>
        <w:t>publisher</w:t>
      </w:r>
      <w:r w:rsidRPr="008736CF">
        <w:rPr>
          <w:szCs w:val="22"/>
        </w:rPr>
        <w:t xml:space="preserve"> and </w:t>
      </w:r>
      <w:proofErr w:type="spellStart"/>
      <w:r w:rsidRPr="009E50C7">
        <w:rPr>
          <w:i/>
          <w:iCs/>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lastRenderedPageBreak/>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26C262A8" w14:textId="1DBFA400" w:rsidR="00BC6876" w:rsidRPr="00ED3418" w:rsidRDefault="00BC6876" w:rsidP="00396A75">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w:t>
      </w:r>
      <w:r w:rsidRPr="00ED3418">
        <w:rPr>
          <w:szCs w:val="22"/>
        </w:rPr>
        <w:lastRenderedPageBreak/>
        <w:t xml:space="preserve">A) or in the hand (Panel B), again split between-participant groups. This exposure phase was paradigmatically identical to that of Liu &amp; Jaeger (2018; Experiment 1). 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08664AAE"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 </w:t>
      </w:r>
      <w:r w:rsidR="00E56A0A">
        <w:rPr>
          <w:szCs w:val="22"/>
        </w:rPr>
        <w:t>3</w:t>
      </w:r>
      <w:r w:rsidRPr="00ED3418">
        <w:rPr>
          <w:szCs w:val="22"/>
        </w:rPr>
        <w:t xml:space="preserve"> closely followed Experiment 1a in Liu &amp; Jaeger (2018).  </w:t>
      </w:r>
    </w:p>
    <w:p w14:paraId="05B48C1D" w14:textId="77777777" w:rsidR="00272CDC" w:rsidRDefault="00BC6876" w:rsidP="00D76D88">
      <w:pPr>
        <w:rPr>
          <w:szCs w:val="22"/>
        </w:rPr>
      </w:pPr>
      <w:r w:rsidRPr="00D76D88">
        <w:rPr>
          <w:b/>
          <w:bCs/>
          <w:i/>
          <w:iCs/>
          <w:szCs w:val="22"/>
        </w:rPr>
        <w:t>Participants.</w:t>
      </w:r>
      <w:r w:rsidRPr="00D76D88">
        <w:rPr>
          <w:szCs w:val="22"/>
        </w:rPr>
        <w:t xml:space="preserve"> </w:t>
      </w:r>
      <w:r w:rsidR="00D76D88" w:rsidRPr="00D76D88">
        <w:rPr>
          <w:szCs w:val="22"/>
        </w:rPr>
        <w:t xml:space="preserve">We recruited </w:t>
      </w:r>
      <w:r w:rsidR="00D76D88" w:rsidRPr="00D76D88">
        <w:rPr>
          <w:szCs w:val="22"/>
          <w:highlight w:val="yellow"/>
        </w:rPr>
        <w:t>257</w:t>
      </w:r>
      <w:r w:rsidR="00D76D88" w:rsidRPr="00D76D88">
        <w:rPr>
          <w:szCs w:val="22"/>
        </w:rPr>
        <w:t xml:space="preserve"> participants over the crowdsourcing platform Prolific</w:t>
      </w:r>
      <w:r w:rsidR="00D76D88">
        <w:rPr>
          <w:szCs w:val="22"/>
        </w:rPr>
        <w:t>.</w:t>
      </w:r>
      <w:commentRangeStart w:id="53"/>
      <w:r w:rsidR="00D76D88">
        <w:rPr>
          <w:szCs w:val="22"/>
        </w:rPr>
        <w:t xml:space="preserve"> </w:t>
      </w:r>
      <w:r w:rsidR="00272CDC" w:rsidRPr="001E0131">
        <w:rPr>
          <w:szCs w:val="22"/>
        </w:rPr>
        <w:t xml:space="preserve">Participants took an average of </w:t>
      </w:r>
      <w:r w:rsidR="00272CDC" w:rsidRPr="001E0131">
        <w:rPr>
          <w:szCs w:val="22"/>
          <w:highlight w:val="cyan"/>
        </w:rPr>
        <w:t>XXX.X</w:t>
      </w:r>
      <w:r w:rsidR="00272CDC" w:rsidRPr="001E0131">
        <w:rPr>
          <w:szCs w:val="22"/>
        </w:rPr>
        <w:t xml:space="preserve"> minutes to complete the experiment (SD = </w:t>
      </w:r>
      <w:r w:rsidR="00272CDC" w:rsidRPr="001E0131">
        <w:rPr>
          <w:szCs w:val="22"/>
          <w:highlight w:val="cyan"/>
        </w:rPr>
        <w:t>XXX</w:t>
      </w:r>
      <w:r w:rsidR="00272CDC" w:rsidRPr="001E0131">
        <w:rPr>
          <w:szCs w:val="22"/>
        </w:rPr>
        <w:t xml:space="preserve"> minutes) and were remunerated $</w:t>
      </w:r>
      <w:r w:rsidR="00272CDC" w:rsidRPr="001E0131">
        <w:rPr>
          <w:szCs w:val="22"/>
          <w:highlight w:val="cyan"/>
        </w:rPr>
        <w:t>XXX</w:t>
      </w:r>
      <w:r w:rsidR="00272CDC" w:rsidRPr="001E0131">
        <w:rPr>
          <w:szCs w:val="22"/>
        </w:rPr>
        <w:t xml:space="preserve">.00/hour. </w:t>
      </w:r>
    </w:p>
    <w:p w14:paraId="167194B7" w14:textId="64D976EF" w:rsidR="00BC6876" w:rsidRPr="00ED3418" w:rsidRDefault="00D76D88" w:rsidP="00D76D88">
      <w:pPr>
        <w:rPr>
          <w:szCs w:val="22"/>
        </w:rPr>
      </w:pPr>
      <w:r w:rsidRPr="00D76D88">
        <w:rPr>
          <w:szCs w:val="22"/>
        </w:rPr>
        <w:t>We used Prolific's pre-screening to limit the experiment to participants (1) of US nationality, (2) who reported to be English speaking monolinguals, and (3) had not previously participated in any experiment from our lab on Prolific</w:t>
      </w:r>
      <w:commentRangeEnd w:id="53"/>
      <w:r w:rsidR="00B426C3">
        <w:rPr>
          <w:rStyle w:val="CommentReference"/>
        </w:rPr>
        <w:commentReference w:id="53"/>
      </w:r>
      <w:r w:rsidRPr="00D76D88">
        <w:rPr>
          <w:szCs w:val="22"/>
        </w:rPr>
        <w:t xml:space="preserve">. </w:t>
      </w:r>
      <w:r>
        <w:rPr>
          <w:szCs w:val="22"/>
        </w:rPr>
        <w:t>Before the experiment could be accepted, p</w:t>
      </w:r>
      <w:commentRangeStart w:id="54"/>
      <w:r>
        <w:rPr>
          <w:szCs w:val="22"/>
        </w:rPr>
        <w:t>articipants had to confirm</w:t>
      </w:r>
      <w:r>
        <w:rPr>
          <w:szCs w:val="22"/>
        </w:rPr>
        <w:t>—as in all previous experiments—</w:t>
      </w:r>
      <w:r>
        <w:rPr>
          <w:szCs w:val="22"/>
        </w:rPr>
        <w:t>that they were (</w:t>
      </w:r>
      <w:proofErr w:type="spellStart"/>
      <w:r>
        <w:rPr>
          <w:szCs w:val="22"/>
        </w:rPr>
        <w:t>i</w:t>
      </w:r>
      <w:proofErr w:type="spellEnd"/>
      <w:r>
        <w:rPr>
          <w:szCs w:val="22"/>
        </w:rPr>
        <w:t>) native speakers of US English, (ii) in a quiet room without distractions, (ii) wearing over-the-ear headphones.</w:t>
      </w:r>
      <w:commentRangeEnd w:id="54"/>
      <w:r>
        <w:rPr>
          <w:rStyle w:val="CommentReference"/>
        </w:rPr>
        <w:commentReference w:id="54"/>
      </w:r>
      <w:r>
        <w:rPr>
          <w:szCs w:val="22"/>
        </w:rPr>
        <w:t xml:space="preserve"> </w:t>
      </w:r>
      <w:r w:rsidR="001E0131" w:rsidRPr="00D76D88">
        <w:rPr>
          <w:szCs w:val="22"/>
        </w:rPr>
        <w:t xml:space="preserve">An additional </w:t>
      </w:r>
      <w:r w:rsidR="001E0131" w:rsidRPr="00D76D88">
        <w:rPr>
          <w:szCs w:val="22"/>
          <w:highlight w:val="cyan"/>
        </w:rPr>
        <w:t>XXX</w:t>
      </w:r>
      <w:r w:rsidR="001E0131" w:rsidRPr="00D76D88">
        <w:rPr>
          <w:szCs w:val="22"/>
        </w:rPr>
        <w:t xml:space="preserve"> participants loaded the experiment but did not start or complete it.</w:t>
      </w:r>
    </w:p>
    <w:p w14:paraId="536578F3" w14:textId="12A51349" w:rsidR="00BC6876" w:rsidRDefault="00BC6876" w:rsidP="00BC6876">
      <w:pPr>
        <w:rPr>
          <w:szCs w:val="22"/>
        </w:rPr>
      </w:pPr>
      <w:r w:rsidRPr="00ED3418">
        <w:rPr>
          <w:b/>
          <w:bCs/>
          <w:i/>
          <w:iCs/>
          <w:szCs w:val="22"/>
        </w:rPr>
        <w:t>Materials.</w:t>
      </w:r>
      <w:r w:rsidR="001A7C43">
        <w:rPr>
          <w:szCs w:val="22"/>
        </w:rPr>
        <w:t xml:space="preserve"> </w:t>
      </w:r>
      <w:r w:rsidRPr="00ED3418">
        <w:rPr>
          <w:szCs w:val="22"/>
        </w:rPr>
        <w:t xml:space="preserve">The </w:t>
      </w:r>
      <w:r w:rsidR="001A7C43">
        <w:rPr>
          <w:szCs w:val="22"/>
        </w:rPr>
        <w:t>audiovisual materials for the exposure phase were identical to those</w:t>
      </w:r>
      <w:r w:rsidRPr="00ED3418">
        <w:rPr>
          <w:szCs w:val="22"/>
        </w:rPr>
        <w:t xml:space="preserve"> of Liu &amp; Jaeger (2018, Exp. 1a). </w:t>
      </w:r>
      <w:r w:rsidR="001A7C43">
        <w:rPr>
          <w:szCs w:val="22"/>
        </w:rPr>
        <w:t xml:space="preserve">However, unlike LJ18, our test phase also employed audiovisual materials—specifically, the same stimuli as in </w:t>
      </w:r>
      <w:r w:rsidRPr="00ED3418">
        <w:rPr>
          <w:szCs w:val="22"/>
        </w:rPr>
        <w:t>Experiment 1c.</w:t>
      </w:r>
    </w:p>
    <w:p w14:paraId="7618FF2F" w14:textId="54CC530E" w:rsidR="001A7C43" w:rsidRDefault="001A7C43" w:rsidP="00BC6876">
      <w:pPr>
        <w:rPr>
          <w:szCs w:val="22"/>
        </w:rPr>
      </w:pPr>
      <w:r>
        <w:rPr>
          <w:szCs w:val="22"/>
          <w:highlight w:val="cyan"/>
        </w:rPr>
        <w:t>The exposure materials consisted of …</w:t>
      </w:r>
      <w:r w:rsidRPr="0065305E">
        <w:rPr>
          <w:szCs w:val="22"/>
          <w:highlight w:val="cyan"/>
        </w:rPr>
        <w:t>[DESCRIBE HERE]</w:t>
      </w:r>
      <w:r>
        <w:rPr>
          <w:szCs w:val="22"/>
        </w:rPr>
        <w:t>]</w:t>
      </w:r>
    </w:p>
    <w:p w14:paraId="7E7DCF05" w14:textId="1EBB2C08" w:rsidR="001A7C43" w:rsidRDefault="001A7C43" w:rsidP="00BC6876">
      <w:pPr>
        <w:rPr>
          <w:szCs w:val="22"/>
          <w:shd w:val="clear" w:color="auto" w:fill="EFEFEF"/>
        </w:rPr>
      </w:pPr>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r>
        <w:rPr>
          <w:szCs w:val="22"/>
          <w:shd w:val="clear" w:color="auto" w:fill="EFEFEF"/>
        </w:rPr>
        <w:t>. The materials for those catch trials were identical to filler word and non-word videos with one exception. While the video was playing, a</w:t>
      </w:r>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r>
        <w:rPr>
          <w:szCs w:val="22"/>
          <w:shd w:val="clear" w:color="auto" w:fill="EFEFEF"/>
        </w:rPr>
        <w:t>in which the pen appeared when it was in the talker’s mouth</w:t>
      </w:r>
      <w:r w:rsidRPr="005E5AD7">
        <w:rPr>
          <w:szCs w:val="22"/>
          <w:shd w:val="clear" w:color="auto" w:fill="EFEFEF"/>
        </w:rPr>
        <w:t>.</w:t>
      </w:r>
      <w:r>
        <w:rPr>
          <w:szCs w:val="22"/>
          <w:shd w:val="clear" w:color="auto" w:fill="EFEFEF"/>
        </w:rPr>
        <w:t xml:space="preserve"> Because of changes we made to the list generation, we </w:t>
      </w:r>
      <w:r>
        <w:rPr>
          <w:szCs w:val="22"/>
          <w:shd w:val="clear" w:color="auto" w:fill="EFEFEF"/>
        </w:rPr>
        <w:lastRenderedPageBreak/>
        <w:t>use 10 of the 12 catch videos developed in LJ18</w:t>
      </w:r>
      <w:r w:rsidR="0072747F">
        <w:rPr>
          <w:szCs w:val="22"/>
          <w:shd w:val="clear" w:color="auto" w:fill="EFEFEF"/>
        </w:rPr>
        <w:t>.</w:t>
      </w:r>
      <w:r>
        <w:rPr>
          <w:szCs w:val="22"/>
          <w:shd w:val="clear" w:color="auto" w:fill="EFEFEF"/>
        </w:rPr>
        <w:t xml:space="preserve">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of the catch videos contained </w:t>
      </w:r>
      <w:r>
        <w:rPr>
          <w:szCs w:val="22"/>
          <w:shd w:val="clear" w:color="auto" w:fill="EFEFEF"/>
        </w:rPr>
        <w:t>filler word</w:t>
      </w:r>
      <w:r w:rsidR="0072747F">
        <w:rPr>
          <w:szCs w:val="22"/>
          <w:shd w:val="clear" w:color="auto" w:fill="EFEFEF"/>
        </w:rPr>
        <w:t xml:space="preserve">s recordings </w:t>
      </w:r>
      <w:r>
        <w:rPr>
          <w:szCs w:val="22"/>
          <w:shd w:val="clear" w:color="auto" w:fill="EFEFEF"/>
        </w:rPr>
        <w:t xml:space="preserve">and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contained </w:t>
      </w:r>
      <w:r>
        <w:rPr>
          <w:szCs w:val="22"/>
          <w:shd w:val="clear" w:color="auto" w:fill="EFEFEF"/>
        </w:rPr>
        <w:t xml:space="preserve">filler non-word </w:t>
      </w:r>
      <w:r w:rsidR="0072747F">
        <w:rPr>
          <w:szCs w:val="22"/>
          <w:shd w:val="clear" w:color="auto" w:fill="EFEFEF"/>
        </w:rPr>
        <w:t>recordings. The pen was in the talker’s mouth on half of the catch trial videos, and in the talker’s hand on the other half</w:t>
      </w:r>
      <w:r w:rsidR="0072747F" w:rsidRPr="005E5AD7">
        <w:rPr>
          <w:szCs w:val="22"/>
          <w:shd w:val="clear" w:color="auto" w:fill="EFEFEF"/>
        </w:rPr>
        <w:t>.</w:t>
      </w:r>
    </w:p>
    <w:p w14:paraId="181692CA" w14:textId="0CEFEEA8" w:rsidR="00866FDD" w:rsidRPr="00ED3418" w:rsidRDefault="00BC6876" w:rsidP="009E50C7">
      <w:pPr>
        <w:rPr>
          <w:b/>
          <w:bCs/>
          <w:i/>
          <w:iCs/>
          <w:szCs w:val="22"/>
        </w:rPr>
      </w:pPr>
      <w:r w:rsidRPr="00ED3418">
        <w:rPr>
          <w:b/>
          <w:bCs/>
          <w:i/>
          <w:iCs/>
          <w:szCs w:val="22"/>
        </w:rPr>
        <w:t xml:space="preserve">Procedure. </w:t>
      </w:r>
      <w:r w:rsidRPr="00ED3418">
        <w:rPr>
          <w:szCs w:val="22"/>
        </w:rPr>
        <w:t>Our web-based procedure closely followed</w:t>
      </w:r>
      <w:r w:rsidR="001D3148">
        <w:rPr>
          <w:szCs w:val="22"/>
        </w:rPr>
        <w:t>, and</w:t>
      </w:r>
      <w:r w:rsidR="005E5AD7" w:rsidRPr="005E5AD7">
        <w:rPr>
          <w:szCs w:val="22"/>
          <w:shd w:val="clear" w:color="auto" w:fill="EFEFEF"/>
        </w:rPr>
        <w:t xml:space="preserve"> largely looked identical</w:t>
      </w:r>
      <w:r w:rsidR="001D3148">
        <w:rPr>
          <w:szCs w:val="22"/>
          <w:shd w:val="clear" w:color="auto" w:fill="EFEFEF"/>
        </w:rPr>
        <w:t>, to</w:t>
      </w:r>
      <w:r w:rsidR="005E5AD7" w:rsidRPr="005E5AD7">
        <w:rPr>
          <w:szCs w:val="22"/>
          <w:shd w:val="clear" w:color="auto" w:fill="EFEFEF"/>
        </w:rPr>
        <w:t xml:space="preserve"> </w:t>
      </w:r>
      <w:r w:rsidR="001D3148">
        <w:rPr>
          <w:szCs w:val="22"/>
          <w:shd w:val="clear" w:color="auto" w:fill="EFEFEF"/>
        </w:rPr>
        <w:t>Experiment 1a in LJ18</w:t>
      </w:r>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r w:rsidR="0094292E">
        <w:rPr>
          <w:szCs w:val="22"/>
        </w:rPr>
        <w:t>a practice phase, (3)</w:t>
      </w:r>
      <w:r w:rsidR="005E5AD7">
        <w:rPr>
          <w:szCs w:val="22"/>
        </w:rPr>
        <w:t xml:space="preserve"> exposure phase, (</w:t>
      </w:r>
      <w:r w:rsidR="0094292E">
        <w:rPr>
          <w:szCs w:val="22"/>
        </w:rPr>
        <w:t>4</w:t>
      </w:r>
      <w:r w:rsidR="005E5AD7">
        <w:rPr>
          <w:szCs w:val="22"/>
        </w:rPr>
        <w:t>) a</w:t>
      </w:r>
      <w:r w:rsidRPr="00ED3418">
        <w:rPr>
          <w:szCs w:val="22"/>
        </w:rPr>
        <w:t xml:space="preserve"> test phase</w:t>
      </w:r>
      <w:r w:rsidR="005E5AD7">
        <w:rPr>
          <w:szCs w:val="22"/>
        </w:rPr>
        <w:t>,</w:t>
      </w:r>
      <w:r w:rsidRPr="00ED3418">
        <w:rPr>
          <w:szCs w:val="22"/>
        </w:rPr>
        <w:t xml:space="preserve"> and (</w:t>
      </w:r>
      <w:r w:rsidR="001A7C43">
        <w:rPr>
          <w:szCs w:val="22"/>
        </w:rPr>
        <w:t>5</w:t>
      </w:r>
      <w:r w:rsidRPr="00ED3418">
        <w:rPr>
          <w:szCs w:val="22"/>
        </w:rPr>
        <w:t>) a</w:t>
      </w:r>
      <w:r w:rsidR="00D362FB">
        <w:rPr>
          <w:szCs w:val="22"/>
        </w:rPr>
        <w:t>n exit</w:t>
      </w:r>
      <w:r w:rsidRPr="00ED3418">
        <w:rPr>
          <w:szCs w:val="22"/>
        </w:rPr>
        <w:t xml:space="preserve"> survey. </w:t>
      </w:r>
    </w:p>
    <w:p w14:paraId="6CF542F5" w14:textId="6D7D701F" w:rsidR="00866FDD" w:rsidRPr="00866FDD" w:rsidRDefault="00866FDD" w:rsidP="00866FDD">
      <w:pPr>
        <w:rPr>
          <w:szCs w:val="22"/>
        </w:rPr>
      </w:pPr>
      <w:r w:rsidRPr="00ED3418">
        <w:rPr>
          <w:i/>
          <w:iCs/>
          <w:szCs w:val="22"/>
        </w:rPr>
        <w:t xml:space="preserve">Instructions. </w:t>
      </w:r>
      <w:r w:rsidR="001D3148">
        <w:rPr>
          <w:szCs w:val="22"/>
        </w:rPr>
        <w:t xml:space="preserve">The instructions were identical to LJ18. Participants were informed that </w:t>
      </w:r>
      <w:r w:rsidR="001D3148" w:rsidRPr="009E50C7">
        <w:rPr>
          <w:szCs w:val="22"/>
          <w:highlight w:val="cyan"/>
        </w:rPr>
        <w:t>[</w:t>
      </w:r>
      <w:commentRangeStart w:id="55"/>
      <w:r w:rsidR="001D3148" w:rsidRPr="009E50C7">
        <w:rPr>
          <w:szCs w:val="22"/>
          <w:highlight w:val="cyan"/>
        </w:rPr>
        <w:t>DESCRIBE HERE]</w:t>
      </w:r>
      <w:r w:rsidR="00E53B58">
        <w:rPr>
          <w:szCs w:val="22"/>
          <w:highlight w:val="cyan"/>
        </w:rPr>
        <w:t xml:space="preserve"> Participants were also informed </w:t>
      </w:r>
      <w:commentRangeEnd w:id="55"/>
      <w:r w:rsidR="00D76D88">
        <w:rPr>
          <w:rStyle w:val="CommentReference"/>
        </w:rPr>
        <w:commentReference w:id="55"/>
      </w:r>
      <w:r w:rsidR="00E53B58">
        <w:rPr>
          <w:szCs w:val="22"/>
          <w:highlight w:val="cyan"/>
        </w:rPr>
        <w:t xml:space="preserve">that the experiment contained catch trials that were </w:t>
      </w:r>
      <w:r w:rsidR="00E53B58">
        <w:rPr>
          <w:szCs w:val="22"/>
        </w:rPr>
        <w:t xml:space="preserve">intended </w:t>
      </w:r>
      <w:r w:rsidR="00E53B58" w:rsidRPr="005E5AD7">
        <w:rPr>
          <w:szCs w:val="22"/>
          <w:shd w:val="clear" w:color="auto" w:fill="EFEFEF"/>
        </w:rPr>
        <w:t>to distinguish human participants from robots</w:t>
      </w:r>
      <w:r w:rsidR="00E53B58">
        <w:rPr>
          <w:szCs w:val="22"/>
          <w:shd w:val="clear" w:color="auto" w:fill="EFEFEF"/>
        </w:rPr>
        <w:t>.</w:t>
      </w:r>
    </w:p>
    <w:p w14:paraId="674403E3" w14:textId="53E3668C" w:rsidR="00E53B58" w:rsidRDefault="001A7C43" w:rsidP="00E53B58">
      <w:pPr>
        <w:rPr>
          <w:i/>
          <w:iCs/>
          <w:szCs w:val="22"/>
          <w:shd w:val="clear" w:color="auto" w:fill="EFEFEF"/>
        </w:rPr>
      </w:pPr>
      <w:r>
        <w:rPr>
          <w:i/>
          <w:iCs/>
          <w:szCs w:val="22"/>
          <w:shd w:val="clear" w:color="auto" w:fill="EFEFEF"/>
        </w:rPr>
        <w:t>Practice.</w:t>
      </w:r>
      <w:r w:rsidR="00E53B58" w:rsidRPr="00E53B58">
        <w:rPr>
          <w:szCs w:val="22"/>
          <w:shd w:val="clear" w:color="auto" w:fill="EFEFEF"/>
          <w:rPrChange w:id="56" w:author="Jaeger, Florian" w:date="2023-06-07T10:15:00Z">
            <w:rPr>
              <w:i/>
              <w:iCs/>
              <w:szCs w:val="22"/>
              <w:shd w:val="clear" w:color="auto" w:fill="EFEFEF"/>
            </w:rPr>
          </w:rPrChange>
        </w:rPr>
        <w:t xml:space="preserve"> </w:t>
      </w:r>
      <w:r w:rsidR="00A44295">
        <w:rPr>
          <w:szCs w:val="22"/>
          <w:shd w:val="clear" w:color="auto" w:fill="EFEFEF"/>
        </w:rPr>
        <w:t xml:space="preserve">Participants started with six practice trials that exposed them to the lexical decision task for the exposure phase, except </w:t>
      </w:r>
      <w:proofErr w:type="gramStart"/>
      <w:r w:rsidR="00A44295">
        <w:rPr>
          <w:szCs w:val="22"/>
          <w:shd w:val="clear" w:color="auto" w:fill="EFEFEF"/>
        </w:rPr>
        <w:t>that participants</w:t>
      </w:r>
      <w:proofErr w:type="gramEnd"/>
      <w:r w:rsidR="00A44295">
        <w:rPr>
          <w:szCs w:val="22"/>
          <w:shd w:val="clear" w:color="auto" w:fill="EFEFEF"/>
        </w:rPr>
        <w:t xml:space="preserve"> received feedback during practice. Participants were instructed to press “X” or “M” to indicate whether the recording they heard was a word or not. Key bindings—which key corresponded to a word response and which corresponded to a non-word response—were balanced across participants, and held constant throughout the practice and exposure phase. </w:t>
      </w:r>
      <w:r w:rsidR="00A44295" w:rsidRPr="00B02C09">
        <w:rPr>
          <w:szCs w:val="22"/>
          <w:highlight w:val="cyan"/>
          <w:shd w:val="clear" w:color="auto" w:fill="EFEFEF"/>
        </w:rPr>
        <w:t xml:space="preserve">[DESCRIBE </w:t>
      </w:r>
      <w:r w:rsidR="00A44295">
        <w:rPr>
          <w:szCs w:val="22"/>
          <w:highlight w:val="cyan"/>
          <w:shd w:val="clear" w:color="auto" w:fill="EFEFEF"/>
        </w:rPr>
        <w:t>TRIAL COMPOSITION HERE</w:t>
      </w:r>
      <w:r w:rsidR="00A44295" w:rsidRPr="00B02C09">
        <w:rPr>
          <w:szCs w:val="22"/>
          <w:highlight w:val="cyan"/>
          <w:shd w:val="clear" w:color="auto" w:fill="EFEFEF"/>
        </w:rPr>
        <w:t>]</w:t>
      </w:r>
      <w:r w:rsidR="00A44295">
        <w:rPr>
          <w:i/>
          <w:iCs/>
          <w:szCs w:val="22"/>
          <w:shd w:val="clear" w:color="auto" w:fill="EFEFEF"/>
        </w:rPr>
        <w:t xml:space="preserve"> </w:t>
      </w:r>
      <w:r w:rsidR="00E53B58" w:rsidRPr="005E5AD7">
        <w:rPr>
          <w:szCs w:val="22"/>
          <w:shd w:val="clear" w:color="auto" w:fill="EFEFEF"/>
        </w:rPr>
        <w:t xml:space="preserve">One of the </w:t>
      </w:r>
      <w:commentRangeStart w:id="57"/>
      <w:commentRangeStart w:id="58"/>
      <w:r w:rsidR="00E53B58" w:rsidRPr="005E5AD7">
        <w:rPr>
          <w:szCs w:val="22"/>
          <w:shd w:val="clear" w:color="auto" w:fill="EFEFEF"/>
        </w:rPr>
        <w:t xml:space="preserve">two videos during the practice phase </w:t>
      </w:r>
      <w:commentRangeEnd w:id="57"/>
      <w:r w:rsidR="009E50C7">
        <w:rPr>
          <w:rStyle w:val="CommentReference"/>
        </w:rPr>
        <w:commentReference w:id="57"/>
      </w:r>
      <w:commentRangeEnd w:id="58"/>
      <w:r w:rsidR="00E610B2">
        <w:rPr>
          <w:rStyle w:val="CommentReference"/>
        </w:rPr>
        <w:commentReference w:id="58"/>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r w:rsidR="00E53B58">
        <w:rPr>
          <w:szCs w:val="22"/>
          <w:shd w:val="clear" w:color="auto" w:fill="EFEFEF"/>
        </w:rPr>
        <w:t>P</w:t>
      </w:r>
      <w:r w:rsidR="00E53B58" w:rsidRPr="005E5AD7">
        <w:rPr>
          <w:szCs w:val="22"/>
          <w:shd w:val="clear" w:color="auto" w:fill="EFEFEF"/>
        </w:rPr>
        <w:t xml:space="preserve">articipants were instructed to press </w:t>
      </w:r>
      <w:r w:rsidR="00E53B58">
        <w:rPr>
          <w:szCs w:val="22"/>
          <w:shd w:val="clear" w:color="auto" w:fill="EFEFEF"/>
        </w:rPr>
        <w:t>“</w:t>
      </w:r>
      <w:r w:rsidR="00E53B58" w:rsidRPr="005E5AD7">
        <w:rPr>
          <w:szCs w:val="22"/>
          <w:shd w:val="clear" w:color="auto" w:fill="EFEFEF"/>
        </w:rPr>
        <w:t>B</w:t>
      </w:r>
      <w:r w:rsidR="00E53B58">
        <w:rPr>
          <w:szCs w:val="22"/>
          <w:shd w:val="clear" w:color="auto" w:fill="EFEFEF"/>
        </w:rPr>
        <w:t>”</w:t>
      </w:r>
      <w:r w:rsidR="00E53B58" w:rsidRPr="005E5AD7">
        <w:rPr>
          <w:szCs w:val="22"/>
          <w:shd w:val="clear" w:color="auto" w:fill="EFEFEF"/>
        </w:rPr>
        <w:t xml:space="preserve"> when they noticed the white dot</w:t>
      </w:r>
      <w:r w:rsidR="00E53B58">
        <w:rPr>
          <w:szCs w:val="22"/>
          <w:shd w:val="clear" w:color="auto" w:fill="EFEFEF"/>
        </w:rPr>
        <w:t xml:space="preserve"> (instead of “X” or “M”).</w:t>
      </w:r>
    </w:p>
    <w:p w14:paraId="30E11048" w14:textId="36ECC568" w:rsidR="005E5AD7" w:rsidRDefault="005E5AD7" w:rsidP="00017DA7">
      <w:pPr>
        <w:rPr>
          <w:szCs w:val="22"/>
          <w:shd w:val="clear" w:color="auto" w:fill="EFEFEF"/>
        </w:rPr>
      </w:pPr>
      <w:r w:rsidRPr="00866FDD">
        <w:rPr>
          <w:i/>
          <w:iCs/>
          <w:szCs w:val="22"/>
          <w:shd w:val="clear" w:color="auto" w:fill="EFEFEF"/>
        </w:rPr>
        <w:t>Exposure</w:t>
      </w:r>
      <w:r w:rsidR="0094292E">
        <w:rPr>
          <w:szCs w:val="22"/>
          <w:shd w:val="clear" w:color="auto" w:fill="EFEFEF"/>
        </w:rPr>
        <w:t xml:space="preserve">. </w:t>
      </w:r>
      <w:r w:rsidR="007944D2">
        <w:rPr>
          <w:szCs w:val="22"/>
          <w:shd w:val="clear" w:color="auto" w:fill="EFEFEF"/>
        </w:rPr>
        <w:t>W</w:t>
      </w:r>
      <w:r w:rsidRPr="005E5AD7">
        <w:rPr>
          <w:szCs w:val="22"/>
          <w:shd w:val="clear" w:color="auto" w:fill="EFEFEF"/>
        </w:rPr>
        <w:t>e use</w:t>
      </w:r>
      <w:r w:rsidR="00017DA7">
        <w:rPr>
          <w:szCs w:val="22"/>
          <w:shd w:val="clear" w:color="auto" w:fill="EFEFEF"/>
        </w:rPr>
        <w:t>d</w:t>
      </w:r>
      <w:r w:rsidRPr="005E5AD7">
        <w:rPr>
          <w:szCs w:val="22"/>
          <w:shd w:val="clear" w:color="auto" w:fill="EFEFEF"/>
        </w:rPr>
        <w:t xml:space="preserve"> 100 exposure trials, consisting of 10 words with typical fricatives, 10 words with shifted fricatives, 30 filler words, and 50 filler non-words. This is the same proportion of typical, shifted, and filler trials used in other previous studies (Kraljic et al., 2008; Kraljic &amp; Samuel, 2011</w:t>
      </w:r>
      <w:r w:rsidR="007944D2">
        <w:rPr>
          <w:szCs w:val="22"/>
          <w:shd w:val="clear" w:color="auto" w:fill="EFEFEF"/>
        </w:rPr>
        <w:t>; Liu &amp; Jaeger, 2018, 2019</w:t>
      </w:r>
      <w:r w:rsidRPr="005E5AD7">
        <w:rPr>
          <w:szCs w:val="22"/>
          <w:shd w:val="clear" w:color="auto" w:fill="EFEFEF"/>
        </w:rPr>
        <w:t xml:space="preserve">). </w:t>
      </w:r>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condition), three filler words, and five filler non-words. </w:t>
      </w:r>
      <w:r w:rsidRPr="005E5AD7">
        <w:rPr>
          <w:szCs w:val="22"/>
          <w:shd w:val="clear" w:color="auto" w:fill="EFEFEF"/>
        </w:rPr>
        <w:t xml:space="preserve">Catch trials were evenly distributed across </w:t>
      </w:r>
      <w:r w:rsidRPr="005E5AD7">
        <w:rPr>
          <w:szCs w:val="22"/>
          <w:shd w:val="clear" w:color="auto" w:fill="EFEFEF"/>
        </w:rPr>
        <w:lastRenderedPageBreak/>
        <w:t>the ten blocks, with one catch trial per block. For each block, a random coin flip determined whether the catch trial was on a filler word or non-word</w:t>
      </w:r>
      <w:r w:rsidR="009F11F4">
        <w:rPr>
          <w:szCs w:val="22"/>
          <w:shd w:val="clear" w:color="auto" w:fill="EFEFEF"/>
        </w:rPr>
        <w:t>, and whether the pen was in the talker’s mouth or hand</w:t>
      </w:r>
      <w:r w:rsidRPr="005E5AD7">
        <w:rPr>
          <w:szCs w:val="22"/>
          <w:shd w:val="clear" w:color="auto" w:fill="EFEFEF"/>
        </w:rPr>
        <w:t xml:space="preserve">. </w:t>
      </w:r>
    </w:p>
    <w:p w14:paraId="7F5B0BC0" w14:textId="75DF61A2" w:rsidR="0072747F" w:rsidRPr="005E5AD7" w:rsidRDefault="0072747F" w:rsidP="00017DA7">
      <w:pPr>
        <w:rPr>
          <w:szCs w:val="22"/>
          <w:shd w:val="clear" w:color="auto" w:fill="EFEFEF"/>
        </w:rPr>
      </w:pPr>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r w:rsidR="009F11F4">
        <w:rPr>
          <w:szCs w:val="22"/>
          <w:shd w:val="clear" w:color="auto" w:fill="EFEFEF"/>
        </w:rPr>
        <w:t>the first block</w:t>
      </w:r>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453A5B0B" w14:textId="3C6E1627" w:rsidR="005E5AD7" w:rsidRPr="009E50C7" w:rsidRDefault="005E5AD7" w:rsidP="005E5AD7">
      <w:pPr>
        <w:rPr>
          <w:szCs w:val="22"/>
          <w:shd w:val="clear" w:color="auto" w:fill="EFEFEF"/>
        </w:rPr>
      </w:pPr>
      <w:r w:rsidRPr="00866FDD">
        <w:rPr>
          <w:i/>
          <w:iCs/>
          <w:szCs w:val="22"/>
          <w:shd w:val="clear" w:color="auto" w:fill="EFEFEF"/>
        </w:rPr>
        <w:t>Test</w:t>
      </w:r>
      <w:r w:rsidR="00713C2B">
        <w:rPr>
          <w:i/>
          <w:iCs/>
          <w:szCs w:val="22"/>
          <w:shd w:val="clear" w:color="auto" w:fill="EFEFEF"/>
        </w:rPr>
        <w:t xml:space="preserve">. </w:t>
      </w:r>
      <w:r w:rsidR="00713C2B">
        <w:rPr>
          <w:szCs w:val="22"/>
          <w:shd w:val="clear" w:color="auto" w:fill="EFEFEF"/>
        </w:rPr>
        <w:t xml:space="preserve">The task and </w:t>
      </w:r>
      <w:r w:rsidR="007B0E4D">
        <w:rPr>
          <w:szCs w:val="22"/>
          <w:shd w:val="clear" w:color="auto" w:fill="EFEFEF"/>
        </w:rPr>
        <w:t>list generation during the test phase of Experiment 3 was identical to Experiment 1c.</w:t>
      </w:r>
    </w:p>
    <w:p w14:paraId="437441CC" w14:textId="6C6DCE1E" w:rsidR="00EC4F6D" w:rsidRDefault="00BB312C" w:rsidP="00EC4F6D">
      <w:pPr>
        <w:rPr>
          <w:b/>
          <w:bCs/>
          <w:i/>
          <w:iCs/>
          <w:szCs w:val="22"/>
        </w:rPr>
      </w:pPr>
      <w:r>
        <w:rPr>
          <w:szCs w:val="22"/>
          <w:shd w:val="clear" w:color="auto" w:fill="EFEFEF"/>
        </w:rPr>
        <w:t>Exit</w:t>
      </w:r>
      <w:r w:rsidR="005E5AD7" w:rsidRPr="00866FDD">
        <w:rPr>
          <w:i/>
          <w:iCs/>
          <w:szCs w:val="22"/>
          <w:shd w:val="clear" w:color="auto" w:fill="EFEFEF"/>
        </w:rPr>
        <w:t xml:space="preserve"> survey</w:t>
      </w:r>
      <w:r w:rsidR="00EC4F6D">
        <w:rPr>
          <w:i/>
          <w:iCs/>
          <w:szCs w:val="22"/>
          <w:shd w:val="clear" w:color="auto" w:fill="EFEFEF"/>
        </w:rPr>
        <w:t>.</w:t>
      </w:r>
      <w:r w:rsidR="00EC4F6D">
        <w:rPr>
          <w:szCs w:val="22"/>
          <w:shd w:val="clear" w:color="auto" w:fill="EFEFEF"/>
        </w:rPr>
        <w:t xml:space="preserve"> The survey was identical to that of Experiment </w:t>
      </w:r>
      <w:commentRangeStart w:id="59"/>
      <w:r w:rsidR="00EC4F6D">
        <w:rPr>
          <w:szCs w:val="22"/>
          <w:shd w:val="clear" w:color="auto" w:fill="EFEFEF"/>
        </w:rPr>
        <w:t>1c</w:t>
      </w:r>
      <w:commentRangeEnd w:id="59"/>
      <w:r w:rsidR="00206698">
        <w:rPr>
          <w:rStyle w:val="CommentReference"/>
        </w:rPr>
        <w:commentReference w:id="59"/>
      </w:r>
      <w:r w:rsidR="00EC4F6D">
        <w:rPr>
          <w:szCs w:val="22"/>
          <w:shd w:val="clear" w:color="auto" w:fill="EFEFEF"/>
        </w:rPr>
        <w:t>.</w:t>
      </w:r>
    </w:p>
    <w:p w14:paraId="20886B51" w14:textId="378FE602" w:rsidR="00E53B58" w:rsidRPr="003A6444" w:rsidRDefault="00E53B58" w:rsidP="003A6444">
      <w:pPr>
        <w:rPr>
          <w:szCs w:val="22"/>
          <w:shd w:val="clear" w:color="auto" w:fill="EFEFEF"/>
          <w:rPrChange w:id="60" w:author="Jaeger, Florian" w:date="2023-06-07T10:48:00Z">
            <w:rPr>
              <w:szCs w:val="22"/>
            </w:rPr>
          </w:rPrChange>
        </w:rPr>
      </w:pPr>
      <w:r w:rsidRPr="00ED3418">
        <w:rPr>
          <w:b/>
          <w:bCs/>
          <w:i/>
          <w:iCs/>
          <w:szCs w:val="22"/>
        </w:rPr>
        <w:t xml:space="preserve">Exclusions. </w:t>
      </w:r>
      <w:r w:rsidRPr="00ED3418">
        <w:rPr>
          <w:szCs w:val="22"/>
        </w:rPr>
        <w:t>We</w:t>
      </w:r>
      <w:r>
        <w:rPr>
          <w:szCs w:val="22"/>
        </w:rPr>
        <w:t xml:space="preserve"> applied </w:t>
      </w:r>
      <w:r w:rsidR="007B0E4D">
        <w:rPr>
          <w:szCs w:val="22"/>
        </w:rPr>
        <w:t xml:space="preserve">all </w:t>
      </w:r>
      <w:r>
        <w:rPr>
          <w:szCs w:val="22"/>
        </w:rPr>
        <w:t xml:space="preserve">exclusion criteria </w:t>
      </w:r>
      <w:r w:rsidR="007B0E4D">
        <w:rPr>
          <w:szCs w:val="22"/>
        </w:rPr>
        <w:t xml:space="preserve">from </w:t>
      </w:r>
      <w:r>
        <w:rPr>
          <w:szCs w:val="22"/>
        </w:rPr>
        <w:t>Experiments 1a-c.</w:t>
      </w:r>
      <w:r w:rsidR="00BC6876" w:rsidRPr="00ED3418">
        <w:rPr>
          <w:szCs w:val="22"/>
        </w:rPr>
        <w:t xml:space="preserve"> Additionally, we excluded participants with a less than </w:t>
      </w:r>
      <w:r w:rsidR="003A6444">
        <w:rPr>
          <w:szCs w:val="22"/>
        </w:rPr>
        <w:t>85</w:t>
      </w:r>
      <w:r w:rsidR="003A6444">
        <w:rPr>
          <w:b/>
          <w:bCs/>
          <w:szCs w:val="22"/>
        </w:rPr>
        <w:t>%</w:t>
      </w:r>
      <w:r w:rsidR="00BC6876" w:rsidRPr="00ED3418">
        <w:rPr>
          <w:szCs w:val="22"/>
        </w:rPr>
        <w:t xml:space="preserve"> lexical decision accuracy in exposure</w:t>
      </w:r>
      <w:r w:rsidR="003A6444">
        <w:rPr>
          <w:szCs w:val="22"/>
        </w:rPr>
        <w:t xml:space="preserve"> (calculated over all XXX non-catch trials without shifts).</w:t>
      </w:r>
      <w:r w:rsidR="003A6444" w:rsidRPr="005E5AD7">
        <w:rPr>
          <w:szCs w:val="22"/>
          <w:shd w:val="clear" w:color="auto" w:fill="EFEFEF"/>
        </w:rPr>
        <w:t xml:space="preserve"> </w:t>
      </w:r>
      <w:r w:rsidR="00866FDD">
        <w:rPr>
          <w:szCs w:val="22"/>
        </w:rPr>
        <w:t>F</w:t>
      </w:r>
      <w:r w:rsidR="00866FDD" w:rsidRPr="005E5AD7">
        <w:rPr>
          <w:szCs w:val="22"/>
        </w:rPr>
        <w:t xml:space="preserve">ollowing </w:t>
      </w:r>
      <w:r w:rsidR="00651EA0">
        <w:rPr>
          <w:szCs w:val="22"/>
        </w:rPr>
        <w:t>LJ18</w:t>
      </w:r>
      <w:r w:rsidR="00866FDD" w:rsidRPr="005E5AD7">
        <w:rPr>
          <w:szCs w:val="22"/>
        </w:rPr>
        <w:t xml:space="preserve">, we </w:t>
      </w:r>
      <w:commentRangeStart w:id="61"/>
      <w:r w:rsidR="00866FDD" w:rsidRPr="005E5AD7">
        <w:rPr>
          <w:szCs w:val="22"/>
          <w:highlight w:val="yellow"/>
        </w:rPr>
        <w:t>OTHER EXCLUSIONS</w:t>
      </w:r>
      <w:r w:rsidR="00651EA0">
        <w:rPr>
          <w:szCs w:val="22"/>
        </w:rPr>
        <w:t xml:space="preserve"> </w:t>
      </w:r>
      <w:commentRangeEnd w:id="61"/>
      <w:r w:rsidR="00EF3AC2">
        <w:rPr>
          <w:rStyle w:val="CommentReference"/>
        </w:rPr>
        <w:commentReference w:id="61"/>
      </w:r>
      <w:r>
        <w:rPr>
          <w:szCs w:val="22"/>
        </w:rPr>
        <w:t xml:space="preserve">This removed XXX participants (XXX.X%; see </w:t>
      </w:r>
      <w:r>
        <w:rPr>
          <w:szCs w:val="22"/>
        </w:rPr>
        <w:fldChar w:fldCharType="begin"/>
      </w:r>
      <w:r>
        <w:rPr>
          <w:szCs w:val="22"/>
        </w:rPr>
        <w:instrText xml:space="preserve"> REF _Ref136088042 \h </w:instrText>
      </w:r>
      <w:r>
        <w:rPr>
          <w:szCs w:val="22"/>
        </w:rPr>
      </w:r>
      <w:r>
        <w:rPr>
          <w:szCs w:val="22"/>
        </w:rPr>
        <w:fldChar w:fldCharType="separate"/>
      </w:r>
      <w:r>
        <w:t xml:space="preserve">Table </w:t>
      </w:r>
      <w:r>
        <w:rPr>
          <w:noProof/>
        </w:rPr>
        <w:t>1</w:t>
      </w:r>
      <w:r>
        <w:rPr>
          <w:szCs w:val="22"/>
        </w:rPr>
        <w:fldChar w:fldCharType="end"/>
      </w:r>
      <w:r>
        <w:rPr>
          <w:szCs w:val="22"/>
        </w:rPr>
        <w:t>).</w:t>
      </w:r>
      <w:r w:rsidRPr="00ED3418">
        <w:rPr>
          <w:szCs w:val="22"/>
        </w:rPr>
        <w:t xml:space="preserve"> </w:t>
      </w:r>
      <w:r>
        <w:rPr>
          <w:szCs w:val="22"/>
        </w:rPr>
        <w:t>After participant exclusions, XXX</w:t>
      </w:r>
      <w:r w:rsidRPr="00C310F4">
        <w:rPr>
          <w:szCs w:val="22"/>
        </w:rPr>
        <w:t xml:space="preserve"> </w:t>
      </w:r>
      <w:r w:rsidR="0078127D">
        <w:rPr>
          <w:szCs w:val="22"/>
        </w:rPr>
        <w:t xml:space="preserve">test </w:t>
      </w:r>
      <w:r>
        <w:rPr>
          <w:szCs w:val="22"/>
        </w:rPr>
        <w:t xml:space="preserve">trials </w:t>
      </w:r>
      <w:r w:rsidRPr="00C310F4">
        <w:rPr>
          <w:szCs w:val="22"/>
        </w:rPr>
        <w:t>(</w:t>
      </w:r>
      <w:r>
        <w:rPr>
          <w:szCs w:val="22"/>
        </w:rPr>
        <w:t>XXX.X</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78127D">
        <w:rPr>
          <w:szCs w:val="22"/>
        </w:rPr>
        <w:t>XXX</w:t>
      </w:r>
      <w:r w:rsidRPr="00C310F4">
        <w:rPr>
          <w:szCs w:val="22"/>
        </w:rPr>
        <w:t xml:space="preserve"> observations from </w:t>
      </w:r>
      <w:r w:rsidR="0078127D">
        <w:rPr>
          <w:szCs w:val="22"/>
        </w:rPr>
        <w:t>XXX</w:t>
      </w:r>
      <w:r w:rsidRPr="00C310F4">
        <w:rPr>
          <w:szCs w:val="22"/>
        </w:rPr>
        <w:t xml:space="preserve"> participants.</w:t>
      </w:r>
    </w:p>
    <w:p w14:paraId="11CD4151" w14:textId="60A31205" w:rsidR="00127CB6" w:rsidRDefault="00127CB6" w:rsidP="00127CB6">
      <w:pPr>
        <w:pStyle w:val="Heading2"/>
        <w:rPr>
          <w:szCs w:val="22"/>
        </w:rPr>
      </w:pPr>
      <w:r>
        <w:rPr>
          <w:szCs w:val="22"/>
        </w:rPr>
        <w:t>Results</w:t>
      </w:r>
    </w:p>
    <w:p w14:paraId="0E5D1C34" w14:textId="2AFED376" w:rsidR="00D717C1" w:rsidRPr="00D717C1" w:rsidRDefault="00D717C1">
      <w:pPr>
        <w:pPrChange w:id="62" w:author="Jaeger, Florian" w:date="2023-06-07T11:07:00Z">
          <w:pPr>
            <w:pStyle w:val="Heading2"/>
          </w:pPr>
        </w:pPrChange>
      </w:pPr>
      <w:r>
        <w:rPr>
          <w:szCs w:val="22"/>
        </w:rPr>
        <w:t>We used the exact same analysis approach as in Experiments 1-2.</w:t>
      </w:r>
      <w:r>
        <w:rPr>
          <w:b/>
          <w:bCs/>
          <w:i/>
          <w:iCs/>
          <w:szCs w:val="22"/>
        </w:rPr>
        <w:t xml:space="preserve"> </w:t>
      </w:r>
      <w:r>
        <w:rPr>
          <w:szCs w:val="22"/>
        </w:rPr>
        <w:t xml:space="preserve">The SI lists the full model summary for all analyses. </w:t>
      </w:r>
      <w:r w:rsidR="00430E20">
        <w:rPr>
          <w:szCs w:val="22"/>
        </w:rPr>
        <w:fldChar w:fldCharType="begin"/>
      </w:r>
      <w:r w:rsidR="00430E20">
        <w:rPr>
          <w:szCs w:val="22"/>
        </w:rPr>
        <w:instrText xml:space="preserve"> REF _Ref137028597 \h </w:instrText>
      </w:r>
      <w:r w:rsidR="00430E20">
        <w:rPr>
          <w:szCs w:val="22"/>
        </w:rPr>
      </w:r>
      <w:r w:rsidR="00430E20">
        <w:rPr>
          <w:szCs w:val="22"/>
        </w:rPr>
        <w:fldChar w:fldCharType="separate"/>
      </w:r>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r>
        <w:rPr>
          <w:szCs w:val="22"/>
        </w:rPr>
        <w:t xml:space="preserve">summarizes the hypothesis tests, </w:t>
      </w:r>
      <w:r w:rsidR="00430E20">
        <w:rPr>
          <w:szCs w:val="22"/>
        </w:rPr>
        <w:fldChar w:fldCharType="begin"/>
      </w:r>
      <w:r w:rsidR="00430E20">
        <w:rPr>
          <w:szCs w:val="22"/>
        </w:rPr>
        <w:instrText xml:space="preserve"> REF _Ref137028621 \h </w:instrText>
      </w:r>
      <w:r w:rsidR="00430E20">
        <w:rPr>
          <w:szCs w:val="22"/>
        </w:rPr>
      </w:r>
      <w:r w:rsidR="00430E20">
        <w:rPr>
          <w:szCs w:val="22"/>
        </w:rPr>
        <w:fldChar w:fldCharType="separate"/>
      </w:r>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r>
        <w:rPr>
          <w:szCs w:val="22"/>
        </w:rPr>
        <w:t>shows participants’ responses.</w:t>
      </w:r>
    </w:p>
    <w:p w14:paraId="67B0C709" w14:textId="77777777" w:rsidR="00127CB6" w:rsidRDefault="00127CB6" w:rsidP="00127CB6">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7F0E134C" w14:textId="77777777" w:rsidR="00D717C1" w:rsidRPr="00D717C1" w:rsidRDefault="00D717C1">
      <w:pPr>
        <w:ind w:firstLine="0"/>
        <w:rPr>
          <w:szCs w:val="22"/>
          <w:lang w:val="tr-TR" w:eastAsia="tr-TR"/>
        </w:rPr>
        <w:pPrChange w:id="63" w:author="Jaeger, Florian" w:date="2023-06-07T11:09:00Z">
          <w:pPr>
            <w:pStyle w:val="ListParagraph"/>
            <w:numPr>
              <w:numId w:val="29"/>
            </w:numPr>
            <w:ind w:left="1440" w:hanging="360"/>
          </w:pPr>
        </w:pPrChange>
      </w:pPr>
    </w:p>
    <w:p w14:paraId="173B5CAE" w14:textId="6C8568B3" w:rsidR="00D717C1" w:rsidRPr="00D717C1" w:rsidRDefault="00D717C1">
      <w:pPr>
        <w:ind w:firstLine="0"/>
        <w:jc w:val="center"/>
        <w:rPr>
          <w:szCs w:val="22"/>
          <w:rPrChange w:id="64" w:author="Jaeger, Florian" w:date="2023-06-07T11:09:00Z">
            <w:rPr>
              <w:lang w:eastAsia="tr-TR"/>
            </w:rPr>
          </w:rPrChange>
        </w:rPr>
        <w:pPrChange w:id="65" w:author="Jaeger, Florian" w:date="2023-06-07T11:09:00Z">
          <w:pPr>
            <w:ind w:firstLine="0"/>
          </w:pPr>
        </w:pPrChange>
      </w:pPr>
      <w:r w:rsidRPr="00D717C1">
        <w:rPr>
          <w:szCs w:val="22"/>
          <w:highlight w:val="cyan"/>
        </w:rPr>
        <w:lastRenderedPageBreak/>
        <w:t xml:space="preserve">[INSERT </w:t>
      </w:r>
      <w:r>
        <w:rPr>
          <w:szCs w:val="22"/>
          <w:highlight w:val="cyan"/>
        </w:rPr>
        <w:t>FIGURE</w:t>
      </w:r>
      <w:r w:rsidRPr="00D717C1">
        <w:rPr>
          <w:szCs w:val="22"/>
          <w:highlight w:val="cyan"/>
        </w:rPr>
        <w:t>]</w:t>
      </w:r>
    </w:p>
    <w:p w14:paraId="3FE863BB" w14:textId="60705EF2" w:rsidR="00D717C1" w:rsidRDefault="00D717C1" w:rsidP="00D717C1">
      <w:pPr>
        <w:pStyle w:val="Caption"/>
        <w:rPr>
          <w:szCs w:val="22"/>
        </w:rPr>
      </w:pPr>
      <w:bookmarkStart w:id="66" w:name="_Ref137028621"/>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66"/>
      <w:r w:rsidRPr="00ED3418">
        <w:rPr>
          <w:szCs w:val="22"/>
        </w:rPr>
        <w:tab/>
      </w:r>
      <w:r>
        <w:rPr>
          <w:szCs w:val="22"/>
        </w:rPr>
        <w:t>Summary of participants’ responses in Experiments 3</w:t>
      </w:r>
      <w:r w:rsidRPr="00D717C1">
        <w:rPr>
          <w:szCs w:val="22"/>
          <w:highlight w:val="yellow"/>
          <w:rPrChange w:id="67" w:author="Jaeger, Florian" w:date="2023-06-07T11:09:00Z">
            <w:rPr>
              <w:szCs w:val="22"/>
            </w:rPr>
          </w:rPrChange>
        </w:rPr>
        <w:t>, depending on pen location and acoustic continuum step (Panel A) or visual bias (Panel B). Points show means of by-participant averages</w:t>
      </w:r>
      <w:r>
        <w:rPr>
          <w:szCs w:val="22"/>
        </w:rPr>
        <w:t>. Intervals show bootstrapped 95% CIs over those by-participant means.</w:t>
      </w:r>
    </w:p>
    <w:p w14:paraId="5722C09F" w14:textId="77777777" w:rsidR="00D717C1" w:rsidRPr="00ED3418" w:rsidRDefault="00D717C1" w:rsidP="00D717C1">
      <w:pPr>
        <w:jc w:val="center"/>
        <w:rPr>
          <w:szCs w:val="22"/>
        </w:rPr>
      </w:pPr>
      <w:r w:rsidRPr="00ED3418">
        <w:rPr>
          <w:szCs w:val="22"/>
          <w:highlight w:val="cyan"/>
        </w:rPr>
        <w:t>[INSERT TABLE]</w:t>
      </w:r>
    </w:p>
    <w:p w14:paraId="6B4471CB" w14:textId="769E0120" w:rsidR="00D717C1" w:rsidRPr="00ED3418" w:rsidRDefault="00D717C1" w:rsidP="00D717C1">
      <w:pPr>
        <w:pStyle w:val="Caption"/>
        <w:rPr>
          <w:szCs w:val="22"/>
        </w:rPr>
      </w:pPr>
      <w:bookmarkStart w:id="68" w:name="_Ref137028597"/>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68"/>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69"/>
      <w:r w:rsidRPr="003F5649">
        <w:t xml:space="preserve">for which we had not strong expectations are </w:t>
      </w:r>
      <w:commentRangeStart w:id="70"/>
      <w:r w:rsidRPr="003F5649">
        <w:t>shown with shaded backgrounds.</w:t>
      </w:r>
      <w:commentRangeEnd w:id="70"/>
      <w:r w:rsidRPr="003F5649">
        <w:rPr>
          <w:rStyle w:val="CommentReference"/>
          <w:color w:val="auto"/>
        </w:rPr>
        <w:commentReference w:id="70"/>
      </w:r>
      <w:commentRangeEnd w:id="69"/>
      <w:r>
        <w:rPr>
          <w:rStyle w:val="CommentReference"/>
          <w:i w:val="0"/>
          <w:iCs w:val="0"/>
          <w:color w:val="auto"/>
        </w:rPr>
        <w:commentReference w:id="69"/>
      </w:r>
    </w:p>
    <w:p w14:paraId="0F9B09B5" w14:textId="77777777" w:rsidR="00D717C1" w:rsidRPr="00D717C1" w:rsidRDefault="00D717C1">
      <w:pPr>
        <w:ind w:firstLine="0"/>
        <w:rPr>
          <w:szCs w:val="22"/>
          <w:lang w:eastAsia="tr-TR"/>
          <w:rPrChange w:id="71" w:author="Jaeger, Florian" w:date="2023-06-07T11:08:00Z">
            <w:rPr>
              <w:szCs w:val="22"/>
              <w:lang w:val="tr-TR" w:eastAsia="tr-TR"/>
            </w:rPr>
          </w:rPrChange>
        </w:rPr>
        <w:pPrChange w:id="72"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szCs w:val="22"/>
        </w:rPr>
      </w:pPr>
      <w:r>
        <w:rPr>
          <w:szCs w:val="22"/>
        </w:rPr>
        <w:t>Discussion</w:t>
      </w:r>
    </w:p>
    <w:p w14:paraId="7B7CE1BE" w14:textId="3F531B49" w:rsidR="00E53B58" w:rsidRPr="00ED3418" w:rsidDel="00127CB6" w:rsidRDefault="00E53B58" w:rsidP="00E53B58">
      <w:pPr>
        <w:rPr>
          <w:del w:id="73" w:author="Jaeger, Florian" w:date="2023-06-07T11:06:00Z"/>
          <w:szCs w:val="22"/>
        </w:rPr>
      </w:pPr>
    </w:p>
    <w:p w14:paraId="73058653" w14:textId="333D8C58" w:rsidR="00BC6876" w:rsidRPr="00ED3418" w:rsidDel="00127CB6" w:rsidRDefault="00C0082E" w:rsidP="00BC6876">
      <w:pPr>
        <w:rPr>
          <w:del w:id="74" w:author="Jaeger, Florian" w:date="2023-06-07T11:06:00Z"/>
          <w:szCs w:val="22"/>
        </w:rPr>
      </w:pPr>
      <w:del w:id="75"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76" w:author="Jaeger, Florian" w:date="2023-06-07T11:06:00Z"/>
          <w:szCs w:val="22"/>
          <w:lang w:val="tr-TR" w:eastAsia="tr-TR"/>
        </w:rPr>
      </w:pPr>
      <w:del w:id="77"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78" w:author="Jaeger, Florian" w:date="2023-06-07T11:06:00Z"/>
          <w:szCs w:val="22"/>
          <w:u w:val="single"/>
          <w:lang w:val="tr-TR" w:eastAsia="tr-TR"/>
        </w:rPr>
      </w:pPr>
      <w:del w:id="79" w:author="Jaeger, Florian" w:date="2023-06-07T11:06:00Z">
        <w:r w:rsidRPr="009B33EA" w:rsidDel="00127CB6">
          <w:rPr>
            <w:szCs w:val="22"/>
            <w:u w:val="single"/>
            <w:lang w:val="tr-TR" w:eastAsia="tr-TR"/>
          </w:rPr>
          <w:delText>Discussion:</w:delText>
        </w:r>
      </w:del>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lastRenderedPageBreak/>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80" w:author="Jaeger, Florian" w:date="2023-06-07T11:12:00Z">
        <w:r w:rsidR="00B70CD5">
          <w:rPr>
            <w:sz w:val="22"/>
            <w:szCs w:val="22"/>
          </w:rPr>
          <w:t>4</w:t>
        </w:r>
      </w:ins>
      <w:del w:id="81" w:author="Jaeger, Florian" w:date="2023-06-07T11:12:00Z">
        <w:r w:rsidDel="00B70CD5">
          <w:rPr>
            <w:sz w:val="22"/>
            <w:szCs w:val="22"/>
          </w:rPr>
          <w:delText>3</w:delText>
        </w:r>
      </w:del>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lastRenderedPageBreak/>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w:t>
      </w:r>
      <w:r w:rsidRPr="00467F50">
        <w:lastRenderedPageBreak/>
        <w:t>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Del="005C205B" w:rsidRDefault="00467F50">
      <w:pPr>
        <w:spacing w:line="240" w:lineRule="auto"/>
        <w:ind w:firstLine="0"/>
        <w:rPr>
          <w:del w:id="82" w:author="Jaeger, Florian" w:date="2023-06-07T19:29:00Z"/>
        </w:rPr>
        <w:pPrChange w:id="83" w:author="Jaeger, Florian" w:date="2023-06-07T19:29:00Z">
          <w:pPr>
            <w:pStyle w:val="ListParagraph"/>
            <w:numPr>
              <w:numId w:val="29"/>
            </w:numPr>
            <w:spacing w:line="240" w:lineRule="auto"/>
            <w:ind w:left="1440" w:hanging="360"/>
          </w:pPr>
        </w:pPrChange>
      </w:pPr>
      <w:del w:id="84" w:author="Jaeger, Florian" w:date="2023-06-07T19:29:00Z">
        <w:r w:rsidRPr="00467F50" w:rsidDel="005C205B">
          <w:br w:type="page"/>
        </w:r>
      </w:del>
    </w:p>
    <w:p w14:paraId="11E89528" w14:textId="7AF8BB9D" w:rsidR="009B33EA" w:rsidRDefault="009B33EA" w:rsidP="005C205B">
      <w:pPr>
        <w:ind w:firstLine="0"/>
      </w:pPr>
    </w:p>
    <w:p w14:paraId="3E863AF9" w14:textId="77777777" w:rsidR="005C205B" w:rsidRDefault="005C205B">
      <w:pPr>
        <w:widowControl/>
        <w:autoSpaceDE/>
        <w:autoSpaceDN/>
        <w:adjustRightInd/>
        <w:spacing w:line="240" w:lineRule="auto"/>
        <w:ind w:firstLine="0"/>
        <w:jc w:val="left"/>
        <w:rPr>
          <w:ins w:id="85" w:author="Jaeger, Florian" w:date="2023-06-07T19:29:00Z"/>
          <w:b/>
          <w:bCs/>
          <w:szCs w:val="22"/>
        </w:rPr>
      </w:pPr>
      <w:ins w:id="86" w:author="Jaeger, Florian" w:date="2023-06-07T19:29:00Z">
        <w:r>
          <w:rPr>
            <w:b/>
            <w:bCs/>
            <w:szCs w:val="22"/>
          </w:rPr>
          <w:br w:type="page"/>
        </w:r>
      </w:ins>
    </w:p>
    <w:p w14:paraId="6517422B" w14:textId="6CA62FD7" w:rsidR="00D362FB" w:rsidRPr="00ED3418" w:rsidRDefault="00D362FB" w:rsidP="00D362FB">
      <w:pPr>
        <w:rPr>
          <w:b/>
          <w:bCs/>
          <w:szCs w:val="22"/>
        </w:rPr>
      </w:pPr>
      <w:r w:rsidRPr="00ED3418">
        <w:rPr>
          <w:b/>
          <w:bCs/>
          <w:szCs w:val="22"/>
        </w:rPr>
        <w:lastRenderedPageBreak/>
        <w:t xml:space="preserve">Author note: </w:t>
      </w:r>
      <w:r w:rsidRPr="00ED3418">
        <w:rPr>
          <w:szCs w:val="22"/>
        </w:rPr>
        <w:t xml:space="preserve">This research was supported by a </w:t>
      </w:r>
      <w:proofErr w:type="spellStart"/>
      <w:r w:rsidRPr="00ED3418">
        <w:rPr>
          <w:szCs w:val="22"/>
        </w:rPr>
        <w:t>Bilski</w:t>
      </w:r>
      <w:proofErr w:type="spellEnd"/>
      <w:r w:rsidRPr="00ED3418">
        <w:rPr>
          <w:szCs w:val="22"/>
        </w:rPr>
        <w:t xml:space="preserve">-Mayer Summer Research Fellowship to </w:t>
      </w:r>
      <w:r>
        <w:rPr>
          <w:szCs w:val="22"/>
        </w:rPr>
        <w:t>the first author</w:t>
      </w:r>
      <w:r w:rsidRPr="00ED3418">
        <w:rPr>
          <w:szCs w:val="22"/>
        </w:rPr>
        <w:t xml:space="preserve"> and by the University of Rochester through funding for </w:t>
      </w:r>
      <w:r w:rsidRPr="00ED3418">
        <w:rPr>
          <w:i/>
          <w:iCs/>
          <w:szCs w:val="22"/>
        </w:rPr>
        <w:t>BCS 206: Undergraduate Research in Cognitive Science</w:t>
      </w:r>
      <w:r w:rsidRPr="00ED3418">
        <w:rPr>
          <w:szCs w:val="22"/>
        </w:rPr>
        <w:t>. In this yearlong class, undergraduate students conduct their own replications of important findings in the cognitive sciences, in collaboration with faculty mentors.</w:t>
      </w:r>
    </w:p>
    <w:p w14:paraId="48524B3B" w14:textId="7FD946E6" w:rsidR="00D362FB"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who provided invaluable feedback throughout the project. We gratefully acknowledge that this project is made possible through researchers’ dedication to open science: the audio recordings were obtained from Tanya Kraljic and Arthur Samuel</w:t>
      </w:r>
      <w:r w:rsidR="005C205B">
        <w:rPr>
          <w:szCs w:val="22"/>
        </w:rPr>
        <w:t xml:space="preserve"> (SUNY Brooks)</w:t>
      </w:r>
      <w:r w:rsidRPr="00ED3418">
        <w:rPr>
          <w:szCs w:val="22"/>
        </w:rPr>
        <w:t>, the video recordings were obtained from Molly Babel</w:t>
      </w:r>
      <w:r w:rsidR="005C205B">
        <w:rPr>
          <w:szCs w:val="22"/>
        </w:rPr>
        <w:t xml:space="preserve"> (University of British Columbia)</w:t>
      </w:r>
      <w:r w:rsidRPr="00ED3418">
        <w:rPr>
          <w:szCs w:val="22"/>
        </w:rPr>
        <w:t xml:space="preserve">;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del w:id="87" w:author="Jaeger, Florian" w:date="2023-06-07T19:34:00Z">
        <w:r w:rsidDel="005C205B">
          <w:rPr>
            <w:szCs w:val="22"/>
          </w:rPr>
          <w:delText>, revised by Linda Liu and Zach Burchill, and expanded for the present purpose</w:delText>
        </w:r>
      </w:del>
      <w:r>
        <w:rPr>
          <w:szCs w:val="22"/>
        </w:rPr>
        <w:t xml:space="preserve"> (Human Language Processing Lab, University of Rochester, </w:t>
      </w:r>
      <w:r w:rsidR="005C205B" w:rsidRPr="00ED3418">
        <w:rPr>
          <w:szCs w:val="22"/>
          <w:shd w:val="clear" w:color="auto" w:fill="D9D9D9" w:themeFill="background1" w:themeFillShade="D9"/>
        </w:rPr>
        <w:t>https://github.com/hlplab/</w:t>
      </w:r>
      <w:r w:rsidR="005C205B">
        <w:rPr>
          <w:szCs w:val="22"/>
          <w:shd w:val="clear" w:color="auto" w:fill="D9D9D9" w:themeFill="background1" w:themeFillShade="D9"/>
        </w:rPr>
        <w:t>JSEXP</w:t>
      </w:r>
      <w:r>
        <w:rPr>
          <w:szCs w:val="22"/>
        </w:rPr>
        <w:t>)</w:t>
      </w:r>
      <w:r w:rsidRPr="00ED3418">
        <w:rPr>
          <w:szCs w:val="22"/>
        </w:rPr>
        <w:t>.</w:t>
      </w:r>
      <w:r w:rsidDel="003F5649">
        <w:rPr>
          <w:szCs w:val="22"/>
        </w:rPr>
        <w:t xml:space="preserve"> </w:t>
      </w:r>
      <w:r w:rsidR="005C205B">
        <w:rPr>
          <w:szCs w:val="22"/>
        </w:rPr>
        <w:t xml:space="preserve">Finally, </w:t>
      </w:r>
      <w:r w:rsidR="005C205B">
        <w:rPr>
          <w:szCs w:val="22"/>
          <w:shd w:val="clear" w:color="auto" w:fill="D9D9D9" w:themeFill="background1" w:themeFillShade="D9"/>
        </w:rPr>
        <w:t>w</w:t>
      </w:r>
      <w:r w:rsidR="005C205B" w:rsidRPr="00ED3418">
        <w:rPr>
          <w:szCs w:val="22"/>
          <w:shd w:val="clear" w:color="auto" w:fill="D9D9D9" w:themeFill="background1" w:themeFillShade="D9"/>
        </w:rPr>
        <w:t>e thank Zach Burchill</w:t>
      </w:r>
      <w:ins w:id="88" w:author="Jaeger, Florian" w:date="2023-06-07T19:33:00Z">
        <w:r w:rsidR="005C205B">
          <w:rPr>
            <w:szCs w:val="22"/>
            <w:shd w:val="clear" w:color="auto" w:fill="D9D9D9" w:themeFill="background1" w:themeFillShade="D9"/>
          </w:rPr>
          <w:t xml:space="preserve"> (Meta)</w:t>
        </w:r>
      </w:ins>
      <w:r w:rsidR="005C205B" w:rsidRPr="00ED3418">
        <w:rPr>
          <w:szCs w:val="22"/>
          <w:shd w:val="clear" w:color="auto" w:fill="D9D9D9" w:themeFill="background1" w:themeFillShade="D9"/>
        </w:rPr>
        <w:t>, Wednesday Bushong</w:t>
      </w:r>
      <w:ins w:id="89" w:author="Jaeger, Florian" w:date="2023-06-07T19:33:00Z">
        <w:r w:rsidR="005C205B">
          <w:rPr>
            <w:szCs w:val="22"/>
            <w:shd w:val="clear" w:color="auto" w:fill="D9D9D9" w:themeFill="background1" w:themeFillShade="D9"/>
          </w:rPr>
          <w:t xml:space="preserve"> (H</w:t>
        </w:r>
      </w:ins>
      <w:ins w:id="90" w:author="Jaeger, Florian" w:date="2023-06-07T19:34:00Z">
        <w:r w:rsidR="005C205B">
          <w:rPr>
            <w:szCs w:val="22"/>
            <w:shd w:val="clear" w:color="auto" w:fill="D9D9D9" w:themeFill="background1" w:themeFillShade="D9"/>
          </w:rPr>
          <w:t>artford)</w:t>
        </w:r>
      </w:ins>
      <w:r w:rsidR="005C205B" w:rsidRPr="00ED3418">
        <w:rPr>
          <w:szCs w:val="22"/>
          <w:shd w:val="clear" w:color="auto" w:fill="D9D9D9" w:themeFill="background1" w:themeFillShade="D9"/>
        </w:rPr>
        <w:t>, Linda Liu</w:t>
      </w:r>
      <w:ins w:id="91" w:author="Jaeger, Florian" w:date="2023-06-07T19:34:00Z">
        <w:r w:rsidR="005C205B">
          <w:rPr>
            <w:szCs w:val="22"/>
            <w:shd w:val="clear" w:color="auto" w:fill="D9D9D9" w:themeFill="background1" w:themeFillShade="D9"/>
          </w:rPr>
          <w:t xml:space="preserve"> (Amazon)</w:t>
        </w:r>
      </w:ins>
      <w:r w:rsidR="005C205B" w:rsidRPr="00ED3418">
        <w:rPr>
          <w:szCs w:val="22"/>
          <w:shd w:val="clear" w:color="auto" w:fill="D9D9D9" w:themeFill="background1" w:themeFillShade="D9"/>
        </w:rPr>
        <w:t xml:space="preserve">, and Xin Xie </w:t>
      </w:r>
      <w:ins w:id="92" w:author="Jaeger, Florian" w:date="2023-06-07T19:34:00Z">
        <w:r w:rsidR="005C205B">
          <w:rPr>
            <w:szCs w:val="22"/>
            <w:shd w:val="clear" w:color="auto" w:fill="D9D9D9" w:themeFill="background1" w:themeFillShade="D9"/>
          </w:rPr>
          <w:t xml:space="preserve">(UC Irvine) </w:t>
        </w:r>
      </w:ins>
      <w:r w:rsidR="005C205B" w:rsidRPr="00ED3418">
        <w:rPr>
          <w:szCs w:val="22"/>
          <w:shd w:val="clear" w:color="auto" w:fill="D9D9D9" w:themeFill="background1" w:themeFillShade="D9"/>
        </w:rPr>
        <w:t>for sharing materials and feedback for a tutorial on crowdsourcing experiments that was developed as part of this project (</w:t>
      </w:r>
      <w:ins w:id="93" w:author="Jaeger, Florian" w:date="2023-06-07T19:33:00Z">
        <w:r w:rsidR="005C205B">
          <w:rPr>
            <w:szCs w:val="22"/>
            <w:shd w:val="clear" w:color="auto" w:fill="D9D9D9" w:themeFill="background1" w:themeFillShade="D9"/>
          </w:rPr>
          <w:fldChar w:fldCharType="begin"/>
        </w:r>
        <w:r w:rsidR="005C205B">
          <w:rPr>
            <w:szCs w:val="22"/>
            <w:shd w:val="clear" w:color="auto" w:fill="D9D9D9" w:themeFill="background1" w:themeFillShade="D9"/>
          </w:rPr>
          <w:instrText>HYPERLINK "</w:instrText>
        </w:r>
      </w:ins>
      <w:r w:rsidR="005C205B" w:rsidRPr="00ED3418">
        <w:rPr>
          <w:szCs w:val="22"/>
          <w:shd w:val="clear" w:color="auto" w:fill="D9D9D9" w:themeFill="background1" w:themeFillShade="D9"/>
        </w:rPr>
        <w:instrText>https://github.com/hlplab/Tutorial-MTurk-experiments-via-mturkutils</w:instrText>
      </w:r>
      <w:ins w:id="94" w:author="Jaeger, Florian" w:date="2023-06-07T19:33:00Z">
        <w:r w:rsidR="005C205B">
          <w:rPr>
            <w:szCs w:val="22"/>
            <w:shd w:val="clear" w:color="auto" w:fill="D9D9D9" w:themeFill="background1" w:themeFillShade="D9"/>
          </w:rPr>
          <w:instrText>"</w:instrText>
        </w:r>
        <w:r w:rsidR="005C205B">
          <w:rPr>
            <w:szCs w:val="22"/>
            <w:shd w:val="clear" w:color="auto" w:fill="D9D9D9" w:themeFill="background1" w:themeFillShade="D9"/>
          </w:rPr>
        </w:r>
        <w:r w:rsidR="005C205B">
          <w:rPr>
            <w:szCs w:val="22"/>
            <w:shd w:val="clear" w:color="auto" w:fill="D9D9D9" w:themeFill="background1" w:themeFillShade="D9"/>
          </w:rPr>
          <w:fldChar w:fldCharType="separate"/>
        </w:r>
      </w:ins>
      <w:r w:rsidR="005C205B" w:rsidRPr="00AC25FE">
        <w:rPr>
          <w:rStyle w:val="Hyperlink"/>
          <w:szCs w:val="22"/>
          <w:shd w:val="clear" w:color="auto" w:fill="D9D9D9" w:themeFill="background1" w:themeFillShade="D9"/>
        </w:rPr>
        <w:t>https://github.com/hlplab/Tutorial-MTurk-experiments-via-mturkutils</w:t>
      </w:r>
      <w:ins w:id="95" w:author="Jaeger, Florian" w:date="2023-06-07T19:33:00Z">
        <w:r w:rsidR="005C205B">
          <w:rPr>
            <w:szCs w:val="22"/>
            <w:shd w:val="clear" w:color="auto" w:fill="D9D9D9" w:themeFill="background1" w:themeFillShade="D9"/>
          </w:rPr>
          <w:fldChar w:fldCharType="end"/>
        </w:r>
      </w:ins>
      <w:r w:rsidR="005C205B" w:rsidRPr="00ED3418">
        <w:rPr>
          <w:szCs w:val="22"/>
          <w:shd w:val="clear" w:color="auto" w:fill="D9D9D9" w:themeFill="background1" w:themeFillShade="D9"/>
        </w:rPr>
        <w:t>)</w:t>
      </w:r>
      <w:ins w:id="96" w:author="Jaeger, Florian" w:date="2023-06-07T19:33:00Z">
        <w:r w:rsidR="005C205B">
          <w:rPr>
            <w:szCs w:val="22"/>
            <w:shd w:val="clear" w:color="auto" w:fill="D9D9D9" w:themeFill="background1" w:themeFillShade="D9"/>
          </w:rPr>
          <w:t>, and Linda Liu for answering our follow-up questions about Liu and Jaeger (2018)</w:t>
        </w:r>
      </w:ins>
      <w:r w:rsidR="005C205B" w:rsidRPr="00ED3418">
        <w:rPr>
          <w:szCs w:val="22"/>
          <w:shd w:val="clear" w:color="auto" w:fill="D9D9D9" w:themeFill="background1" w:themeFillShade="D9"/>
        </w:rPr>
        <w:t>.</w:t>
      </w:r>
    </w:p>
    <w:p w14:paraId="27ED0E1B" w14:textId="77777777" w:rsidR="00D362FB" w:rsidRPr="00ED3418" w:rsidRDefault="00D362FB" w:rsidP="005C205B">
      <w:pPr>
        <w:ind w:firstLine="0"/>
        <w:rPr>
          <w:szCs w:val="22"/>
        </w:rPr>
      </w:pPr>
    </w:p>
    <w:p w14:paraId="2FB89996" w14:textId="61A0393B" w:rsidR="00176871" w:rsidRPr="00ED3418" w:rsidRDefault="00D362FB" w:rsidP="005C205B">
      <w:pPr>
        <w:rPr>
          <w:szCs w:val="22"/>
        </w:rPr>
      </w:pPr>
      <w:r w:rsidRPr="00ED3418">
        <w:rPr>
          <w:b/>
          <w:bCs/>
          <w:szCs w:val="22"/>
        </w:rPr>
        <w:t>Author contributions:</w:t>
      </w:r>
      <w:r w:rsidRPr="00ED3418">
        <w:rPr>
          <w:szCs w:val="22"/>
        </w:rPr>
        <w:t xml:space="preserve"> </w:t>
      </w:r>
      <w:commentRangeStart w:id="97"/>
      <w:commentRangeStart w:id="98"/>
      <w:r w:rsidRPr="00ED3418">
        <w:rPr>
          <w:szCs w:val="22"/>
        </w:rPr>
        <w:t xml:space="preserve">SNC proposed the experiment. SNC, GK, and MY designed the experiment and developed the hypotheses, with input from TFJ. SNC created the audiovisual stimuli from the source audio and video files. TFJ and GK programmed the web-based experiments. GC created a webpage with links to all experiments for demonstration purposes. MY and TFJ </w:t>
      </w:r>
      <w:r w:rsidRPr="00ED3418">
        <w:rPr>
          <w:szCs w:val="22"/>
        </w:rPr>
        <w:lastRenderedPageBreak/>
        <w:t xml:space="preserve">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Pr="00ED3418">
        <w:rPr>
          <w:szCs w:val="22"/>
        </w:rPr>
        <w:t>paper, with input from all authors.</w:t>
      </w:r>
      <w:commentRangeEnd w:id="97"/>
      <w:r w:rsidRPr="00ED3418">
        <w:rPr>
          <w:rStyle w:val="CommentReference"/>
          <w:sz w:val="22"/>
          <w:szCs w:val="22"/>
        </w:rPr>
        <w:commentReference w:id="97"/>
      </w:r>
      <w:commentRangeEnd w:id="98"/>
      <w:r>
        <w:rPr>
          <w:rStyle w:val="CommentReference"/>
        </w:rPr>
        <w:commentReference w:id="98"/>
      </w:r>
      <w:r w:rsidR="00176871"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2"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IF Gevher’s page has all links on it, add it here. But first make sure that we move it to a location where it will ‘always’ be available (e.g., the lab server).</w:t>
      </w:r>
    </w:p>
  </w:comment>
  <w:comment w:id="3"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4"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5"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6"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7"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8"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10"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11" w:author="Jaeger, Florian" w:date="2023-05-20T20:22:00Z" w:initials="TJ">
    <w:p w14:paraId="5DD8C306" w14:textId="181AFCAD" w:rsidR="003D6AB3" w:rsidRPr="00584D72" w:rsidRDefault="003D6AB3">
      <w:pPr>
        <w:pStyle w:val="CommentText"/>
      </w:pPr>
      <w:r w:rsidRPr="00D76D88">
        <w:rPr>
          <w:rStyle w:val="CommentReference"/>
          <w:highlight w:val="cyan"/>
        </w:rPr>
        <w:annotationRef/>
      </w:r>
      <w:r w:rsidR="00D76D88" w:rsidRPr="00D76D88">
        <w:rPr>
          <w:highlight w:val="cyan"/>
        </w:rPr>
        <w:t>@Shawn</w:t>
      </w:r>
      <w:r w:rsidR="00D76D88">
        <w:t xml:space="preserve"> </w:t>
      </w:r>
      <w:r w:rsidRPr="00584D72">
        <w:t>Correct?</w:t>
      </w:r>
    </w:p>
  </w:comment>
  <w:comment w:id="12" w:author="Jaeger, Florian" w:date="2023-06-09T11:22:00Z" w:initials="TJ">
    <w:p w14:paraId="066D3336" w14:textId="513212D2" w:rsidR="00D81744" w:rsidRDefault="00D81744">
      <w:pPr>
        <w:pStyle w:val="CommentText"/>
      </w:pPr>
      <w:r>
        <w:rPr>
          <w:rStyle w:val="CommentReference"/>
        </w:rPr>
        <w:annotationRef/>
      </w:r>
      <w:r>
        <w:t>Could go?</w:t>
      </w:r>
    </w:p>
  </w:comment>
  <w:comment w:id="13"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14"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16" w:author="Cummings, Shawn" w:date="2023-05-22T13:55:00Z" w:initials="SC">
    <w:p w14:paraId="26E90B05" w14:textId="1FA91AE8" w:rsidR="000D097A" w:rsidRPr="00584D72" w:rsidRDefault="000D097A" w:rsidP="00363A46">
      <w:pPr>
        <w:jc w:val="left"/>
      </w:pPr>
      <w:r w:rsidRPr="00584D72">
        <w:rPr>
          <w:rStyle w:val="CommentReference"/>
        </w:rPr>
        <w:annotationRef/>
      </w:r>
      <w:r w:rsidRPr="00584D72">
        <w:t>This is probably redundant now, seeing the summary below, but attaching just in case!</w:t>
      </w:r>
    </w:p>
  </w:comment>
  <w:comment w:id="17" w:author="Jaeger, Florian" w:date="2023-05-22T16:41:00Z" w:initials="TJ">
    <w:p w14:paraId="27D7A350" w14:textId="4749C38A" w:rsidR="000D097A" w:rsidRPr="00584D72" w:rsidRDefault="000D097A">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18" w:author="Jaeger, Florian" w:date="2023-05-27T13:48:00Z" w:initials="TJ">
    <w:p w14:paraId="317BA647" w14:textId="77777777" w:rsidR="000D097A" w:rsidRPr="00584D72" w:rsidRDefault="000D097A">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0D097A" w:rsidRPr="00584D72" w:rsidRDefault="000D097A">
      <w:pPr>
        <w:pStyle w:val="CommentText"/>
      </w:pPr>
    </w:p>
    <w:p w14:paraId="332BA34C" w14:textId="74EDB290" w:rsidR="000D097A" w:rsidRPr="00584D72" w:rsidRDefault="000D097A">
      <w:pPr>
        <w:pStyle w:val="CommentText"/>
      </w:pPr>
      <w:r w:rsidRPr="00584D72">
        <w:t>We also need to add a row at the top that states how many participants were recruited.</w:t>
      </w:r>
    </w:p>
  </w:comment>
  <w:comment w:id="19"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20"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21"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25"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24"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26"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27" w:author="Cummings, Shawn" w:date="2023-06-08T16:22:00Z" w:initials="SC">
    <w:p w14:paraId="1D17645E" w14:textId="77777777" w:rsidR="0066093F" w:rsidRDefault="0066093F" w:rsidP="005D7518">
      <w:pPr>
        <w:jc w:val="left"/>
      </w:pPr>
      <w:r>
        <w:rPr>
          <w:rStyle w:val="CommentReference"/>
        </w:rPr>
        <w:annotationRef/>
      </w:r>
      <w:r>
        <w:t>This is the study that had a blended ambiguous video between s and sh… I’m not sure the citation here makes sense?</w:t>
      </w:r>
    </w:p>
  </w:comment>
  <w:comment w:id="28" w:author="Jaeger, Florian" w:date="2023-05-22T16:57:00Z" w:initials="TJ">
    <w:p w14:paraId="0B1E1E74" w14:textId="5781D925" w:rsidR="00244AD2" w:rsidRPr="00584D72" w:rsidRDefault="00244AD2">
      <w:pPr>
        <w:pStyle w:val="CommentText"/>
      </w:pPr>
      <w:r w:rsidRPr="00584D72">
        <w:rPr>
          <w:rStyle w:val="CommentReference"/>
        </w:rPr>
        <w:annotationRef/>
      </w:r>
      <w:r w:rsidRPr="00584D72">
        <w:t>Is that the term they used?</w:t>
      </w:r>
    </w:p>
  </w:comment>
  <w:comment w:id="29"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36"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37"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38"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40"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41"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42"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46"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45"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47" w:author="Jaeger, Florian" w:date="2023-05-27T14:09:00Z" w:initials="TJ">
    <w:p w14:paraId="6A8ED899" w14:textId="77777777" w:rsidR="00223044" w:rsidRDefault="0044611A" w:rsidP="00F51835">
      <w:pPr>
        <w:jc w:val="left"/>
      </w:pPr>
      <w:r w:rsidRPr="00584D72">
        <w:rPr>
          <w:rStyle w:val="CommentReference"/>
        </w:rPr>
        <w:annotationRef/>
      </w:r>
      <w:r w:rsidR="00223044">
        <w:t>Did we have survey questions about pen location, too?</w:t>
      </w:r>
    </w:p>
  </w:comment>
  <w:comment w:id="48"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49"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52" w:author="Cummings, Shawn" w:date="2023-06-08T16:33:00Z" w:initials="SC">
    <w:p w14:paraId="6865E1D6" w14:textId="77777777" w:rsidR="009E50C7" w:rsidRDefault="009E50C7" w:rsidP="00366D66">
      <w:pPr>
        <w:jc w:val="left"/>
      </w:pPr>
      <w:r>
        <w:rPr>
          <w:rStyle w:val="CommentReference"/>
        </w:rPr>
        <w:annotationRef/>
      </w:r>
      <w:r>
        <w:t>Good catch; I’d forgotten about Exp 4b here! I thought LJ18 had the previous record with 6 tokens…</w:t>
      </w:r>
    </w:p>
  </w:comment>
  <w:comment w:id="53" w:author="Jaeger, Florian" w:date="2023-06-09T13:34:00Z" w:initials="TJ">
    <w:p w14:paraId="4BAD3C3A" w14:textId="7B86C7A4" w:rsidR="00B426C3" w:rsidRDefault="00B426C3">
      <w:pPr>
        <w:pStyle w:val="CommentText"/>
      </w:pPr>
      <w:r>
        <w:rPr>
          <w:rStyle w:val="CommentReference"/>
        </w:rPr>
        <w:annotationRef/>
      </w:r>
      <w:r w:rsidRPr="00B426C3">
        <w:rPr>
          <w:highlight w:val="cyan"/>
        </w:rPr>
        <w:t>@Shawn</w:t>
      </w:r>
      <w:r>
        <w:t>, correct?</w:t>
      </w:r>
    </w:p>
  </w:comment>
  <w:comment w:id="54" w:author="Jaeger, Florian" w:date="2023-05-20T20:22:00Z" w:initials="TJ">
    <w:p w14:paraId="0887D40B" w14:textId="7B3B6D19" w:rsidR="00D76D88" w:rsidRPr="00584D72" w:rsidRDefault="00D76D88" w:rsidP="00D76D88">
      <w:pPr>
        <w:pStyle w:val="CommentText"/>
      </w:pPr>
      <w:r w:rsidRPr="00584D72">
        <w:rPr>
          <w:rStyle w:val="CommentReference"/>
        </w:rPr>
        <w:annotationRef/>
      </w:r>
      <w:r w:rsidRPr="00D76D88">
        <w:rPr>
          <w:highlight w:val="cyan"/>
        </w:rPr>
        <w:t>@Shawn:</w:t>
      </w:r>
      <w:r>
        <w:t xml:space="preserve"> </w:t>
      </w:r>
      <w:r w:rsidRPr="00584D72">
        <w:t>Correct?</w:t>
      </w:r>
    </w:p>
  </w:comment>
  <w:comment w:id="55" w:author="Jaeger, Florian" w:date="2023-06-09T13:25:00Z" w:initials="TJ">
    <w:p w14:paraId="48BAEA2A" w14:textId="70AC4332" w:rsidR="00D76D88" w:rsidRDefault="00D76D88">
      <w:pPr>
        <w:pStyle w:val="CommentText"/>
      </w:pPr>
      <w:r>
        <w:rPr>
          <w:rStyle w:val="CommentReference"/>
        </w:rPr>
        <w:annotationRef/>
      </w:r>
      <w:r w:rsidRPr="00D76D88">
        <w:rPr>
          <w:highlight w:val="cyan"/>
        </w:rPr>
        <w:t>@Shawn</w:t>
      </w:r>
      <w:r>
        <w:t>, any additional instructions here that we should mention?</w:t>
      </w:r>
    </w:p>
  </w:comment>
  <w:comment w:id="57" w:author="Cummings, Shawn" w:date="2023-06-08T16:35:00Z" w:initials="SC">
    <w:p w14:paraId="295D964E" w14:textId="77777777" w:rsidR="009E50C7" w:rsidRDefault="009E50C7" w:rsidP="005E5353">
      <w:pPr>
        <w:jc w:val="left"/>
      </w:pPr>
      <w:r>
        <w:rPr>
          <w:rStyle w:val="CommentReference"/>
        </w:rPr>
        <w:annotationRef/>
      </w:r>
      <w:r>
        <w:t xml:space="preserve">The version we’re going to report used the buffed up 6 trial practice </w:t>
      </w:r>
      <w:proofErr w:type="gramStart"/>
      <w:r>
        <w:t>block</w:t>
      </w:r>
      <w:proofErr w:type="gramEnd"/>
    </w:p>
  </w:comment>
  <w:comment w:id="58" w:author="Jaeger, Florian" w:date="2023-06-09T12:35:00Z" w:initials="TJ">
    <w:p w14:paraId="6586B1F9" w14:textId="25BEEE31" w:rsidR="00E610B2" w:rsidRDefault="00E610B2">
      <w:pPr>
        <w:pStyle w:val="CommentText"/>
      </w:pPr>
      <w:r>
        <w:rPr>
          <w:rStyle w:val="CommentReference"/>
        </w:rPr>
        <w:annotationRef/>
      </w:r>
      <w:r>
        <w:t>Can we fill in more details about the types of practice trials, how many</w:t>
      </w:r>
      <w:r w:rsidR="00B02C09">
        <w:t xml:space="preserve">? </w:t>
      </w:r>
      <w:r>
        <w:t xml:space="preserve">this is the </w:t>
      </w:r>
      <w:proofErr w:type="gramStart"/>
      <w:r>
        <w:t>first place</w:t>
      </w:r>
      <w:proofErr w:type="gramEnd"/>
      <w:r>
        <w:t xml:space="preserve"> practice is mentioned. </w:t>
      </w:r>
      <w:r w:rsidRPr="00E610B2">
        <w:rPr>
          <w:highlight w:val="cyan"/>
        </w:rPr>
        <w:t>@SHAWN</w:t>
      </w:r>
    </w:p>
    <w:p w14:paraId="7B88B212" w14:textId="3D4812F4" w:rsidR="00A44295" w:rsidRPr="00A44295" w:rsidRDefault="00A44295">
      <w:pPr>
        <w:pStyle w:val="CommentText"/>
        <w:rPr>
          <w:b/>
          <w:bCs/>
        </w:rPr>
      </w:pPr>
      <w:r>
        <w:rPr>
          <w:b/>
          <w:bCs/>
        </w:rPr>
        <w:t xml:space="preserve"> </w:t>
      </w:r>
    </w:p>
  </w:comment>
  <w:comment w:id="59" w:author="Jaeger, Florian" w:date="2023-06-07T10:29:00Z" w:initials="TJ">
    <w:p w14:paraId="1E7AB14C" w14:textId="628012B0" w:rsidR="00206698" w:rsidRDefault="00206698" w:rsidP="00202AC2">
      <w:pPr>
        <w:jc w:val="left"/>
      </w:pPr>
      <w:r>
        <w:rPr>
          <w:rStyle w:val="CommentReference"/>
        </w:rPr>
        <w:annotationRef/>
      </w:r>
      <w:r>
        <w:rPr>
          <w:color w:val="000000"/>
        </w:rPr>
        <w:t>I moved the details into the SI for Exp 1a-c</w:t>
      </w:r>
    </w:p>
  </w:comment>
  <w:comment w:id="61" w:author="Jaeger, Florian" w:date="2023-06-09T13:23:00Z" w:initials="TJ">
    <w:p w14:paraId="6F01D374" w14:textId="69B94C33" w:rsidR="00EF3AC2" w:rsidRDefault="00EF3AC2">
      <w:pPr>
        <w:pStyle w:val="CommentText"/>
      </w:pPr>
      <w:r>
        <w:rPr>
          <w:rStyle w:val="CommentReference"/>
        </w:rPr>
        <w:annotationRef/>
      </w:r>
      <w:r w:rsidRPr="00EF3AC2">
        <w:rPr>
          <w:highlight w:val="cyan"/>
        </w:rPr>
        <w:t>@</w:t>
      </w:r>
      <w:proofErr w:type="gramStart"/>
      <w:r w:rsidRPr="00EF3AC2">
        <w:rPr>
          <w:highlight w:val="cyan"/>
        </w:rPr>
        <w:t>Shawn</w:t>
      </w:r>
      <w:proofErr w:type="gramEnd"/>
      <w:r>
        <w:t xml:space="preserve"> could you add a draft write-up of these criteria?</w:t>
      </w:r>
      <w:r w:rsidR="00870534">
        <w:t xml:space="preserve"> I can then fill in the XXXs by running the scripts in the supplementary info.</w:t>
      </w:r>
    </w:p>
  </w:comment>
  <w:comment w:id="70"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69"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 w:id="97" w:author="Shawn Cummings" w:date="2022-12-09T03:57:00Z" w:initials="SC">
    <w:p w14:paraId="2F7F0B0B" w14:textId="77777777" w:rsidR="00D362FB" w:rsidRPr="00584D72" w:rsidRDefault="00D362FB" w:rsidP="00D362FB">
      <w:pPr>
        <w:pStyle w:val="CommentText"/>
        <w:jc w:val="left"/>
      </w:pPr>
      <w:r w:rsidRPr="00584D72">
        <w:rPr>
          <w:rStyle w:val="CommentReference"/>
        </w:rPr>
        <w:annotationRef/>
      </w:r>
      <w:r w:rsidRPr="00584D72">
        <w:t>Worth a revisit before we submit</w:t>
      </w:r>
    </w:p>
  </w:comment>
  <w:comment w:id="98" w:author="Jaeger, Florian" w:date="2023-05-22T16:31:00Z" w:initials="TJ">
    <w:p w14:paraId="37D77CAA" w14:textId="77777777" w:rsidR="00D362FB" w:rsidRPr="00584D72" w:rsidRDefault="00D362FB" w:rsidP="00D362FB">
      <w:pPr>
        <w:pStyle w:val="CommentText"/>
      </w:pPr>
      <w:r w:rsidRPr="00584D72">
        <w:rPr>
          <w:rStyle w:val="CommentReference"/>
        </w:rPr>
        <w:annotationRef/>
      </w:r>
      <w:r w:rsidRPr="00584D72">
        <w:t>Yes, good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066D3336" w15:done="0"/>
  <w15:commentEx w15:paraId="7B801A9C" w15:done="0"/>
  <w15:commentEx w15:paraId="0D7274CF" w15:done="0"/>
  <w15:commentEx w15:paraId="26E90B05" w15:done="1"/>
  <w15:commentEx w15:paraId="27D7A350" w15:paraIdParent="26E90B05" w15:done="1"/>
  <w15:commentEx w15:paraId="332BA34C" w15:paraIdParent="26E90B05" w15:done="1"/>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1D17645E" w15:paraIdParent="5E85F0ED" w15:done="0"/>
  <w15:commentEx w15:paraId="0B1E1E74" w15:done="1"/>
  <w15:commentEx w15:paraId="55602D6A" w15:paraIdParent="0B1E1E74" w15:done="1"/>
  <w15:commentEx w15:paraId="6F0F2FCC" w15:done="1"/>
  <w15:commentEx w15:paraId="6D45D85A" w15:paraIdParent="6F0F2FCC" w15:done="1"/>
  <w15:commentEx w15:paraId="5EAD1A10" w15:done="1"/>
  <w15:commentEx w15:paraId="78D4A70B" w15:done="1"/>
  <w15:commentEx w15:paraId="08D8C7F2" w15:paraIdParent="78D4A70B" w15:done="1"/>
  <w15:commentEx w15:paraId="4D424F0E" w15:paraIdParent="78D4A70B" w15:done="1"/>
  <w15:commentEx w15:paraId="17CAF5FC" w15:done="0"/>
  <w15:commentEx w15:paraId="604B9265" w15:done="0"/>
  <w15:commentEx w15:paraId="6A8ED899" w15:done="0"/>
  <w15:commentEx w15:paraId="7F7A9238" w15:done="0"/>
  <w15:commentEx w15:paraId="5EA25A27" w15:paraIdParent="7F7A9238" w15:done="0"/>
  <w15:commentEx w15:paraId="6865E1D6" w15:done="0"/>
  <w15:commentEx w15:paraId="4BAD3C3A" w15:done="0"/>
  <w15:commentEx w15:paraId="0887D40B" w15:done="0"/>
  <w15:commentEx w15:paraId="48BAEA2A" w15:done="0"/>
  <w15:commentEx w15:paraId="295D964E" w15:done="0"/>
  <w15:commentEx w15:paraId="7B88B212" w15:paraIdParent="295D964E" w15:done="0"/>
  <w15:commentEx w15:paraId="1E7AB14C" w15:done="0"/>
  <w15:commentEx w15:paraId="6F01D374" w15:done="0"/>
  <w15:commentEx w15:paraId="3BCE7760" w15:done="0"/>
  <w15:commentEx w15:paraId="7AC676D0" w15:done="0"/>
  <w15:commentEx w15:paraId="2F7F0B0B" w15:done="0"/>
  <w15:commentEx w15:paraId="37D77CAA" w15:paraIdParent="2F7F0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82D89FC" w16cex:dateUtc="2023-06-09T15:22:00Z"/>
  <w16cex:commentExtensible w16cex:durableId="2813A8C8" w16cex:dateUtc="2023-05-21T00:15:00Z"/>
  <w16cex:commentExtensible w16cex:durableId="282AD93B" w16cex:dateUtc="2023-06-07T14:23:00Z"/>
  <w16cex:commentExtensible w16cex:durableId="2815F2E1" w16cex:dateUtc="2023-05-22T11:55:00Z"/>
  <w16cex:commentExtensible w16cex:durableId="281619B1" w16cex:dateUtc="2023-05-22T20:41:00Z"/>
  <w16cex:commentExtensible w16cex:durableId="281C88A9" w16cex:dateUtc="2023-05-27T17:48: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2C7EAC" w16cex:dateUtc="2023-06-08T14:22:00Z"/>
  <w16cex:commentExtensible w16cex:durableId="28161D63" w16cex:dateUtc="2023-05-22T20:57:00Z"/>
  <w16cex:commentExtensible w16cex:durableId="282114C2" w16cex:dateUtc="2023-05-30T22:35: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C8175" w16cex:dateUtc="2023-06-08T14:33:00Z"/>
  <w16cex:commentExtensible w16cex:durableId="282DA8F1" w16cex:dateUtc="2023-06-09T17:34:00Z"/>
  <w16cex:commentExtensible w16cex:durableId="282DA89C" w16cex:dateUtc="2023-05-21T00:22:00Z"/>
  <w16cex:commentExtensible w16cex:durableId="282DA6C1" w16cex:dateUtc="2023-06-09T17:25:00Z"/>
  <w16cex:commentExtensible w16cex:durableId="282C81EE" w16cex:dateUtc="2023-06-08T14:35:00Z"/>
  <w16cex:commentExtensible w16cex:durableId="282D9B26" w16cex:dateUtc="2023-06-09T16:35:00Z"/>
  <w16cex:commentExtensible w16cex:durableId="282ADA9D" w16cex:dateUtc="2023-06-07T14:29:00Z"/>
  <w16cex:commentExtensible w16cex:durableId="282DA64E" w16cex:dateUtc="2023-06-09T17:23:00Z"/>
  <w16cex:commentExtensible w16cex:durableId="282AE396" w16cex:dateUtc="2023-05-20T14:40:00Z"/>
  <w16cex:commentExtensible w16cex:durableId="282AE395" w16cex:dateUtc="2023-05-20T16:05:00Z"/>
  <w16cex:commentExtensible w16cex:durableId="282B5807" w16cex:dateUtc="2022-12-09T08:57:00Z"/>
  <w16cex:commentExtensible w16cex:durableId="282B5806" w16cex:dateUtc="2023-05-22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066D3336" w16cid:durableId="282D89FC"/>
  <w16cid:commentId w16cid:paraId="7B801A9C" w16cid:durableId="2813A8C8"/>
  <w16cid:commentId w16cid:paraId="0D7274CF" w16cid:durableId="282AD93B"/>
  <w16cid:commentId w16cid:paraId="26E90B05" w16cid:durableId="2815F2E1"/>
  <w16cid:commentId w16cid:paraId="27D7A350" w16cid:durableId="281619B1"/>
  <w16cid:commentId w16cid:paraId="332BA34C" w16cid:durableId="281C88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1D17645E" w16cid:durableId="282C7EAC"/>
  <w16cid:commentId w16cid:paraId="0B1E1E74" w16cid:durableId="28161D63"/>
  <w16cid:commentId w16cid:paraId="55602D6A" w16cid:durableId="282114C2"/>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6865E1D6" w16cid:durableId="282C8175"/>
  <w16cid:commentId w16cid:paraId="4BAD3C3A" w16cid:durableId="282DA8F1"/>
  <w16cid:commentId w16cid:paraId="0887D40B" w16cid:durableId="282DA89C"/>
  <w16cid:commentId w16cid:paraId="48BAEA2A" w16cid:durableId="282DA6C1"/>
  <w16cid:commentId w16cid:paraId="295D964E" w16cid:durableId="282C81EE"/>
  <w16cid:commentId w16cid:paraId="7B88B212" w16cid:durableId="282D9B26"/>
  <w16cid:commentId w16cid:paraId="1E7AB14C" w16cid:durableId="282ADA9D"/>
  <w16cid:commentId w16cid:paraId="6F01D374" w16cid:durableId="282DA64E"/>
  <w16cid:commentId w16cid:paraId="3BCE7760" w16cid:durableId="282AE396"/>
  <w16cid:commentId w16cid:paraId="7AC676D0" w16cid:durableId="282AE395"/>
  <w16cid:commentId w16cid:paraId="2F7F0B0B" w16cid:durableId="282B5807"/>
  <w16cid:commentId w16cid:paraId="37D77CAA" w16cid:durableId="282B5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DD604" w14:textId="77777777" w:rsidR="00617E9C" w:rsidRDefault="00617E9C" w:rsidP="00634F96">
      <w:r>
        <w:separator/>
      </w:r>
    </w:p>
  </w:endnote>
  <w:endnote w:type="continuationSeparator" w:id="0">
    <w:p w14:paraId="5093C139" w14:textId="77777777" w:rsidR="00617E9C" w:rsidRDefault="00617E9C" w:rsidP="00634F96">
      <w:r>
        <w:continuationSeparator/>
      </w:r>
    </w:p>
  </w:endnote>
  <w:endnote w:type="continuationNotice" w:id="1">
    <w:p w14:paraId="79F92A1A" w14:textId="77777777" w:rsidR="00617E9C" w:rsidRDefault="00617E9C"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F699C" w14:textId="77777777" w:rsidR="00617E9C" w:rsidRDefault="00617E9C" w:rsidP="00634F96">
      <w:r>
        <w:separator/>
      </w:r>
    </w:p>
  </w:footnote>
  <w:footnote w:type="continuationSeparator" w:id="0">
    <w:p w14:paraId="3578B8FF" w14:textId="77777777" w:rsidR="00617E9C" w:rsidRDefault="00617E9C" w:rsidP="00634F96">
      <w:r>
        <w:continuationSeparator/>
      </w:r>
    </w:p>
  </w:footnote>
  <w:footnote w:type="continuationNotice" w:id="1">
    <w:p w14:paraId="74C5E4D0" w14:textId="77777777" w:rsidR="00617E9C" w:rsidRDefault="00617E9C"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30" w:author="Jaeger, Florian" w:date="2023-06-06T10:49:00Z">
        <w:r>
          <w:rPr>
            <w:rStyle w:val="FootnoteReference"/>
          </w:rPr>
          <w:footnoteRef/>
        </w:r>
        <w:r>
          <w:t xml:space="preserve"> The </w:t>
        </w:r>
      </w:ins>
      <w:ins w:id="31" w:author="Jaeger, Florian" w:date="2023-06-06T10:50:00Z">
        <w:r>
          <w:t xml:space="preserve">LJ18 data is available on OSF </w:t>
        </w:r>
        <w:r w:rsidRPr="00D30126">
          <w:rPr>
            <w:highlight w:val="yellow"/>
            <w:rPrChange w:id="32" w:author="Jaeger, Florian" w:date="2023-06-06T10:50:00Z">
              <w:rPr/>
            </w:rPrChange>
          </w:rPr>
          <w:t>XXX</w:t>
        </w:r>
        <w:r>
          <w:t>. We downloaded it and fit the same analysis to it as for Experiments 1a-c (except that pen location</w:t>
        </w:r>
      </w:ins>
      <w:ins w:id="33" w:author="Jaeger, Florian" w:date="2023-06-06T10:51:00Z">
        <w:r>
          <w:t xml:space="preserve">, visual bias, and their interactions were not manipulated in the audio-only </w:t>
        </w:r>
      </w:ins>
      <w:ins w:id="34" w:author="Jaeger, Florian" w:date="2023-06-06T10:52:00Z">
        <w:r>
          <w:t xml:space="preserve">LJ18 experiments and thus not </w:t>
        </w:r>
      </w:ins>
      <w:ins w:id="35"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1"/>
  </w:num>
  <w:num w:numId="2" w16cid:durableId="1937470372">
    <w:abstractNumId w:val="26"/>
  </w:num>
  <w:num w:numId="3" w16cid:durableId="284237462">
    <w:abstractNumId w:val="3"/>
  </w:num>
  <w:num w:numId="4" w16cid:durableId="844127995">
    <w:abstractNumId w:val="14"/>
  </w:num>
  <w:num w:numId="5" w16cid:durableId="862014625">
    <w:abstractNumId w:val="10"/>
  </w:num>
  <w:num w:numId="6" w16cid:durableId="604077374">
    <w:abstractNumId w:val="16"/>
  </w:num>
  <w:num w:numId="7" w16cid:durableId="241372837">
    <w:abstractNumId w:val="22"/>
  </w:num>
  <w:num w:numId="8" w16cid:durableId="1642466594">
    <w:abstractNumId w:val="32"/>
  </w:num>
  <w:num w:numId="9" w16cid:durableId="433138005">
    <w:abstractNumId w:val="13"/>
  </w:num>
  <w:num w:numId="10" w16cid:durableId="669530973">
    <w:abstractNumId w:val="20"/>
  </w:num>
  <w:num w:numId="11" w16cid:durableId="420563296">
    <w:abstractNumId w:val="19"/>
  </w:num>
  <w:num w:numId="12" w16cid:durableId="578907855">
    <w:abstractNumId w:val="15"/>
  </w:num>
  <w:num w:numId="13" w16cid:durableId="178127849">
    <w:abstractNumId w:val="17"/>
  </w:num>
  <w:num w:numId="14" w16cid:durableId="636649434">
    <w:abstractNumId w:val="18"/>
  </w:num>
  <w:num w:numId="15" w16cid:durableId="694696527">
    <w:abstractNumId w:val="24"/>
  </w:num>
  <w:num w:numId="16" w16cid:durableId="1765297479">
    <w:abstractNumId w:val="25"/>
  </w:num>
  <w:num w:numId="17" w16cid:durableId="40986502">
    <w:abstractNumId w:val="11"/>
  </w:num>
  <w:num w:numId="18" w16cid:durableId="927930495">
    <w:abstractNumId w:val="12"/>
  </w:num>
  <w:num w:numId="19" w16cid:durableId="1700011789">
    <w:abstractNumId w:val="30"/>
  </w:num>
  <w:num w:numId="20" w16cid:durableId="1229146778">
    <w:abstractNumId w:val="28"/>
  </w:num>
  <w:num w:numId="21" w16cid:durableId="220216002">
    <w:abstractNumId w:val="8"/>
  </w:num>
  <w:num w:numId="22" w16cid:durableId="14580772">
    <w:abstractNumId w:val="9"/>
  </w:num>
  <w:num w:numId="23" w16cid:durableId="97608300">
    <w:abstractNumId w:val="5"/>
  </w:num>
  <w:num w:numId="24" w16cid:durableId="1378550822">
    <w:abstractNumId w:val="33"/>
  </w:num>
  <w:num w:numId="25" w16cid:durableId="1075905966">
    <w:abstractNumId w:val="6"/>
  </w:num>
  <w:num w:numId="26" w16cid:durableId="1110510486">
    <w:abstractNumId w:val="7"/>
  </w:num>
  <w:num w:numId="27" w16cid:durableId="214775573">
    <w:abstractNumId w:val="29"/>
  </w:num>
  <w:num w:numId="28" w16cid:durableId="457457634">
    <w:abstractNumId w:val="31"/>
  </w:num>
  <w:num w:numId="29" w16cid:durableId="1685400787">
    <w:abstractNumId w:val="23"/>
  </w:num>
  <w:num w:numId="30" w16cid:durableId="1104881152">
    <w:abstractNumId w:val="1"/>
  </w:num>
  <w:num w:numId="31" w16cid:durableId="1181970774">
    <w:abstractNumId w:val="4"/>
  </w:num>
  <w:num w:numId="32" w16cid:durableId="501244050">
    <w:abstractNumId w:val="2"/>
  </w:num>
  <w:num w:numId="33" w16cid:durableId="1135177154">
    <w:abstractNumId w:val="27"/>
  </w:num>
  <w:num w:numId="34" w16cid:durableId="4370237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9"/>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131"/>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CDC"/>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21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E77BD"/>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0F2D"/>
    <w:rsid w:val="007913D3"/>
    <w:rsid w:val="00791641"/>
    <w:rsid w:val="007917CB"/>
    <w:rsid w:val="00791DD5"/>
    <w:rsid w:val="00791F7D"/>
    <w:rsid w:val="0079239F"/>
    <w:rsid w:val="00792976"/>
    <w:rsid w:val="00792EE5"/>
    <w:rsid w:val="00793070"/>
    <w:rsid w:val="0079309B"/>
    <w:rsid w:val="00793755"/>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0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72C"/>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6C3"/>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43</Pages>
  <Words>10493</Words>
  <Characters>59813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93</cp:revision>
  <cp:lastPrinted>2019-03-12T19:51:00Z</cp:lastPrinted>
  <dcterms:created xsi:type="dcterms:W3CDTF">2023-05-18T20:07:00Z</dcterms:created>
  <dcterms:modified xsi:type="dcterms:W3CDTF">2023-06-09T17:57:00Z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