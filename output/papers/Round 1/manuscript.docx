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C3BA4" w14:textId="093A0708" w:rsidR="00B92F7F" w:rsidRPr="00CE31A3" w:rsidRDefault="00B92F7F" w:rsidP="00CE31A3">
      <w:pPr>
        <w:pStyle w:val="Heading1"/>
      </w:pPr>
      <w:bookmarkStart w:id="0" w:name="_Hlk121458098"/>
      <w:bookmarkEnd w:id="0"/>
      <w:r>
        <w:t xml:space="preserve">TO </w:t>
      </w:r>
      <w:r w:rsidR="00CE31A3">
        <w:t>DO</w:t>
      </w:r>
    </w:p>
    <w:p w14:paraId="3A8365DA" w14:textId="02E2DACE" w:rsidR="00CE31A3" w:rsidRPr="00CE31A3" w:rsidRDefault="00CE31A3" w:rsidP="00CE31A3">
      <w:pPr>
        <w:pStyle w:val="Heading2"/>
      </w:pPr>
      <w:r w:rsidRPr="00CE31A3">
        <w:t>Priority HIGHEST</w:t>
      </w:r>
    </w:p>
    <w:p w14:paraId="30DE5271" w14:textId="00886104" w:rsidR="00CE31A3" w:rsidRPr="00202A9D" w:rsidRDefault="00CE31A3" w:rsidP="00CE31A3">
      <w:pPr>
        <w:pStyle w:val="ListParagraph"/>
        <w:widowControl/>
        <w:numPr>
          <w:ilvl w:val="0"/>
          <w:numId w:val="34"/>
        </w:numPr>
        <w:autoSpaceDE/>
        <w:autoSpaceDN/>
        <w:adjustRightInd/>
        <w:spacing w:line="240" w:lineRule="auto"/>
        <w:jc w:val="left"/>
      </w:pPr>
      <w:r w:rsidRPr="00202A9D">
        <w:t>Figure out argument for/against ‘pen as occluder’</w:t>
      </w:r>
    </w:p>
    <w:p w14:paraId="6D241C9B" w14:textId="360B2175" w:rsidR="00CE31A3" w:rsidRPr="00202A9D" w:rsidRDefault="00CE31A3" w:rsidP="00CE31A3">
      <w:pPr>
        <w:pStyle w:val="ListParagraph"/>
        <w:widowControl/>
        <w:numPr>
          <w:ilvl w:val="0"/>
          <w:numId w:val="34"/>
        </w:numPr>
        <w:autoSpaceDE/>
        <w:autoSpaceDN/>
        <w:adjustRightInd/>
        <w:spacing w:line="240" w:lineRule="auto"/>
        <w:jc w:val="left"/>
      </w:pPr>
      <w:r w:rsidRPr="00202A9D">
        <w:rPr>
          <w:b/>
          <w:bCs/>
        </w:rPr>
        <w:t>Get exclusions sorted out</w:t>
      </w:r>
      <w:r w:rsidRPr="00202A9D">
        <w:t xml:space="preserve"> </w:t>
      </w:r>
      <w:r w:rsidRPr="00202A9D">
        <w:rPr>
          <w:highlight w:val="yellow"/>
        </w:rPr>
        <w:t>@SHAWN</w:t>
      </w:r>
    </w:p>
    <w:p w14:paraId="570F93CF" w14:textId="1ED8C814" w:rsidR="00202A9D" w:rsidRDefault="00202A9D" w:rsidP="00202A9D">
      <w:pPr>
        <w:pStyle w:val="ListParagraph"/>
        <w:widowControl/>
        <w:numPr>
          <w:ilvl w:val="1"/>
          <w:numId w:val="34"/>
        </w:numPr>
        <w:autoSpaceDE/>
        <w:autoSpaceDN/>
        <w:adjustRightInd/>
        <w:spacing w:line="240" w:lineRule="auto"/>
        <w:jc w:val="left"/>
      </w:pPr>
      <w:r w:rsidRPr="00202A9D">
        <w:t>Check all exclusion criteria for Exp 1a-c, 2-2b</w:t>
      </w:r>
    </w:p>
    <w:p w14:paraId="4CEA7215" w14:textId="07A9445C" w:rsidR="00C32131" w:rsidRPr="00202A9D" w:rsidRDefault="00C32131" w:rsidP="00C32131">
      <w:pPr>
        <w:pStyle w:val="ListParagraph"/>
        <w:widowControl/>
        <w:numPr>
          <w:ilvl w:val="2"/>
          <w:numId w:val="34"/>
        </w:numPr>
        <w:autoSpaceDE/>
        <w:autoSpaceDN/>
        <w:adjustRightInd/>
        <w:spacing w:line="240" w:lineRule="auto"/>
        <w:jc w:val="left"/>
      </w:pPr>
      <w:r w:rsidRPr="00202A9D">
        <w:t xml:space="preserve">in </w:t>
      </w:r>
      <w:proofErr w:type="spellStart"/>
      <w:r w:rsidRPr="00202A9D">
        <w:t>add_exclusions</w:t>
      </w:r>
      <w:proofErr w:type="spellEnd"/>
      <w:r w:rsidRPr="00202A9D">
        <w:t>, there is commented out code at the top of the function. Why is it commented out, and how are we removing participants for technical difficult if not there?</w:t>
      </w:r>
    </w:p>
    <w:p w14:paraId="6E427912" w14:textId="5227C135" w:rsidR="00202A9D" w:rsidRDefault="00202A9D" w:rsidP="00202A9D">
      <w:pPr>
        <w:pStyle w:val="ListParagraph"/>
        <w:widowControl/>
        <w:numPr>
          <w:ilvl w:val="1"/>
          <w:numId w:val="34"/>
        </w:numPr>
        <w:autoSpaceDE/>
        <w:autoSpaceDN/>
        <w:adjustRightInd/>
        <w:spacing w:line="240" w:lineRule="auto"/>
        <w:jc w:val="left"/>
      </w:pPr>
      <w:r w:rsidRPr="00202A9D">
        <w:t>Finalize exclusion criteria for Exp 3 and add them to the document</w:t>
      </w:r>
    </w:p>
    <w:p w14:paraId="73DD578F" w14:textId="03FA5415" w:rsidR="00160C8D" w:rsidRPr="00202A9D" w:rsidRDefault="00B8439A" w:rsidP="00114659">
      <w:pPr>
        <w:pStyle w:val="ListParagraph"/>
        <w:widowControl/>
        <w:numPr>
          <w:ilvl w:val="0"/>
          <w:numId w:val="34"/>
        </w:numPr>
        <w:autoSpaceDE/>
        <w:autoSpaceDN/>
        <w:adjustRightInd/>
        <w:spacing w:line="240" w:lineRule="auto"/>
        <w:jc w:val="left"/>
      </w:pPr>
      <w:r>
        <w:t xml:space="preserve">In Exp 4, figure out why we have participants that had exposure to pen-in-hand for critical items (18 out of ~128). </w:t>
      </w:r>
      <w:r w:rsidRPr="00202A9D">
        <w:rPr>
          <w:highlight w:val="yellow"/>
        </w:rPr>
        <w:t>@SHAWN</w:t>
      </w:r>
    </w:p>
    <w:p w14:paraId="092AD34B" w14:textId="77777777" w:rsidR="00CE31A3" w:rsidRPr="00CE31A3" w:rsidRDefault="00CE31A3" w:rsidP="00CE31A3">
      <w:pPr>
        <w:widowControl/>
        <w:autoSpaceDE/>
        <w:autoSpaceDN/>
        <w:adjustRightInd/>
        <w:spacing w:line="240" w:lineRule="auto"/>
        <w:ind w:firstLine="0"/>
        <w:jc w:val="left"/>
      </w:pPr>
    </w:p>
    <w:p w14:paraId="3B7A418E" w14:textId="23B4898A" w:rsidR="00CE31A3" w:rsidRPr="00CE31A3" w:rsidRDefault="00CE31A3" w:rsidP="00CE31A3">
      <w:pPr>
        <w:pStyle w:val="Heading2"/>
      </w:pPr>
      <w:r w:rsidRPr="00CE31A3">
        <w:t>Priority MEDIUM</w:t>
      </w:r>
    </w:p>
    <w:p w14:paraId="2E2EDB66" w14:textId="26B7C735" w:rsidR="00CE31A3" w:rsidRDefault="00CE31A3" w:rsidP="00CE31A3">
      <w:pPr>
        <w:pStyle w:val="ListParagraph"/>
        <w:widowControl/>
        <w:numPr>
          <w:ilvl w:val="0"/>
          <w:numId w:val="34"/>
        </w:numPr>
        <w:autoSpaceDE/>
        <w:autoSpaceDN/>
        <w:adjustRightInd/>
        <w:spacing w:line="240" w:lineRule="auto"/>
        <w:jc w:val="left"/>
      </w:pPr>
      <w:r w:rsidRPr="00CE31A3">
        <w:t>make sure that data formatting *function* is in *this* repo (raw data should *not* be in this repo)</w:t>
      </w:r>
      <w:r>
        <w:t xml:space="preserve"> </w:t>
      </w:r>
      <w:r w:rsidRPr="00CE31A3">
        <w:rPr>
          <w:highlight w:val="cyan"/>
        </w:rPr>
        <w:t>@SHAWN</w:t>
      </w:r>
    </w:p>
    <w:p w14:paraId="45944D78" w14:textId="7B7E844B" w:rsidR="00324448" w:rsidRDefault="00324448" w:rsidP="00CE31A3">
      <w:pPr>
        <w:pStyle w:val="ListParagraph"/>
        <w:widowControl/>
        <w:numPr>
          <w:ilvl w:val="1"/>
          <w:numId w:val="34"/>
        </w:numPr>
        <w:autoSpaceDE/>
        <w:autoSpaceDN/>
        <w:adjustRightInd/>
        <w:spacing w:line="240" w:lineRule="auto"/>
        <w:jc w:val="left"/>
      </w:pPr>
      <w:r>
        <w:t xml:space="preserve">let’s make BCS206/7 repo </w:t>
      </w:r>
      <w:r>
        <w:rPr>
          <w:i/>
          <w:iCs/>
        </w:rPr>
        <w:t>private</w:t>
      </w:r>
    </w:p>
    <w:p w14:paraId="247ECE59" w14:textId="3B0EA5C3" w:rsidR="00324448" w:rsidRDefault="00324448" w:rsidP="00CE31A3">
      <w:pPr>
        <w:pStyle w:val="ListParagraph"/>
        <w:widowControl/>
        <w:numPr>
          <w:ilvl w:val="1"/>
          <w:numId w:val="34"/>
        </w:numPr>
        <w:autoSpaceDE/>
        <w:autoSpaceDN/>
        <w:adjustRightInd/>
        <w:spacing w:line="240" w:lineRule="auto"/>
        <w:jc w:val="left"/>
      </w:pPr>
      <w:r>
        <w:t>let’s move raw data into that repo</w:t>
      </w:r>
    </w:p>
    <w:p w14:paraId="187A0BC1" w14:textId="77777777" w:rsidR="00324448" w:rsidRDefault="00324448" w:rsidP="00CE31A3">
      <w:pPr>
        <w:pStyle w:val="ListParagraph"/>
        <w:widowControl/>
        <w:numPr>
          <w:ilvl w:val="1"/>
          <w:numId w:val="34"/>
        </w:numPr>
        <w:autoSpaceDE/>
        <w:autoSpaceDN/>
        <w:adjustRightInd/>
        <w:spacing w:line="240" w:lineRule="auto"/>
        <w:jc w:val="left"/>
      </w:pPr>
      <w:r>
        <w:t>run script that:</w:t>
      </w:r>
    </w:p>
    <w:p w14:paraId="5D9B4ADF" w14:textId="7626E667" w:rsidR="00324448" w:rsidRDefault="00324448" w:rsidP="00324448">
      <w:pPr>
        <w:pStyle w:val="ListParagraph"/>
        <w:widowControl/>
        <w:numPr>
          <w:ilvl w:val="2"/>
          <w:numId w:val="34"/>
        </w:numPr>
        <w:autoSpaceDE/>
        <w:autoSpaceDN/>
        <w:adjustRightInd/>
        <w:spacing w:line="240" w:lineRule="auto"/>
        <w:jc w:val="left"/>
      </w:pPr>
      <w:r>
        <w:t xml:space="preserve">format raw </w:t>
      </w:r>
      <w:proofErr w:type="spellStart"/>
      <w:r>
        <w:t>mturk</w:t>
      </w:r>
      <w:proofErr w:type="spellEnd"/>
      <w:r>
        <w:t xml:space="preserve"> and proliferate files into csv [you could integrate additional format steps here]</w:t>
      </w:r>
    </w:p>
    <w:p w14:paraId="0F5C2932" w14:textId="77777777" w:rsidR="00324448" w:rsidRDefault="00324448" w:rsidP="00324448">
      <w:pPr>
        <w:pStyle w:val="ListParagraph"/>
        <w:widowControl/>
        <w:numPr>
          <w:ilvl w:val="2"/>
          <w:numId w:val="34"/>
        </w:numPr>
        <w:autoSpaceDE/>
        <w:autoSpaceDN/>
        <w:adjustRightInd/>
        <w:spacing w:line="240" w:lineRule="auto"/>
        <w:jc w:val="left"/>
      </w:pPr>
      <w:r>
        <w:t>identifies subjects who had technical difficulty and adds an exclude column that marks that</w:t>
      </w:r>
    </w:p>
    <w:p w14:paraId="3F22BB9F" w14:textId="34E3E5EE" w:rsidR="00324448" w:rsidRDefault="00324448" w:rsidP="00324448">
      <w:pPr>
        <w:pStyle w:val="ListParagraph"/>
        <w:widowControl/>
        <w:numPr>
          <w:ilvl w:val="2"/>
          <w:numId w:val="34"/>
        </w:numPr>
        <w:autoSpaceDE/>
        <w:autoSpaceDN/>
        <w:adjustRightInd/>
        <w:spacing w:line="240" w:lineRule="auto"/>
        <w:jc w:val="left"/>
      </w:pPr>
      <w:r>
        <w:t>and all other exclusions</w:t>
      </w:r>
    </w:p>
    <w:p w14:paraId="3782543C" w14:textId="77777777" w:rsidR="00324448" w:rsidRDefault="00324448" w:rsidP="00324448">
      <w:pPr>
        <w:pStyle w:val="ListParagraph"/>
        <w:widowControl/>
        <w:numPr>
          <w:ilvl w:val="2"/>
          <w:numId w:val="34"/>
        </w:numPr>
        <w:autoSpaceDE/>
        <w:autoSpaceDN/>
        <w:adjustRightInd/>
        <w:spacing w:line="240" w:lineRule="auto"/>
        <w:jc w:val="left"/>
      </w:pPr>
      <w:r>
        <w:t>anonymized subjects</w:t>
      </w:r>
    </w:p>
    <w:p w14:paraId="4C39FA57" w14:textId="7A933784" w:rsidR="00324448" w:rsidRDefault="00324448" w:rsidP="00324448">
      <w:pPr>
        <w:pStyle w:val="ListParagraph"/>
        <w:widowControl/>
        <w:numPr>
          <w:ilvl w:val="2"/>
          <w:numId w:val="34"/>
        </w:numPr>
        <w:autoSpaceDE/>
        <w:autoSpaceDN/>
        <w:adjustRightInd/>
        <w:spacing w:line="240" w:lineRule="auto"/>
        <w:jc w:val="left"/>
      </w:pPr>
      <w:r>
        <w:t>writes data into CSV</w:t>
      </w:r>
    </w:p>
    <w:p w14:paraId="02B3FE47" w14:textId="6A0D0840" w:rsidR="00324448" w:rsidRDefault="00324448" w:rsidP="00324448">
      <w:pPr>
        <w:pStyle w:val="ListParagraph"/>
        <w:widowControl/>
        <w:numPr>
          <w:ilvl w:val="2"/>
          <w:numId w:val="34"/>
        </w:numPr>
        <w:autoSpaceDE/>
        <w:autoSpaceDN/>
        <w:adjustRightInd/>
        <w:spacing w:line="240" w:lineRule="auto"/>
        <w:jc w:val="left"/>
      </w:pPr>
      <w:r>
        <w:t xml:space="preserve">create README.md stating that script for import is in private repo </w:t>
      </w:r>
    </w:p>
    <w:p w14:paraId="77890FFA" w14:textId="19D79BEA" w:rsidR="00324448" w:rsidRDefault="00324448" w:rsidP="00324448">
      <w:pPr>
        <w:pStyle w:val="ListParagraph"/>
        <w:widowControl/>
        <w:numPr>
          <w:ilvl w:val="2"/>
          <w:numId w:val="34"/>
        </w:numPr>
        <w:autoSpaceDE/>
        <w:autoSpaceDN/>
        <w:adjustRightInd/>
        <w:spacing w:line="240" w:lineRule="auto"/>
        <w:jc w:val="left"/>
      </w:pPr>
      <w:r>
        <w:t xml:space="preserve">copy script </w:t>
      </w:r>
      <w:r>
        <w:rPr>
          <w:i/>
          <w:iCs/>
        </w:rPr>
        <w:t xml:space="preserve">except </w:t>
      </w:r>
      <w:r>
        <w:t>for specific subject IDs into that note file</w:t>
      </w:r>
    </w:p>
    <w:p w14:paraId="7B40AED1" w14:textId="67077776" w:rsidR="00CE31A3" w:rsidRPr="00CE31A3" w:rsidRDefault="00CE31A3" w:rsidP="00CE31A3">
      <w:pPr>
        <w:pStyle w:val="ListParagraph"/>
        <w:widowControl/>
        <w:numPr>
          <w:ilvl w:val="1"/>
          <w:numId w:val="34"/>
        </w:numPr>
        <w:autoSpaceDE/>
        <w:autoSpaceDN/>
        <w:adjustRightInd/>
        <w:spacing w:line="240" w:lineRule="auto"/>
        <w:jc w:val="left"/>
      </w:pPr>
      <w:r w:rsidRPr="00CE31A3">
        <w:t>consider adding renaming of variables into formatting function, removing it from early code chunk</w:t>
      </w:r>
      <w:r>
        <w:t xml:space="preserve">. i.e., move the code contained in </w:t>
      </w:r>
      <w:proofErr w:type="spellStart"/>
      <w:r>
        <w:t>format_</w:t>
      </w:r>
      <w:proofErr w:type="gramStart"/>
      <w:r>
        <w:t>more</w:t>
      </w:r>
      <w:proofErr w:type="spellEnd"/>
      <w:r>
        <w:t>(</w:t>
      </w:r>
      <w:proofErr w:type="gramEnd"/>
      <w:r>
        <w:t>) into the formatting function.</w:t>
      </w:r>
    </w:p>
    <w:p w14:paraId="2F414072" w14:textId="77777777" w:rsidR="00CE31A3" w:rsidRPr="00CE31A3" w:rsidRDefault="00CE31A3" w:rsidP="00CE31A3">
      <w:pPr>
        <w:widowControl/>
        <w:autoSpaceDE/>
        <w:autoSpaceDN/>
        <w:adjustRightInd/>
        <w:spacing w:line="240" w:lineRule="auto"/>
        <w:ind w:firstLine="0"/>
        <w:jc w:val="left"/>
      </w:pPr>
    </w:p>
    <w:p w14:paraId="69083E9C" w14:textId="04FA19ED" w:rsidR="00CE31A3" w:rsidRPr="00CE31A3" w:rsidRDefault="00CE31A3" w:rsidP="00CE31A3">
      <w:pPr>
        <w:pStyle w:val="ListParagraph"/>
        <w:widowControl/>
        <w:numPr>
          <w:ilvl w:val="0"/>
          <w:numId w:val="34"/>
        </w:numPr>
        <w:autoSpaceDE/>
        <w:autoSpaceDN/>
        <w:adjustRightInd/>
        <w:spacing w:line="240" w:lineRule="auto"/>
        <w:jc w:val="left"/>
      </w:pPr>
      <w:r w:rsidRPr="00CE31A3">
        <w:t xml:space="preserve">consolidate </w:t>
      </w:r>
      <w:proofErr w:type="spellStart"/>
      <w:proofErr w:type="gramStart"/>
      <w:r w:rsidRPr="00CE31A3">
        <w:t>constants.R</w:t>
      </w:r>
      <w:proofErr w:type="spellEnd"/>
      <w:proofErr w:type="gramEnd"/>
      <w:r w:rsidRPr="00CE31A3">
        <w:t xml:space="preserve"> and </w:t>
      </w:r>
      <w:proofErr w:type="spellStart"/>
      <w:r w:rsidRPr="00CE31A3">
        <w:t>functions.R</w:t>
      </w:r>
      <w:proofErr w:type="spellEnd"/>
      <w:r w:rsidRPr="00CE31A3">
        <w:t>. It's currently unclear what's in which and why.</w:t>
      </w:r>
      <w:r>
        <w:t xml:space="preserve"> </w:t>
      </w:r>
      <w:r w:rsidRPr="00CE31A3">
        <w:rPr>
          <w:highlight w:val="cyan"/>
        </w:rPr>
        <w:t>@SHAWN</w:t>
      </w:r>
    </w:p>
    <w:p w14:paraId="62715E43" w14:textId="662BE03E" w:rsidR="00CE31A3" w:rsidRDefault="00CE31A3" w:rsidP="00CE31A3">
      <w:pPr>
        <w:pStyle w:val="ListParagraph"/>
        <w:widowControl/>
        <w:numPr>
          <w:ilvl w:val="0"/>
          <w:numId w:val="34"/>
        </w:numPr>
        <w:autoSpaceDE/>
        <w:autoSpaceDN/>
        <w:adjustRightInd/>
        <w:spacing w:line="240" w:lineRule="auto"/>
        <w:jc w:val="left"/>
      </w:pPr>
      <w:r w:rsidRPr="00CE31A3">
        <w:t>fill in all survey questions in procedure section for Exp 1a-c, and provide some summary of participants' responses where relevant.</w:t>
      </w:r>
      <w:r>
        <w:t xml:space="preserve"> </w:t>
      </w:r>
      <w:r w:rsidRPr="00CE31A3">
        <w:rPr>
          <w:highlight w:val="cyan"/>
        </w:rPr>
        <w:t>@GEVHER</w:t>
      </w:r>
    </w:p>
    <w:p w14:paraId="03528FE6" w14:textId="1F1DA40A" w:rsidR="00CE31A3" w:rsidRDefault="00CE31A3" w:rsidP="00CE31A3">
      <w:pPr>
        <w:pStyle w:val="ListParagraph"/>
        <w:widowControl/>
        <w:numPr>
          <w:ilvl w:val="0"/>
          <w:numId w:val="34"/>
        </w:numPr>
        <w:autoSpaceDE/>
        <w:autoSpaceDN/>
        <w:adjustRightInd/>
        <w:spacing w:line="240" w:lineRule="auto"/>
        <w:jc w:val="left"/>
      </w:pPr>
      <w:r>
        <w:t xml:space="preserve">edit through introduction </w:t>
      </w:r>
      <w:r w:rsidRPr="00CE31A3">
        <w:rPr>
          <w:highlight w:val="cyan"/>
        </w:rPr>
        <w:t>@FLORIAN</w:t>
      </w:r>
    </w:p>
    <w:p w14:paraId="13DA9FB1" w14:textId="2531B69E" w:rsidR="009F64BB" w:rsidRDefault="0047410D" w:rsidP="00CE31A3">
      <w:pPr>
        <w:pStyle w:val="ListParagraph"/>
        <w:widowControl/>
        <w:numPr>
          <w:ilvl w:val="0"/>
          <w:numId w:val="34"/>
        </w:numPr>
        <w:autoSpaceDE/>
        <w:autoSpaceDN/>
        <w:adjustRightInd/>
        <w:spacing w:line="240" w:lineRule="auto"/>
        <w:jc w:val="left"/>
      </w:pPr>
      <w:r>
        <w:t>Consider pooling exp 1a-c when comparing against Exp 2. This would give us a bit more power (at the potential cost of the monotonicity assumption)</w:t>
      </w:r>
      <w:r w:rsidR="008B7104">
        <w:t xml:space="preserve"> </w:t>
      </w:r>
      <w:r w:rsidR="008B7104" w:rsidRPr="00CE31A3">
        <w:rPr>
          <w:highlight w:val="cyan"/>
        </w:rPr>
        <w:t>@FLORIAN</w:t>
      </w:r>
    </w:p>
    <w:p w14:paraId="10333BBB" w14:textId="168B9C40" w:rsidR="008B7104" w:rsidRDefault="008B7104" w:rsidP="00CE31A3">
      <w:pPr>
        <w:pStyle w:val="ListParagraph"/>
        <w:widowControl/>
        <w:numPr>
          <w:ilvl w:val="0"/>
          <w:numId w:val="34"/>
        </w:numPr>
        <w:autoSpaceDE/>
        <w:autoSpaceDN/>
        <w:adjustRightInd/>
        <w:spacing w:line="240" w:lineRule="auto"/>
        <w:jc w:val="left"/>
      </w:pPr>
      <w:r>
        <w:t>For exp 3, make plots that visualize the ‘contextual storage’ hypothesis (and consider rerunning a separate model that code pen-location-exposure == pen-location-test as a factor</w:t>
      </w:r>
      <w:r w:rsidR="004C63E3">
        <w:t xml:space="preserve"> </w:t>
      </w:r>
      <w:r w:rsidR="004C63E3">
        <w:sym w:font="Wingdings" w:char="F0E0"/>
      </w:r>
      <w:r w:rsidR="004C63E3">
        <w:t xml:space="preserve"> this would make the three-way interaction a two-way interaction in our hypothesis test)</w:t>
      </w:r>
      <w:r>
        <w:t>.</w:t>
      </w:r>
    </w:p>
    <w:p w14:paraId="15941325" w14:textId="77777777" w:rsidR="00CE31A3" w:rsidRDefault="00CE31A3" w:rsidP="00CE31A3">
      <w:pPr>
        <w:widowControl/>
        <w:autoSpaceDE/>
        <w:autoSpaceDN/>
        <w:adjustRightInd/>
        <w:spacing w:line="240" w:lineRule="auto"/>
        <w:jc w:val="left"/>
      </w:pPr>
    </w:p>
    <w:p w14:paraId="3E875D80" w14:textId="0216A37C" w:rsidR="00CE31A3" w:rsidRPr="00CE31A3" w:rsidRDefault="00CE31A3" w:rsidP="00CE31A3">
      <w:pPr>
        <w:pStyle w:val="Heading2"/>
      </w:pPr>
      <w:r>
        <w:lastRenderedPageBreak/>
        <w:t>Priority Low</w:t>
      </w:r>
    </w:p>
    <w:p w14:paraId="5AA7B868" w14:textId="174888E5" w:rsidR="00E66B78" w:rsidRDefault="00E66B78" w:rsidP="00CE31A3">
      <w:pPr>
        <w:pStyle w:val="ListParagraph"/>
        <w:widowControl/>
        <w:numPr>
          <w:ilvl w:val="0"/>
          <w:numId w:val="32"/>
        </w:numPr>
        <w:autoSpaceDE/>
        <w:autoSpaceDN/>
        <w:adjustRightInd/>
        <w:spacing w:line="240" w:lineRule="auto"/>
        <w:jc w:val="left"/>
      </w:pPr>
      <w:r>
        <w:t>Look for places with “XXX” and “REF”</w:t>
      </w:r>
    </w:p>
    <w:p w14:paraId="5A03A1A7" w14:textId="4E70DBA9" w:rsidR="00CE31A3" w:rsidRDefault="00CE31A3" w:rsidP="00CE31A3">
      <w:pPr>
        <w:pStyle w:val="ListParagraph"/>
        <w:widowControl/>
        <w:numPr>
          <w:ilvl w:val="0"/>
          <w:numId w:val="32"/>
        </w:numPr>
        <w:autoSpaceDE/>
        <w:autoSpaceDN/>
        <w:adjustRightInd/>
        <w:spacing w:line="240" w:lineRule="auto"/>
        <w:jc w:val="left"/>
      </w:pPr>
      <w:r>
        <w:t>Change in title?</w:t>
      </w:r>
    </w:p>
    <w:p w14:paraId="6C821AB1" w14:textId="6A53B250" w:rsidR="00DF2F44" w:rsidRPr="00CE31A3" w:rsidRDefault="00CE31A3" w:rsidP="00A44295">
      <w:pPr>
        <w:pStyle w:val="ListParagraph"/>
        <w:widowControl/>
        <w:numPr>
          <w:ilvl w:val="0"/>
          <w:numId w:val="32"/>
        </w:numPr>
        <w:autoSpaceDE/>
        <w:autoSpaceDN/>
        <w:adjustRightInd/>
        <w:spacing w:line="240" w:lineRule="auto"/>
        <w:jc w:val="left"/>
      </w:pPr>
      <w:r>
        <w:t xml:space="preserve">Update website and see whether it can be integrated into OSF (i.e., work locally on OSF, ideally with videos etc. being links to the local OSF repo) </w:t>
      </w:r>
      <w:r w:rsidRPr="00CE31A3">
        <w:rPr>
          <w:highlight w:val="cyan"/>
        </w:rPr>
        <w:t>@GEVHER</w:t>
      </w:r>
    </w:p>
    <w:p w14:paraId="6E4D4CA4" w14:textId="663ED51F" w:rsidR="00B92F7F" w:rsidRPr="00B92F7F" w:rsidRDefault="003F5649" w:rsidP="0066093F">
      <w:pPr>
        <w:widowControl/>
        <w:autoSpaceDE/>
        <w:autoSpaceDN/>
        <w:adjustRightInd/>
        <w:spacing w:line="240" w:lineRule="auto"/>
        <w:ind w:firstLine="0"/>
        <w:jc w:val="left"/>
      </w:pPr>
      <w:commentRangeStart w:id="1"/>
      <w:commentRangeEnd w:id="1"/>
      <w:r>
        <w:rPr>
          <w:rStyle w:val="CommentReference"/>
        </w:rPr>
        <w:commentReference w:id="1"/>
      </w:r>
    </w:p>
    <w:p w14:paraId="4EC59FC1" w14:textId="5CCEB9ED" w:rsidR="008F3AD1" w:rsidRDefault="008F3AD1">
      <w:pPr>
        <w:widowControl/>
        <w:autoSpaceDE/>
        <w:autoSpaceDN/>
        <w:adjustRightInd/>
        <w:spacing w:line="240" w:lineRule="auto"/>
        <w:ind w:firstLine="0"/>
        <w:jc w:val="left"/>
      </w:pPr>
      <w:r>
        <w:br w:type="page"/>
      </w:r>
    </w:p>
    <w:p w14:paraId="01BF9124"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3F5649">
        <w:rPr>
          <w:highlight w:val="yellow"/>
        </w:rPr>
        <w:t>Causal inference</w:t>
      </w:r>
      <w:r w:rsidRPr="00ED3418">
        <w:rPr>
          <w:szCs w:val="22"/>
        </w:rPr>
        <w:t xml:space="preserve"> in audiovisual speech perception</w:t>
      </w:r>
      <w:r w:rsidR="008537CE">
        <w:rPr>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22F05FE9" w:rsidR="00620763" w:rsidRPr="00ED3418" w:rsidRDefault="00620763" w:rsidP="00634F96">
      <w:pPr>
        <w:rPr>
          <w:szCs w:val="22"/>
          <w:vertAlign w:val="superscript"/>
        </w:rPr>
      </w:pPr>
      <w:r w:rsidRPr="00ED3418">
        <w:rPr>
          <w:szCs w:val="22"/>
        </w:rPr>
        <w:t>Shawn Cummings</w:t>
      </w:r>
      <w:r w:rsidRPr="00ED3418">
        <w:rPr>
          <w:szCs w:val="22"/>
          <w:vertAlign w:val="superscript"/>
        </w:rPr>
        <w:t>1</w:t>
      </w:r>
      <w:r w:rsidR="0084004E" w:rsidRPr="00ED3418">
        <w:rPr>
          <w:szCs w:val="22"/>
          <w:vertAlign w:val="superscript"/>
        </w:rPr>
        <w:t>,3</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13"/>
          <w:footerReference w:type="even" r:id="rId14"/>
          <w:footerReference w:type="default" r:id="rId15"/>
          <w:pgSz w:w="12240" w:h="15840"/>
          <w:pgMar w:top="1440" w:right="1800" w:bottom="1440" w:left="1800" w:header="720" w:footer="720" w:gutter="0"/>
          <w:cols w:space="720"/>
          <w:titlePg/>
          <w:docGrid w:linePitch="360"/>
        </w:sectPr>
      </w:pPr>
    </w:p>
    <w:p w14:paraId="7719FD7E" w14:textId="7E130B94" w:rsidR="009C3E9E" w:rsidRPr="00ED3418" w:rsidRDefault="009C3E9E" w:rsidP="00EF7CF4">
      <w:pPr>
        <w:ind w:firstLine="0"/>
        <w:rPr>
          <w:b/>
          <w:bCs/>
          <w:szCs w:val="22"/>
        </w:rPr>
      </w:pPr>
      <w:r w:rsidRPr="00ED3418">
        <w:rPr>
          <w:b/>
          <w:bCs/>
          <w:szCs w:val="22"/>
        </w:rPr>
        <w:lastRenderedPageBreak/>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12BE79FF" w14:textId="0684FEA7" w:rsidR="00A91938" w:rsidRPr="00ED3418" w:rsidRDefault="00423FF8" w:rsidP="00102065">
      <w:pPr>
        <w:pStyle w:val="Heading1"/>
        <w:rPr>
          <w:sz w:val="22"/>
        </w:rPr>
      </w:pPr>
      <w:r w:rsidRPr="00ED3418">
        <w:rPr>
          <w:szCs w:val="22"/>
        </w:rPr>
        <w:br w:type="page"/>
      </w:r>
      <w:commentRangeStart w:id="2"/>
      <w:r w:rsidR="00A91938" w:rsidRPr="00ED3418">
        <w:rPr>
          <w:sz w:val="22"/>
        </w:rPr>
        <w:lastRenderedPageBreak/>
        <w:t xml:space="preserve">Introduction </w:t>
      </w:r>
      <w:commentRangeEnd w:id="2"/>
      <w:r w:rsidR="00AA2EDF">
        <w:rPr>
          <w:rStyle w:val="CommentReference"/>
          <w:b w:val="0"/>
        </w:rPr>
        <w:commentReference w:id="2"/>
      </w:r>
    </w:p>
    <w:p w14:paraId="34D56460" w14:textId="6CB56153" w:rsidR="008F3AD1" w:rsidDel="00AA2EDF" w:rsidRDefault="008F3AD1" w:rsidP="000922F6">
      <w:pPr>
        <w:rPr>
          <w:del w:id="3" w:author="Jaeger, Florian" w:date="2023-07-08T16:35:00Z"/>
          <w:szCs w:val="22"/>
        </w:rPr>
      </w:pPr>
      <w:del w:id="4" w:author="Jaeger, Florian" w:date="2023-07-08T16:35:00Z">
        <w:r w:rsidDel="00AA2EDF">
          <w:rPr>
            <w:szCs w:val="22"/>
          </w:rPr>
          <w:delText xml:space="preserve">Context at different time scales </w:delText>
        </w:r>
      </w:del>
    </w:p>
    <w:p w14:paraId="7CDCD221" w14:textId="2C8A41E6" w:rsidR="008F3AD1" w:rsidDel="00AA2EDF" w:rsidRDefault="008F3AD1" w:rsidP="000922F6">
      <w:pPr>
        <w:rPr>
          <w:del w:id="5" w:author="Jaeger, Florian" w:date="2023-07-08T16:35:00Z"/>
          <w:szCs w:val="22"/>
        </w:rPr>
      </w:pPr>
      <w:del w:id="6" w:author="Jaeger, Florian" w:date="2023-07-08T16:35:00Z">
        <w:r w:rsidDel="00AA2EDF">
          <w:rPr>
            <w:szCs w:val="22"/>
          </w:rPr>
          <w:delText>(normalized vs. unnormalized percepts, Aini Li, Upenn)</w:delText>
        </w:r>
        <w:r w:rsidR="00A91938" w:rsidRPr="00ED3418" w:rsidDel="00AA2EDF">
          <w:rPr>
            <w:szCs w:val="22"/>
          </w:rPr>
          <w:delText xml:space="preserve"> </w:delText>
        </w:r>
      </w:del>
    </w:p>
    <w:p w14:paraId="58CD8E07" w14:textId="0563A99D" w:rsidR="008F3AD1" w:rsidDel="00AA2EDF" w:rsidRDefault="008F3AD1" w:rsidP="000922F6">
      <w:pPr>
        <w:rPr>
          <w:del w:id="7" w:author="Jaeger, Florian" w:date="2023-07-08T16:35:00Z"/>
          <w:szCs w:val="22"/>
        </w:rPr>
      </w:pPr>
    </w:p>
    <w:p w14:paraId="1F1B3ABA" w14:textId="1AA64F14" w:rsidR="00EC3AD2" w:rsidRDefault="000922F6" w:rsidP="000922F6">
      <w:pPr>
        <w:rPr>
          <w:ins w:id="8" w:author="Jaeger, Florian" w:date="2023-07-08T15:13:00Z"/>
          <w:szCs w:val="22"/>
        </w:rPr>
      </w:pPr>
      <w:del w:id="9" w:author="Jaeger, Florian" w:date="2023-07-08T14:38:00Z">
        <w:r w:rsidRPr="00ED3418" w:rsidDel="000E6AF6">
          <w:rPr>
            <w:szCs w:val="22"/>
          </w:rPr>
          <w:delText xml:space="preserve">Understanding one another is paramount to daily life. And yet, the mechanisms underlying our ability to do so are not yet fully understood. </w:delText>
        </w:r>
      </w:del>
      <w:del w:id="10" w:author="Jaeger, Florian" w:date="2023-07-08T14:40:00Z">
        <w:r w:rsidRPr="00ED3418" w:rsidDel="000E6AF6">
          <w:rPr>
            <w:szCs w:val="22"/>
          </w:rPr>
          <w:delText>Speech</w:delText>
        </w:r>
      </w:del>
      <w:ins w:id="11" w:author="Jaeger, Florian" w:date="2023-07-08T14:40:00Z">
        <w:r w:rsidR="000E6AF6">
          <w:rPr>
            <w:szCs w:val="22"/>
          </w:rPr>
          <w:t>Spoken language understanding</w:t>
        </w:r>
      </w:ins>
      <w:r w:rsidRPr="00ED3418">
        <w:rPr>
          <w:szCs w:val="22"/>
        </w:rPr>
        <w:t xml:space="preserve"> involves a </w:t>
      </w:r>
      <w:ins w:id="12" w:author="Jaeger, Florian" w:date="2023-07-08T14:39:00Z">
        <w:r w:rsidR="000E6AF6">
          <w:rPr>
            <w:szCs w:val="22"/>
          </w:rPr>
          <w:t>“</w:t>
        </w:r>
      </w:ins>
      <w:del w:id="13" w:author="Jaeger, Florian" w:date="2023-07-08T14:39:00Z">
        <w:r w:rsidRPr="00ED3418" w:rsidDel="000E6AF6">
          <w:rPr>
            <w:szCs w:val="22"/>
          </w:rPr>
          <w:delText>‘</w:delText>
        </w:r>
      </w:del>
      <w:r w:rsidRPr="00ED3418">
        <w:rPr>
          <w:szCs w:val="22"/>
        </w:rPr>
        <w:t>paradox of perception</w:t>
      </w:r>
      <w:ins w:id="14" w:author="Jaeger, Florian" w:date="2023-07-08T14:39:00Z">
        <w:r w:rsidR="000E6AF6">
          <w:rPr>
            <w:szCs w:val="22"/>
          </w:rPr>
          <w:t>”</w:t>
        </w:r>
      </w:ins>
      <w:del w:id="15" w:author="Jaeger, Florian" w:date="2023-07-08T14:39:00Z">
        <w:r w:rsidRPr="00ED3418" w:rsidDel="000E6AF6">
          <w:rPr>
            <w:szCs w:val="22"/>
          </w:rPr>
          <w:delText>’</w:delText>
        </w:r>
      </w:del>
      <w:r w:rsidRPr="00ED3418">
        <w:rPr>
          <w:szCs w:val="22"/>
        </w:rPr>
        <w:t xml:space="preserve"> (Kraljic, Samuel, &amp; Brennan, 2008</w:t>
      </w:r>
      <w:ins w:id="16" w:author="Jaeger, Florian" w:date="2023-07-08T14:39:00Z">
        <w:r w:rsidR="000E6AF6">
          <w:rPr>
            <w:szCs w:val="22"/>
          </w:rPr>
          <w:t>, p. 332</w:t>
        </w:r>
      </w:ins>
      <w:r w:rsidRPr="00ED3418">
        <w:rPr>
          <w:szCs w:val="22"/>
        </w:rPr>
        <w:t>)</w:t>
      </w:r>
      <w:del w:id="17" w:author="Jaeger, Florian" w:date="2023-07-08T14:40:00Z">
        <w:r w:rsidRPr="00ED3418" w:rsidDel="000E6AF6">
          <w:rPr>
            <w:szCs w:val="22"/>
          </w:rPr>
          <w:delText>, in that</w:delText>
        </w:r>
      </w:del>
      <w:ins w:id="18" w:author="Jaeger, Florian" w:date="2023-07-08T14:40:00Z">
        <w:r w:rsidR="000E6AF6">
          <w:rPr>
            <w:szCs w:val="22"/>
          </w:rPr>
          <w:t>:</w:t>
        </w:r>
      </w:ins>
      <w:r w:rsidRPr="00ED3418">
        <w:rPr>
          <w:szCs w:val="22"/>
        </w:rPr>
        <w:t xml:space="preserve"> listeners must </w:t>
      </w:r>
      <w:del w:id="19" w:author="Jaeger, Florian" w:date="2023-07-08T14:40:00Z">
        <w:r w:rsidRPr="00ED3418" w:rsidDel="000E6AF6">
          <w:rPr>
            <w:szCs w:val="22"/>
          </w:rPr>
          <w:delText xml:space="preserve">be able to </w:delText>
        </w:r>
      </w:del>
      <w:r w:rsidRPr="00ED3418">
        <w:rPr>
          <w:szCs w:val="22"/>
        </w:rPr>
        <w:t xml:space="preserve">discern miniscule acoustic differences </w:t>
      </w:r>
      <w:del w:id="20" w:author="Jaeger, Florian" w:date="2023-07-08T14:40:00Z">
        <w:r w:rsidRPr="00ED3418" w:rsidDel="000E6AF6">
          <w:rPr>
            <w:szCs w:val="22"/>
          </w:rPr>
          <w:delText xml:space="preserve">(e.g., the deviations in frequency spectra between English “f”, “th”, “s”, and “sh”) </w:delText>
        </w:r>
      </w:del>
      <w:r w:rsidRPr="00ED3418">
        <w:rPr>
          <w:szCs w:val="22"/>
        </w:rPr>
        <w:t xml:space="preserve">as </w:t>
      </w:r>
      <w:ins w:id="21" w:author="Jaeger, Florian" w:date="2023-07-08T14:41:00Z">
        <w:r w:rsidR="000E6AF6">
          <w:rPr>
            <w:szCs w:val="22"/>
          </w:rPr>
          <w:t xml:space="preserve">linguistically </w:t>
        </w:r>
      </w:ins>
      <w:r w:rsidRPr="00ED3418">
        <w:rPr>
          <w:szCs w:val="22"/>
        </w:rPr>
        <w:t>meaningful</w:t>
      </w:r>
      <w:ins w:id="22" w:author="Jaeger, Florian" w:date="2023-07-08T14:40:00Z">
        <w:r w:rsidR="000E6AF6">
          <w:rPr>
            <w:szCs w:val="22"/>
          </w:rPr>
          <w:t xml:space="preserve"> </w:t>
        </w:r>
        <w:r w:rsidR="000E6AF6" w:rsidRPr="00ED3418">
          <w:rPr>
            <w:szCs w:val="22"/>
          </w:rPr>
          <w:t>(e.g., the deviations in frequency spectra between English “f”, “</w:t>
        </w:r>
        <w:proofErr w:type="spellStart"/>
        <w:r w:rsidR="000E6AF6" w:rsidRPr="00ED3418">
          <w:rPr>
            <w:szCs w:val="22"/>
          </w:rPr>
          <w:t>th</w:t>
        </w:r>
        <w:proofErr w:type="spellEnd"/>
        <w:r w:rsidR="000E6AF6" w:rsidRPr="00ED3418">
          <w:rPr>
            <w:szCs w:val="22"/>
          </w:rPr>
          <w:t>”, “s”, and “</w:t>
        </w:r>
        <w:proofErr w:type="spellStart"/>
        <w:r w:rsidR="000E6AF6" w:rsidRPr="00ED3418">
          <w:rPr>
            <w:szCs w:val="22"/>
          </w:rPr>
          <w:t>sh</w:t>
        </w:r>
        <w:proofErr w:type="spellEnd"/>
        <w:r w:rsidR="000E6AF6" w:rsidRPr="00ED3418">
          <w:rPr>
            <w:szCs w:val="22"/>
          </w:rPr>
          <w:t>”)</w:t>
        </w:r>
      </w:ins>
      <w:del w:id="23" w:author="Jaeger, Florian" w:date="2023-07-08T14:41:00Z">
        <w:r w:rsidRPr="00ED3418" w:rsidDel="000E6AF6">
          <w:rPr>
            <w:szCs w:val="22"/>
          </w:rPr>
          <w:delText>,</w:delText>
        </w:r>
      </w:del>
      <w:r w:rsidRPr="00ED3418">
        <w:rPr>
          <w:szCs w:val="22"/>
        </w:rPr>
        <w:t xml:space="preserve"> </w:t>
      </w:r>
      <w:del w:id="24" w:author="Jaeger, Florian" w:date="2023-07-08T14:41:00Z">
        <w:r w:rsidRPr="00ED3418" w:rsidDel="000E6AF6">
          <w:rPr>
            <w:szCs w:val="22"/>
          </w:rPr>
          <w:delText xml:space="preserve">but </w:delText>
        </w:r>
      </w:del>
      <w:ins w:id="25" w:author="Jaeger, Florian" w:date="2023-07-08T14:41:00Z">
        <w:r w:rsidR="000E6AF6">
          <w:rPr>
            <w:szCs w:val="22"/>
          </w:rPr>
          <w:t>while</w:t>
        </w:r>
        <w:r w:rsidR="000E6AF6" w:rsidRPr="00ED3418">
          <w:rPr>
            <w:szCs w:val="22"/>
          </w:rPr>
          <w:t xml:space="preserve"> </w:t>
        </w:r>
      </w:ins>
      <w:r w:rsidRPr="00ED3418">
        <w:rPr>
          <w:szCs w:val="22"/>
        </w:rPr>
        <w:t xml:space="preserve">simultaneously </w:t>
      </w:r>
      <w:del w:id="26" w:author="Jaeger, Florian" w:date="2023-07-08T14:41:00Z">
        <w:r w:rsidRPr="00ED3418" w:rsidDel="000E6AF6">
          <w:rPr>
            <w:szCs w:val="22"/>
          </w:rPr>
          <w:delText>must perceiv</w:delText>
        </w:r>
      </w:del>
      <w:ins w:id="27" w:author="Jaeger, Florian" w:date="2023-07-08T14:42:00Z">
        <w:r w:rsidR="000E6AF6">
          <w:rPr>
            <w:szCs w:val="22"/>
          </w:rPr>
          <w:t>ignoring</w:t>
        </w:r>
      </w:ins>
      <w:del w:id="28" w:author="Jaeger, Florian" w:date="2023-07-08T14:41:00Z">
        <w:r w:rsidRPr="00ED3418" w:rsidDel="000E6AF6">
          <w:rPr>
            <w:szCs w:val="22"/>
          </w:rPr>
          <w:delText>e</w:delText>
        </w:r>
      </w:del>
      <w:r w:rsidRPr="00ED3418">
        <w:rPr>
          <w:szCs w:val="22"/>
        </w:rPr>
        <w:t xml:space="preserve"> potentially far greater acoustic differences</w:t>
      </w:r>
      <w:del w:id="29" w:author="Jaeger, Florian" w:date="2023-07-08T14:42:00Z">
        <w:r w:rsidRPr="00ED3418" w:rsidDel="000E6AF6">
          <w:rPr>
            <w:szCs w:val="22"/>
          </w:rPr>
          <w:delText xml:space="preserve"> as non-</w:delText>
        </w:r>
      </w:del>
      <w:del w:id="30" w:author="Jaeger, Florian" w:date="2023-07-08T14:41:00Z">
        <w:r w:rsidRPr="00ED3418" w:rsidDel="000E6AF6">
          <w:rPr>
            <w:szCs w:val="22"/>
          </w:rPr>
          <w:delText>contrastive</w:delText>
        </w:r>
      </w:del>
      <w:r w:rsidRPr="00ED3418">
        <w:rPr>
          <w:szCs w:val="22"/>
        </w:rPr>
        <w:t xml:space="preserve">. </w:t>
      </w:r>
      <w:del w:id="31" w:author="Jaeger, Florian" w:date="2023-07-08T14:42:00Z">
        <w:r w:rsidRPr="00ED3418" w:rsidDel="000E6AF6">
          <w:rPr>
            <w:szCs w:val="22"/>
          </w:rPr>
          <w:delText>Indeed</w:delText>
        </w:r>
      </w:del>
      <w:ins w:id="32" w:author="Jaeger, Florian" w:date="2023-07-08T14:42:00Z">
        <w:r w:rsidR="000E6AF6">
          <w:rPr>
            <w:szCs w:val="22"/>
          </w:rPr>
          <w:t>For example</w:t>
        </w:r>
      </w:ins>
      <w:r w:rsidRPr="00ED3418">
        <w:rPr>
          <w:szCs w:val="22"/>
        </w:rPr>
        <w:t>, one talker’s production of</w:t>
      </w:r>
      <w:ins w:id="33" w:author="Jaeger, Florian" w:date="2023-07-08T14:42:00Z">
        <w:r w:rsidR="000E6AF6">
          <w:rPr>
            <w:szCs w:val="22"/>
          </w:rPr>
          <w:t xml:space="preserve"> </w:t>
        </w:r>
      </w:ins>
      <w:del w:id="34" w:author="Jaeger, Florian" w:date="2023-07-08T14:42:00Z">
        <w:r w:rsidRPr="00ED3418" w:rsidDel="000E6AF6">
          <w:rPr>
            <w:szCs w:val="22"/>
          </w:rPr>
          <w:delText xml:space="preserve">, for example, </w:delText>
        </w:r>
      </w:del>
      <w:r w:rsidRPr="00ED3418">
        <w:rPr>
          <w:szCs w:val="22"/>
        </w:rPr>
        <w:t xml:space="preserve">the “s” sound in </w:t>
      </w:r>
      <w:r w:rsidRPr="00ED3418">
        <w:rPr>
          <w:i/>
          <w:iCs/>
          <w:szCs w:val="22"/>
        </w:rPr>
        <w:t>sun</w:t>
      </w:r>
      <w:r w:rsidRPr="00ED3418">
        <w:rPr>
          <w:szCs w:val="22"/>
        </w:rPr>
        <w:t xml:space="preserve"> </w:t>
      </w:r>
      <w:del w:id="35" w:author="Jaeger, Florian" w:date="2023-07-08T14:42:00Z">
        <w:r w:rsidRPr="00ED3418" w:rsidDel="000E6AF6">
          <w:rPr>
            <w:szCs w:val="22"/>
          </w:rPr>
          <w:delText>may well</w:delText>
        </w:r>
      </w:del>
      <w:ins w:id="36" w:author="Jaeger, Florian" w:date="2023-07-08T14:42:00Z">
        <w:r w:rsidR="000E6AF6">
          <w:rPr>
            <w:szCs w:val="22"/>
          </w:rPr>
          <w:t>can</w:t>
        </w:r>
      </w:ins>
      <w:r w:rsidRPr="00ED3418">
        <w:rPr>
          <w:szCs w:val="22"/>
        </w:rPr>
        <w:t xml:space="preserve"> be acoustically identical to a different talker’s “</w:t>
      </w:r>
      <w:proofErr w:type="spellStart"/>
      <w:r w:rsidRPr="00ED3418">
        <w:rPr>
          <w:szCs w:val="22"/>
        </w:rPr>
        <w:t>sh</w:t>
      </w:r>
      <w:proofErr w:type="spellEnd"/>
      <w:r w:rsidRPr="00ED3418">
        <w:rPr>
          <w:szCs w:val="22"/>
        </w:rPr>
        <w:t xml:space="preserve">” in </w:t>
      </w:r>
      <w:r w:rsidRPr="00ED3418">
        <w:rPr>
          <w:i/>
          <w:iCs/>
          <w:szCs w:val="22"/>
        </w:rPr>
        <w:t>shun</w:t>
      </w:r>
      <w:r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Pr="00ED3418">
        <w:rPr>
          <w:szCs w:val="22"/>
        </w:rPr>
        <w:t>). Similarly, a single talker may generate the same acoustics for an</w:t>
      </w:r>
      <w:r w:rsidR="00ED6849">
        <w:rPr>
          <w:szCs w:val="22"/>
        </w:rPr>
        <w:t xml:space="preserve"> /s/</w:t>
      </w:r>
      <w:r w:rsidRPr="00ED3418">
        <w:rPr>
          <w:szCs w:val="22"/>
        </w:rPr>
        <w:t xml:space="preserve"> in one phonetic context as for an</w:t>
      </w:r>
      <w:r w:rsidR="00ED6849">
        <w:rPr>
          <w:szCs w:val="22"/>
        </w:rPr>
        <w:t xml:space="preserve"> /ʃ/</w:t>
      </w:r>
      <w:r w:rsidRPr="00ED3418">
        <w:rPr>
          <w:szCs w:val="22"/>
        </w:rPr>
        <w:t xml:space="preserve"> in another (Smits, 2001). </w:t>
      </w:r>
      <w:ins w:id="37" w:author="Jaeger, Florian" w:date="2023-07-08T15:10:00Z">
        <w:r w:rsidR="00EC3AD2">
          <w:rPr>
            <w:szCs w:val="22"/>
          </w:rPr>
          <w:t>What mechanisms allow</w:t>
        </w:r>
      </w:ins>
      <w:ins w:id="38" w:author="Jaeger, Florian" w:date="2023-07-08T14:48:00Z">
        <w:r w:rsidR="00370E33">
          <w:rPr>
            <w:szCs w:val="22"/>
          </w:rPr>
          <w:t xml:space="preserve"> listeners </w:t>
        </w:r>
      </w:ins>
      <w:ins w:id="39" w:author="Jaeger, Florian" w:date="2023-07-08T15:10:00Z">
        <w:r w:rsidR="00EC3AD2">
          <w:rPr>
            <w:szCs w:val="22"/>
          </w:rPr>
          <w:t xml:space="preserve">to </w:t>
        </w:r>
      </w:ins>
      <w:ins w:id="40" w:author="Jaeger, Florian" w:date="2023-07-08T14:48:00Z">
        <w:r w:rsidR="00370E33">
          <w:rPr>
            <w:szCs w:val="22"/>
          </w:rPr>
          <w:t xml:space="preserve">overcome </w:t>
        </w:r>
      </w:ins>
      <w:ins w:id="41" w:author="Jaeger, Florian" w:date="2023-07-08T14:49:00Z">
        <w:r w:rsidR="00370E33">
          <w:rPr>
            <w:szCs w:val="22"/>
          </w:rPr>
          <w:t xml:space="preserve">the resulting </w:t>
        </w:r>
      </w:ins>
      <w:ins w:id="42" w:author="Jaeger, Florian" w:date="2023-07-08T14:51:00Z">
        <w:r w:rsidR="00370E33">
          <w:rPr>
            <w:szCs w:val="22"/>
          </w:rPr>
          <w:t>“</w:t>
        </w:r>
      </w:ins>
      <w:ins w:id="43" w:author="Jaeger, Florian" w:date="2023-07-08T14:49:00Z">
        <w:r w:rsidR="00370E33">
          <w:rPr>
            <w:szCs w:val="22"/>
          </w:rPr>
          <w:t>lack of invariance</w:t>
        </w:r>
      </w:ins>
      <w:ins w:id="44" w:author="Jaeger, Florian" w:date="2023-07-08T14:51:00Z">
        <w:r w:rsidR="00370E33">
          <w:rPr>
            <w:szCs w:val="22"/>
          </w:rPr>
          <w:t>”</w:t>
        </w:r>
      </w:ins>
      <w:ins w:id="45" w:author="Jaeger, Florian" w:date="2023-07-08T14:49:00Z">
        <w:r w:rsidR="00370E33">
          <w:rPr>
            <w:szCs w:val="22"/>
          </w:rPr>
          <w:t xml:space="preserve"> across</w:t>
        </w:r>
      </w:ins>
      <w:ins w:id="46" w:author="Jaeger, Florian" w:date="2023-07-08T14:56:00Z">
        <w:r w:rsidR="00960D6D">
          <w:rPr>
            <w:szCs w:val="22"/>
          </w:rPr>
          <w:t xml:space="preserve"> </w:t>
        </w:r>
      </w:ins>
      <w:ins w:id="47" w:author="Jaeger, Florian" w:date="2023-07-08T14:49:00Z">
        <w:r w:rsidR="00370E33">
          <w:rPr>
            <w:szCs w:val="22"/>
          </w:rPr>
          <w:t xml:space="preserve">talkers and </w:t>
        </w:r>
      </w:ins>
      <w:ins w:id="48" w:author="Jaeger, Florian" w:date="2023-07-08T15:08:00Z">
        <w:r w:rsidR="00EC3AD2">
          <w:rPr>
            <w:szCs w:val="22"/>
          </w:rPr>
          <w:t>other</w:t>
        </w:r>
      </w:ins>
      <w:ins w:id="49" w:author="Jaeger, Florian" w:date="2023-07-08T14:49:00Z">
        <w:r w:rsidR="00370E33">
          <w:rPr>
            <w:szCs w:val="22"/>
          </w:rPr>
          <w:t xml:space="preserve"> contexts</w:t>
        </w:r>
      </w:ins>
      <w:ins w:id="50" w:author="Jaeger, Florian" w:date="2023-07-08T14:51:00Z">
        <w:r w:rsidR="00370E33">
          <w:rPr>
            <w:szCs w:val="22"/>
          </w:rPr>
          <w:t xml:space="preserve"> </w:t>
        </w:r>
      </w:ins>
      <w:ins w:id="51" w:author="Jaeger, Florian" w:date="2023-07-08T15:10:00Z">
        <w:r w:rsidR="00EC3AD2">
          <w:rPr>
            <w:szCs w:val="22"/>
          </w:rPr>
          <w:t xml:space="preserve">(Liberman et al., 1957) </w:t>
        </w:r>
      </w:ins>
      <w:ins w:id="52" w:author="Jaeger, Florian" w:date="2023-07-08T14:50:00Z">
        <w:r w:rsidR="00370E33">
          <w:rPr>
            <w:szCs w:val="22"/>
          </w:rPr>
          <w:t>continuous to be one of the central questions about speech perception</w:t>
        </w:r>
      </w:ins>
      <w:ins w:id="53" w:author="Jaeger, Florian" w:date="2023-07-08T14:51:00Z">
        <w:r w:rsidR="00370E33">
          <w:rPr>
            <w:szCs w:val="22"/>
          </w:rPr>
          <w:t>.</w:t>
        </w:r>
      </w:ins>
      <w:ins w:id="54" w:author="Jaeger, Florian" w:date="2023-07-08T14:54:00Z">
        <w:r w:rsidR="00370E33">
          <w:rPr>
            <w:szCs w:val="22"/>
          </w:rPr>
          <w:t xml:space="preserve"> </w:t>
        </w:r>
      </w:ins>
    </w:p>
    <w:p w14:paraId="5E99A23A" w14:textId="1E2B8A94" w:rsidR="00F94AE8" w:rsidRDefault="00EC3AD2" w:rsidP="00EC3AD2">
      <w:pPr>
        <w:rPr>
          <w:ins w:id="55" w:author="Jaeger, Florian" w:date="2023-07-08T16:22:00Z"/>
          <w:szCs w:val="22"/>
        </w:rPr>
      </w:pPr>
      <w:ins w:id="56" w:author="Jaeger, Florian" w:date="2023-07-08T15:09:00Z">
        <w:r>
          <w:rPr>
            <w:szCs w:val="22"/>
          </w:rPr>
          <w:t xml:space="preserve">Research on </w:t>
        </w:r>
      </w:ins>
      <w:ins w:id="57" w:author="Jaeger, Florian" w:date="2023-07-08T15:12:00Z">
        <w:r>
          <w:rPr>
            <w:szCs w:val="22"/>
          </w:rPr>
          <w:t>this question</w:t>
        </w:r>
      </w:ins>
      <w:ins w:id="58" w:author="Jaeger, Florian" w:date="2023-07-08T15:10:00Z">
        <w:r>
          <w:rPr>
            <w:szCs w:val="22"/>
          </w:rPr>
          <w:t xml:space="preserve"> </w:t>
        </w:r>
      </w:ins>
      <w:ins w:id="59" w:author="Jaeger, Florian" w:date="2023-07-08T16:07:00Z">
        <w:r w:rsidR="00CD5692">
          <w:rPr>
            <w:szCs w:val="22"/>
          </w:rPr>
          <w:t>has been pursued</w:t>
        </w:r>
      </w:ins>
      <w:ins w:id="60" w:author="Jaeger, Florian" w:date="2023-07-08T15:58:00Z">
        <w:r w:rsidR="00B00995">
          <w:rPr>
            <w:szCs w:val="22"/>
          </w:rPr>
          <w:t xml:space="preserve"> in </w:t>
        </w:r>
      </w:ins>
      <w:ins w:id="61" w:author="Jaeger, Florian" w:date="2023-07-08T15:11:00Z">
        <w:r>
          <w:rPr>
            <w:szCs w:val="22"/>
          </w:rPr>
          <w:t xml:space="preserve">two </w:t>
        </w:r>
      </w:ins>
      <w:ins w:id="62" w:author="Jaeger, Florian" w:date="2023-07-08T15:12:00Z">
        <w:r>
          <w:rPr>
            <w:szCs w:val="22"/>
          </w:rPr>
          <w:t>largely separate</w:t>
        </w:r>
      </w:ins>
      <w:ins w:id="63" w:author="Jaeger, Florian" w:date="2023-07-08T15:13:00Z">
        <w:r>
          <w:rPr>
            <w:szCs w:val="22"/>
          </w:rPr>
          <w:t xml:space="preserve"> lines of work</w:t>
        </w:r>
      </w:ins>
      <w:ins w:id="64" w:author="Jaeger, Florian" w:date="2023-07-08T14:56:00Z">
        <w:r w:rsidR="00960D6D">
          <w:rPr>
            <w:szCs w:val="22"/>
          </w:rPr>
          <w:t>,</w:t>
        </w:r>
      </w:ins>
      <w:ins w:id="65" w:author="Jaeger, Florian" w:date="2023-07-08T15:57:00Z">
        <w:r w:rsidR="00B00995">
          <w:rPr>
            <w:rStyle w:val="CommentReference"/>
          </w:rPr>
          <w:commentReference w:id="66"/>
        </w:r>
      </w:ins>
      <w:ins w:id="67" w:author="Jaeger, Florian" w:date="2023-07-08T14:56:00Z">
        <w:r w:rsidR="00960D6D">
          <w:rPr>
            <w:szCs w:val="22"/>
          </w:rPr>
          <w:t xml:space="preserve"> </w:t>
        </w:r>
      </w:ins>
      <w:ins w:id="68" w:author="Jaeger, Florian" w:date="2023-07-08T15:13:00Z">
        <w:r w:rsidRPr="00AA2EDF">
          <w:rPr>
            <w:szCs w:val="22"/>
            <w:highlight w:val="yellow"/>
            <w:rPrChange w:id="69" w:author="Jaeger, Florian" w:date="2023-07-08T16:42:00Z">
              <w:rPr>
                <w:szCs w:val="22"/>
              </w:rPr>
            </w:rPrChange>
          </w:rPr>
          <w:t>sometimes</w:t>
        </w:r>
      </w:ins>
      <w:ins w:id="70" w:author="Jaeger, Florian" w:date="2023-07-08T14:56:00Z">
        <w:r w:rsidR="00960D6D" w:rsidRPr="00AA2EDF">
          <w:rPr>
            <w:szCs w:val="22"/>
            <w:highlight w:val="yellow"/>
            <w:rPrChange w:id="71" w:author="Jaeger, Florian" w:date="2023-07-08T16:42:00Z">
              <w:rPr>
                <w:szCs w:val="22"/>
              </w:rPr>
            </w:rPrChange>
          </w:rPr>
          <w:t xml:space="preserve"> drawing on different theoretical frameworks that make conflicting assumptions about </w:t>
        </w:r>
      </w:ins>
      <w:ins w:id="72" w:author="Jaeger, Florian" w:date="2023-07-08T14:57:00Z">
        <w:r w:rsidR="00960D6D" w:rsidRPr="00AA2EDF">
          <w:rPr>
            <w:szCs w:val="22"/>
            <w:highlight w:val="yellow"/>
            <w:rPrChange w:id="73" w:author="Jaeger, Florian" w:date="2023-07-08T16:42:00Z">
              <w:rPr>
                <w:szCs w:val="22"/>
              </w:rPr>
            </w:rPrChange>
          </w:rPr>
          <w:t>mechanisms and representations underlying speech perception</w:t>
        </w:r>
      </w:ins>
      <w:ins w:id="74" w:author="Jaeger, Florian" w:date="2023-07-08T16:42:00Z">
        <w:r w:rsidR="00AA2EDF">
          <w:rPr>
            <w:rStyle w:val="CommentReference"/>
          </w:rPr>
          <w:commentReference w:id="75"/>
        </w:r>
      </w:ins>
      <w:ins w:id="76" w:author="Jaeger, Florian" w:date="2023-07-08T14:57:00Z">
        <w:r w:rsidR="00960D6D">
          <w:rPr>
            <w:szCs w:val="22"/>
          </w:rPr>
          <w:t xml:space="preserve">. </w:t>
        </w:r>
      </w:ins>
      <w:ins w:id="77" w:author="Jaeger, Florian" w:date="2023-07-08T15:59:00Z">
        <w:r w:rsidR="00B00995">
          <w:rPr>
            <w:szCs w:val="22"/>
          </w:rPr>
          <w:t>R</w:t>
        </w:r>
      </w:ins>
      <w:ins w:id="78" w:author="Jaeger, Florian" w:date="2023-07-08T14:58:00Z">
        <w:r w:rsidR="00960D6D">
          <w:rPr>
            <w:szCs w:val="22"/>
          </w:rPr>
          <w:t xml:space="preserve">esearch on </w:t>
        </w:r>
      </w:ins>
      <w:ins w:id="79" w:author="Jaeger, Florian" w:date="2023-07-08T14:59:00Z">
        <w:r w:rsidR="00960D6D">
          <w:rPr>
            <w:szCs w:val="22"/>
          </w:rPr>
          <w:t xml:space="preserve">“compensation” </w:t>
        </w:r>
      </w:ins>
      <w:ins w:id="80" w:author="Jaeger, Florian" w:date="2023-07-08T15:17:00Z">
        <w:r w:rsidR="004F51B3">
          <w:rPr>
            <w:szCs w:val="22"/>
          </w:rPr>
          <w:t xml:space="preserve">and </w:t>
        </w:r>
        <w:r w:rsidR="004F51B3">
          <w:rPr>
            <w:szCs w:val="22"/>
          </w:rPr>
          <w:t xml:space="preserve">“normalization” </w:t>
        </w:r>
      </w:ins>
      <w:ins w:id="81" w:author="Jaeger, Florian" w:date="2023-07-08T14:59:00Z">
        <w:r w:rsidR="00960D6D">
          <w:rPr>
            <w:szCs w:val="22"/>
          </w:rPr>
          <w:t xml:space="preserve">has investigated </w:t>
        </w:r>
      </w:ins>
      <w:ins w:id="82" w:author="Jaeger, Florian" w:date="2023-07-08T16:15:00Z">
        <w:r w:rsidR="00F94AE8">
          <w:rPr>
            <w:szCs w:val="22"/>
          </w:rPr>
          <w:t xml:space="preserve">the </w:t>
        </w:r>
        <w:r w:rsidR="00F94AE8">
          <w:rPr>
            <w:i/>
            <w:iCs/>
            <w:szCs w:val="22"/>
          </w:rPr>
          <w:t>in-the</w:t>
        </w:r>
        <w:r w:rsidR="00F94AE8" w:rsidRPr="00F94AE8">
          <w:rPr>
            <w:i/>
            <w:iCs/>
            <w:szCs w:val="22"/>
          </w:rPr>
          <w:t>-moment</w:t>
        </w:r>
        <w:r w:rsidR="00F94AE8">
          <w:rPr>
            <w:szCs w:val="22"/>
          </w:rPr>
          <w:t xml:space="preserve"> effects of context, i.e., </w:t>
        </w:r>
      </w:ins>
      <w:ins w:id="83" w:author="Jaeger, Florian" w:date="2023-07-08T15:00:00Z">
        <w:r w:rsidR="00960D6D" w:rsidRPr="00F94AE8">
          <w:rPr>
            <w:szCs w:val="22"/>
          </w:rPr>
          <w:t>how</w:t>
        </w:r>
        <w:r w:rsidR="00960D6D">
          <w:rPr>
            <w:szCs w:val="22"/>
          </w:rPr>
          <w:t xml:space="preserve"> listeners </w:t>
        </w:r>
      </w:ins>
      <w:ins w:id="84" w:author="Jaeger, Florian" w:date="2023-07-08T15:59:00Z">
        <w:r w:rsidR="00B00995">
          <w:rPr>
            <w:szCs w:val="22"/>
          </w:rPr>
          <w:t xml:space="preserve">process and </w:t>
        </w:r>
      </w:ins>
      <w:ins w:id="85" w:author="Jaeger, Florian" w:date="2023-07-08T15:00:00Z">
        <w:r w:rsidR="00960D6D">
          <w:rPr>
            <w:szCs w:val="22"/>
          </w:rPr>
          <w:t xml:space="preserve">interpret </w:t>
        </w:r>
      </w:ins>
      <w:ins w:id="86" w:author="Jaeger, Florian" w:date="2023-07-08T15:59:00Z">
        <w:r w:rsidR="00B00995">
          <w:rPr>
            <w:szCs w:val="22"/>
          </w:rPr>
          <w:t>speech</w:t>
        </w:r>
      </w:ins>
      <w:ins w:id="87" w:author="Jaeger, Florian" w:date="2023-07-08T15:00:00Z">
        <w:r w:rsidR="00960D6D">
          <w:rPr>
            <w:szCs w:val="22"/>
          </w:rPr>
          <w:t xml:space="preserve"> </w:t>
        </w:r>
      </w:ins>
      <w:ins w:id="88" w:author="Jaeger, Florian" w:date="2023-07-08T15:01:00Z">
        <w:r w:rsidR="00960D6D">
          <w:rPr>
            <w:szCs w:val="22"/>
          </w:rPr>
          <w:t>inputs</w:t>
        </w:r>
      </w:ins>
      <w:ins w:id="89" w:author="Jaeger, Florian" w:date="2023-07-08T15:00:00Z">
        <w:r w:rsidR="00960D6D">
          <w:rPr>
            <w:szCs w:val="22"/>
          </w:rPr>
          <w:t xml:space="preserve"> relative </w:t>
        </w:r>
      </w:ins>
      <w:ins w:id="90" w:author="Jaeger, Florian" w:date="2023-07-08T15:01:00Z">
        <w:r w:rsidR="00960D6D">
          <w:rPr>
            <w:szCs w:val="22"/>
          </w:rPr>
          <w:t xml:space="preserve">to the </w:t>
        </w:r>
      </w:ins>
      <w:ins w:id="91" w:author="Jaeger, Florian" w:date="2023-07-08T15:56:00Z">
        <w:r w:rsidR="00B00995">
          <w:rPr>
            <w:szCs w:val="22"/>
          </w:rPr>
          <w:t xml:space="preserve">talker or phonetic </w:t>
        </w:r>
      </w:ins>
      <w:ins w:id="92" w:author="Jaeger, Florian" w:date="2023-07-08T15:01:00Z">
        <w:r w:rsidR="00960D6D">
          <w:rPr>
            <w:szCs w:val="22"/>
          </w:rPr>
          <w:t>context</w:t>
        </w:r>
      </w:ins>
      <w:ins w:id="93" w:author="Jaeger, Florian" w:date="2023-07-08T15:02:00Z">
        <w:r w:rsidR="00960D6D">
          <w:rPr>
            <w:szCs w:val="22"/>
          </w:rPr>
          <w:t xml:space="preserve"> </w:t>
        </w:r>
      </w:ins>
      <w:ins w:id="94" w:author="Jaeger, Florian" w:date="2023-07-08T15:56:00Z">
        <w:r w:rsidR="00B00995">
          <w:rPr>
            <w:szCs w:val="22"/>
          </w:rPr>
          <w:t xml:space="preserve">(e.g., </w:t>
        </w:r>
        <w:proofErr w:type="spellStart"/>
        <w:r w:rsidR="00B00995">
          <w:rPr>
            <w:szCs w:val="22"/>
          </w:rPr>
          <w:t>Barreda</w:t>
        </w:r>
        <w:proofErr w:type="spellEnd"/>
        <w:r w:rsidR="00B00995">
          <w:rPr>
            <w:szCs w:val="22"/>
          </w:rPr>
          <w:t xml:space="preserve">, 2021; Lobanov, 197X; McMurray &amp; Jongman, 2011; </w:t>
        </w:r>
        <w:proofErr w:type="spellStart"/>
        <w:r w:rsidR="00B00995">
          <w:rPr>
            <w:szCs w:val="22"/>
          </w:rPr>
          <w:t>Syrdal</w:t>
        </w:r>
        <w:proofErr w:type="spellEnd"/>
        <w:r w:rsidR="00B00995">
          <w:rPr>
            <w:szCs w:val="22"/>
          </w:rPr>
          <w:t xml:space="preserve"> &amp; Gopal, 19XX</w:t>
        </w:r>
      </w:ins>
      <w:ins w:id="95" w:author="Jaeger, Florian" w:date="2023-07-08T15:57:00Z">
        <w:r w:rsidR="00B00995">
          <w:rPr>
            <w:szCs w:val="22"/>
          </w:rPr>
          <w:t>;</w:t>
        </w:r>
      </w:ins>
      <w:ins w:id="96" w:author="Jaeger, Florian" w:date="2023-07-08T15:56:00Z">
        <w:r w:rsidR="00B00995">
          <w:rPr>
            <w:szCs w:val="22"/>
          </w:rPr>
          <w:t xml:space="preserve"> </w:t>
        </w:r>
      </w:ins>
      <w:ins w:id="97" w:author="Jaeger, Florian" w:date="2023-07-08T15:57:00Z">
        <w:r w:rsidR="00B00995">
          <w:rPr>
            <w:rStyle w:val="CommentReference"/>
          </w:rPr>
          <w:commentReference w:id="98"/>
        </w:r>
      </w:ins>
      <w:ins w:id="99" w:author="Jaeger, Florian" w:date="2023-07-08T15:33:00Z">
        <w:r w:rsidR="007937E7">
          <w:rPr>
            <w:szCs w:val="22"/>
          </w:rPr>
          <w:t xml:space="preserve">for reviews, see </w:t>
        </w:r>
      </w:ins>
      <w:ins w:id="100" w:author="Jaeger, Florian" w:date="2023-07-08T15:41:00Z">
        <w:r w:rsidR="007937E7">
          <w:rPr>
            <w:szCs w:val="22"/>
          </w:rPr>
          <w:t xml:space="preserve">COMPENSATION-REVIEW-REF; </w:t>
        </w:r>
      </w:ins>
      <w:proofErr w:type="spellStart"/>
      <w:ins w:id="101" w:author="Jaeger, Florian" w:date="2023-07-08T15:33:00Z">
        <w:r w:rsidR="007937E7">
          <w:rPr>
            <w:szCs w:val="22"/>
          </w:rPr>
          <w:t>Sjerps</w:t>
        </w:r>
        <w:proofErr w:type="spellEnd"/>
        <w:r w:rsidR="007937E7">
          <w:rPr>
            <w:szCs w:val="22"/>
          </w:rPr>
          <w:t xml:space="preserve"> &amp; Johnson, 2021;</w:t>
        </w:r>
      </w:ins>
      <w:ins w:id="102" w:author="Jaeger, Florian" w:date="2023-07-08T15:34:00Z">
        <w:r w:rsidR="007937E7">
          <w:rPr>
            <w:szCs w:val="22"/>
          </w:rPr>
          <w:t xml:space="preserve"> </w:t>
        </w:r>
      </w:ins>
      <w:ins w:id="103" w:author="Jaeger, Florian" w:date="2023-07-08T15:33:00Z">
        <w:r w:rsidR="007937E7">
          <w:rPr>
            <w:szCs w:val="22"/>
          </w:rPr>
          <w:t>Weatherholtz &amp; Jaeger, 2016</w:t>
        </w:r>
      </w:ins>
      <w:ins w:id="104" w:author="Jaeger, Florian" w:date="2023-07-08T15:02:00Z">
        <w:r w:rsidR="00960D6D">
          <w:rPr>
            <w:szCs w:val="22"/>
          </w:rPr>
          <w:t>). For example, XXX</w:t>
        </w:r>
      </w:ins>
      <w:ins w:id="105" w:author="Jaeger, Florian" w:date="2023-07-08T16:08:00Z">
        <w:r w:rsidR="00CD5692">
          <w:rPr>
            <w:szCs w:val="22"/>
          </w:rPr>
          <w:t>.</w:t>
        </w:r>
      </w:ins>
      <w:ins w:id="106" w:author="Jaeger, Florian" w:date="2023-07-08T15:42:00Z">
        <w:r w:rsidR="007937E7">
          <w:rPr>
            <w:rStyle w:val="CommentReference"/>
          </w:rPr>
          <w:commentReference w:id="107"/>
        </w:r>
      </w:ins>
      <w:ins w:id="108" w:author="Jaeger, Florian" w:date="2023-07-08T15:35:00Z">
        <w:r w:rsidR="007937E7">
          <w:rPr>
            <w:szCs w:val="22"/>
          </w:rPr>
          <w:t xml:space="preserve"> </w:t>
        </w:r>
      </w:ins>
      <w:ins w:id="109" w:author="Jaeger, Florian" w:date="2023-07-08T16:17:00Z">
        <w:r w:rsidR="00F94AE8">
          <w:rPr>
            <w:szCs w:val="22"/>
          </w:rPr>
          <w:t xml:space="preserve">Findings like these suggest that listeners </w:t>
        </w:r>
        <w:r w:rsidR="00F94AE8">
          <w:rPr>
            <w:szCs w:val="22"/>
          </w:rPr>
          <w:t xml:space="preserve">deploy implicit expectations about the effects of specific contexts, using them to “explain away” parts of the observed acoustic input, </w:t>
        </w:r>
        <w:r w:rsidR="00F94AE8">
          <w:rPr>
            <w:szCs w:val="22"/>
          </w:rPr>
          <w:t xml:space="preserve">thereby </w:t>
        </w:r>
        <w:r w:rsidR="00F94AE8">
          <w:rPr>
            <w:szCs w:val="22"/>
          </w:rPr>
          <w:t>reducing variability of the input across contexts (Fowler, 2006; McMurray &amp; Jongman, 2016</w:t>
        </w:r>
        <w:r w:rsidR="00F94AE8">
          <w:rPr>
            <w:rStyle w:val="CommentReference"/>
          </w:rPr>
          <w:commentReference w:id="110"/>
        </w:r>
        <w:r w:rsidR="00F94AE8">
          <w:rPr>
            <w:szCs w:val="22"/>
          </w:rPr>
          <w:t>).</w:t>
        </w:r>
      </w:ins>
      <w:ins w:id="111" w:author="Jaeger, Florian" w:date="2023-07-08T16:18:00Z">
        <w:r w:rsidR="00F94AE8">
          <w:rPr>
            <w:szCs w:val="22"/>
          </w:rPr>
          <w:t xml:space="preserve"> </w:t>
        </w:r>
      </w:ins>
      <w:ins w:id="112" w:author="Jaeger, Florian" w:date="2023-07-08T16:19:00Z">
        <w:r w:rsidR="00F94AE8">
          <w:rPr>
            <w:szCs w:val="22"/>
          </w:rPr>
          <w:t xml:space="preserve">Listeners </w:t>
        </w:r>
      </w:ins>
      <w:ins w:id="113" w:author="Jaeger, Florian" w:date="2023-07-08T16:21:00Z">
        <w:r w:rsidR="00F94AE8">
          <w:rPr>
            <w:szCs w:val="22"/>
          </w:rPr>
          <w:t>em</w:t>
        </w:r>
      </w:ins>
      <w:ins w:id="114" w:author="Jaeger, Florian" w:date="2023-07-08T16:19:00Z">
        <w:r w:rsidR="00F94AE8">
          <w:rPr>
            <w:szCs w:val="22"/>
          </w:rPr>
          <w:t>pl</w:t>
        </w:r>
      </w:ins>
      <w:ins w:id="115" w:author="Jaeger, Florian" w:date="2023-07-08T16:21:00Z">
        <w:r w:rsidR="00F94AE8">
          <w:rPr>
            <w:szCs w:val="22"/>
          </w:rPr>
          <w:t>o</w:t>
        </w:r>
      </w:ins>
      <w:ins w:id="116" w:author="Jaeger, Florian" w:date="2023-07-08T16:19:00Z">
        <w:r w:rsidR="00F94AE8">
          <w:rPr>
            <w:szCs w:val="22"/>
          </w:rPr>
          <w:t>y s</w:t>
        </w:r>
      </w:ins>
      <w:ins w:id="117" w:author="Jaeger, Florian" w:date="2023-07-08T16:18:00Z">
        <w:r w:rsidR="00F94AE8">
          <w:rPr>
            <w:szCs w:val="22"/>
          </w:rPr>
          <w:t>imilar perceptual adj</w:t>
        </w:r>
      </w:ins>
      <w:ins w:id="118" w:author="Jaeger, Florian" w:date="2023-07-08T16:19:00Z">
        <w:r w:rsidR="00F94AE8">
          <w:rPr>
            <w:szCs w:val="22"/>
          </w:rPr>
          <w:t xml:space="preserve">ustments for familiar talker contexts. For example, </w:t>
        </w:r>
      </w:ins>
      <w:ins w:id="119" w:author="Jaeger, Florian" w:date="2023-07-08T16:06:00Z">
        <w:r w:rsidR="00CD5692">
          <w:rPr>
            <w:szCs w:val="22"/>
          </w:rPr>
          <w:t xml:space="preserve">listeners </w:t>
        </w:r>
      </w:ins>
      <w:ins w:id="120" w:author="Jaeger, Florian" w:date="2023-07-08T16:20:00Z">
        <w:r w:rsidR="00F94AE8">
          <w:rPr>
            <w:szCs w:val="22"/>
          </w:rPr>
          <w:t xml:space="preserve">process and </w:t>
        </w:r>
      </w:ins>
      <w:ins w:id="121" w:author="Jaeger, Florian" w:date="2023-07-08T15:53:00Z">
        <w:r w:rsidR="007E010A">
          <w:rPr>
            <w:szCs w:val="22"/>
          </w:rPr>
          <w:t xml:space="preserve">interpret </w:t>
        </w:r>
      </w:ins>
      <w:ins w:id="122" w:author="Jaeger, Florian" w:date="2023-07-08T16:20:00Z">
        <w:r w:rsidR="00F94AE8">
          <w:rPr>
            <w:szCs w:val="22"/>
          </w:rPr>
          <w:t xml:space="preserve">the same </w:t>
        </w:r>
      </w:ins>
      <w:ins w:id="123" w:author="Jaeger, Florian" w:date="2023-07-08T15:53:00Z">
        <w:r w:rsidR="007E010A">
          <w:rPr>
            <w:szCs w:val="22"/>
          </w:rPr>
          <w:t>speech input</w:t>
        </w:r>
      </w:ins>
      <w:ins w:id="124" w:author="Jaeger, Florian" w:date="2023-07-08T16:20:00Z">
        <w:r w:rsidR="00F94AE8">
          <w:rPr>
            <w:szCs w:val="22"/>
          </w:rPr>
          <w:t xml:space="preserve"> differently depending on</w:t>
        </w:r>
      </w:ins>
      <w:ins w:id="125" w:author="Jaeger, Florian" w:date="2023-07-08T15:53:00Z">
        <w:r w:rsidR="007E010A">
          <w:rPr>
            <w:szCs w:val="22"/>
          </w:rPr>
          <w:t xml:space="preserve"> the</w:t>
        </w:r>
      </w:ins>
      <w:ins w:id="126" w:author="Jaeger, Florian" w:date="2023-07-08T15:47:00Z">
        <w:r w:rsidR="007E010A">
          <w:rPr>
            <w:szCs w:val="22"/>
          </w:rPr>
          <w:t xml:space="preserve"> talker’s inferred height (Nearey, XXX), gender (</w:t>
        </w:r>
      </w:ins>
      <w:ins w:id="127" w:author="Jaeger, Florian" w:date="2023-07-08T15:48:00Z">
        <w:r w:rsidR="007E010A">
          <w:rPr>
            <w:szCs w:val="22"/>
          </w:rPr>
          <w:t>Strand</w:t>
        </w:r>
        <w:r w:rsidR="007E010A">
          <w:rPr>
            <w:szCs w:val="22"/>
          </w:rPr>
          <w:t xml:space="preserve">, </w:t>
        </w:r>
        <w:r w:rsidR="007E010A">
          <w:rPr>
            <w:szCs w:val="22"/>
          </w:rPr>
          <w:t>1999</w:t>
        </w:r>
      </w:ins>
      <w:ins w:id="128" w:author="Jaeger, Florian" w:date="2023-07-08T15:50:00Z">
        <w:r w:rsidR="007E010A">
          <w:rPr>
            <w:szCs w:val="22"/>
          </w:rPr>
          <w:t>; McMurray &amp; Jongman, 2016</w:t>
        </w:r>
      </w:ins>
      <w:ins w:id="129" w:author="Jaeger, Florian" w:date="2023-07-08T15:48:00Z">
        <w:r w:rsidR="007E010A">
          <w:rPr>
            <w:szCs w:val="22"/>
          </w:rPr>
          <w:t>)</w:t>
        </w:r>
      </w:ins>
      <w:ins w:id="130" w:author="Jaeger, Florian" w:date="2023-07-08T15:47:00Z">
        <w:r w:rsidR="007E010A">
          <w:rPr>
            <w:szCs w:val="22"/>
          </w:rPr>
          <w:t>, age</w:t>
        </w:r>
      </w:ins>
      <w:ins w:id="131" w:author="Jaeger, Florian" w:date="2023-07-08T15:48:00Z">
        <w:r w:rsidR="007E010A">
          <w:rPr>
            <w:szCs w:val="22"/>
          </w:rPr>
          <w:t xml:space="preserve"> (</w:t>
        </w:r>
      </w:ins>
      <w:ins w:id="132" w:author="Jaeger, Florian" w:date="2023-07-08T15:51:00Z">
        <w:r w:rsidR="007E010A">
          <w:rPr>
            <w:szCs w:val="22"/>
          </w:rPr>
          <w:t>Walker &amp;</w:t>
        </w:r>
      </w:ins>
      <w:ins w:id="133" w:author="Jaeger, Florian" w:date="2023-07-08T15:52:00Z">
        <w:r w:rsidR="007E010A">
          <w:rPr>
            <w:szCs w:val="22"/>
          </w:rPr>
          <w:t xml:space="preserve"> Hay, 2011; Hay et al., </w:t>
        </w:r>
        <w:r w:rsidR="007E010A">
          <w:rPr>
            <w:szCs w:val="22"/>
          </w:rPr>
          <w:lastRenderedPageBreak/>
          <w:t>2019</w:t>
        </w:r>
      </w:ins>
      <w:ins w:id="134" w:author="Jaeger, Florian" w:date="2023-07-08T15:49:00Z">
        <w:r w:rsidR="007E010A">
          <w:rPr>
            <w:szCs w:val="22"/>
          </w:rPr>
          <w:t>)</w:t>
        </w:r>
      </w:ins>
      <w:ins w:id="135" w:author="Jaeger, Florian" w:date="2023-07-08T15:47:00Z">
        <w:r w:rsidR="007E010A">
          <w:rPr>
            <w:szCs w:val="22"/>
          </w:rPr>
          <w:t>, or race</w:t>
        </w:r>
      </w:ins>
      <w:ins w:id="136" w:author="Jaeger, Florian" w:date="2023-07-08T15:45:00Z">
        <w:r w:rsidR="007E010A">
          <w:rPr>
            <w:szCs w:val="22"/>
          </w:rPr>
          <w:t xml:space="preserve"> </w:t>
        </w:r>
      </w:ins>
      <w:ins w:id="137" w:author="Jaeger, Florian" w:date="2023-07-08T15:48:00Z">
        <w:r w:rsidR="007E010A">
          <w:rPr>
            <w:szCs w:val="22"/>
          </w:rPr>
          <w:t>(</w:t>
        </w:r>
      </w:ins>
      <w:ins w:id="138" w:author="Jaeger, Florian" w:date="2023-07-08T15:49:00Z">
        <w:r w:rsidR="007E010A">
          <w:rPr>
            <w:szCs w:val="22"/>
          </w:rPr>
          <w:t>Babel et al., 2021</w:t>
        </w:r>
        <w:r w:rsidR="007E010A">
          <w:rPr>
            <w:szCs w:val="22"/>
          </w:rPr>
          <w:t xml:space="preserve">; </w:t>
        </w:r>
      </w:ins>
      <w:ins w:id="139" w:author="Jaeger, Florian" w:date="2023-07-08T15:48:00Z">
        <w:r w:rsidR="007E010A">
          <w:rPr>
            <w:szCs w:val="22"/>
          </w:rPr>
          <w:t>M</w:t>
        </w:r>
      </w:ins>
      <w:ins w:id="140" w:author="Jaeger, Florian" w:date="2023-07-08T15:49:00Z">
        <w:r w:rsidR="007E010A">
          <w:rPr>
            <w:szCs w:val="22"/>
          </w:rPr>
          <w:t xml:space="preserve">cGowan, 2015; </w:t>
        </w:r>
        <w:proofErr w:type="spellStart"/>
        <w:r w:rsidR="007E010A">
          <w:rPr>
            <w:szCs w:val="22"/>
          </w:rPr>
          <w:t>Hanulikova</w:t>
        </w:r>
        <w:proofErr w:type="spellEnd"/>
        <w:r w:rsidR="007E010A">
          <w:rPr>
            <w:szCs w:val="22"/>
          </w:rPr>
          <w:t xml:space="preserve"> et al., 2021</w:t>
        </w:r>
      </w:ins>
      <w:ins w:id="141" w:author="Jaeger, Florian" w:date="2023-07-08T16:02:00Z">
        <w:r w:rsidR="00B00995">
          <w:rPr>
            <w:szCs w:val="22"/>
          </w:rPr>
          <w:t>; f</w:t>
        </w:r>
      </w:ins>
      <w:ins w:id="142" w:author="Jaeger, Florian" w:date="2023-07-08T15:44:00Z">
        <w:r w:rsidR="007E010A">
          <w:rPr>
            <w:szCs w:val="22"/>
          </w:rPr>
          <w:t>or review</w:t>
        </w:r>
      </w:ins>
      <w:ins w:id="143" w:author="Jaeger, Florian" w:date="2023-07-08T16:02:00Z">
        <w:r w:rsidR="00B00995">
          <w:rPr>
            <w:szCs w:val="22"/>
          </w:rPr>
          <w:t xml:space="preserve">, </w:t>
        </w:r>
      </w:ins>
      <w:ins w:id="144" w:author="Jaeger, Florian" w:date="2023-07-08T15:44:00Z">
        <w:r w:rsidR="007E010A">
          <w:rPr>
            <w:szCs w:val="22"/>
          </w:rPr>
          <w:t>Brown-S</w:t>
        </w:r>
      </w:ins>
      <w:ins w:id="145" w:author="Jaeger, Florian" w:date="2023-07-08T15:45:00Z">
        <w:r w:rsidR="007E010A">
          <w:rPr>
            <w:szCs w:val="22"/>
          </w:rPr>
          <w:t xml:space="preserve">chmidt &amp; XXXX, 2018; </w:t>
        </w:r>
      </w:ins>
      <w:ins w:id="146" w:author="Jaeger, Florian" w:date="2023-07-08T16:03:00Z">
        <w:r w:rsidR="00B00995">
          <w:rPr>
            <w:szCs w:val="22"/>
          </w:rPr>
          <w:t xml:space="preserve">Hay, 2018; </w:t>
        </w:r>
      </w:ins>
      <w:ins w:id="147" w:author="Jaeger, Florian" w:date="2023-07-08T15:45:00Z">
        <w:r w:rsidR="007E010A">
          <w:rPr>
            <w:szCs w:val="22"/>
          </w:rPr>
          <w:t>Weatherholtz &amp; Jaeger, 2016)</w:t>
        </w:r>
      </w:ins>
      <w:ins w:id="148" w:author="Jaeger, Florian" w:date="2023-07-08T16:03:00Z">
        <w:r w:rsidR="00CD5692">
          <w:rPr>
            <w:szCs w:val="22"/>
          </w:rPr>
          <w:t>.</w:t>
        </w:r>
      </w:ins>
      <w:ins w:id="149" w:author="Jaeger, Florian" w:date="2023-07-08T16:04:00Z">
        <w:r w:rsidR="00CD5692">
          <w:rPr>
            <w:szCs w:val="22"/>
          </w:rPr>
          <w:t xml:space="preserve"> </w:t>
        </w:r>
      </w:ins>
    </w:p>
    <w:p w14:paraId="55B8405D" w14:textId="0F0BDEA4" w:rsidR="00F94AE8" w:rsidRDefault="00D9629C" w:rsidP="00EC3AD2">
      <w:pPr>
        <w:rPr>
          <w:ins w:id="150" w:author="Jaeger, Florian" w:date="2023-07-08T16:51:00Z"/>
          <w:szCs w:val="22"/>
        </w:rPr>
      </w:pPr>
      <w:ins w:id="151" w:author="Jaeger, Florian" w:date="2023-07-08T16:29:00Z">
        <w:r>
          <w:rPr>
            <w:szCs w:val="22"/>
          </w:rPr>
          <w:t>Separate</w:t>
        </w:r>
      </w:ins>
      <w:ins w:id="152" w:author="Jaeger, Florian" w:date="2023-07-08T16:27:00Z">
        <w:r>
          <w:rPr>
            <w:szCs w:val="22"/>
          </w:rPr>
          <w:t xml:space="preserve"> line</w:t>
        </w:r>
      </w:ins>
      <w:ins w:id="153" w:author="Jaeger, Florian" w:date="2023-07-08T16:29:00Z">
        <w:r>
          <w:rPr>
            <w:szCs w:val="22"/>
          </w:rPr>
          <w:t>s</w:t>
        </w:r>
      </w:ins>
      <w:ins w:id="154" w:author="Jaeger, Florian" w:date="2023-07-08T16:22:00Z">
        <w:r w:rsidR="00F94AE8">
          <w:rPr>
            <w:szCs w:val="22"/>
          </w:rPr>
          <w:t xml:space="preserve"> of research ha</w:t>
        </w:r>
      </w:ins>
      <w:ins w:id="155" w:author="Jaeger, Florian" w:date="2023-07-08T16:29:00Z">
        <w:r>
          <w:rPr>
            <w:szCs w:val="22"/>
          </w:rPr>
          <w:t>ve</w:t>
        </w:r>
      </w:ins>
      <w:ins w:id="156" w:author="Jaeger, Florian" w:date="2023-07-08T16:22:00Z">
        <w:r w:rsidR="00F94AE8">
          <w:rPr>
            <w:szCs w:val="22"/>
          </w:rPr>
          <w:t xml:space="preserve"> investigated how listeners acquire the implicit expectations that seem to underlie </w:t>
        </w:r>
      </w:ins>
      <w:ins w:id="157" w:author="Jaeger, Florian" w:date="2023-07-08T16:23:00Z">
        <w:r w:rsidR="00F94AE8">
          <w:rPr>
            <w:szCs w:val="22"/>
          </w:rPr>
          <w:t xml:space="preserve">the types of effects summarized above. This </w:t>
        </w:r>
      </w:ins>
      <w:ins w:id="158" w:author="Jaeger, Florian" w:date="2023-07-08T16:28:00Z">
        <w:r>
          <w:rPr>
            <w:szCs w:val="22"/>
          </w:rPr>
          <w:t xml:space="preserve">question has attracted particular attention </w:t>
        </w:r>
      </w:ins>
      <w:ins w:id="159" w:author="Jaeger, Florian" w:date="2023-07-08T16:24:00Z">
        <w:r w:rsidR="00F94AE8">
          <w:rPr>
            <w:szCs w:val="22"/>
          </w:rPr>
          <w:t xml:space="preserve">with regard to talker contexts: </w:t>
        </w:r>
      </w:ins>
      <w:ins w:id="160" w:author="Jaeger, Florian" w:date="2023-07-08T16:25:00Z">
        <w:r>
          <w:rPr>
            <w:szCs w:val="22"/>
          </w:rPr>
          <w:t>while listeners might</w:t>
        </w:r>
      </w:ins>
      <w:ins w:id="161" w:author="Jaeger, Florian" w:date="2023-07-08T16:26:00Z">
        <w:r>
          <w:rPr>
            <w:szCs w:val="22"/>
          </w:rPr>
          <w:t xml:space="preserve"> learn the effects of phonetic and phonological contexts during language acquisition, </w:t>
        </w:r>
      </w:ins>
      <w:ins w:id="162" w:author="Jaeger, Florian" w:date="2023-07-08T16:28:00Z">
        <w:r>
          <w:rPr>
            <w:szCs w:val="22"/>
          </w:rPr>
          <w:t xml:space="preserve">they might continue to encounter unfamiliar talkers throughout their life. </w:t>
        </w:r>
      </w:ins>
      <w:ins w:id="163" w:author="Jaeger, Florian" w:date="2023-07-08T16:30:00Z">
        <w:r>
          <w:rPr>
            <w:szCs w:val="22"/>
          </w:rPr>
          <w:t xml:space="preserve">Work since the early 2000s </w:t>
        </w:r>
      </w:ins>
      <w:ins w:id="164" w:author="Jaeger, Florian" w:date="2023-07-08T16:31:00Z">
        <w:r>
          <w:rPr>
            <w:szCs w:val="22"/>
          </w:rPr>
          <w:t xml:space="preserve">has </w:t>
        </w:r>
      </w:ins>
      <w:ins w:id="165" w:author="Jaeger, Florian" w:date="2023-07-08T16:30:00Z">
        <w:r>
          <w:rPr>
            <w:szCs w:val="22"/>
          </w:rPr>
          <w:t xml:space="preserve">found that </w:t>
        </w:r>
      </w:ins>
      <w:ins w:id="166" w:author="Jaeger, Florian" w:date="2023-07-08T16:31:00Z">
        <w:r>
          <w:rPr>
            <w:szCs w:val="22"/>
          </w:rPr>
          <w:t xml:space="preserve">less than two minutes of exposure to an unfamiliar </w:t>
        </w:r>
      </w:ins>
      <w:ins w:id="167" w:author="Jaeger, Florian" w:date="2023-07-08T16:35:00Z">
        <w:r w:rsidR="00AA2EDF">
          <w:rPr>
            <w:szCs w:val="22"/>
          </w:rPr>
          <w:t xml:space="preserve">second language </w:t>
        </w:r>
      </w:ins>
      <w:ins w:id="168" w:author="Jaeger, Florian" w:date="2023-07-08T16:31:00Z">
        <w:r>
          <w:rPr>
            <w:szCs w:val="22"/>
          </w:rPr>
          <w:t xml:space="preserve">accent can improve subsequent processing </w:t>
        </w:r>
      </w:ins>
      <w:ins w:id="169" w:author="Jaeger, Florian" w:date="2023-07-08T16:32:00Z">
        <w:r>
          <w:rPr>
            <w:szCs w:val="22"/>
          </w:rPr>
          <w:t>(</w:t>
        </w:r>
      </w:ins>
      <w:ins w:id="170" w:author="Jaeger, Florian" w:date="2023-07-08T16:40:00Z">
        <w:r w:rsidR="00AA2EDF" w:rsidRPr="00ED3418">
          <w:rPr>
            <w:szCs w:val="22"/>
          </w:rPr>
          <w:t>Clarke &amp; Garrett, 2004;</w:t>
        </w:r>
        <w:r w:rsidR="00AA2EDF">
          <w:rPr>
            <w:szCs w:val="22"/>
          </w:rPr>
          <w:t xml:space="preserve"> </w:t>
        </w:r>
      </w:ins>
      <w:ins w:id="171" w:author="Jaeger, Florian" w:date="2023-07-08T16:32:00Z">
        <w:r w:rsidRPr="00ED3418">
          <w:rPr>
            <w:szCs w:val="22"/>
          </w:rPr>
          <w:t>Bradlow &amp; Bent, 2008</w:t>
        </w:r>
        <w:r>
          <w:rPr>
            <w:szCs w:val="22"/>
          </w:rPr>
          <w:t>; Xie et al., 2018</w:t>
        </w:r>
      </w:ins>
      <w:ins w:id="172" w:author="Jaeger, Florian" w:date="2023-07-08T16:36:00Z">
        <w:r w:rsidR="00AA2EDF">
          <w:rPr>
            <w:rStyle w:val="CommentReference"/>
          </w:rPr>
          <w:commentReference w:id="173"/>
        </w:r>
      </w:ins>
      <w:commentRangeStart w:id="66"/>
      <w:commentRangeStart w:id="75"/>
      <w:commentRangeStart w:id="98"/>
      <w:commentRangeStart w:id="107"/>
      <w:commentRangeStart w:id="110"/>
      <w:commentRangeStart w:id="173"/>
      <w:commentRangeEnd w:id="66"/>
      <w:commentRangeEnd w:id="75"/>
      <w:commentRangeEnd w:id="98"/>
      <w:commentRangeEnd w:id="107"/>
      <w:commentRangeEnd w:id="110"/>
      <w:commentRangeEnd w:id="173"/>
      <w:ins w:id="174" w:author="Jaeger, Florian" w:date="2023-07-08T16:32:00Z">
        <w:r>
          <w:rPr>
            <w:szCs w:val="22"/>
          </w:rPr>
          <w:t xml:space="preserve">, </w:t>
        </w:r>
        <w:commentRangeStart w:id="175"/>
        <w:r>
          <w:rPr>
            <w:szCs w:val="22"/>
          </w:rPr>
          <w:t>2021</w:t>
        </w:r>
      </w:ins>
      <w:commentRangeEnd w:id="175"/>
      <w:ins w:id="176" w:author="Jaeger, Florian" w:date="2023-07-08T16:36:00Z">
        <w:r w:rsidR="00AA2EDF">
          <w:rPr>
            <w:rStyle w:val="CommentReference"/>
          </w:rPr>
          <w:commentReference w:id="175"/>
        </w:r>
      </w:ins>
      <w:ins w:id="177" w:author="Jaeger, Florian" w:date="2023-07-08T16:32:00Z">
        <w:r>
          <w:rPr>
            <w:szCs w:val="22"/>
          </w:rPr>
          <w:t>)</w:t>
        </w:r>
      </w:ins>
      <w:ins w:id="178" w:author="Jaeger, Florian" w:date="2023-07-08T16:34:00Z">
        <w:r>
          <w:rPr>
            <w:szCs w:val="22"/>
          </w:rPr>
          <w:t>.</w:t>
        </w:r>
      </w:ins>
      <w:ins w:id="179" w:author="Jaeger, Florian" w:date="2023-07-08T16:36:00Z">
        <w:r w:rsidR="00AA2EDF">
          <w:rPr>
            <w:szCs w:val="22"/>
          </w:rPr>
          <w:t xml:space="preserve"> Even exposure to artificially </w:t>
        </w:r>
      </w:ins>
      <w:ins w:id="180" w:author="Jaeger, Florian" w:date="2023-07-08T16:43:00Z">
        <w:r w:rsidR="00AA2EDF">
          <w:rPr>
            <w:szCs w:val="22"/>
          </w:rPr>
          <w:t xml:space="preserve">shifted </w:t>
        </w:r>
      </w:ins>
      <w:ins w:id="181" w:author="Jaeger, Florian" w:date="2023-07-08T16:36:00Z">
        <w:r w:rsidR="00AA2EDF">
          <w:rPr>
            <w:szCs w:val="22"/>
          </w:rPr>
          <w:t>‘accents’—</w:t>
        </w:r>
      </w:ins>
      <w:ins w:id="182" w:author="Jaeger, Florian" w:date="2023-07-08T16:37:00Z">
        <w:r w:rsidR="00AA2EDF">
          <w:rPr>
            <w:szCs w:val="22"/>
          </w:rPr>
          <w:t xml:space="preserve">for which listeners </w:t>
        </w:r>
      </w:ins>
      <w:ins w:id="183" w:author="Jaeger, Florian" w:date="2023-07-08T16:44:00Z">
        <w:r w:rsidR="004F2343">
          <w:rPr>
            <w:szCs w:val="22"/>
          </w:rPr>
          <w:t>are less likely to</w:t>
        </w:r>
      </w:ins>
      <w:ins w:id="184" w:author="Jaeger, Florian" w:date="2023-07-08T16:37:00Z">
        <w:r w:rsidR="00AA2EDF">
          <w:rPr>
            <w:szCs w:val="22"/>
          </w:rPr>
          <w:t xml:space="preserve"> have had prior experience—</w:t>
        </w:r>
      </w:ins>
      <w:ins w:id="185" w:author="Jaeger, Florian" w:date="2023-07-08T16:48:00Z">
        <w:r w:rsidR="004F2343">
          <w:rPr>
            <w:szCs w:val="22"/>
          </w:rPr>
          <w:t>can</w:t>
        </w:r>
      </w:ins>
      <w:ins w:id="186" w:author="Jaeger, Florian" w:date="2023-07-08T16:37:00Z">
        <w:r w:rsidR="00AA2EDF">
          <w:rPr>
            <w:szCs w:val="22"/>
          </w:rPr>
          <w:t xml:space="preserve"> </w:t>
        </w:r>
      </w:ins>
      <w:ins w:id="187" w:author="Jaeger, Florian" w:date="2023-07-08T16:48:00Z">
        <w:r w:rsidR="004F2343">
          <w:rPr>
            <w:szCs w:val="22"/>
          </w:rPr>
          <w:t xml:space="preserve">sometimes </w:t>
        </w:r>
      </w:ins>
      <w:ins w:id="188" w:author="Jaeger, Florian" w:date="2023-07-08T16:37:00Z">
        <w:r w:rsidR="00AA2EDF">
          <w:rPr>
            <w:szCs w:val="22"/>
          </w:rPr>
          <w:t xml:space="preserve">rapidly alter </w:t>
        </w:r>
      </w:ins>
      <w:ins w:id="189" w:author="Jaeger, Florian" w:date="2023-07-08T16:38:00Z">
        <w:r w:rsidR="00AA2EDF">
          <w:rPr>
            <w:szCs w:val="22"/>
          </w:rPr>
          <w:t xml:space="preserve">subsequent processing of that accent (Norris et al., 2003; Kraljic &amp; Samuel, 2006; </w:t>
        </w:r>
      </w:ins>
      <w:ins w:id="190" w:author="Jaeger, Florian" w:date="2023-07-08T16:45:00Z">
        <w:r w:rsidR="004F2343">
          <w:rPr>
            <w:szCs w:val="22"/>
          </w:rPr>
          <w:t xml:space="preserve">Vroomen et al., 2007; </w:t>
        </w:r>
      </w:ins>
      <w:ins w:id="191" w:author="Jaeger, Florian" w:date="2023-07-08T16:39:00Z">
        <w:r w:rsidR="00AA2EDF">
          <w:rPr>
            <w:szCs w:val="22"/>
          </w:rPr>
          <w:t>Drouin et al., 2016</w:t>
        </w:r>
      </w:ins>
      <w:ins w:id="192" w:author="Jaeger, Florian" w:date="2023-07-08T16:41:00Z">
        <w:r w:rsidR="00AA2EDF">
          <w:rPr>
            <w:szCs w:val="22"/>
          </w:rPr>
          <w:t xml:space="preserve">; </w:t>
        </w:r>
      </w:ins>
      <w:ins w:id="193" w:author="Jaeger, Florian" w:date="2023-07-08T16:43:00Z">
        <w:r w:rsidR="00AA2EDF">
          <w:rPr>
            <w:szCs w:val="22"/>
          </w:rPr>
          <w:t xml:space="preserve">Liu &amp; Jaeger, 2019; </w:t>
        </w:r>
      </w:ins>
      <w:ins w:id="194" w:author="Jaeger, Florian" w:date="2023-07-08T16:41:00Z">
        <w:r w:rsidR="00AA2EDF">
          <w:rPr>
            <w:szCs w:val="22"/>
          </w:rPr>
          <w:t xml:space="preserve">Cummings </w:t>
        </w:r>
      </w:ins>
      <w:ins w:id="195" w:author="Jaeger, Florian" w:date="2023-07-09T12:13:00Z">
        <w:r w:rsidR="005250B7">
          <w:rPr>
            <w:szCs w:val="22"/>
          </w:rPr>
          <w:t>&amp; Theodore, 2022</w:t>
        </w:r>
      </w:ins>
      <w:ins w:id="196" w:author="Jaeger, Florian" w:date="2023-07-08T16:47:00Z">
        <w:r w:rsidR="004F2343">
          <w:rPr>
            <w:szCs w:val="22"/>
          </w:rPr>
          <w:t>; for review, Bent &amp; Baese-Berk, 2021; Xie, Jaeger, &amp; Kurumada, 2023</w:t>
        </w:r>
      </w:ins>
      <w:ins w:id="197" w:author="Jaeger, Florian" w:date="2023-07-08T16:39:00Z">
        <w:r w:rsidR="00AA2EDF">
          <w:rPr>
            <w:szCs w:val="22"/>
          </w:rPr>
          <w:t>)</w:t>
        </w:r>
      </w:ins>
      <w:ins w:id="198" w:author="Jaeger, Florian" w:date="2023-07-08T16:43:00Z">
        <w:r w:rsidR="00AA2EDF">
          <w:rPr>
            <w:szCs w:val="22"/>
          </w:rPr>
          <w:t>.</w:t>
        </w:r>
      </w:ins>
      <w:ins w:id="199" w:author="Jaeger, Florian" w:date="2023-07-08T16:48:00Z">
        <w:r w:rsidR="004F2343">
          <w:rPr>
            <w:szCs w:val="22"/>
          </w:rPr>
          <w:t xml:space="preserve"> These </w:t>
        </w:r>
      </w:ins>
      <w:ins w:id="200" w:author="Jaeger, Florian" w:date="2023-07-08T16:49:00Z">
        <w:r w:rsidR="004F2343">
          <w:rPr>
            <w:szCs w:val="22"/>
          </w:rPr>
          <w:t>adaptations can be talker-specific (REFS) and persist over multiple days even in the absence of additional input from the talker (REF</w:t>
        </w:r>
      </w:ins>
      <w:ins w:id="201" w:author="Jaeger, Florian" w:date="2023-07-08T16:50:00Z">
        <w:r w:rsidR="004F2343">
          <w:rPr>
            <w:szCs w:val="22"/>
          </w:rPr>
          <w:t>S</w:t>
        </w:r>
      </w:ins>
      <w:ins w:id="202" w:author="Jaeger, Florian" w:date="2023-07-08T16:49:00Z">
        <w:r w:rsidR="004F2343">
          <w:rPr>
            <w:szCs w:val="22"/>
          </w:rPr>
          <w:t>)</w:t>
        </w:r>
      </w:ins>
      <w:ins w:id="203" w:author="Jaeger, Florian" w:date="2023-07-08T16:50:00Z">
        <w:r w:rsidR="004F2343">
          <w:rPr>
            <w:szCs w:val="22"/>
          </w:rPr>
          <w:t xml:space="preserve">. </w:t>
        </w:r>
      </w:ins>
    </w:p>
    <w:p w14:paraId="7B046EFB" w14:textId="3D2F7A8F" w:rsidR="004F2343" w:rsidRDefault="004F2343" w:rsidP="00EC3AD2">
      <w:pPr>
        <w:rPr>
          <w:ins w:id="204" w:author="Jaeger, Florian" w:date="2023-07-08T16:20:00Z"/>
          <w:szCs w:val="22"/>
        </w:rPr>
      </w:pPr>
      <w:ins w:id="205" w:author="Jaeger, Florian" w:date="2023-07-08T16:52:00Z">
        <w:r>
          <w:rPr>
            <w:szCs w:val="22"/>
          </w:rPr>
          <w:t xml:space="preserve">Taken together, these two lines of research </w:t>
        </w:r>
      </w:ins>
      <w:ins w:id="206" w:author="Jaeger, Florian" w:date="2023-07-08T16:51:00Z">
        <w:r>
          <w:rPr>
            <w:szCs w:val="22"/>
          </w:rPr>
          <w:t xml:space="preserve">raise </w:t>
        </w:r>
      </w:ins>
      <w:ins w:id="207" w:author="Jaeger, Florian" w:date="2023-07-08T16:52:00Z">
        <w:r>
          <w:rPr>
            <w:szCs w:val="22"/>
          </w:rPr>
          <w:t xml:space="preserve">novel </w:t>
        </w:r>
      </w:ins>
      <w:ins w:id="208" w:author="Jaeger, Florian" w:date="2023-07-08T16:51:00Z">
        <w:r>
          <w:rPr>
            <w:szCs w:val="22"/>
          </w:rPr>
          <w:t>questions about the relation between in-the-moment</w:t>
        </w:r>
      </w:ins>
      <w:ins w:id="209" w:author="Jaeger, Florian" w:date="2023-07-08T16:52:00Z">
        <w:r>
          <w:rPr>
            <w:szCs w:val="22"/>
          </w:rPr>
          <w:t xml:space="preserve"> </w:t>
        </w:r>
      </w:ins>
      <w:ins w:id="210" w:author="Jaeger, Florian" w:date="2023-07-08T16:53:00Z">
        <w:r>
          <w:rPr>
            <w:szCs w:val="22"/>
          </w:rPr>
          <w:t xml:space="preserve">effects of context and </w:t>
        </w:r>
      </w:ins>
      <w:ins w:id="211" w:author="Jaeger, Florian" w:date="2023-07-08T16:54:00Z">
        <w:r>
          <w:rPr>
            <w:szCs w:val="22"/>
          </w:rPr>
          <w:t xml:space="preserve">the </w:t>
        </w:r>
      </w:ins>
      <w:ins w:id="212" w:author="Jaeger, Florian" w:date="2023-07-08T16:55:00Z">
        <w:r w:rsidR="005F25B0">
          <w:rPr>
            <w:szCs w:val="22"/>
          </w:rPr>
          <w:t xml:space="preserve">adaptive </w:t>
        </w:r>
      </w:ins>
      <w:ins w:id="213" w:author="Jaeger, Florian" w:date="2023-07-08T16:54:00Z">
        <w:r w:rsidR="005F25B0">
          <w:rPr>
            <w:szCs w:val="22"/>
          </w:rPr>
          <w:t>mechanisms</w:t>
        </w:r>
        <w:r>
          <w:rPr>
            <w:szCs w:val="22"/>
          </w:rPr>
          <w:t xml:space="preserve"> </w:t>
        </w:r>
        <w:r w:rsidR="005F25B0">
          <w:rPr>
            <w:szCs w:val="22"/>
          </w:rPr>
          <w:t xml:space="preserve">that allow adult listeners to </w:t>
        </w:r>
      </w:ins>
      <w:ins w:id="214" w:author="Jaeger, Florian" w:date="2023-07-08T16:55:00Z">
        <w:r w:rsidR="005F25B0">
          <w:rPr>
            <w:szCs w:val="22"/>
          </w:rPr>
          <w:t>learn</w:t>
        </w:r>
      </w:ins>
      <w:ins w:id="215" w:author="Jaeger, Florian" w:date="2023-07-08T16:54:00Z">
        <w:r w:rsidR="005F25B0">
          <w:rPr>
            <w:szCs w:val="22"/>
          </w:rPr>
          <w:t xml:space="preserve"> new </w:t>
        </w:r>
      </w:ins>
      <w:ins w:id="216" w:author="Jaeger, Florian" w:date="2023-07-08T16:55:00Z">
        <w:r w:rsidR="005F25B0">
          <w:rPr>
            <w:szCs w:val="22"/>
          </w:rPr>
          <w:t>talker contexts.</w:t>
        </w:r>
      </w:ins>
      <w:ins w:id="217" w:author="Jaeger, Florian" w:date="2023-07-08T16:59:00Z">
        <w:r w:rsidR="005F25B0">
          <w:rPr>
            <w:szCs w:val="22"/>
          </w:rPr>
          <w:t xml:space="preserve"> </w:t>
        </w:r>
      </w:ins>
      <w:ins w:id="218" w:author="Jaeger, Florian" w:date="2023-07-08T17:00:00Z">
        <w:r w:rsidR="005F25B0">
          <w:rPr>
            <w:szCs w:val="22"/>
          </w:rPr>
          <w:t>Relatively little is known about w</w:t>
        </w:r>
      </w:ins>
      <w:ins w:id="219" w:author="Jaeger, Florian" w:date="2023-07-08T16:59:00Z">
        <w:r w:rsidR="005F25B0">
          <w:rPr>
            <w:szCs w:val="22"/>
          </w:rPr>
          <w:t xml:space="preserve">hat information listeners store about </w:t>
        </w:r>
      </w:ins>
      <w:ins w:id="220" w:author="Jaeger, Florian" w:date="2023-07-08T17:00:00Z">
        <w:r w:rsidR="005F25B0">
          <w:rPr>
            <w:szCs w:val="22"/>
          </w:rPr>
          <w:t xml:space="preserve">the speech of </w:t>
        </w:r>
      </w:ins>
      <w:ins w:id="221" w:author="Jaeger, Florian" w:date="2023-07-08T16:59:00Z">
        <w:r w:rsidR="005F25B0">
          <w:rPr>
            <w:szCs w:val="22"/>
          </w:rPr>
          <w:t xml:space="preserve">an unfamiliar talker, </w:t>
        </w:r>
      </w:ins>
      <w:ins w:id="222" w:author="Jaeger, Florian" w:date="2023-07-08T17:01:00Z">
        <w:r w:rsidR="005F25B0">
          <w:rPr>
            <w:szCs w:val="22"/>
          </w:rPr>
          <w:t xml:space="preserve">and what factors determine whether this information is maintained. </w:t>
        </w:r>
      </w:ins>
    </w:p>
    <w:p w14:paraId="38009610" w14:textId="77777777" w:rsidR="00F94AE8" w:rsidRDefault="00F94AE8" w:rsidP="00EC3AD2">
      <w:pPr>
        <w:rPr>
          <w:ins w:id="223" w:author="Jaeger, Florian" w:date="2023-07-08T16:20:00Z"/>
          <w:szCs w:val="22"/>
        </w:rPr>
      </w:pPr>
    </w:p>
    <w:p w14:paraId="174FE507" w14:textId="6951B9EE" w:rsidR="000922F6" w:rsidDel="00AA2EDF" w:rsidRDefault="000922F6" w:rsidP="00ED6849">
      <w:pPr>
        <w:rPr>
          <w:del w:id="224" w:author="Jaeger, Florian" w:date="2023-07-08T16:34:00Z"/>
          <w:szCs w:val="22"/>
        </w:rPr>
      </w:pPr>
      <w:del w:id="225" w:author="Jaeger, Florian" w:date="2023-07-08T16:34:00Z">
        <w:r w:rsidRPr="00ED3418" w:rsidDel="00AA2EDF">
          <w:rPr>
            <w:szCs w:val="22"/>
          </w:rPr>
          <w:delText xml:space="preserve">Both of these factors contribute to the ‘lack of invariance’ problem, which </w:delText>
        </w:r>
      </w:del>
      <w:del w:id="226" w:author="Jaeger, Florian" w:date="2023-07-08T14:43:00Z">
        <w:r w:rsidRPr="00ED3418" w:rsidDel="000E6AF6">
          <w:rPr>
            <w:szCs w:val="22"/>
          </w:rPr>
          <w:delText xml:space="preserve">has haunted research in speech perception for decades and </w:delText>
        </w:r>
      </w:del>
      <w:del w:id="227" w:author="Jaeger, Florian" w:date="2023-07-08T14:46:00Z">
        <w:r w:rsidRPr="00ED3418" w:rsidDel="00370E33">
          <w:rPr>
            <w:szCs w:val="22"/>
          </w:rPr>
          <w:delText>continue</w:delText>
        </w:r>
      </w:del>
      <w:del w:id="228" w:author="Jaeger, Florian" w:date="2023-07-08T14:45:00Z">
        <w:r w:rsidRPr="00ED3418" w:rsidDel="00370E33">
          <w:rPr>
            <w:szCs w:val="22"/>
          </w:rPr>
          <w:delText>s</w:delText>
        </w:r>
      </w:del>
      <w:del w:id="229" w:author="Jaeger, Florian" w:date="2023-07-08T14:46:00Z">
        <w:r w:rsidRPr="00ED3418" w:rsidDel="00370E33">
          <w:rPr>
            <w:szCs w:val="22"/>
          </w:rPr>
          <w:delText xml:space="preserve"> to </w:delText>
        </w:r>
      </w:del>
      <w:del w:id="230" w:author="Jaeger, Florian" w:date="2023-07-08T14:45:00Z">
        <w:r w:rsidRPr="00ED3418" w:rsidDel="00370E33">
          <w:rPr>
            <w:szCs w:val="22"/>
          </w:rPr>
          <w:delText>be a</w:delText>
        </w:r>
      </w:del>
      <w:del w:id="231" w:author="Jaeger, Florian" w:date="2023-07-08T16:34:00Z">
        <w:r w:rsidRPr="00ED3418" w:rsidDel="00AA2EDF">
          <w:rPr>
            <w:szCs w:val="22"/>
          </w:rPr>
          <w:delText xml:space="preserve"> central </w:delText>
        </w:r>
      </w:del>
      <w:del w:id="232" w:author="Jaeger, Florian" w:date="2023-07-08T14:46:00Z">
        <w:r w:rsidRPr="00ED3418" w:rsidDel="00370E33">
          <w:rPr>
            <w:szCs w:val="22"/>
          </w:rPr>
          <w:delText xml:space="preserve">theme </w:delText>
        </w:r>
      </w:del>
      <w:del w:id="233" w:author="Jaeger, Florian" w:date="2023-07-08T14:44:00Z">
        <w:r w:rsidRPr="00ED3418" w:rsidDel="000E6AF6">
          <w:rPr>
            <w:szCs w:val="22"/>
          </w:rPr>
          <w:delText>of current work</w:delText>
        </w:r>
      </w:del>
      <w:del w:id="234" w:author="Jaeger, Florian" w:date="2023-07-08T16:34:00Z">
        <w:r w:rsidRPr="00ED3418" w:rsidDel="00AA2EDF">
          <w:rPr>
            <w:szCs w:val="22"/>
          </w:rPr>
          <w:delText xml:space="preserve"> </w:delText>
        </w:r>
      </w:del>
      <w:del w:id="235" w:author="Jaeger, Florian" w:date="2023-07-08T14:45:00Z">
        <w:r w:rsidRPr="00ED3418" w:rsidDel="00370E33">
          <w:rPr>
            <w:szCs w:val="22"/>
          </w:rPr>
          <w:delText>(</w:delText>
        </w:r>
      </w:del>
      <w:del w:id="236" w:author="Jaeger, Florian" w:date="2023-07-08T16:34:00Z">
        <w:r w:rsidRPr="00ED3418" w:rsidDel="00AA2EDF">
          <w:rPr>
            <w:szCs w:val="22"/>
          </w:rPr>
          <w:delText>Liberman et al.</w:delText>
        </w:r>
      </w:del>
      <w:del w:id="237" w:author="Jaeger, Florian" w:date="2023-07-08T14:45:00Z">
        <w:r w:rsidRPr="00ED3418" w:rsidDel="00370E33">
          <w:rPr>
            <w:szCs w:val="22"/>
          </w:rPr>
          <w:delText xml:space="preserve">, </w:delText>
        </w:r>
      </w:del>
      <w:del w:id="238" w:author="Jaeger, Florian" w:date="2023-07-08T16:34:00Z">
        <w:r w:rsidRPr="00ED3418" w:rsidDel="00AA2EDF">
          <w:rPr>
            <w:szCs w:val="22"/>
          </w:rPr>
          <w:delText>1957</w:delText>
        </w:r>
      </w:del>
      <w:del w:id="239" w:author="Jaeger, Florian" w:date="2023-07-08T14:45:00Z">
        <w:r w:rsidRPr="00ED3418" w:rsidDel="00370E33">
          <w:rPr>
            <w:szCs w:val="22"/>
          </w:rPr>
          <w:delText>; Saltzman et al. 2021</w:delText>
        </w:r>
      </w:del>
      <w:del w:id="240" w:author="Jaeger, Florian" w:date="2023-07-08T16:34:00Z">
        <w:r w:rsidRPr="00ED3418" w:rsidDel="00AA2EDF">
          <w:rPr>
            <w:szCs w:val="22"/>
          </w:rPr>
          <w:delText xml:space="preserve">).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delText>
        </w:r>
        <w:r w:rsidR="00ED6849" w:rsidDel="00AA2EDF">
          <w:rPr>
            <w:szCs w:val="22"/>
          </w:rPr>
          <w:delText xml:space="preserve">rather </w:delText>
        </w:r>
        <w:r w:rsidRPr="00ED3418" w:rsidDel="00AA2EDF">
          <w:rPr>
            <w:szCs w:val="22"/>
          </w:rPr>
          <w:delText xml:space="preserve">differences in speech between talkers. These lines of research have been pursued largely independent from one another, and their effects have been attributed to largely separate mechanisms. </w:delText>
        </w:r>
      </w:del>
    </w:p>
    <w:p w14:paraId="613376E4" w14:textId="77777777" w:rsidR="00AA2EDF" w:rsidRPr="00ED3418" w:rsidRDefault="00AA2EDF" w:rsidP="000922F6">
      <w:pPr>
        <w:rPr>
          <w:ins w:id="241" w:author="Jaeger, Florian" w:date="2023-07-08T16:34:00Z"/>
          <w:szCs w:val="22"/>
        </w:rPr>
      </w:pPr>
    </w:p>
    <w:p w14:paraId="6F11F031" w14:textId="370D4DCB" w:rsidR="000922F6" w:rsidRPr="00ED3418" w:rsidRDefault="000922F6" w:rsidP="00ED6849">
      <w:pPr>
        <w:rPr>
          <w:szCs w:val="22"/>
        </w:rPr>
      </w:pPr>
      <w:del w:id="242" w:author="Jaeger, Florian" w:date="2023-07-08T16:34:00Z">
        <w:r w:rsidRPr="00ED3418" w:rsidDel="00AA2EDF">
          <w:rPr>
            <w:szCs w:val="22"/>
          </w:rPr>
          <w:delText xml:space="preserve">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(e.g. Clarke &amp; Garrett, 2004; Bradlow &amp; Bent, 2008). Listeners, however, are able to rapidly adjust their expectations to better reflect the input they receive. </w:delText>
        </w:r>
      </w:del>
      <w:r w:rsidRPr="00ED3418">
        <w:rPr>
          <w:szCs w:val="22"/>
        </w:rPr>
        <w:t xml:space="preserve">This is true for differences in production resultant of real-world </w:t>
      </w:r>
      <w:r w:rsidR="00B93163" w:rsidRPr="00ED3418">
        <w:rPr>
          <w:szCs w:val="22"/>
        </w:rPr>
        <w:t xml:space="preserve">talker characteristics, such as physiology, </w:t>
      </w:r>
      <w:proofErr w:type="spellStart"/>
      <w:r w:rsidR="00B93163" w:rsidRPr="00ED3418">
        <w:rPr>
          <w:szCs w:val="22"/>
        </w:rPr>
        <w:t>sociophonetic</w:t>
      </w:r>
      <w:proofErr w:type="spellEnd"/>
      <w:r w:rsidR="00B93163" w:rsidRPr="00ED3418">
        <w:rPr>
          <w:szCs w:val="22"/>
        </w:rPr>
        <w:t xml:space="preserve">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w:t>
      </w:r>
      <w:r w:rsidRPr="00ED3418">
        <w:rPr>
          <w:szCs w:val="22"/>
        </w:rPr>
        <w:lastRenderedPageBreak/>
        <w:t xml:space="preserve">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54DFCBD9" w:rsidR="000922F6" w:rsidRDefault="000922F6" w:rsidP="00ED6849">
      <w:pPr>
        <w:rPr>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Jaeger, 2018; </w:t>
      </w:r>
      <w:r w:rsidR="00ED6849">
        <w:rPr>
          <w:szCs w:val="22"/>
        </w:rPr>
        <w:t>Cummings &amp; Theodore, 2022</w:t>
      </w:r>
      <w:r w:rsidR="002E6FC8">
        <w:rPr>
          <w:szCs w:val="22"/>
        </w:rPr>
        <w:t>; Cummings &amp; Theodore, 2023</w:t>
      </w:r>
      <w:r w:rsidRPr="00ED3418">
        <w:rPr>
          <w:szCs w:val="22"/>
        </w:rPr>
        <w:t xml:space="preserve">). On the other, they hear speech within a specific </w:t>
      </w:r>
      <w:del w:id="243" w:author="Jaeger, Florian" w:date="2023-07-08T14:29:00Z">
        <w:r w:rsidRPr="00ED3418" w:rsidDel="008F3AD1">
          <w:rPr>
            <w:szCs w:val="22"/>
          </w:rPr>
          <w:delText xml:space="preserve">abnormal </w:delText>
        </w:r>
      </w:del>
      <w:ins w:id="244" w:author="Jaeger, Florian" w:date="2023-07-08T14:29:00Z">
        <w:r w:rsidR="008F3AD1">
          <w:rPr>
            <w:szCs w:val="22"/>
          </w:rPr>
          <w:t>atypical</w:t>
        </w:r>
        <w:r w:rsidR="008F3AD1" w:rsidRPr="00ED3418">
          <w:rPr>
            <w:szCs w:val="22"/>
          </w:rPr>
          <w:t xml:space="preserve"> </w:t>
        </w:r>
      </w:ins>
      <w:r w:rsidRPr="00ED3418">
        <w:rPr>
          <w:szCs w:val="22"/>
        </w:rPr>
        <w:t xml:space="preserve">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The current investigation hopes to further understanding of the specificity of learning through acknowledging the potential joint contributions of both talker and context on variability in speech.</w:t>
      </w:r>
      <w:r w:rsidRPr="00ED3418">
        <w:rPr>
          <w:szCs w:val="22"/>
        </w:rPr>
        <w:t xml:space="preserve"> To this end, an initial goal is to establish incidental causality as a type of contextual variation that perceptual mechanisms may already be equipped to handle.  This is </w:t>
      </w:r>
      <w:r w:rsidRPr="00ED3418">
        <w:rPr>
          <w:szCs w:val="22"/>
        </w:rPr>
        <w:lastRenderedPageBreak/>
        <w:t xml:space="preserve">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36898DA0" w14:textId="108B5BCC" w:rsidR="00E80486" w:rsidRPr="004C54B1" w:rsidRDefault="00E80486" w:rsidP="00102065">
      <w:pPr>
        <w:pStyle w:val="Heading1"/>
        <w:rPr>
          <w:szCs w:val="22"/>
        </w:rPr>
      </w:pPr>
      <w:r w:rsidRPr="00E80486">
        <w:rPr>
          <w:sz w:val="22"/>
          <w:szCs w:val="22"/>
        </w:rPr>
        <w:t>Open science statement</w:t>
      </w:r>
    </w:p>
    <w:p w14:paraId="6C8C0BCD" w14:textId="7EB9FCE3" w:rsidR="00E80486" w:rsidRPr="00102065" w:rsidRDefault="00E80486" w:rsidP="00E80486">
      <w:pPr>
        <w:rPr>
          <w:b/>
          <w:bCs/>
          <w:i/>
          <w:iCs/>
          <w:szCs w:val="22"/>
        </w:rPr>
      </w:pPr>
      <w:r>
        <w:rPr>
          <w:szCs w:val="22"/>
        </w:rPr>
        <w:t>All experimental materials—including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Pr>
          <w:szCs w:val="22"/>
        </w:rPr>
        <w:t xml:space="preserve">—lists, and trial-level data </w:t>
      </w:r>
      <w:r w:rsidRPr="00ED3418">
        <w:rPr>
          <w:szCs w:val="22"/>
        </w:rPr>
        <w:t>are available as part of the OSF repository</w:t>
      </w:r>
      <w:r>
        <w:rPr>
          <w:szCs w:val="22"/>
        </w:rPr>
        <w:t xml:space="preserve"> </w:t>
      </w:r>
      <w:r w:rsidRPr="00ED3418">
        <w:rPr>
          <w:szCs w:val="22"/>
        </w:rPr>
        <w:t xml:space="preserve">at </w:t>
      </w:r>
      <w:r w:rsidRPr="00ED3418">
        <w:rPr>
          <w:szCs w:val="22"/>
          <w:highlight w:val="cyan"/>
        </w:rPr>
        <w:t>XYZ</w:t>
      </w:r>
      <w:r>
        <w:rPr>
          <w:szCs w:val="22"/>
        </w:rPr>
        <w:t xml:space="preserve">. The same holds for the </w:t>
      </w:r>
      <w:r w:rsidRPr="00ED3418">
        <w:rPr>
          <w:szCs w:val="22"/>
        </w:rPr>
        <w:t>JavaScript code</w:t>
      </w:r>
      <w:r>
        <w:rPr>
          <w:szCs w:val="22"/>
        </w:rPr>
        <w:t xml:space="preserve"> for the experiments, and the R code for analyses and visualizations. The latter is made available in the form of a </w:t>
      </w:r>
      <w:r w:rsidRPr="00ED3418">
        <w:rPr>
          <w:szCs w:val="22"/>
        </w:rPr>
        <w:t xml:space="preserve">“knittable” </w:t>
      </w:r>
      <w:r>
        <w:rPr>
          <w:szCs w:val="22"/>
        </w:rPr>
        <w:t xml:space="preserve">R Markdown (REF) document that generates the supplementary information for this article through a single click in a freely available software (R, REF; RStudio, REF). </w:t>
      </w:r>
      <w:r w:rsidRPr="00ED3418">
        <w:rPr>
          <w:szCs w:val="22"/>
        </w:rPr>
        <w:t xml:space="preserve">Exact replica of </w:t>
      </w:r>
      <w:r>
        <w:rPr>
          <w:szCs w:val="22"/>
        </w:rPr>
        <w:t>all experiments</w:t>
      </w:r>
      <w:r w:rsidRPr="00ED3418">
        <w:rPr>
          <w:szCs w:val="22"/>
        </w:rPr>
        <w:t xml:space="preserve"> for demonstration purposes </w:t>
      </w:r>
      <w:r>
        <w:rPr>
          <w:szCs w:val="22"/>
        </w:rPr>
        <w:t>are available</w:t>
      </w:r>
      <w:r w:rsidRPr="00ED3418">
        <w:rPr>
          <w:szCs w:val="22"/>
        </w:rPr>
        <w:t xml:space="preserve"> at </w:t>
      </w:r>
      <w:commentRangeStart w:id="245"/>
      <w:r w:rsidRPr="00ED3418">
        <w:rPr>
          <w:szCs w:val="22"/>
          <w:highlight w:val="cyan"/>
        </w:rPr>
        <w:t>XYZ</w:t>
      </w:r>
      <w:commentRangeEnd w:id="245"/>
      <w:r w:rsidRPr="00ED3418">
        <w:rPr>
          <w:rStyle w:val="CommentReference"/>
          <w:sz w:val="22"/>
          <w:szCs w:val="22"/>
        </w:rPr>
        <w:commentReference w:id="245"/>
      </w:r>
      <w:r w:rsidRPr="00ED3418">
        <w:rPr>
          <w:szCs w:val="22"/>
        </w:rPr>
        <w:t xml:space="preserve">. </w:t>
      </w:r>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472E87ED"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3F5649">
        <w:rPr>
          <w:szCs w:val="22"/>
        </w:rPr>
        <w:t xml:space="preserve"> </w:t>
      </w:r>
      <w:r w:rsidR="00B93163" w:rsidRPr="00ED3418">
        <w:rPr>
          <w:szCs w:val="22"/>
        </w:rPr>
        <w:t>phonetic context</w:t>
      </w:r>
      <w:r w:rsidR="009725F4">
        <w:rPr>
          <w:szCs w:val="22"/>
        </w:rPr>
        <w:t>,</w:t>
      </w:r>
      <w:r w:rsidR="00B93163" w:rsidRPr="00ED3418">
        <w:rPr>
          <w:szCs w:val="22"/>
        </w:rPr>
        <w:t xml:space="preserve"> a process known as co-articulation. For example, </w:t>
      </w:r>
      <w:r w:rsidR="009725F4">
        <w:rPr>
          <w:szCs w:val="22"/>
        </w:rPr>
        <w:t>English</w:t>
      </w:r>
      <w:r w:rsidR="003F5649">
        <w:rPr>
          <w:szCs w:val="22"/>
        </w:rPr>
        <w:t xml:space="preserve"> </w:t>
      </w:r>
      <w:r w:rsidR="00B93163" w:rsidRPr="00ED3418">
        <w:rPr>
          <w:szCs w:val="22"/>
        </w:rPr>
        <w:t>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(Soli, 1981; Yeni-</w:t>
      </w:r>
      <w:proofErr w:type="spellStart"/>
      <w:r w:rsidR="00B93163" w:rsidRPr="00ED3418">
        <w:rPr>
          <w:szCs w:val="22"/>
        </w:rPr>
        <w:t>Komshian</w:t>
      </w:r>
      <w:proofErr w:type="spellEnd"/>
      <w:r w:rsidR="00B93163"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similar to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w:t>
      </w:r>
      <w:proofErr w:type="spellStart"/>
      <w:r w:rsidR="00B93163" w:rsidRPr="00ED3418">
        <w:rPr>
          <w:szCs w:val="22"/>
        </w:rPr>
        <w:t>Repp</w:t>
      </w:r>
      <w:proofErr w:type="spellEnd"/>
      <w:r w:rsidR="00B93163" w:rsidRPr="00ED3418">
        <w:rPr>
          <w:szCs w:val="22"/>
        </w:rPr>
        <w:t xml:space="preserve">, 1980; Mann &amp; Soli, 1991). </w:t>
      </w:r>
      <w:r w:rsidR="009725F4">
        <w:rPr>
          <w:szCs w:val="22"/>
        </w:rPr>
        <w:t xml:space="preserve">That is, listeners seem to attribute </w:t>
      </w:r>
      <w:r w:rsidR="003F5649">
        <w:rPr>
          <w:szCs w:val="22"/>
        </w:rPr>
        <w:t xml:space="preserve">the </w:t>
      </w:r>
      <w:r w:rsidR="009725F4">
        <w:rPr>
          <w:szCs w:val="22"/>
        </w:rPr>
        <w:t>l</w:t>
      </w:r>
      <w:r w:rsidR="00B93163" w:rsidRPr="00ED3418">
        <w:rPr>
          <w:szCs w:val="22"/>
        </w:rPr>
        <w:t>owered spectral center of gravity</w:t>
      </w:r>
      <w:r w:rsidR="003F5649">
        <w:rPr>
          <w:szCs w:val="22"/>
        </w:rPr>
        <w:t xml:space="preserve">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3F5649">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w:t>
      </w:r>
      <w:r w:rsidR="00FD3AD0">
        <w:rPr>
          <w:szCs w:val="22"/>
        </w:rPr>
        <w:lastRenderedPageBreak/>
        <w:t xml:space="preserve">production and compensation in perception is schematically illustrated in Figure </w:t>
      </w:r>
      <w:commentRangeStart w:id="246"/>
      <w:r w:rsidR="00FD3AD0">
        <w:rPr>
          <w:szCs w:val="22"/>
        </w:rPr>
        <w:t>XXX</w:t>
      </w:r>
      <w:commentRangeEnd w:id="246"/>
      <w:r w:rsidR="00FD3AD0">
        <w:rPr>
          <w:rStyle w:val="CommentReference"/>
        </w:rPr>
        <w:commentReference w:id="246"/>
      </w:r>
      <w:r w:rsidR="00FD3AD0">
        <w:rPr>
          <w:szCs w:val="22"/>
        </w:rPr>
        <w:t>.</w:t>
      </w:r>
      <w:r w:rsidR="00F05B25">
        <w:rPr>
          <w:szCs w:val="22"/>
        </w:rPr>
        <w:t xml:space="preserve"> Similar compensation 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247"/>
      <w:r w:rsidR="00F05B25">
        <w:rPr>
          <w:szCs w:val="22"/>
        </w:rPr>
        <w:t>REFS</w:t>
      </w:r>
      <w:commentRangeEnd w:id="247"/>
      <w:r w:rsidR="00F05B25">
        <w:rPr>
          <w:rStyle w:val="CommentReference"/>
        </w:rPr>
        <w:commentReference w:id="247"/>
      </w:r>
      <w:r w:rsidR="00F05B25">
        <w:rPr>
          <w:szCs w:val="22"/>
        </w:rPr>
        <w:t xml:space="preserve">). </w:t>
      </w:r>
    </w:p>
    <w:p w14:paraId="4756D071" w14:textId="17C7777C" w:rsidR="00B93163" w:rsidRDefault="000B3584" w:rsidP="0054350C">
      <w:pPr>
        <w:rPr>
          <w:szCs w:val="22"/>
        </w:rPr>
      </w:pPr>
      <w:r>
        <w:rPr>
          <w:szCs w:val="22"/>
        </w:rPr>
        <w:t xml:space="preserve">There is </w:t>
      </w:r>
      <w:r w:rsidR="0066319E">
        <w:rPr>
          <w:szCs w:val="22"/>
        </w:rPr>
        <w:t xml:space="preserve">also </w:t>
      </w:r>
      <w:r>
        <w:rPr>
          <w:szCs w:val="22"/>
        </w:rPr>
        <w:t>evidence that c</w:t>
      </w:r>
      <w:r w:rsidR="00B93163" w:rsidRPr="00ED3418">
        <w:rPr>
          <w:szCs w:val="22"/>
        </w:rPr>
        <w:t xml:space="preserve">ompensation for co-articulation is not limited to </w:t>
      </w:r>
      <w:r w:rsidR="00FD3AD0">
        <w:rPr>
          <w:szCs w:val="22"/>
        </w:rPr>
        <w:t>acoustic context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 xml:space="preserve">/u/, </w:t>
      </w:r>
      <w:r w:rsidR="00244AD2">
        <w:rPr>
          <w:szCs w:val="22"/>
        </w:rPr>
        <w:t>v</w:t>
      </w:r>
      <w:r w:rsidR="00244AD2" w:rsidRPr="00ED3418">
        <w:rPr>
          <w:szCs w:val="22"/>
        </w:rPr>
        <w:t>isual</w:t>
      </w:r>
      <w:r w:rsidR="00244AD2">
        <w:rPr>
          <w:szCs w:val="22"/>
        </w:rPr>
        <w:t>ly</w:t>
      </w:r>
      <w:r w:rsidR="00B93163" w:rsidRPr="00ED3418">
        <w:rPr>
          <w:szCs w:val="22"/>
        </w:rPr>
        <w:t xml:space="preserve">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 xml:space="preserve">As </w:t>
      </w:r>
      <w:r w:rsidR="00B93163" w:rsidRPr="00ED3418">
        <w:rPr>
          <w:szCs w:val="22"/>
        </w:rPr>
        <w:t>Fowler (2006</w:t>
      </w:r>
      <w:r w:rsidR="0066319E">
        <w:rPr>
          <w:szCs w:val="22"/>
        </w:rPr>
        <w:t xml:space="preserve">, p. </w:t>
      </w:r>
      <w:r w:rsidR="00D037E1">
        <w:rPr>
          <w:szCs w:val="22"/>
        </w:rPr>
        <w:t>166</w:t>
      </w:r>
      <w:r w:rsidR="00B93163" w:rsidRPr="00ED3418">
        <w:rPr>
          <w:szCs w:val="22"/>
        </w:rPr>
        <w:t xml:space="preserve">) </w:t>
      </w:r>
      <w:r w:rsidR="0066319E">
        <w:rPr>
          <w:szCs w:val="22"/>
        </w:rPr>
        <w:t>put i</w:t>
      </w:r>
      <w:r w:rsidR="00D037E1">
        <w:rPr>
          <w:szCs w:val="22"/>
        </w:rPr>
        <w:t>t</w:t>
      </w:r>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“was about to whistle a merry tune or about to kiss a loved one”, as “it does not matter why the lips were rounded; it only matters that they were rounded</w:t>
      </w:r>
      <w:r w:rsidR="0066319E">
        <w:rPr>
          <w:szCs w:val="22"/>
        </w:rPr>
        <w:t xml:space="preserve"> </w:t>
      </w:r>
      <w:r w:rsidR="00D70DE7">
        <w:rPr>
          <w:szCs w:val="22"/>
        </w:rPr>
        <w:t>[</w:t>
      </w:r>
      <w:r w:rsidR="0066319E">
        <w:rPr>
          <w:szCs w:val="22"/>
        </w:rPr>
        <w:t>prior to articulation of the /d/-/g/ sound</w:t>
      </w:r>
      <w:r w:rsidR="00D70DE7">
        <w:rPr>
          <w:szCs w:val="22"/>
        </w:rPr>
        <w:t>]</w:t>
      </w:r>
      <w:r w:rsidR="00B93163" w:rsidRPr="00ED3418">
        <w:rPr>
          <w:szCs w:val="22"/>
        </w:rPr>
        <w:t xml:space="preserve"> and, therefore, would lower the F3 of the syllable that the gesture overlapped with temporally” (Fowler, </w:t>
      </w:r>
      <w:commentRangeStart w:id="248"/>
      <w:r w:rsidR="00B93163" w:rsidRPr="00ED3418">
        <w:rPr>
          <w:szCs w:val="22"/>
        </w:rPr>
        <w:t>2006</w:t>
      </w:r>
      <w:commentRangeEnd w:id="248"/>
      <w:r w:rsidR="0066319E">
        <w:rPr>
          <w:rStyle w:val="CommentReference"/>
        </w:rPr>
        <w:commentReference w:id="248"/>
      </w:r>
      <w:r w:rsidR="00B93163" w:rsidRPr="00ED3418">
        <w:rPr>
          <w:szCs w:val="22"/>
        </w:rPr>
        <w:t xml:space="preserve">). </w:t>
      </w:r>
    </w:p>
    <w:p w14:paraId="27C57315" w14:textId="73508ECB" w:rsidR="00B93163" w:rsidRPr="00ED3418" w:rsidRDefault="00244AD2" w:rsidP="00244AD2">
      <w:pPr>
        <w:rPr>
          <w:szCs w:val="22"/>
        </w:rPr>
      </w:pPr>
      <w:commentRangeStart w:id="249"/>
      <w:r>
        <w:rPr>
          <w:szCs w:val="22"/>
        </w:rPr>
        <w:t>To the best of our knowledge, it is an open question whether listeners indeed compensate for expected effect on articulation of visually evident non-linguistic causes, such as kissing a loved one, or having a pen in the mouth.</w:t>
      </w:r>
      <w:r w:rsidR="00A9453C">
        <w:rPr>
          <w:szCs w:val="22"/>
        </w:rPr>
        <w:t xml:space="preserve"> </w:t>
      </w:r>
      <w:r w:rsidR="00B93163" w:rsidRPr="00ED3418">
        <w:rPr>
          <w:szCs w:val="22"/>
        </w:rPr>
        <w:t xml:space="preserve">A pen </w:t>
      </w:r>
      <w:commentRangeEnd w:id="249"/>
      <w:r>
        <w:rPr>
          <w:rStyle w:val="CommentReference"/>
        </w:rPr>
        <w:commentReference w:id="249"/>
      </w:r>
      <w:r w:rsidR="00B93163" w:rsidRPr="00ED3418">
        <w:rPr>
          <w:szCs w:val="22"/>
        </w:rPr>
        <w:t>in the mouth has two visually</w:t>
      </w:r>
      <w:r w:rsidR="003F5649">
        <w:rPr>
          <w:szCs w:val="22"/>
        </w:rPr>
        <w:t xml:space="preserve"> </w:t>
      </w:r>
      <w:r w:rsidR="00A9453C">
        <w:rPr>
          <w:szCs w:val="22"/>
        </w:rPr>
        <w:t>evident</w:t>
      </w:r>
      <w:r w:rsidR="00A9453C" w:rsidRPr="00ED3418">
        <w:rPr>
          <w:szCs w:val="22"/>
        </w:rPr>
        <w:t xml:space="preserve"> </w:t>
      </w:r>
      <w:r w:rsidR="00B93163" w:rsidRPr="00ED3418">
        <w:rPr>
          <w:szCs w:val="22"/>
        </w:rPr>
        <w:t>effects on the articulators during speech. The first is to increase the opening of the jaw and size of oral cavity (as the pen prevents the mouth from closing), and the second is to force lip rounding around the protruding end of the pen. As the size of the oral cavity opening and amount of air constriction are inversely related for fricatives, forced mouth opening is expected to lower spectral center of gravity</w:t>
      </w:r>
      <w:r w:rsidR="00B834D2">
        <w:rPr>
          <w:szCs w:val="22"/>
        </w:rPr>
        <w:t xml:space="preserve"> (McFarland &amp; Baum, 1995)</w:t>
      </w:r>
      <w:r w:rsidR="00B93163" w:rsidRPr="00ED3418">
        <w:rPr>
          <w:szCs w:val="22"/>
        </w:rPr>
        <w:t xml:space="preserve">. </w:t>
      </w:r>
      <w:r w:rsidR="0054350C">
        <w:rPr>
          <w:szCs w:val="22"/>
        </w:rPr>
        <w:t>L</w:t>
      </w:r>
      <w:r w:rsidR="00B93163" w:rsidRPr="00ED3418">
        <w:rPr>
          <w:szCs w:val="22"/>
        </w:rPr>
        <w:t xml:space="preserve">ip rounding is also expected (in English) to lower the spectral center </w:t>
      </w:r>
      <w:r w:rsidR="00B93163" w:rsidRPr="00ED3418">
        <w:rPr>
          <w:szCs w:val="22"/>
        </w:rPr>
        <w:lastRenderedPageBreak/>
        <w:t xml:space="preserve">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from /s/ in English (</w:t>
      </w:r>
      <w:r w:rsidR="00D037E1">
        <w:rPr>
          <w:szCs w:val="22"/>
        </w:rPr>
        <w:t>Jongman, Wayland, &amp; Wong, 2000</w:t>
      </w:r>
      <w:r w:rsidR="001A15DD">
        <w:rPr>
          <w:szCs w:val="22"/>
        </w:rPr>
        <w:t xml:space="preserve">), both of these </w:t>
      </w:r>
      <w:r w:rsidR="00B93163" w:rsidRPr="00ED3418">
        <w:rPr>
          <w:szCs w:val="22"/>
        </w:rPr>
        <w:t>effects</w:t>
      </w:r>
      <w:r w:rsidR="001A15DD">
        <w:rPr>
          <w:szCs w:val="22"/>
        </w:rPr>
        <w:t xml:space="preserve"> are predicted to make</w:t>
      </w:r>
      <w:r w:rsidR="003F5649">
        <w:rPr>
          <w:szCs w:val="22"/>
        </w:rPr>
        <w:t xml:space="preserve"> </w:t>
      </w:r>
      <w:r w:rsidR="00B93163" w:rsidRPr="00ED3418">
        <w:rPr>
          <w:szCs w:val="22"/>
        </w:rPr>
        <w:t>fricatives produced with a pen in the mouth</w:t>
      </w:r>
      <w:r w:rsidR="001A15DD">
        <w:rPr>
          <w:szCs w:val="22"/>
        </w:rPr>
        <w:t xml:space="preserve"> </w:t>
      </w:r>
      <w:r w:rsidR="00B93163" w:rsidRPr="00ED3418">
        <w:rPr>
          <w:szCs w:val="22"/>
        </w:rPr>
        <w:t xml:space="preserve">acoustically more ‘/ʃ/-like’. </w:t>
      </w:r>
      <w:r w:rsidR="001A15DD">
        <w:rPr>
          <w:szCs w:val="22"/>
        </w:rPr>
        <w:t>If</w:t>
      </w:r>
      <w:r w:rsidR="003F5649">
        <w:rPr>
          <w:szCs w:val="22"/>
        </w:rPr>
        <w:t xml:space="preserve"> </w:t>
      </w:r>
      <w:r w:rsidR="001A15DD">
        <w:rPr>
          <w:szCs w:val="22"/>
        </w:rPr>
        <w:t>listeners c</w:t>
      </w:r>
      <w:r w:rsidR="00B93163" w:rsidRPr="00ED3418">
        <w:rPr>
          <w:szCs w:val="22"/>
        </w:rPr>
        <w:t>ompensa</w:t>
      </w:r>
      <w:r w:rsidR="001A15DD">
        <w:rPr>
          <w:szCs w:val="22"/>
        </w:rPr>
        <w:t xml:space="preserve">te for either or both of these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7271FB4F"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 xml:space="preserve">Audio was dubbed onto video of a young female talker holding a pen.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250"/>
      <w:commentRangeStart w:id="251"/>
      <w:r w:rsidR="00C161C5" w:rsidRPr="00ED3418">
        <w:rPr>
          <w:szCs w:val="22"/>
        </w:rPr>
        <w:t xml:space="preserve">thought the talker in the video </w:t>
      </w:r>
      <w:r w:rsidR="00D037E1">
        <w:rPr>
          <w:szCs w:val="22"/>
        </w:rPr>
        <w:t>said</w:t>
      </w:r>
      <w:r w:rsidR="000079D6" w:rsidRPr="00ED3418">
        <w:rPr>
          <w:szCs w:val="22"/>
        </w:rPr>
        <w:t xml:space="preserve"> </w:t>
      </w:r>
      <w:commentRangeEnd w:id="250"/>
      <w:r w:rsidR="00D037E1">
        <w:rPr>
          <w:rStyle w:val="CommentReference"/>
        </w:rPr>
        <w:commentReference w:id="250"/>
      </w:r>
      <w:commentRangeEnd w:id="251"/>
      <w:r w:rsidR="003F5649">
        <w:rPr>
          <w:rStyle w:val="CommentReference"/>
        </w:rPr>
        <w:commentReference w:id="251"/>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1F1AF607" w:rsidR="000758F1" w:rsidRPr="00ED3418" w:rsidRDefault="00A303DD" w:rsidP="00634F96">
      <w:pPr>
        <w:pStyle w:val="Caption"/>
        <w:rPr>
          <w:szCs w:val="22"/>
        </w:rPr>
      </w:pPr>
      <w:bookmarkStart w:id="252" w:name="_Ref81579849"/>
      <w:r w:rsidRPr="00ED3418">
        <w:rPr>
          <w:szCs w:val="22"/>
        </w:rPr>
        <w:lastRenderedPageBreak/>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252"/>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w:t>
      </w:r>
      <w:proofErr w:type="spellStart"/>
      <w:r w:rsidRPr="001F3C86">
        <w:rPr>
          <w:i w:val="0"/>
          <w:iCs w:val="0"/>
          <w:szCs w:val="22"/>
        </w:rPr>
        <w:t>asi</w:t>
      </w:r>
      <w:proofErr w:type="spellEnd"/>
      <w:r w:rsidRPr="00ED3418">
        <w:rPr>
          <w:szCs w:val="22"/>
        </w:rPr>
        <w:t xml:space="preserve"> to </w:t>
      </w:r>
      <w:proofErr w:type="spellStart"/>
      <w:r w:rsidRPr="001F3C86">
        <w:rPr>
          <w:i w:val="0"/>
          <w:iCs w:val="0"/>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E0CB892" w:rsidR="003A6A69" w:rsidRPr="00ED3418" w:rsidRDefault="009F6383" w:rsidP="00EE67E0">
      <w:pPr>
        <w:rPr>
          <w:szCs w:val="22"/>
        </w:rPr>
      </w:pPr>
      <w:commentRangeStart w:id="253"/>
      <w:r w:rsidRPr="00ED3418">
        <w:rPr>
          <w:szCs w:val="22"/>
        </w:rPr>
        <w:t xml:space="preserve">The use of audiovisual stimuli comes with unique challenges. While our goal was to investigate how the presence of the pen affects the perception of the acoustic input, the use of audiovisual stimuli entails </w:t>
      </w:r>
      <w:proofErr w:type="gramStart"/>
      <w:r w:rsidRPr="00ED3418">
        <w:rPr>
          <w:szCs w:val="22"/>
        </w:rPr>
        <w:t>that participants</w:t>
      </w:r>
      <w:proofErr w:type="gramEnd"/>
      <w:r w:rsidRPr="00ED3418">
        <w:rPr>
          <w:szCs w:val="22"/>
        </w:rPr>
        <w:t xml:space="preserve">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w:t>
      </w:r>
      <w:r w:rsidR="003F5649">
        <w:rPr>
          <w:szCs w:val="22"/>
        </w:rPr>
        <w:t xml:space="preserv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r w:rsidR="001329E0">
        <w:rPr>
          <w:szCs w:val="22"/>
        </w:rPr>
        <w:t>e.g.</w:t>
      </w:r>
      <w:r w:rsidR="00CE7AE0">
        <w:rPr>
          <w:szCs w:val="22"/>
        </w:rPr>
        <w:t>,</w:t>
      </w:r>
      <w:r w:rsidR="001329E0">
        <w:rPr>
          <w:szCs w:val="22"/>
        </w:rPr>
        <w:t xml:space="preserve"> </w:t>
      </w:r>
      <w:r w:rsidR="00982723" w:rsidRPr="00ED3418">
        <w:rPr>
          <w:szCs w:val="22"/>
        </w:rPr>
        <w:t>Bejjanki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also modeling the visual consequences of perturbing articulation by</w:t>
      </w:r>
      <w:r w:rsidR="00982723" w:rsidRPr="00ED3418">
        <w:rPr>
          <w:szCs w:val="22"/>
        </w:rPr>
        <w:t xml:space="preserve"> a pen is in the mouth. </w:t>
      </w:r>
    </w:p>
    <w:p w14:paraId="6D04E68F" w14:textId="6E46BCFD"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proofErr w:type="spellStart"/>
      <w:r w:rsidR="003901D6">
        <w:rPr>
          <w:i/>
          <w:iCs/>
          <w:szCs w:val="22"/>
        </w:rPr>
        <w:t>asi</w:t>
      </w:r>
      <w:proofErr w:type="spellEnd"/>
      <w:r w:rsidRPr="00ED3418">
        <w:rPr>
          <w:szCs w:val="22"/>
        </w:rPr>
        <w:t xml:space="preserve"> or </w:t>
      </w:r>
      <w:proofErr w:type="spellStart"/>
      <w:r w:rsidR="003901D6">
        <w:rPr>
          <w:i/>
          <w:iCs/>
          <w:szCs w:val="22"/>
        </w:rPr>
        <w:t>ashi</w:t>
      </w:r>
      <w:proofErr w:type="spellEnd"/>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lastRenderedPageBreak/>
        <w:t xml:space="preserve">democracy, </w:t>
      </w:r>
      <w:r w:rsidR="00620763" w:rsidRPr="00ED3418">
        <w:rPr>
          <w:szCs w:val="22"/>
        </w:rPr>
        <w:t xml:space="preserve">for example, we would expect responses to be biased towards </w:t>
      </w:r>
      <w:proofErr w:type="spellStart"/>
      <w:r w:rsidR="003901D6">
        <w:rPr>
          <w:i/>
          <w:iCs/>
          <w:szCs w:val="22"/>
        </w:rPr>
        <w:t>asi</w:t>
      </w:r>
      <w:proofErr w:type="spellEnd"/>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proofErr w:type="spellStart"/>
      <w:r w:rsidR="003901D6">
        <w:rPr>
          <w:i/>
          <w:iCs/>
          <w:szCs w:val="22"/>
        </w:rPr>
        <w:t>ashi</w:t>
      </w:r>
      <w:proofErr w:type="spellEnd"/>
      <w:r w:rsidR="00620763" w:rsidRPr="00ED3418">
        <w:rPr>
          <w:szCs w:val="22"/>
        </w:rPr>
        <w:t>.</w:t>
      </w:r>
      <w:commentRangeEnd w:id="253"/>
      <w:r w:rsidR="00057517">
        <w:rPr>
          <w:rStyle w:val="CommentReference"/>
        </w:rPr>
        <w:commentReference w:id="253"/>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proofErr w:type="spellStart"/>
      <w:r w:rsidR="003901D6">
        <w:rPr>
          <w:i/>
          <w:iCs/>
          <w:szCs w:val="22"/>
        </w:rPr>
        <w:t>ashi</w:t>
      </w:r>
      <w:proofErr w:type="spellEnd"/>
      <w:r w:rsidR="003901D6">
        <w:rPr>
          <w:i/>
          <w:iCs/>
          <w:szCs w:val="22"/>
        </w:rPr>
        <w:t>–</w:t>
      </w:r>
      <w:proofErr w:type="spellStart"/>
      <w:r w:rsidR="003901D6">
        <w:rPr>
          <w:i/>
          <w:iCs/>
          <w:szCs w:val="22"/>
        </w:rPr>
        <w:t>asi</w:t>
      </w:r>
      <w:proofErr w:type="spellEnd"/>
      <w:r w:rsidR="003901D6">
        <w:rPr>
          <w:i/>
          <w:iCs/>
          <w:szCs w:val="22"/>
        </w:rPr>
        <w:t xml:space="preserve">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2C3972DC" w14:textId="27F518B8" w:rsidR="001E0131" w:rsidRDefault="00620763" w:rsidP="001E0131">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r w:rsidR="00D5256D">
        <w:rPr>
          <w:szCs w:val="22"/>
        </w:rPr>
        <w:t>counter-</w:t>
      </w:r>
      <w:r w:rsidR="005032D8" w:rsidRPr="00ED3418">
        <w:rPr>
          <w:szCs w:val="22"/>
        </w:rPr>
        <w:t xml:space="preserve">balanced nuisance </w:t>
      </w:r>
      <w:r w:rsidR="00D5256D">
        <w:rPr>
          <w:szCs w:val="22"/>
        </w:rPr>
        <w:t>variables</w:t>
      </w:r>
      <w:r w:rsidR="00D5256D" w:rsidRPr="00ED3418">
        <w:rPr>
          <w:szCs w:val="22"/>
        </w:rPr>
        <w:t xml:space="preserve"> </w:t>
      </w:r>
      <w:r w:rsidRPr="00ED3418">
        <w:rPr>
          <w:szCs w:val="22"/>
        </w:rPr>
        <w:t xml:space="preserve">described below. </w:t>
      </w:r>
      <w:r w:rsidR="001E0131" w:rsidRPr="001E0131">
        <w:rPr>
          <w:szCs w:val="22"/>
        </w:rPr>
        <w:t xml:space="preserve">Participants took an average of </w:t>
      </w:r>
      <w:r w:rsidR="001E0131">
        <w:rPr>
          <w:szCs w:val="22"/>
        </w:rPr>
        <w:t>2</w:t>
      </w:r>
      <w:r w:rsidR="00AB672C">
        <w:rPr>
          <w:szCs w:val="22"/>
        </w:rPr>
        <w:t>2</w:t>
      </w:r>
      <w:r w:rsidR="001E0131">
        <w:rPr>
          <w:szCs w:val="22"/>
        </w:rPr>
        <w:t>.</w:t>
      </w:r>
      <w:r w:rsidR="00AB672C">
        <w:rPr>
          <w:szCs w:val="22"/>
        </w:rPr>
        <w:t>3</w:t>
      </w:r>
      <w:r w:rsidR="001E0131" w:rsidRPr="001E0131">
        <w:rPr>
          <w:szCs w:val="22"/>
        </w:rPr>
        <w:t xml:space="preserve"> minutes to complete the experiment (SD = </w:t>
      </w:r>
      <w:r w:rsidR="00AB672C">
        <w:rPr>
          <w:szCs w:val="22"/>
        </w:rPr>
        <w:t>17</w:t>
      </w:r>
      <w:r w:rsidR="001E0131">
        <w:rPr>
          <w:szCs w:val="22"/>
        </w:rPr>
        <w:t>.</w:t>
      </w:r>
      <w:r w:rsidR="00AB672C">
        <w:rPr>
          <w:szCs w:val="22"/>
        </w:rPr>
        <w:t>3</w:t>
      </w:r>
      <w:r w:rsidR="001E0131" w:rsidRPr="001E0131">
        <w:rPr>
          <w:szCs w:val="22"/>
        </w:rPr>
        <w:t xml:space="preserve"> minutes) and were remunerated $</w:t>
      </w:r>
      <w:r w:rsidR="001E0131">
        <w:rPr>
          <w:szCs w:val="22"/>
        </w:rPr>
        <w:t>6</w:t>
      </w:r>
      <w:r w:rsidR="001E0131" w:rsidRPr="001E0131">
        <w:rPr>
          <w:szCs w:val="22"/>
        </w:rPr>
        <w:t>.00/hour.</w:t>
      </w:r>
      <w:r w:rsidRPr="00ED3418">
        <w:rPr>
          <w:szCs w:val="22"/>
        </w:rPr>
        <w:t xml:space="preserve"> </w:t>
      </w:r>
    </w:p>
    <w:p w14:paraId="5D53BB6B" w14:textId="4FCAA56F" w:rsidR="005032D8" w:rsidRPr="005427E2" w:rsidRDefault="00620763" w:rsidP="001E0131">
      <w:pPr>
        <w:rPr>
          <w:szCs w:val="22"/>
        </w:rPr>
      </w:pPr>
      <w:r w:rsidRPr="00ED3418">
        <w:rPr>
          <w:szCs w:val="22"/>
        </w:rPr>
        <w:t>Participa</w:t>
      </w:r>
      <w:r w:rsidR="00C96151">
        <w:rPr>
          <w:szCs w:val="22"/>
        </w:rPr>
        <w:t>nts</w:t>
      </w:r>
      <w:r w:rsidRPr="00ED3418">
        <w:rPr>
          <w:szCs w:val="22"/>
        </w:rPr>
        <w:t xml:space="preserve"> only saw the experiment advertised, and could only participate in it, if </w:t>
      </w:r>
      <w:r w:rsidR="00134C06" w:rsidRPr="00ED3418">
        <w:rPr>
          <w:szCs w:val="22"/>
        </w:rPr>
        <w:t xml:space="preserve">(i) they were located within the US, (ii) had an approval rating of 99% or higher, </w:t>
      </w:r>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r w:rsidR="00134C06" w:rsidRPr="00ED3418">
        <w:rPr>
          <w:szCs w:val="22"/>
        </w:rPr>
        <w:t>and (i</w:t>
      </w:r>
      <w:r w:rsidR="00EC41F6">
        <w:rPr>
          <w:szCs w:val="22"/>
        </w:rPr>
        <w:t>v</w:t>
      </w:r>
      <w:r w:rsidR="00134C06" w:rsidRPr="00ED3418">
        <w:rPr>
          <w:szCs w:val="22"/>
        </w:rPr>
        <w:t xml:space="preserve">) </w:t>
      </w:r>
      <w:r w:rsidRPr="00ED3418">
        <w:rPr>
          <w:szCs w:val="22"/>
        </w:rPr>
        <w:t>had not previously taken any of the other experiments in this study or in Liu and Jaeger (2018, 2019).</w:t>
      </w:r>
      <w:r w:rsidR="00134C06" w:rsidRPr="00ED3418">
        <w:rPr>
          <w:szCs w:val="22"/>
        </w:rPr>
        <w:t xml:space="preserve"> </w:t>
      </w:r>
      <w:r w:rsidR="000D32C8">
        <w:rPr>
          <w:szCs w:val="22"/>
        </w:rPr>
        <w:t xml:space="preserve">Before the experiment </w:t>
      </w:r>
      <w:r w:rsidR="007F52B4">
        <w:rPr>
          <w:szCs w:val="22"/>
        </w:rPr>
        <w:t>could be accepted</w:t>
      </w:r>
      <w:r w:rsidR="000D32C8">
        <w:rPr>
          <w:szCs w:val="22"/>
        </w:rPr>
        <w:t>, p</w:t>
      </w:r>
      <w:commentRangeStart w:id="254"/>
      <w:r w:rsidR="003D6AB3">
        <w:rPr>
          <w:szCs w:val="22"/>
        </w:rPr>
        <w:t>articipants had to</w:t>
      </w:r>
      <w:r w:rsidR="000D32C8">
        <w:rPr>
          <w:szCs w:val="22"/>
        </w:rPr>
        <w:t xml:space="preserve"> confirm that they were (i) </w:t>
      </w:r>
      <w:r w:rsidR="003D6AB3">
        <w:rPr>
          <w:szCs w:val="22"/>
        </w:rPr>
        <w:t xml:space="preserve">native speakers of US English (defined as </w:t>
      </w:r>
      <w:r w:rsidR="003D6AB3" w:rsidRPr="001F3C86">
        <w:rPr>
          <w:szCs w:val="22"/>
          <w:highlight w:val="yellow"/>
        </w:rPr>
        <w:t>XXX</w:t>
      </w:r>
      <w:r w:rsidR="000D32C8">
        <w:rPr>
          <w:szCs w:val="22"/>
        </w:rPr>
        <w:t>), (ii) in a quiet room without distractions, (ii) wearing over-the-ear headphones.</w:t>
      </w:r>
      <w:commentRangeEnd w:id="254"/>
      <w:r w:rsidR="003D6AB3">
        <w:rPr>
          <w:rStyle w:val="CommentReference"/>
        </w:rPr>
        <w:commentReference w:id="254"/>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4F43900B" w14:textId="30FDCAEE" w:rsidR="00620763" w:rsidRPr="002D3F41" w:rsidRDefault="00801CA0" w:rsidP="003E79A6">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proofErr w:type="spellStart"/>
      <w:r w:rsidR="00E20210">
        <w:rPr>
          <w:i/>
          <w:iCs/>
          <w:szCs w:val="22"/>
        </w:rPr>
        <w:t>ashi</w:t>
      </w:r>
      <w:proofErr w:type="spellEnd"/>
      <w:r w:rsidR="00E20210">
        <w:rPr>
          <w:i/>
          <w:iCs/>
          <w:szCs w:val="22"/>
        </w:rPr>
        <w:t xml:space="preserve"> </w:t>
      </w:r>
      <w:r w:rsidR="00E20210">
        <w:rPr>
          <w:szCs w:val="22"/>
        </w:rPr>
        <w:t xml:space="preserve">to </w:t>
      </w:r>
      <w:proofErr w:type="spellStart"/>
      <w:r w:rsidR="00E20210">
        <w:rPr>
          <w:i/>
          <w:iCs/>
          <w:szCs w:val="22"/>
        </w:rPr>
        <w:t>asi</w:t>
      </w:r>
      <w:proofErr w:type="spellEnd"/>
      <w:r w:rsidR="00E20210">
        <w:rPr>
          <w:i/>
          <w:iCs/>
          <w:szCs w:val="22"/>
        </w:rPr>
        <w:t xml:space="preserve">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w:t>
      </w:r>
      <w:r w:rsidR="005032D8" w:rsidRPr="00ED3418">
        <w:rPr>
          <w:szCs w:val="22"/>
        </w:rPr>
        <w:lastRenderedPageBreak/>
        <w:t xml:space="preserve">This continuum was created with FricativeMakerPro (McMurray, Rhone, &amp; Galle, 2012) based on </w:t>
      </w:r>
      <w:r w:rsidR="00620763" w:rsidRPr="00ED3418">
        <w:rPr>
          <w:szCs w:val="22"/>
        </w:rPr>
        <w:t>recordings</w:t>
      </w:r>
      <w:r w:rsidR="005032D8" w:rsidRPr="00ED3418">
        <w:rPr>
          <w:szCs w:val="22"/>
        </w:rPr>
        <w:t xml:space="preserve"> of typical </w:t>
      </w:r>
      <w:proofErr w:type="spellStart"/>
      <w:r w:rsidR="00E20210">
        <w:rPr>
          <w:i/>
          <w:iCs/>
          <w:szCs w:val="22"/>
        </w:rPr>
        <w:t>ashi</w:t>
      </w:r>
      <w:proofErr w:type="spellEnd"/>
      <w:r w:rsidR="005032D8" w:rsidRPr="00ED3418">
        <w:rPr>
          <w:szCs w:val="22"/>
        </w:rPr>
        <w:t xml:space="preserve"> and </w:t>
      </w:r>
      <w:proofErr w:type="spellStart"/>
      <w:r w:rsidR="00E20210">
        <w:rPr>
          <w:i/>
          <w:iCs/>
          <w:szCs w:val="22"/>
        </w:rPr>
        <w:t>asi</w:t>
      </w:r>
      <w:proofErr w:type="spellEnd"/>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proofErr w:type="spellStart"/>
      <w:r w:rsidR="00BA1F61">
        <w:rPr>
          <w:i/>
          <w:iCs/>
          <w:szCs w:val="22"/>
        </w:rPr>
        <w:t>ashi</w:t>
      </w:r>
      <w:proofErr w:type="spellEnd"/>
      <w:r w:rsidR="00BA1F61">
        <w:rPr>
          <w:i/>
          <w:iCs/>
          <w:szCs w:val="22"/>
        </w:rPr>
        <w:t xml:space="preserve"> </w:t>
      </w:r>
      <w:r w:rsidR="00457C4F" w:rsidRPr="00ED3418">
        <w:rPr>
          <w:szCs w:val="22"/>
        </w:rPr>
        <w:t xml:space="preserve">and 50% </w:t>
      </w:r>
      <w:proofErr w:type="spellStart"/>
      <w:r w:rsidR="00BA1F61">
        <w:rPr>
          <w:i/>
          <w:iCs/>
          <w:szCs w:val="22"/>
        </w:rPr>
        <w:t>asi</w:t>
      </w:r>
      <w:proofErr w:type="spellEnd"/>
      <w:r w:rsidR="00457C4F" w:rsidRPr="00ED3418">
        <w:rPr>
          <w:szCs w:val="22"/>
        </w:rPr>
        <w:t xml:space="preserve"> responses. Similar to experiments on perceptual recalibration, we thus aimed to select one step </w:t>
      </w:r>
      <w:r w:rsidR="00620763" w:rsidRPr="00ED3418">
        <w:rPr>
          <w:szCs w:val="22"/>
        </w:rPr>
        <w:t xml:space="preserve">that, across all other manipulations, would yield approximated 25%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four steps that would yield close to 50%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-response</w:t>
      </w:r>
      <w:r w:rsidR="00BA1F61">
        <w:rPr>
          <w:szCs w:val="22"/>
        </w:rPr>
        <w:t>s</w:t>
      </w:r>
      <w:r w:rsidR="00620763" w:rsidRPr="00ED3418">
        <w:rPr>
          <w:szCs w:val="22"/>
        </w:rPr>
        <w:t xml:space="preserve">, and one step that would yield 75%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w:t>
      </w:r>
      <w:r w:rsidR="00457C4F" w:rsidRPr="00ED3418">
        <w:rPr>
          <w:szCs w:val="22"/>
        </w:rPr>
        <w:t>e.g.,</w:t>
      </w:r>
      <w:r w:rsidR="00620763" w:rsidRPr="00ED3418">
        <w:rPr>
          <w:szCs w:val="22"/>
        </w:rPr>
        <w:t xml:space="preserve"> Kraljic et al., 2008 and </w:t>
      </w:r>
      <w:r w:rsidR="001F3C86">
        <w:rPr>
          <w:szCs w:val="22"/>
        </w:rPr>
        <w:t>later</w:t>
      </w:r>
      <w:r w:rsidR="001F3C86" w:rsidRPr="00ED3418">
        <w:rPr>
          <w:szCs w:val="22"/>
        </w:rPr>
        <w:t xml:space="preserve"> </w:t>
      </w:r>
      <w:r w:rsidR="00620763" w:rsidRPr="00ED3418">
        <w:rPr>
          <w:szCs w:val="22"/>
        </w:rPr>
        <w:t>work).</w:t>
      </w:r>
      <w:r w:rsidR="00BA5C7C" w:rsidRPr="00ED3418">
        <w:rPr>
          <w:szCs w:val="22"/>
        </w:rPr>
        <w:t>The six acoustic continuum steps selected differed between Experiments 1a-c</w:t>
      </w:r>
      <w:r w:rsidR="003E79A6">
        <w:rPr>
          <w:szCs w:val="22"/>
        </w:rPr>
        <w:t>, with the goal to increase power for this and subsequent experiments (for details, see SI:</w:t>
      </w:r>
      <w:r w:rsidR="003E79A6" w:rsidRPr="00D81744">
        <w:rPr>
          <w:szCs w:val="22"/>
          <w:highlight w:val="yellow"/>
        </w:rPr>
        <w:t>XXX</w:t>
      </w:r>
      <w:r w:rsidR="003E79A6">
        <w:rPr>
          <w:szCs w:val="22"/>
        </w:rPr>
        <w:t>)</w:t>
      </w:r>
      <w:r w:rsidR="00BA5C7C" w:rsidRPr="00ED3418">
        <w:rPr>
          <w:szCs w:val="22"/>
        </w:rPr>
        <w:t xml:space="preserve">. </w:t>
      </w:r>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 xml:space="preserve">Kraljic et al. (2008; Kraljic &amp; Samuel, 2011), providing a highly plausible match for the voice of the talker </w:t>
      </w:r>
      <w:r w:rsidRPr="00ED3418">
        <w:rPr>
          <w:szCs w:val="22"/>
        </w:rPr>
        <w:lastRenderedPageBreak/>
        <w:t>in audio recordings. Previous study has used this exact combination of the videos recorded by Babel and the audio recorded by Kraljic and found perceptual recalibration for audio-only test stimuli from the audio recorded by Kraljic (Liu &amp; Jaeger, 2018).</w:t>
      </w:r>
    </w:p>
    <w:p w14:paraId="601FBC3D" w14:textId="5966F7E5" w:rsidR="00620763" w:rsidRPr="00ED3418" w:rsidRDefault="00620763" w:rsidP="00634F96">
      <w:pPr>
        <w:rPr>
          <w:szCs w:val="22"/>
        </w:rPr>
      </w:pPr>
      <w:r w:rsidRPr="00ED3418">
        <w:rPr>
          <w:szCs w:val="22"/>
        </w:rPr>
        <w:t xml:space="preserve">The stimuli created by Babel and colleagues (Babel 2016) did not contain video recordings of the </w:t>
      </w:r>
      <w:proofErr w:type="spellStart"/>
      <w:r w:rsidR="002D3F41">
        <w:rPr>
          <w:i/>
          <w:iCs/>
          <w:szCs w:val="22"/>
        </w:rPr>
        <w:t>ashi-asi</w:t>
      </w:r>
      <w:proofErr w:type="spellEnd"/>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proofErr w:type="spellStart"/>
      <w:r w:rsidR="002D3F41">
        <w:rPr>
          <w:i/>
          <w:iCs/>
          <w:szCs w:val="22"/>
        </w:rPr>
        <w:t>ashi</w:t>
      </w:r>
      <w:proofErr w:type="spellEnd"/>
      <w:r w:rsidR="002D3F41">
        <w:rPr>
          <w:i/>
          <w:iCs/>
          <w:szCs w:val="22"/>
        </w:rPr>
        <w:t xml:space="preserve"> </w:t>
      </w:r>
      <w:r w:rsidR="002D3F41">
        <w:rPr>
          <w:szCs w:val="22"/>
        </w:rPr>
        <w:t>(e.g.</w:t>
      </w:r>
      <w:r w:rsidR="001F3C86">
        <w:rPr>
          <w:szCs w:val="22"/>
        </w:rPr>
        <w:t>,</w:t>
      </w:r>
      <w:r w:rsidR="002D3F41">
        <w:rPr>
          <w:szCs w:val="22"/>
        </w:rPr>
        <w:t xml:space="preserve"> </w:t>
      </w:r>
      <w:r w:rsidR="002D3F41">
        <w:rPr>
          <w:i/>
          <w:iCs/>
          <w:szCs w:val="22"/>
        </w:rPr>
        <w:t>m[</w:t>
      </w:r>
      <w:proofErr w:type="spellStart"/>
      <w:r w:rsidR="002D3F41">
        <w:rPr>
          <w:i/>
          <w:iCs/>
          <w:szCs w:val="22"/>
        </w:rPr>
        <w:t>achi</w:t>
      </w:r>
      <w:proofErr w:type="spellEnd"/>
      <w:r w:rsidR="002D3F41">
        <w:rPr>
          <w:i/>
          <w:iCs/>
          <w:szCs w:val="22"/>
        </w:rPr>
        <w:t>]</w:t>
      </w:r>
      <w:proofErr w:type="spellStart"/>
      <w:r w:rsidR="002D3F41">
        <w:rPr>
          <w:i/>
          <w:iCs/>
          <w:szCs w:val="22"/>
        </w:rPr>
        <w:t>nery</w:t>
      </w:r>
      <w:proofErr w:type="spellEnd"/>
      <w:r w:rsidR="002D3F41">
        <w:rPr>
          <w:szCs w:val="22"/>
        </w:rPr>
        <w:t>)</w:t>
      </w:r>
      <w:r w:rsidRPr="00ED3418">
        <w:rPr>
          <w:szCs w:val="22"/>
        </w:rPr>
        <w:t xml:space="preserve"> or </w:t>
      </w:r>
      <w:proofErr w:type="spellStart"/>
      <w:r w:rsidR="002D3F41">
        <w:rPr>
          <w:i/>
          <w:iCs/>
          <w:szCs w:val="22"/>
        </w:rPr>
        <w:t>asi</w:t>
      </w:r>
      <w:proofErr w:type="spellEnd"/>
      <w:r w:rsidR="002D3F41">
        <w:rPr>
          <w:i/>
          <w:iCs/>
          <w:szCs w:val="22"/>
        </w:rPr>
        <w:t xml:space="preserve"> </w:t>
      </w:r>
      <w:r w:rsidR="002D3F41">
        <w:rPr>
          <w:szCs w:val="22"/>
        </w:rPr>
        <w:t>(e.g.</w:t>
      </w:r>
      <w:r w:rsidR="001F3C86">
        <w:rPr>
          <w:szCs w:val="22"/>
        </w:rPr>
        <w:t>,</w:t>
      </w:r>
      <w:r w:rsidR="002D3F41">
        <w:rPr>
          <w:szCs w:val="22"/>
        </w:rPr>
        <w:t xml:space="preserve"> </w:t>
      </w:r>
      <w:proofErr w:type="spellStart"/>
      <w:r w:rsidR="002D3F41">
        <w:rPr>
          <w:i/>
          <w:iCs/>
          <w:szCs w:val="22"/>
        </w:rPr>
        <w:t>democr</w:t>
      </w:r>
      <w:proofErr w:type="spellEnd"/>
      <w:r w:rsidR="002D3F41">
        <w:rPr>
          <w:i/>
          <w:iCs/>
          <w:szCs w:val="22"/>
        </w:rPr>
        <w:t>[</w:t>
      </w:r>
      <w:proofErr w:type="spellStart"/>
      <w:r w:rsidR="002D3F41">
        <w:rPr>
          <w:i/>
          <w:iCs/>
          <w:szCs w:val="22"/>
        </w:rPr>
        <w:t>acy</w:t>
      </w:r>
      <w:proofErr w:type="spellEnd"/>
      <w:r w:rsidR="002D3F41">
        <w:rPr>
          <w:i/>
          <w:iCs/>
          <w:szCs w:val="22"/>
        </w:rPr>
        <w:t>]</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r w:rsidR="00057517">
        <w:rPr>
          <w:szCs w:val="22"/>
        </w:rPr>
        <w:t>-</w:t>
      </w:r>
      <w:r w:rsidR="00E31B55">
        <w:rPr>
          <w:szCs w:val="22"/>
        </w:rPr>
        <w:t xml:space="preserve">source </w:t>
      </w:r>
      <w:r w:rsidRPr="00ED3418">
        <w:rPr>
          <w:szCs w:val="22"/>
        </w:rPr>
        <w:t xml:space="preserve">video editing software Shotcut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w:t>
      </w:r>
      <w:proofErr w:type="spellStart"/>
      <w:r w:rsidR="005C0E5E">
        <w:rPr>
          <w:i/>
          <w:iCs/>
          <w:szCs w:val="22"/>
        </w:rPr>
        <w:t>acy</w:t>
      </w:r>
      <w:proofErr w:type="spellEnd"/>
      <w:r w:rsidR="005C0E5E">
        <w:rPr>
          <w:i/>
          <w:iCs/>
          <w:szCs w:val="22"/>
        </w:rPr>
        <w:t>]</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proofErr w:type="spellStart"/>
      <w:r w:rsidR="005C0E5E">
        <w:rPr>
          <w:i/>
          <w:iCs/>
          <w:szCs w:val="22"/>
        </w:rPr>
        <w:t>ashi</w:t>
      </w:r>
      <w:proofErr w:type="spellEnd"/>
      <w:r w:rsidR="003A0879" w:rsidRPr="00ED3418">
        <w:rPr>
          <w:szCs w:val="22"/>
        </w:rPr>
        <w:t xml:space="preserve"> sequence</w:t>
      </w:r>
      <w:r w:rsidRPr="00ED3418">
        <w:rPr>
          <w:szCs w:val="22"/>
        </w:rPr>
        <w:t xml:space="preserve"> (e.g., </w:t>
      </w:r>
      <w:proofErr w:type="spellStart"/>
      <w:r w:rsidR="005C0E5E">
        <w:rPr>
          <w:i/>
          <w:iCs/>
          <w:szCs w:val="22"/>
        </w:rPr>
        <w:t>gl</w:t>
      </w:r>
      <w:proofErr w:type="spellEnd"/>
      <w:r w:rsidR="005C0E5E">
        <w:rPr>
          <w:i/>
          <w:iCs/>
          <w:szCs w:val="22"/>
        </w:rPr>
        <w:t>[</w:t>
      </w:r>
      <w:proofErr w:type="spellStart"/>
      <w:r w:rsidR="005C0E5E">
        <w:rPr>
          <w:i/>
          <w:iCs/>
          <w:szCs w:val="22"/>
        </w:rPr>
        <w:t>aci</w:t>
      </w:r>
      <w:proofErr w:type="spellEnd"/>
      <w:r w:rsidR="005C0E5E">
        <w:rPr>
          <w:i/>
          <w:iCs/>
          <w:szCs w:val="22"/>
        </w:rPr>
        <w:t>]er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r w:rsidR="004F276B">
        <w:rPr>
          <w:szCs w:val="22"/>
        </w:rPr>
        <w:t xml:space="preserve"> (see SI:</w:t>
      </w:r>
      <w:r w:rsidR="004F276B" w:rsidRPr="003F5649">
        <w:rPr>
          <w:highlight w:val="yellow"/>
        </w:rPr>
        <w:t>XXX</w:t>
      </w:r>
      <w:r w:rsidR="004F276B">
        <w:rPr>
          <w:szCs w:val="22"/>
        </w:rPr>
        <w:t>)</w:t>
      </w:r>
      <w:r w:rsidRPr="00ED3418">
        <w:rPr>
          <w:szCs w:val="22"/>
        </w:rPr>
        <w:t xml:space="preserve">. </w:t>
      </w:r>
    </w:p>
    <w:p w14:paraId="0190AB31" w14:textId="40F61A86"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 xml:space="preserve">The audio and video recordings were combined into audiovisual </w:t>
      </w:r>
      <w:r w:rsidRPr="00ED3418">
        <w:rPr>
          <w:szCs w:val="22"/>
        </w:rPr>
        <w:lastRenderedPageBreak/>
        <w:t>stimuli following the same procedure used in Liu and Jaeger (2018). Care was taken to ensure that 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p>
    <w:p w14:paraId="05DCF9BE" w14:textId="4ECD8FA5"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w:t>
      </w:r>
      <w:r w:rsidR="003F33E6">
        <w:rPr>
          <w:szCs w:val="22"/>
        </w:rPr>
        <w:t>n exit</w:t>
      </w:r>
      <w:r w:rsidRPr="00ED3418">
        <w:rPr>
          <w:szCs w:val="22"/>
        </w:rPr>
        <w:t xml:space="preserve"> survey.</w:t>
      </w:r>
      <w:r w:rsidR="00E80486" w:rsidRPr="00E80486">
        <w:rPr>
          <w:szCs w:val="22"/>
        </w:rPr>
        <w:t xml:space="preserve"> </w:t>
      </w:r>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54367CC5" w:rsidR="00620763" w:rsidRPr="00ED3418" w:rsidRDefault="00620763" w:rsidP="00634F96">
      <w:pPr>
        <w:rPr>
          <w:szCs w:val="22"/>
        </w:rPr>
      </w:pPr>
      <w:r w:rsidRPr="00ED3418">
        <w:rPr>
          <w:szCs w:val="22"/>
        </w:rPr>
        <w:lastRenderedPageBreak/>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r w:rsidR="00B834D2">
        <w:rPr>
          <w:szCs w:val="22"/>
        </w:rPr>
        <w:t xml:space="preserve"> </w:t>
      </w:r>
      <w:r w:rsidR="003E79A6">
        <w:rPr>
          <w:szCs w:val="22"/>
          <w:highlight w:val="yellow"/>
        </w:rPr>
        <w:t>3</w:t>
      </w:r>
      <w:r w:rsidR="00B834D2" w:rsidRPr="00CE7AE0">
        <w:rPr>
          <w:szCs w:val="22"/>
          <w:highlight w:val="yellow"/>
        </w:rPr>
        <w:t xml:space="preserve"> and </w:t>
      </w:r>
      <w:r w:rsidR="003E79A6">
        <w:rPr>
          <w:szCs w:val="22"/>
          <w:highlight w:val="yellow"/>
        </w:rPr>
        <w:t>4</w:t>
      </w:r>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proofErr w:type="spellStart"/>
      <w:r w:rsidR="00C32404">
        <w:rPr>
          <w:i/>
          <w:iCs/>
          <w:szCs w:val="22"/>
        </w:rPr>
        <w:t>asi</w:t>
      </w:r>
      <w:proofErr w:type="spellEnd"/>
      <w:r w:rsidRPr="00ED3418">
        <w:rPr>
          <w:szCs w:val="22"/>
        </w:rPr>
        <w:t xml:space="preserve"> or </w:t>
      </w:r>
      <w:proofErr w:type="spellStart"/>
      <w:r w:rsidR="00C32404">
        <w:rPr>
          <w:i/>
          <w:iCs/>
          <w:szCs w:val="22"/>
        </w:rPr>
        <w:t>ashi</w:t>
      </w:r>
      <w:proofErr w:type="spellEnd"/>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commentRangeStart w:id="255"/>
      <w:r w:rsidRPr="00ED3418">
        <w:rPr>
          <w:noProof/>
          <w:szCs w:val="22"/>
        </w:rPr>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commentRangeEnd w:id="255"/>
      <w:r w:rsidR="00D81744">
        <w:rPr>
          <w:rStyle w:val="CommentReference"/>
          <w:i w:val="0"/>
          <w:iCs w:val="0"/>
          <w:color w:val="auto"/>
        </w:rPr>
        <w:commentReference w:id="255"/>
      </w:r>
    </w:p>
    <w:p w14:paraId="79EAABBE" w14:textId="441F9CEF" w:rsidR="00620763" w:rsidRPr="00ED3418" w:rsidRDefault="00620763" w:rsidP="00634F96">
      <w:pPr>
        <w:rPr>
          <w:szCs w:val="22"/>
        </w:rPr>
      </w:pPr>
      <w:r w:rsidRPr="00ED3418">
        <w:rPr>
          <w:szCs w:val="22"/>
        </w:rPr>
        <w:t xml:space="preserve">The order of test stimuli was determined separately for each participant through </w:t>
      </w:r>
      <w:r w:rsidRPr="00ED3418">
        <w:rPr>
          <w:szCs w:val="22"/>
        </w:rPr>
        <w:lastRenderedPageBreak/>
        <w:t>constrained randomization that grouped stimuli into blocks and then randomized the order within and across blocks (Kraljic et al., 2008; Liu &amp; Jaeger, 2018). 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sidRPr="001F3C86">
        <w:rPr>
          <w:i/>
          <w:iCs/>
          <w:szCs w:val="22"/>
        </w:rPr>
        <w:t>asi</w:t>
      </w:r>
      <w:proofErr w:type="spellEnd"/>
      <w:r w:rsidR="00F3028E" w:rsidRPr="001F3C86">
        <w:rPr>
          <w:i/>
          <w:iCs/>
          <w:szCs w:val="22"/>
        </w:rPr>
        <w:t xml:space="preserve"> – </w:t>
      </w:r>
      <w:proofErr w:type="spellStart"/>
      <w:r w:rsidRPr="001F3C86">
        <w:rPr>
          <w:i/>
          <w:iCs/>
          <w:szCs w:val="22"/>
        </w:rPr>
        <w:t>ashi</w:t>
      </w:r>
      <w:proofErr w:type="spellEnd"/>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695B7141" w14:textId="42D09478" w:rsidR="004D7307" w:rsidRDefault="003F33E6" w:rsidP="003F33E6">
      <w:pPr>
        <w:rPr>
          <w:szCs w:val="22"/>
        </w:rPr>
      </w:pPr>
      <w:r>
        <w:rPr>
          <w:i/>
          <w:iCs/>
          <w:szCs w:val="22"/>
        </w:rPr>
        <w:t>Exit</w:t>
      </w:r>
      <w:r w:rsidR="00620763" w:rsidRPr="00ED3418">
        <w:rPr>
          <w:i/>
          <w:iCs/>
          <w:szCs w:val="22"/>
        </w:rPr>
        <w:t xml:space="preserve"> survey</w:t>
      </w:r>
      <w:r w:rsidR="006D2EFB" w:rsidRPr="00ED3418">
        <w:rPr>
          <w:i/>
          <w:iCs/>
          <w:szCs w:val="22"/>
        </w:rPr>
        <w:t xml:space="preserve">. </w:t>
      </w:r>
      <w:r w:rsidR="00620763" w:rsidRPr="00ED3418">
        <w:rPr>
          <w:szCs w:val="22"/>
        </w:rPr>
        <w:t>The survey for Experiment 1a was identical to that of Liu and Jaeger (2018).</w:t>
      </w:r>
      <w:r w:rsidR="004D7307">
        <w:rPr>
          <w:szCs w:val="22"/>
        </w:rPr>
        <w:t xml:space="preserve"> All questions are listed in the SI </w:t>
      </w:r>
      <w:r w:rsidR="004D7307" w:rsidRPr="00102065">
        <w:rPr>
          <w:szCs w:val="22"/>
          <w:highlight w:val="yellow"/>
        </w:rPr>
        <w:t>(XXX</w:t>
      </w:r>
      <w:r w:rsidR="004D7307">
        <w:rPr>
          <w:szCs w:val="22"/>
        </w:rPr>
        <w:t>).</w:t>
      </w:r>
      <w:r w:rsidR="00620763" w:rsidRPr="00ED3418">
        <w:rPr>
          <w:szCs w:val="22"/>
        </w:rPr>
        <w:t xml:space="preserve"> Questions assessed the quality of the audio equipment and whether participants experienced stalling of audio or video (to help us catch </w:t>
      </w:r>
      <w:r w:rsidR="004D7307">
        <w:rPr>
          <w:szCs w:val="22"/>
        </w:rPr>
        <w:t xml:space="preserve">code </w:t>
      </w:r>
      <w:r w:rsidR="00620763" w:rsidRPr="00ED3418">
        <w:rPr>
          <w:szCs w:val="22"/>
        </w:rPr>
        <w:t xml:space="preserve">problems). </w:t>
      </w:r>
      <w:r>
        <w:rPr>
          <w:szCs w:val="22"/>
        </w:rPr>
        <w:t>T</w:t>
      </w:r>
      <w:r w:rsidR="00620763" w:rsidRPr="00ED3418">
        <w:rPr>
          <w:szCs w:val="22"/>
        </w:rPr>
        <w:t xml:space="preserve">he survey also contained a catch question, asking about the gender of the talker shown during the test phase. </w:t>
      </w:r>
      <w:r>
        <w:rPr>
          <w:szCs w:val="22"/>
        </w:rPr>
        <w:t>In</w:t>
      </w:r>
      <w:r w:rsidRPr="00ED3418">
        <w:rPr>
          <w:szCs w:val="22"/>
        </w:rPr>
        <w:t xml:space="preserve"> </w:t>
      </w:r>
      <w:r w:rsidR="00620763" w:rsidRPr="00ED3418">
        <w:rPr>
          <w:szCs w:val="22"/>
        </w:rPr>
        <w:t>Experiment</w:t>
      </w:r>
      <w:r>
        <w:rPr>
          <w:szCs w:val="22"/>
        </w:rPr>
        <w:t>s</w:t>
      </w:r>
      <w:r w:rsidR="00620763" w:rsidRPr="00ED3418">
        <w:rPr>
          <w:szCs w:val="22"/>
        </w:rPr>
        <w:t xml:space="preserve"> 1b</w:t>
      </w:r>
      <w:r>
        <w:rPr>
          <w:szCs w:val="22"/>
        </w:rPr>
        <w:t xml:space="preserve"> and 1c, </w:t>
      </w:r>
      <w:r w:rsidR="00620763" w:rsidRPr="00ED3418">
        <w:rPr>
          <w:szCs w:val="22"/>
        </w:rPr>
        <w:t xml:space="preserve">we </w:t>
      </w:r>
      <w:r>
        <w:rPr>
          <w:szCs w:val="22"/>
        </w:rPr>
        <w:t xml:space="preserve">made minor changes to </w:t>
      </w:r>
      <w:r w:rsidR="00620763" w:rsidRPr="00ED3418">
        <w:rPr>
          <w:szCs w:val="22"/>
        </w:rPr>
        <w:t xml:space="preserve">the </w:t>
      </w:r>
      <w:r>
        <w:rPr>
          <w:szCs w:val="22"/>
        </w:rPr>
        <w:t>wording of the exit</w:t>
      </w:r>
      <w:r w:rsidR="00620763" w:rsidRPr="00ED3418">
        <w:rPr>
          <w:szCs w:val="22"/>
        </w:rPr>
        <w:t xml:space="preserve"> survey</w:t>
      </w:r>
      <w:r>
        <w:rPr>
          <w:szCs w:val="22"/>
        </w:rPr>
        <w:t>, and removed some questions that had been found to be uninformative</w:t>
      </w:r>
      <w:r w:rsidR="004D7307">
        <w:rPr>
          <w:szCs w:val="22"/>
        </w:rPr>
        <w:t xml:space="preserve"> (for details, see SI </w:t>
      </w:r>
      <w:r w:rsidR="004D7307" w:rsidRPr="00102065">
        <w:rPr>
          <w:szCs w:val="22"/>
          <w:highlight w:val="yellow"/>
        </w:rPr>
        <w:t>XXX</w:t>
      </w:r>
      <w:r w:rsidR="004D7307">
        <w:rPr>
          <w:szCs w:val="22"/>
        </w:rPr>
        <w:t>)</w:t>
      </w:r>
      <w:r w:rsidR="00620763" w:rsidRPr="00ED3418">
        <w:rPr>
          <w:szCs w:val="22"/>
        </w:rPr>
        <w:t xml:space="preserve">. </w:t>
      </w:r>
    </w:p>
    <w:p w14:paraId="65F8E73B" w14:textId="22F108C6" w:rsidR="006D2EFB" w:rsidRPr="00ED3418" w:rsidRDefault="003F33E6" w:rsidP="003F33E6">
      <w:pPr>
        <w:rPr>
          <w:szCs w:val="22"/>
        </w:rPr>
      </w:pPr>
      <w:r w:rsidRPr="00ED3418">
        <w:rPr>
          <w:szCs w:val="22"/>
        </w:rPr>
        <w:t>Following th</w:t>
      </w:r>
      <w:r>
        <w:rPr>
          <w:szCs w:val="22"/>
        </w:rPr>
        <w:t>e exit</w:t>
      </w:r>
      <w:r w:rsidRPr="00ED3418">
        <w:rPr>
          <w:szCs w:val="22"/>
        </w:rPr>
        <w:t xml:space="preserve"> survey, a final survey collected demographic information using the gender, age, race, and ethnicity categories required for NIH reporting. All responses in the demographic survey were indicated as optional.</w:t>
      </w:r>
    </w:p>
    <w:p w14:paraId="5F4351C0" w14:textId="53EE255E" w:rsidR="00620763" w:rsidRDefault="00620763" w:rsidP="00172D88">
      <w:pPr>
        <w:rPr>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or (3) </w:t>
      </w:r>
      <w:r w:rsidR="00172D88" w:rsidRPr="00ED3418">
        <w:rPr>
          <w:szCs w:val="22"/>
        </w:rPr>
        <w:t>did not answer the catch question about the talker's gender correctly</w:t>
      </w:r>
      <w:r w:rsidR="00E44892">
        <w:rPr>
          <w:szCs w:val="22"/>
        </w:rPr>
        <w:t>. Or (4) has unusually fast or slow reaction times (</w:t>
      </w:r>
      <w:commentRangeStart w:id="256"/>
      <w:r w:rsidR="00E44892">
        <w:rPr>
          <w:szCs w:val="22"/>
        </w:rPr>
        <w:t>XXX</w:t>
      </w:r>
      <w:commentRangeEnd w:id="256"/>
      <w:r w:rsidR="00E44892">
        <w:rPr>
          <w:rStyle w:val="CommentReference"/>
        </w:rPr>
        <w:commentReference w:id="256"/>
      </w:r>
      <w:r w:rsidR="00E44892">
        <w:rPr>
          <w:szCs w:val="22"/>
        </w:rPr>
        <w:t>)</w:t>
      </w:r>
      <w:r w:rsidR="00172D88" w:rsidRPr="00ED3418">
        <w:rPr>
          <w:szCs w:val="22"/>
        </w:rPr>
        <w:t xml:space="preserve">. We also excluded participants who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xml:space="preserve">. For this purpose, we considered participants with significant slopes in the opposite of </w:t>
      </w:r>
      <w:r w:rsidR="00172D88" w:rsidRPr="00ED3418">
        <w:rPr>
          <w:szCs w:val="22"/>
        </w:rPr>
        <w:lastRenderedPageBreak/>
        <w:t>the expected direction as likely having swapped the response keys</w:t>
      </w:r>
      <w:r w:rsidR="00172D88" w:rsidRPr="00ED3418">
        <w:rPr>
          <w:rStyle w:val="FootnoteReference"/>
          <w:szCs w:val="22"/>
        </w:rPr>
        <w:footnoteReference w:id="2"/>
      </w:r>
      <w:r w:rsidR="005A63E5">
        <w:rPr>
          <w:szCs w:val="22"/>
        </w:rPr>
        <w:t xml:space="preserve"> </w:t>
      </w:r>
      <w:r w:rsidR="005A63E5">
        <w:rPr>
          <w:szCs w:val="22"/>
        </w:rPr>
        <w:fldChar w:fldCharType="begin"/>
      </w:r>
      <w:r w:rsidR="005A63E5">
        <w:rPr>
          <w:szCs w:val="22"/>
        </w:rPr>
        <w:instrText xml:space="preserve"> REF _Ref136088042 \h </w:instrText>
      </w:r>
      <w:r w:rsidR="005A63E5">
        <w:rPr>
          <w:szCs w:val="22"/>
        </w:rPr>
      </w:r>
      <w:r w:rsidR="005A63E5">
        <w:rPr>
          <w:szCs w:val="22"/>
        </w:rPr>
        <w:fldChar w:fldCharType="separate"/>
      </w:r>
      <w:r w:rsidR="005A63E5">
        <w:t xml:space="preserve">Table </w:t>
      </w:r>
      <w:r w:rsidR="005A63E5">
        <w:rPr>
          <w:noProof/>
        </w:rPr>
        <w:t>1</w:t>
      </w:r>
      <w:r w:rsidR="005A63E5">
        <w:rPr>
          <w:szCs w:val="22"/>
        </w:rPr>
        <w:fldChar w:fldCharType="end"/>
      </w:r>
      <w:r w:rsidR="005A63E5">
        <w:rPr>
          <w:szCs w:val="22"/>
        </w:rPr>
        <w:t xml:space="preserve"> summarizes the exclusions for all experiments. </w:t>
      </w:r>
      <w:r w:rsidR="00C310F4">
        <w:rPr>
          <w:szCs w:val="22"/>
        </w:rPr>
        <w:t xml:space="preserve">After participant exclusions, </w:t>
      </w:r>
      <w:r w:rsidR="00C310F4" w:rsidRPr="00C310F4">
        <w:rPr>
          <w:szCs w:val="22"/>
        </w:rPr>
        <w:t xml:space="preserve">58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12</w:t>
      </w:r>
      <w:r w:rsidR="0078127D">
        <w:rPr>
          <w:szCs w:val="22"/>
        </w:rPr>
        <w:t>,</w:t>
      </w:r>
      <w:r w:rsidR="00C310F4" w:rsidRPr="00C310F4">
        <w:rPr>
          <w:szCs w:val="22"/>
        </w:rPr>
        <w:t>608 observations from 1</w:t>
      </w:r>
      <w:commentRangeStart w:id="257"/>
      <w:r w:rsidR="00C310F4" w:rsidRPr="00C310F4">
        <w:rPr>
          <w:szCs w:val="22"/>
        </w:rPr>
        <w:t>79</w:t>
      </w:r>
      <w:commentRangeEnd w:id="257"/>
      <w:r w:rsidR="00651EA0">
        <w:rPr>
          <w:rStyle w:val="CommentReference"/>
        </w:rPr>
        <w:commentReference w:id="257"/>
      </w:r>
      <w:r w:rsidR="00C310F4" w:rsidRPr="00C310F4">
        <w:rPr>
          <w:szCs w:val="22"/>
        </w:rPr>
        <w:t xml:space="preserve"> participants </w:t>
      </w:r>
      <w:r w:rsidR="00C310F4">
        <w:rPr>
          <w:szCs w:val="22"/>
        </w:rPr>
        <w:t>across the three</w:t>
      </w:r>
      <w:r w:rsidR="00C310F4" w:rsidRPr="00C310F4">
        <w:rPr>
          <w:szCs w:val="22"/>
        </w:rPr>
        <w:t xml:space="preserve"> experiment</w:t>
      </w:r>
      <w:r w:rsidR="003E79A6">
        <w:rPr>
          <w:szCs w:val="22"/>
        </w:rPr>
        <w:t>s</w:t>
      </w:r>
      <w:r w:rsidR="00C310F4" w:rsidRPr="00C310F4">
        <w:rPr>
          <w:szCs w:val="22"/>
        </w:rPr>
        <w:t>.</w:t>
      </w:r>
    </w:p>
    <w:p w14:paraId="10DE8D03" w14:textId="02E09637" w:rsidR="005A63E5" w:rsidRPr="00ED3418" w:rsidRDefault="005A63E5" w:rsidP="003E79A6">
      <w:pPr>
        <w:pStyle w:val="Caption"/>
        <w:rPr>
          <w:szCs w:val="22"/>
        </w:rPr>
      </w:pPr>
      <w:bookmarkStart w:id="258" w:name="_Ref136088042"/>
      <w:r>
        <w:t xml:space="preserve">Table </w:t>
      </w:r>
      <w:fldSimple w:instr=" SEQ Table \* ARABIC ">
        <w:r>
          <w:rPr>
            <w:noProof/>
          </w:rPr>
          <w:t>1</w:t>
        </w:r>
      </w:fldSimple>
      <w:bookmarkEnd w:id="258"/>
      <w:r>
        <w:tab/>
        <w:t xml:space="preserve">Exclusions for all experiments reported. </w:t>
      </w:r>
      <w:r w:rsidR="00B71F1F">
        <w:t xml:space="preserve">Total exclusions can be less than the sum of all individual exclusion criteria since some participants failed multiple criteria. </w:t>
      </w:r>
      <w:r>
        <w:t>The SI (</w:t>
      </w:r>
      <w:r w:rsidRPr="003E79A6">
        <w:rPr>
          <w:highlight w:val="yellow"/>
        </w:rPr>
        <w:t>XXX</w:t>
      </w:r>
      <w:r>
        <w:t>) contains additional visualizations, showing exclusions relative to the mean and variability of participants’ reaction times.</w:t>
      </w:r>
    </w:p>
    <w:tbl>
      <w:tblPr>
        <w:tblW w:w="971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082"/>
        <w:gridCol w:w="927"/>
        <w:gridCol w:w="941"/>
        <w:gridCol w:w="1000"/>
        <w:gridCol w:w="990"/>
        <w:gridCol w:w="3770"/>
      </w:tblGrid>
      <w:tr w:rsidR="000D097A" w:rsidRPr="0072511C" w14:paraId="481AA135" w14:textId="579059FC" w:rsidTr="00102065">
        <w:trPr>
          <w:tblCellSpacing w:w="15" w:type="dxa"/>
        </w:trPr>
        <w:tc>
          <w:tcPr>
            <w:tcW w:w="2037" w:type="dxa"/>
            <w:vAlign w:val="center"/>
            <w:hideMark/>
          </w:tcPr>
          <w:p w14:paraId="652C32D2" w14:textId="77777777"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Experiment</w:t>
            </w:r>
          </w:p>
        </w:tc>
        <w:tc>
          <w:tcPr>
            <w:tcW w:w="897" w:type="dxa"/>
            <w:vAlign w:val="center"/>
            <w:hideMark/>
          </w:tcPr>
          <w:p w14:paraId="6BA688F0" w14:textId="728BC83F"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1a</w:t>
            </w:r>
          </w:p>
        </w:tc>
        <w:tc>
          <w:tcPr>
            <w:tcW w:w="911" w:type="dxa"/>
            <w:vAlign w:val="center"/>
            <w:hideMark/>
          </w:tcPr>
          <w:p w14:paraId="6EE0598B" w14:textId="1ED316CC"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1b</w:t>
            </w:r>
          </w:p>
        </w:tc>
        <w:tc>
          <w:tcPr>
            <w:tcW w:w="970" w:type="dxa"/>
            <w:vAlign w:val="center"/>
            <w:hideMark/>
          </w:tcPr>
          <w:p w14:paraId="2FD81B2A" w14:textId="231E41CA"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1c</w:t>
            </w:r>
          </w:p>
        </w:tc>
        <w:tc>
          <w:tcPr>
            <w:tcW w:w="960" w:type="dxa"/>
          </w:tcPr>
          <w:p w14:paraId="6DD48EEC" w14:textId="751954B0" w:rsidR="000D097A" w:rsidRPr="005A63E5" w:rsidDel="005A63E5" w:rsidRDefault="000D097A" w:rsidP="0072511C">
            <w:pPr>
              <w:widowControl/>
              <w:autoSpaceDE/>
              <w:autoSpaceDN/>
              <w:adjustRightInd/>
              <w:spacing w:line="240" w:lineRule="auto"/>
              <w:ind w:firstLine="0"/>
              <w:jc w:val="left"/>
              <w:rPr>
                <w:rFonts w:ascii="Times" w:eastAsia="Times New Roman" w:hAnsi="Times"/>
                <w:b/>
                <w:bCs/>
                <w:sz w:val="24"/>
                <w:lang w:eastAsia="en-US"/>
              </w:rPr>
            </w:pPr>
            <w:r>
              <w:rPr>
                <w:rFonts w:ascii="Times" w:eastAsia="Times New Roman" w:hAnsi="Times"/>
                <w:b/>
                <w:bCs/>
                <w:sz w:val="24"/>
                <w:lang w:eastAsia="en-US"/>
              </w:rPr>
              <w:t>2</w:t>
            </w:r>
          </w:p>
        </w:tc>
        <w:tc>
          <w:tcPr>
            <w:tcW w:w="3725" w:type="dxa"/>
          </w:tcPr>
          <w:p w14:paraId="57D906EA" w14:textId="53FBC193" w:rsidR="000D097A" w:rsidRDefault="000D097A" w:rsidP="0072511C">
            <w:pPr>
              <w:widowControl/>
              <w:autoSpaceDE/>
              <w:autoSpaceDN/>
              <w:adjustRightInd/>
              <w:spacing w:line="240" w:lineRule="auto"/>
              <w:ind w:firstLine="0"/>
              <w:jc w:val="left"/>
              <w:rPr>
                <w:rFonts w:ascii="Times" w:eastAsia="Times New Roman" w:hAnsi="Times"/>
                <w:b/>
                <w:bCs/>
                <w:sz w:val="24"/>
                <w:lang w:eastAsia="en-US"/>
              </w:rPr>
            </w:pPr>
            <w:r>
              <w:rPr>
                <w:rFonts w:ascii="Times" w:eastAsia="Times New Roman" w:hAnsi="Times"/>
                <w:b/>
                <w:bCs/>
                <w:sz w:val="24"/>
                <w:lang w:eastAsia="en-US"/>
              </w:rPr>
              <w:t>3</w:t>
            </w:r>
          </w:p>
        </w:tc>
      </w:tr>
      <w:tr w:rsidR="000D097A" w:rsidRPr="0072511C" w14:paraId="49073983" w14:textId="3BEB2E34" w:rsidTr="00102065">
        <w:trPr>
          <w:tblCellSpacing w:w="15" w:type="dxa"/>
        </w:trPr>
        <w:tc>
          <w:tcPr>
            <w:tcW w:w="2037" w:type="dxa"/>
            <w:vAlign w:val="center"/>
          </w:tcPr>
          <w:p w14:paraId="1D5F2DD5" w14:textId="060B6E76"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Recruited</w:t>
            </w:r>
          </w:p>
        </w:tc>
        <w:tc>
          <w:tcPr>
            <w:tcW w:w="897" w:type="dxa"/>
            <w:vAlign w:val="center"/>
          </w:tcPr>
          <w:p w14:paraId="676E0916" w14:textId="29F33057"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11" w:type="dxa"/>
            <w:vAlign w:val="center"/>
          </w:tcPr>
          <w:p w14:paraId="035F807D" w14:textId="3687F322"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70" w:type="dxa"/>
            <w:vAlign w:val="center"/>
          </w:tcPr>
          <w:p w14:paraId="01D0F9AE" w14:textId="5484FE98"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60" w:type="dxa"/>
          </w:tcPr>
          <w:p w14:paraId="40B5191D" w14:textId="2810F701"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3725" w:type="dxa"/>
          </w:tcPr>
          <w:p w14:paraId="485849A5" w14:textId="002E331F" w:rsidR="000D097A" w:rsidRPr="000D097A" w:rsidRDefault="0080604A"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257</w:t>
            </w:r>
          </w:p>
        </w:tc>
      </w:tr>
      <w:tr w:rsidR="000D097A" w:rsidRPr="0072511C" w14:paraId="7068F377" w14:textId="7E0E2717" w:rsidTr="00102065">
        <w:trPr>
          <w:tblCellSpacing w:w="15" w:type="dxa"/>
        </w:trPr>
        <w:tc>
          <w:tcPr>
            <w:tcW w:w="2037" w:type="dxa"/>
            <w:vAlign w:val="center"/>
            <w:hideMark/>
          </w:tcPr>
          <w:p w14:paraId="078A1281" w14:textId="5ACEA644"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Ignored</w:t>
            </w:r>
            <w:r>
              <w:rPr>
                <w:rFonts w:ascii="Times" w:eastAsia="Times New Roman" w:hAnsi="Times"/>
                <w:sz w:val="24"/>
                <w:lang w:eastAsia="en-US"/>
              </w:rPr>
              <w:t xml:space="preserve"> i</w:t>
            </w:r>
            <w:r w:rsidRPr="0072511C">
              <w:rPr>
                <w:rFonts w:ascii="Times" w:eastAsia="Times New Roman" w:hAnsi="Times"/>
                <w:sz w:val="24"/>
                <w:lang w:eastAsia="en-US"/>
              </w:rPr>
              <w:t>nstructions</w:t>
            </w:r>
          </w:p>
        </w:tc>
        <w:tc>
          <w:tcPr>
            <w:tcW w:w="897" w:type="dxa"/>
            <w:vAlign w:val="center"/>
            <w:hideMark/>
          </w:tcPr>
          <w:p w14:paraId="56F486A6"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
          <w:p w14:paraId="7DDE7973"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
          <w:p w14:paraId="5AE6273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
          <w:p w14:paraId="27E48E9B" w14:textId="72E71780"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3725" w:type="dxa"/>
          </w:tcPr>
          <w:p w14:paraId="7FFE89A0" w14:textId="4432526E"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r>
      <w:tr w:rsidR="000D097A" w:rsidRPr="0072511C" w14:paraId="718CF3EE" w14:textId="62F2AB18" w:rsidTr="00102065">
        <w:trPr>
          <w:tblCellSpacing w:w="15" w:type="dxa"/>
        </w:trPr>
        <w:tc>
          <w:tcPr>
            <w:tcW w:w="2037" w:type="dxa"/>
            <w:vAlign w:val="center"/>
            <w:hideMark/>
          </w:tcPr>
          <w:p w14:paraId="19406B09" w14:textId="44CD6E45"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Catch</w:t>
            </w:r>
            <w:r>
              <w:rPr>
                <w:rFonts w:ascii="Times" w:eastAsia="Times New Roman" w:hAnsi="Times"/>
                <w:sz w:val="24"/>
                <w:lang w:eastAsia="en-US"/>
              </w:rPr>
              <w:t xml:space="preserve"> q</w:t>
            </w:r>
            <w:r w:rsidRPr="0072511C">
              <w:rPr>
                <w:rFonts w:ascii="Times" w:eastAsia="Times New Roman" w:hAnsi="Times"/>
                <w:sz w:val="24"/>
                <w:lang w:eastAsia="en-US"/>
              </w:rPr>
              <w:t>uestion</w:t>
            </w:r>
          </w:p>
        </w:tc>
        <w:tc>
          <w:tcPr>
            <w:tcW w:w="897" w:type="dxa"/>
            <w:vAlign w:val="center"/>
            <w:hideMark/>
          </w:tcPr>
          <w:p w14:paraId="5756F808"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
          <w:p w14:paraId="3E763AD9"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70" w:type="dxa"/>
            <w:vAlign w:val="center"/>
            <w:hideMark/>
          </w:tcPr>
          <w:p w14:paraId="58BC7EE8"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60" w:type="dxa"/>
          </w:tcPr>
          <w:p w14:paraId="52F68AE8" w14:textId="476D7C8F"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3725" w:type="dxa"/>
          </w:tcPr>
          <w:p w14:paraId="129AAE2F" w14:textId="7EC00799"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r>
      <w:tr w:rsidR="000D097A" w:rsidRPr="0072511C" w14:paraId="73192751" w14:textId="5318FB38" w:rsidTr="00102065">
        <w:trPr>
          <w:tblCellSpacing w:w="15" w:type="dxa"/>
        </w:trPr>
        <w:tc>
          <w:tcPr>
            <w:tcW w:w="2037" w:type="dxa"/>
            <w:vAlign w:val="center"/>
            <w:hideMark/>
          </w:tcPr>
          <w:p w14:paraId="658E9725" w14:textId="180C38AB"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Swapped</w:t>
            </w:r>
            <w:r>
              <w:rPr>
                <w:rFonts w:ascii="Times" w:eastAsia="Times New Roman" w:hAnsi="Times"/>
                <w:sz w:val="24"/>
                <w:lang w:eastAsia="en-US"/>
              </w:rPr>
              <w:t xml:space="preserve"> k</w:t>
            </w:r>
            <w:r w:rsidRPr="0072511C">
              <w:rPr>
                <w:rFonts w:ascii="Times" w:eastAsia="Times New Roman" w:hAnsi="Times"/>
                <w:sz w:val="24"/>
                <w:lang w:eastAsia="en-US"/>
              </w:rPr>
              <w:t>eys</w:t>
            </w:r>
          </w:p>
        </w:tc>
        <w:tc>
          <w:tcPr>
            <w:tcW w:w="897" w:type="dxa"/>
            <w:vAlign w:val="center"/>
            <w:hideMark/>
          </w:tcPr>
          <w:p w14:paraId="2A49557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
          <w:p w14:paraId="5A61573A"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
          <w:p w14:paraId="635C3C76"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
          <w:p w14:paraId="2D2615D4" w14:textId="20F66501"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 (3.1%)</w:t>
            </w:r>
          </w:p>
        </w:tc>
        <w:tc>
          <w:tcPr>
            <w:tcW w:w="3725" w:type="dxa"/>
          </w:tcPr>
          <w:p w14:paraId="006A6B64" w14:textId="485A8AC6"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 (0.8%)</w:t>
            </w:r>
          </w:p>
        </w:tc>
      </w:tr>
      <w:tr w:rsidR="000D097A" w:rsidRPr="0072511C" w14:paraId="74BC514E" w14:textId="0DA678DA" w:rsidTr="00102065">
        <w:trPr>
          <w:tblCellSpacing w:w="15" w:type="dxa"/>
        </w:trPr>
        <w:tc>
          <w:tcPr>
            <w:tcW w:w="2037" w:type="dxa"/>
            <w:vAlign w:val="center"/>
            <w:hideMark/>
          </w:tcPr>
          <w:p w14:paraId="5FCCD6E7" w14:textId="038C941F"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 xml:space="preserve">Outlier </w:t>
            </w:r>
            <w:r w:rsidRPr="0072511C">
              <w:rPr>
                <w:rFonts w:ascii="Times" w:eastAsia="Times New Roman" w:hAnsi="Times"/>
                <w:sz w:val="24"/>
                <w:lang w:eastAsia="en-US"/>
              </w:rPr>
              <w:t>RT</w:t>
            </w:r>
          </w:p>
        </w:tc>
        <w:tc>
          <w:tcPr>
            <w:tcW w:w="897" w:type="dxa"/>
            <w:vAlign w:val="center"/>
            <w:hideMark/>
          </w:tcPr>
          <w:p w14:paraId="505D4E2F"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3 (4.7%)</w:t>
            </w:r>
          </w:p>
        </w:tc>
        <w:tc>
          <w:tcPr>
            <w:tcW w:w="911" w:type="dxa"/>
            <w:vAlign w:val="center"/>
            <w:hideMark/>
          </w:tcPr>
          <w:p w14:paraId="268D3AF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
          <w:p w14:paraId="131CD48E"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
          <w:p w14:paraId="524D681D" w14:textId="48DBD97D"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3725" w:type="dxa"/>
          </w:tcPr>
          <w:p w14:paraId="46770C67" w14:textId="74A9C29F"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4 (1.6%)</w:t>
            </w:r>
          </w:p>
        </w:tc>
      </w:tr>
      <w:tr w:rsidR="000D097A" w:rsidRPr="0072511C" w14:paraId="09FE0D2F" w14:textId="60239C27" w:rsidTr="00102065">
        <w:trPr>
          <w:tblCellSpacing w:w="15" w:type="dxa"/>
        </w:trPr>
        <w:tc>
          <w:tcPr>
            <w:tcW w:w="2037" w:type="dxa"/>
            <w:vAlign w:val="center"/>
            <w:hideMark/>
          </w:tcPr>
          <w:p w14:paraId="7720825F" w14:textId="27E6A54E"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Missing</w:t>
            </w:r>
            <w:r>
              <w:rPr>
                <w:rFonts w:ascii="Times" w:eastAsia="Times New Roman" w:hAnsi="Times"/>
                <w:sz w:val="24"/>
                <w:lang w:eastAsia="en-US"/>
              </w:rPr>
              <w:t xml:space="preserve"> t</w:t>
            </w:r>
            <w:r w:rsidRPr="0072511C">
              <w:rPr>
                <w:rFonts w:ascii="Times" w:eastAsia="Times New Roman" w:hAnsi="Times"/>
                <w:sz w:val="24"/>
                <w:lang w:eastAsia="en-US"/>
              </w:rPr>
              <w:t>rials</w:t>
            </w:r>
          </w:p>
        </w:tc>
        <w:tc>
          <w:tcPr>
            <w:tcW w:w="897" w:type="dxa"/>
            <w:vAlign w:val="center"/>
            <w:hideMark/>
          </w:tcPr>
          <w:p w14:paraId="3536651B"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11" w:type="dxa"/>
            <w:vAlign w:val="center"/>
            <w:hideMark/>
          </w:tcPr>
          <w:p w14:paraId="02D19A8C" w14:textId="278DA0B8"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w:t>
            </w:r>
            <w:r w:rsidRPr="00D81744">
              <w:rPr>
                <w:rFonts w:ascii="Times" w:eastAsia="Times New Roman" w:hAnsi="Times"/>
                <w:sz w:val="24"/>
                <w:lang w:eastAsia="en-US"/>
              </w:rPr>
              <w:t>.1%)</w:t>
            </w:r>
          </w:p>
        </w:tc>
        <w:tc>
          <w:tcPr>
            <w:tcW w:w="970" w:type="dxa"/>
            <w:vAlign w:val="center"/>
            <w:hideMark/>
          </w:tcPr>
          <w:p w14:paraId="3E22A941" w14:textId="7F5B8603"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w:t>
            </w:r>
            <w:r>
              <w:rPr>
                <w:rFonts w:ascii="Times" w:eastAsia="Times New Roman" w:hAnsi="Times"/>
                <w:sz w:val="24"/>
                <w:lang w:eastAsia="en-US"/>
              </w:rPr>
              <w:t>1</w:t>
            </w:r>
            <w:r w:rsidRPr="0072511C">
              <w:rPr>
                <w:rFonts w:ascii="Times" w:eastAsia="Times New Roman" w:hAnsi="Times"/>
                <w:sz w:val="24"/>
                <w:lang w:eastAsia="en-US"/>
              </w:rPr>
              <w:t>%)</w:t>
            </w:r>
          </w:p>
        </w:tc>
        <w:tc>
          <w:tcPr>
            <w:tcW w:w="960" w:type="dxa"/>
          </w:tcPr>
          <w:p w14:paraId="5B187DC0" w14:textId="3F8F84C5"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3725" w:type="dxa"/>
          </w:tcPr>
          <w:p w14:paraId="512A6653" w14:textId="10B5A655"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4 (1.6%)</w:t>
            </w:r>
          </w:p>
        </w:tc>
      </w:tr>
      <w:tr w:rsidR="000D097A" w:rsidRPr="0072511C" w14:paraId="421B9CA2" w14:textId="62A4560B" w:rsidTr="00102065">
        <w:trPr>
          <w:tblCellSpacing w:w="15" w:type="dxa"/>
        </w:trPr>
        <w:tc>
          <w:tcPr>
            <w:tcW w:w="2037" w:type="dxa"/>
            <w:vAlign w:val="center"/>
            <w:hideMark/>
          </w:tcPr>
          <w:p w14:paraId="40493E64" w14:textId="5660691E"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Total</w:t>
            </w:r>
            <w:commentRangeStart w:id="259"/>
            <w:commentRangeStart w:id="260"/>
            <w:commentRangeStart w:id="261"/>
          </w:p>
        </w:tc>
        <w:tc>
          <w:tcPr>
            <w:tcW w:w="897" w:type="dxa"/>
            <w:vAlign w:val="center"/>
            <w:hideMark/>
          </w:tcPr>
          <w:p w14:paraId="54EB4DB4" w14:textId="753112C1"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w:t>
            </w:r>
            <w:r>
              <w:rPr>
                <w:rFonts w:ascii="Times" w:eastAsia="Times New Roman" w:hAnsi="Times"/>
                <w:i/>
                <w:iCs/>
                <w:sz w:val="24"/>
                <w:lang w:eastAsia="en-US"/>
              </w:rPr>
              <w:t>3</w:t>
            </w:r>
            <w:r w:rsidRPr="003E79A6">
              <w:rPr>
                <w:rFonts w:ascii="Times" w:eastAsia="Times New Roman" w:hAnsi="Times"/>
                <w:i/>
                <w:iCs/>
                <w:sz w:val="24"/>
                <w:lang w:eastAsia="en-US"/>
              </w:rPr>
              <w:t>%)</w:t>
            </w:r>
          </w:p>
        </w:tc>
        <w:tc>
          <w:tcPr>
            <w:tcW w:w="911" w:type="dxa"/>
            <w:vAlign w:val="center"/>
            <w:hideMark/>
          </w:tcPr>
          <w:p w14:paraId="6210E840" w14:textId="76A96514"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w:t>
            </w:r>
            <w:r>
              <w:rPr>
                <w:rFonts w:ascii="Times" w:eastAsia="Times New Roman" w:hAnsi="Times"/>
                <w:i/>
                <w:iCs/>
                <w:sz w:val="24"/>
                <w:lang w:eastAsia="en-US"/>
              </w:rPr>
              <w:t>3</w:t>
            </w:r>
            <w:r w:rsidRPr="003E79A6">
              <w:rPr>
                <w:rFonts w:ascii="Times" w:eastAsia="Times New Roman" w:hAnsi="Times"/>
                <w:i/>
                <w:iCs/>
                <w:sz w:val="24"/>
                <w:lang w:eastAsia="en-US"/>
              </w:rPr>
              <w:t>%)</w:t>
            </w:r>
          </w:p>
        </w:tc>
        <w:tc>
          <w:tcPr>
            <w:tcW w:w="970" w:type="dxa"/>
            <w:vAlign w:val="center"/>
            <w:hideMark/>
          </w:tcPr>
          <w:p w14:paraId="3DAAD4BD" w14:textId="77777777"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(6.3%)</w:t>
            </w:r>
            <w:commentRangeEnd w:id="259"/>
            <w:r w:rsidRPr="003E79A6">
              <w:rPr>
                <w:rStyle w:val="CommentReference"/>
                <w:i/>
                <w:iCs/>
              </w:rPr>
              <w:commentReference w:id="259"/>
            </w:r>
            <w:r w:rsidRPr="003E79A6">
              <w:rPr>
                <w:rStyle w:val="CommentReference"/>
                <w:i/>
                <w:iCs/>
              </w:rPr>
              <w:commentReference w:id="260"/>
            </w:r>
            <w:r w:rsidRPr="003E79A6">
              <w:rPr>
                <w:rStyle w:val="CommentReference"/>
                <w:i/>
                <w:iCs/>
              </w:rPr>
              <w:commentReference w:id="261"/>
            </w:r>
          </w:p>
        </w:tc>
        <w:tc>
          <w:tcPr>
            <w:tcW w:w="960" w:type="dxa"/>
          </w:tcPr>
          <w:p w14:paraId="08532D02" w14:textId="5B97B0EB"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4 (6.</w:t>
            </w:r>
            <w:r>
              <w:rPr>
                <w:rFonts w:ascii="Times" w:eastAsia="Times New Roman" w:hAnsi="Times"/>
                <w:i/>
                <w:iCs/>
                <w:sz w:val="24"/>
                <w:lang w:eastAsia="en-US"/>
              </w:rPr>
              <w:t>3</w:t>
            </w:r>
            <w:r w:rsidRPr="00102065">
              <w:rPr>
                <w:rFonts w:ascii="Times" w:eastAsia="Times New Roman" w:hAnsi="Times"/>
                <w:i/>
                <w:iCs/>
                <w:sz w:val="24"/>
                <w:lang w:eastAsia="en-US"/>
              </w:rPr>
              <w:t>%)</w:t>
            </w:r>
          </w:p>
        </w:tc>
        <w:tc>
          <w:tcPr>
            <w:tcW w:w="3725" w:type="dxa"/>
          </w:tcPr>
          <w:p w14:paraId="5585C04F" w14:textId="0CCD6C8B" w:rsidR="000D097A" w:rsidRPr="000D097A" w:rsidRDefault="0080604A"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10 (4.0%)</w:t>
            </w:r>
          </w:p>
        </w:tc>
      </w:tr>
      <w:commentRangeEnd w:id="260"/>
      <w:commentRangeEnd w:id="261"/>
    </w:tbl>
    <w:p w14:paraId="60D3C7E7" w14:textId="416C62C0" w:rsidR="00172D88" w:rsidRPr="00ED3418" w:rsidRDefault="00172D88" w:rsidP="00CE7AE0">
      <w:pPr>
        <w:rPr>
          <w:szCs w:val="22"/>
        </w:rPr>
      </w:pPr>
    </w:p>
    <w:p w14:paraId="34A425FE" w14:textId="514678B4" w:rsidR="00620763" w:rsidRPr="00ED3418" w:rsidRDefault="00620763" w:rsidP="00172D88">
      <w:pPr>
        <w:pStyle w:val="Heading2"/>
        <w:rPr>
          <w:szCs w:val="22"/>
        </w:rPr>
      </w:pPr>
      <w:r w:rsidRPr="00ED3418">
        <w:rPr>
          <w:szCs w:val="22"/>
        </w:rPr>
        <w:t>Results</w:t>
      </w:r>
    </w:p>
    <w:p w14:paraId="3F363A57" w14:textId="73954812" w:rsidR="001D660D" w:rsidRPr="00ED3418" w:rsidRDefault="001D660D" w:rsidP="00CA07C9">
      <w:pPr>
        <w:rPr>
          <w:szCs w:val="22"/>
          <w:shd w:val="clear" w:color="auto" w:fill="EFEFEF"/>
        </w:rPr>
      </w:pPr>
      <w:r w:rsidRPr="00ED3418">
        <w:rPr>
          <w:szCs w:val="22"/>
        </w:rPr>
        <w:t>Experiments 1a-c served two purposes, the first being theoretical—</w:t>
      </w:r>
      <w:r w:rsidR="00CA07C9">
        <w:rPr>
          <w:szCs w:val="22"/>
        </w:rPr>
        <w:t xml:space="preserve">to test whether </w:t>
      </w:r>
      <w:r w:rsidRPr="00ED3418">
        <w:rPr>
          <w:szCs w:val="22"/>
        </w:rPr>
        <w:t>listeners</w:t>
      </w:r>
      <w:r w:rsidR="00CA07C9">
        <w:rPr>
          <w:szCs w:val="22"/>
        </w:rPr>
        <w:t xml:space="preserve"> compensate for the (visually evident) effects on articulation of a pen in the mouth</w:t>
      </w:r>
      <w:r w:rsidRPr="00ED3418">
        <w:rPr>
          <w:szCs w:val="22"/>
        </w:rPr>
        <w:t>—and the second methodological—</w:t>
      </w:r>
      <w:r w:rsidR="00CA07C9">
        <w:rPr>
          <w:szCs w:val="22"/>
        </w:rPr>
        <w:t xml:space="preserve">to identify audiovisual test tokens suitable for the remaining experiments, i.e., stimuli </w:t>
      </w:r>
      <w:r w:rsidRPr="00ED3418">
        <w:rPr>
          <w:szCs w:val="22"/>
        </w:rPr>
        <w:t xml:space="preserve">that are centered around 50% </w:t>
      </w:r>
      <w:proofErr w:type="spellStart"/>
      <w:r w:rsidR="00597B2E">
        <w:rPr>
          <w:i/>
          <w:iCs/>
          <w:szCs w:val="22"/>
        </w:rPr>
        <w:t>ashi</w:t>
      </w:r>
      <w:proofErr w:type="spellEnd"/>
      <w:r w:rsidRPr="00ED3418">
        <w:rPr>
          <w:szCs w:val="22"/>
        </w:rPr>
        <w:t xml:space="preserve"> </w:t>
      </w:r>
      <w:r w:rsidR="00CA07C9">
        <w:rPr>
          <w:szCs w:val="22"/>
        </w:rPr>
        <w:t xml:space="preserve">responses, </w:t>
      </w:r>
      <w:r w:rsidRPr="00ED3418">
        <w:rPr>
          <w:szCs w:val="22"/>
        </w:rPr>
        <w:t>rang</w:t>
      </w:r>
      <w:r w:rsidR="00CA07C9">
        <w:rPr>
          <w:szCs w:val="22"/>
        </w:rPr>
        <w:t>ing</w:t>
      </w:r>
      <w:r w:rsidRPr="00ED3418">
        <w:rPr>
          <w:szCs w:val="22"/>
        </w:rPr>
        <w:t xml:space="preserve"> from about 25-75% </w:t>
      </w:r>
      <w:proofErr w:type="spellStart"/>
      <w:r w:rsidR="00597B2E">
        <w:rPr>
          <w:i/>
          <w:iCs/>
          <w:szCs w:val="22"/>
        </w:rPr>
        <w:t>ashi</w:t>
      </w:r>
      <w:proofErr w:type="spellEnd"/>
      <w:r w:rsidR="00CA07C9">
        <w:rPr>
          <w:i/>
          <w:iCs/>
          <w:szCs w:val="22"/>
        </w:rPr>
        <w:t xml:space="preserve"> </w:t>
      </w:r>
      <w:r w:rsidR="00CA07C9">
        <w:rPr>
          <w:szCs w:val="22"/>
        </w:rPr>
        <w:t>responses</w:t>
      </w:r>
      <w:r w:rsidR="006D093A">
        <w:rPr>
          <w:szCs w:val="22"/>
        </w:rPr>
        <w:t>.</w:t>
      </w:r>
      <w:r w:rsidRPr="00ED3418">
        <w:rPr>
          <w:szCs w:val="22"/>
        </w:rPr>
        <w:t xml:space="preserve"> </w:t>
      </w:r>
      <w:r w:rsidR="006D093A">
        <w:rPr>
          <w:szCs w:val="22"/>
        </w:rPr>
        <w:t>.</w:t>
      </w:r>
    </w:p>
    <w:p w14:paraId="27E3BB08" w14:textId="0AB6C511"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 xml:space="preserve">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01CAB05A" w:rsidR="00B26E09" w:rsidRPr="00BC07C7" w:rsidRDefault="00F3028E" w:rsidP="00CE6460">
      <w:pPr>
        <w:rPr>
          <w:szCs w:val="22"/>
        </w:rPr>
      </w:pPr>
      <w:r w:rsidRPr="00ED3418">
        <w:rPr>
          <w:szCs w:val="22"/>
        </w:rPr>
        <w:lastRenderedPageBreak/>
        <w:t xml:space="preserve">Responses (1 = </w:t>
      </w:r>
      <w:proofErr w:type="spellStart"/>
      <w:r w:rsidRPr="003E79A6">
        <w:rPr>
          <w:i/>
          <w:iCs/>
          <w:szCs w:val="22"/>
        </w:rPr>
        <w:t>ashi</w:t>
      </w:r>
      <w:proofErr w:type="spellEnd"/>
      <w:r w:rsidRPr="003E79A6">
        <w:rPr>
          <w:i/>
          <w:iCs/>
          <w:szCs w:val="22"/>
        </w:rPr>
        <w:t xml:space="preserve"> </w:t>
      </w:r>
      <w:r w:rsidRPr="00ED3418">
        <w:rPr>
          <w:szCs w:val="22"/>
        </w:rPr>
        <w:t xml:space="preserve">vs. 0 = </w:t>
      </w:r>
      <w:proofErr w:type="spellStart"/>
      <w:r w:rsidR="00E20210" w:rsidRPr="003E79A6">
        <w:rPr>
          <w:i/>
          <w:iCs/>
          <w:szCs w:val="22"/>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and test block</w:t>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codes as monotonically ordered categorical predictors (REF-</w:t>
      </w:r>
      <w:proofErr w:type="spellStart"/>
      <w:r w:rsidR="0024688C" w:rsidRPr="003F5649">
        <w:t>Buerkner</w:t>
      </w:r>
      <w:proofErr w:type="spellEnd"/>
      <w:r w:rsidR="0024688C" w:rsidRPr="003F5649">
        <w:t xml:space="preserve"> &amp; </w:t>
      </w:r>
      <w:commentRangeStart w:id="262"/>
      <w:r w:rsidR="0024688C" w:rsidRPr="003F5649">
        <w:t>Charpentier</w:t>
      </w:r>
      <w:commentRangeEnd w:id="262"/>
      <w:r w:rsidR="0024688C" w:rsidRPr="00BC07C7">
        <w:rPr>
          <w:rStyle w:val="CommentReference"/>
        </w:rPr>
        <w:commentReference w:id="262"/>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test block to test block have non-linear effects, while still constraining effects to be monotonic.</w:t>
      </w:r>
      <w:r w:rsidR="00754F17">
        <w:rPr>
          <w:rStyle w:val="FootnoteReference"/>
          <w:szCs w:val="22"/>
        </w:rPr>
        <w:footnoteReference w:id="3"/>
      </w:r>
      <w:r w:rsidR="0024688C" w:rsidRPr="00BC07C7">
        <w:rPr>
          <w:szCs w:val="22"/>
        </w:rPr>
        <w:t xml:space="preserve"> </w:t>
      </w:r>
      <w:r w:rsidR="00B26E09">
        <w:rPr>
          <w:szCs w:val="22"/>
        </w:rPr>
        <w:t xml:space="preserve">We included test block and its interactions primarily as baseline for Experiments </w:t>
      </w:r>
      <w:r w:rsidR="00B26E09" w:rsidRPr="003F5649">
        <w:rPr>
          <w:highlight w:val="yellow"/>
        </w:rPr>
        <w:t>XXX-XXX</w:t>
      </w:r>
      <w:r w:rsidR="00B26E09">
        <w:rPr>
          <w:szCs w:val="22"/>
        </w:rPr>
        <w:t>. These experiments assess changes in categorization responses after exposure (“perceptual recalibration”), and there is now evidence that those effects decrease with continued testing</w:t>
      </w:r>
      <w:r w:rsidR="00571B57">
        <w:rPr>
          <w:szCs w:val="22"/>
        </w:rPr>
        <w:t xml:space="preserve"> over a uniform acoustic continuum</w:t>
      </w:r>
      <w:r w:rsidR="00B26E09">
        <w:rPr>
          <w:szCs w:val="22"/>
        </w:rPr>
        <w:t xml:space="preserve"> </w:t>
      </w:r>
      <w:r w:rsidR="00CE7AE0" w:rsidRPr="00ED3418">
        <w:rPr>
          <w:szCs w:val="22"/>
        </w:rPr>
        <w:t>Liu &amp; Jaeger, 2018, 2019</w:t>
      </w:r>
      <w:r w:rsidR="00B26E09" w:rsidRPr="00ED3418">
        <w:rPr>
          <w:szCs w:val="22"/>
        </w:rPr>
        <w:t xml:space="preserve">; </w:t>
      </w:r>
      <w:r w:rsidR="00B26E09">
        <w:rPr>
          <w:szCs w:val="22"/>
        </w:rPr>
        <w:t>Tzeng, Nygaard, &amp; Theodore, 2021</w:t>
      </w:r>
      <w:r w:rsidR="0072511C">
        <w:rPr>
          <w:szCs w:val="22"/>
        </w:rPr>
        <w:t xml:space="preserve">; </w:t>
      </w:r>
      <w:commentRangeStart w:id="263"/>
      <w:commentRangeStart w:id="264"/>
      <w:r w:rsidR="0072511C">
        <w:rPr>
          <w:szCs w:val="22"/>
        </w:rPr>
        <w:t>Zhang &amp; Samuel, 2023; Hodges, Cummings, &amp; Theodore, in prep.</w:t>
      </w:r>
      <w:commentRangeEnd w:id="263"/>
      <w:r w:rsidR="0072511C">
        <w:rPr>
          <w:rStyle w:val="CommentReference"/>
        </w:rPr>
        <w:commentReference w:id="263"/>
      </w:r>
      <w:commentRangeEnd w:id="264"/>
      <w:r w:rsidR="00CE7AE0">
        <w:rPr>
          <w:rStyle w:val="CommentReference"/>
        </w:rPr>
        <w:commentReference w:id="264"/>
      </w:r>
      <w:r w:rsidR="00B26E09">
        <w:rPr>
          <w:szCs w:val="22"/>
        </w:rPr>
        <w:t xml:space="preserve">). </w:t>
      </w:r>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76E8879C" w:rsidR="00F3028E" w:rsidRDefault="00056F4F" w:rsidP="00056F4F">
      <w:pPr>
        <w:rPr>
          <w:szCs w:val="22"/>
        </w:rPr>
      </w:pPr>
      <w:r w:rsidRPr="00ED3418">
        <w:rPr>
          <w:szCs w:val="22"/>
        </w:rPr>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1.002</m:t>
        </m:r>
      </m:oMath>
      <w:r w:rsidRPr="00ED3418">
        <w:rPr>
          <w:szCs w:val="22"/>
        </w:rPr>
        <w:t>).</w:t>
      </w:r>
      <w:r w:rsidR="00BC07C7">
        <w:rPr>
          <w:szCs w:val="22"/>
        </w:rPr>
        <w:t xml:space="preserve"> </w:t>
      </w:r>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r w:rsidR="00571B57">
        <w:rPr>
          <w:szCs w:val="22"/>
          <w:highlight w:val="yellow"/>
        </w:rPr>
        <w:t>3</w:t>
      </w:r>
      <w:r w:rsidR="00BC07C7" w:rsidRPr="00ED3418">
        <w:rPr>
          <w:szCs w:val="22"/>
        </w:rPr>
        <w:t xml:space="preserve"> (</w:t>
      </w:r>
      <w:r w:rsidR="00BC07C7" w:rsidRPr="008E0E98">
        <w:rPr>
          <w:szCs w:val="22"/>
          <w:highlight w:val="cyan"/>
        </w:rPr>
        <w:t>REF</w:t>
      </w:r>
      <w:r w:rsidR="00BC07C7" w:rsidRPr="00ED3418">
        <w:rPr>
          <w:szCs w:val="22"/>
        </w:rPr>
        <w:t>).</w:t>
      </w:r>
    </w:p>
    <w:p w14:paraId="7954EAC9" w14:textId="0F35031D" w:rsidR="007E1C0B" w:rsidRDefault="00996AA2" w:rsidP="006D093A">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This was not the case for any effects in Experiments 1a-c. </w:t>
      </w:r>
      <w:r w:rsidR="002B7F50">
        <w:rPr>
          <w:szCs w:val="22"/>
        </w:rPr>
        <w:fldChar w:fldCharType="begin"/>
      </w:r>
      <w:r w:rsidR="002B7F50">
        <w:rPr>
          <w:szCs w:val="22"/>
        </w:rPr>
        <w:instrText xml:space="preserve"> REF _Ref136190384 \h </w:instrText>
      </w:r>
      <w:r w:rsidR="002B7F50">
        <w:rPr>
          <w:szCs w:val="22"/>
        </w:rPr>
      </w:r>
      <w:r w:rsidR="002B7F50">
        <w:rPr>
          <w:szCs w:val="22"/>
        </w:rPr>
        <w:fldChar w:fldCharType="separate"/>
      </w:r>
      <w:r w:rsidR="002B7F50" w:rsidRPr="00ED3418">
        <w:rPr>
          <w:szCs w:val="22"/>
        </w:rPr>
        <w:t xml:space="preserve">Table </w:t>
      </w:r>
      <w:r w:rsidR="002B7F50">
        <w:rPr>
          <w:noProof/>
          <w:szCs w:val="22"/>
        </w:rPr>
        <w:t>1</w:t>
      </w:r>
      <w:r w:rsidR="002B7F50">
        <w:rPr>
          <w:szCs w:val="22"/>
        </w:rPr>
        <w:fldChar w:fldCharType="end"/>
      </w:r>
      <w:r w:rsidR="002B7F50">
        <w:rPr>
          <w:szCs w:val="22"/>
        </w:rPr>
        <w:t xml:space="preserve"> </w:t>
      </w:r>
      <w:r w:rsidR="00571B57">
        <w:rPr>
          <w:szCs w:val="22"/>
        </w:rPr>
        <w:t>summarizes those tests for all three experiments.</w:t>
      </w:r>
      <w:r w:rsidR="000A4738">
        <w:rPr>
          <w:rStyle w:val="FootnoteReference"/>
          <w:szCs w:val="22"/>
        </w:rPr>
        <w:footnoteReference w:id="4"/>
      </w:r>
      <w:r w:rsidR="00571B57">
        <w:rPr>
          <w:szCs w:val="22"/>
        </w:rPr>
        <w:t xml:space="preserve"> </w:t>
      </w:r>
      <w:r w:rsidR="002B7F50">
        <w:rPr>
          <w:szCs w:val="22"/>
        </w:rPr>
        <w:fldChar w:fldCharType="begin"/>
      </w:r>
      <w:r w:rsidR="002B7F50">
        <w:rPr>
          <w:szCs w:val="22"/>
        </w:rPr>
        <w:instrText xml:space="preserve"> REF _Ref136190394 \h </w:instrText>
      </w:r>
      <w:r w:rsidR="002B7F50">
        <w:rPr>
          <w:szCs w:val="22"/>
        </w:rPr>
      </w:r>
      <w:r w:rsidR="002B7F50">
        <w:rPr>
          <w:szCs w:val="22"/>
        </w:rPr>
        <w:fldChar w:fldCharType="separate"/>
      </w:r>
      <w:r w:rsidR="002B7F50" w:rsidRPr="00ED3418">
        <w:rPr>
          <w:szCs w:val="22"/>
        </w:rPr>
        <w:t xml:space="preserve">Figure </w:t>
      </w:r>
      <w:r w:rsidR="002B7F50" w:rsidRPr="00ED3418">
        <w:rPr>
          <w:noProof/>
          <w:szCs w:val="22"/>
        </w:rPr>
        <w:t>4</w:t>
      </w:r>
      <w:r w:rsidR="002B7F50">
        <w:rPr>
          <w:szCs w:val="22"/>
        </w:rPr>
        <w:fldChar w:fldCharType="end"/>
      </w:r>
      <w:r w:rsidR="002B7F50">
        <w:rPr>
          <w:szCs w:val="22"/>
        </w:rPr>
        <w:t xml:space="preserve"> shows participants responses depending on the pen location, acoustic continuum and visual bias.</w:t>
      </w:r>
    </w:p>
    <w:p w14:paraId="7EC0D840" w14:textId="5D435E30" w:rsidR="002B7F50" w:rsidRDefault="00D83BCC" w:rsidP="002B7F50">
      <w:pPr>
        <w:jc w:val="center"/>
        <w:rPr>
          <w:szCs w:val="22"/>
        </w:rPr>
      </w:pPr>
      <w:r>
        <w:rPr>
          <w:noProof/>
          <w:szCs w:val="22"/>
        </w:rPr>
        <w:lastRenderedPageBreak/>
        <w:drawing>
          <wp:inline distT="0" distB="0" distL="0" distR="0" wp14:anchorId="7C8137B8" wp14:editId="2B463B38">
            <wp:extent cx="4800600" cy="5295900"/>
            <wp:effectExtent l="0" t="0" r="0" b="0"/>
            <wp:docPr id="2140566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66034" name="Picture 2140566034"/>
                    <pic:cNvPicPr/>
                  </pic:nvPicPr>
                  <pic:blipFill>
                    <a:blip r:embed="rId18"/>
                    <a:stretch>
                      <a:fillRect/>
                    </a:stretch>
                  </pic:blipFill>
                  <pic:spPr>
                    <a:xfrm>
                      <a:off x="0" y="0"/>
                      <a:ext cx="4800600" cy="5295900"/>
                    </a:xfrm>
                    <a:prstGeom prst="rect">
                      <a:avLst/>
                    </a:prstGeom>
                  </pic:spPr>
                </pic:pic>
              </a:graphicData>
            </a:graphic>
          </wp:inline>
        </w:drawing>
      </w:r>
    </w:p>
    <w:p w14:paraId="00266130" w14:textId="4457736D" w:rsidR="009625D1" w:rsidRDefault="002B7F50" w:rsidP="00BA7139">
      <w:pPr>
        <w:pStyle w:val="Caption"/>
        <w:rPr>
          <w:szCs w:val="22"/>
        </w:rPr>
      </w:pPr>
      <w:bookmarkStart w:id="265" w:name="_Ref136190394"/>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265"/>
      <w:r w:rsidRPr="00ED3418">
        <w:rPr>
          <w:szCs w:val="22"/>
        </w:rPr>
        <w:tab/>
      </w:r>
      <w:r>
        <w:rPr>
          <w:szCs w:val="22"/>
        </w:rPr>
        <w:t xml:space="preserve">Summary of participants’ responses in Experiments 1a-c, depending on pen location and acoustic continuum step (Panel </w:t>
      </w:r>
      <w:r w:rsidR="00D83BCC">
        <w:rPr>
          <w:szCs w:val="22"/>
        </w:rPr>
        <w:t>A</w:t>
      </w:r>
      <w:r>
        <w:rPr>
          <w:szCs w:val="22"/>
        </w:rPr>
        <w:t>)</w:t>
      </w:r>
      <w:r w:rsidR="00D83BCC">
        <w:rPr>
          <w:szCs w:val="22"/>
        </w:rPr>
        <w:t xml:space="preserve"> or visual bias (Panel B)</w:t>
      </w:r>
      <w:r>
        <w:rPr>
          <w:szCs w:val="22"/>
        </w:rPr>
        <w:t>. Points show means of by-participant averages. Intervals show bootstrapped 95% CIs over those by-participant means.</w:t>
      </w:r>
    </w:p>
    <w:p w14:paraId="2192E7AC" w14:textId="77777777" w:rsidR="00FA67B2" w:rsidRPr="00ED3418" w:rsidRDefault="00FA67B2" w:rsidP="00FA67B2">
      <w:pPr>
        <w:jc w:val="center"/>
        <w:rPr>
          <w:szCs w:val="22"/>
        </w:rPr>
      </w:pPr>
      <w:r w:rsidRPr="00ED3418">
        <w:rPr>
          <w:szCs w:val="22"/>
          <w:highlight w:val="cyan"/>
        </w:rPr>
        <w:t>[INSERT TABLE]</w:t>
      </w:r>
    </w:p>
    <w:p w14:paraId="1BCE6BC8" w14:textId="75F03F75" w:rsidR="00FA67B2" w:rsidRPr="00754F17" w:rsidRDefault="00FA67B2" w:rsidP="00FA67B2">
      <w:pPr>
        <w:pStyle w:val="Caption"/>
        <w:rPr>
          <w:szCs w:val="22"/>
        </w:rPr>
      </w:pPr>
      <w:bookmarkStart w:id="266" w:name="_Ref136190384"/>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3F5649">
        <w:rPr>
          <w:noProof/>
          <w:szCs w:val="22"/>
        </w:rPr>
        <w:t>1</w:t>
      </w:r>
      <w:r w:rsidRPr="00ED3418">
        <w:rPr>
          <w:noProof/>
          <w:szCs w:val="22"/>
        </w:rPr>
        <w:fldChar w:fldCharType="end"/>
      </w:r>
      <w:bookmarkEnd w:id="266"/>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825EE6" w:rsidRPr="003F5649">
        <w:t xml:space="preserve">Hypotheses </w:t>
      </w:r>
      <w:commentRangeStart w:id="267"/>
      <w:r w:rsidR="00825EE6" w:rsidRPr="003F5649">
        <w:t xml:space="preserve">for which we had not strong expectations are </w:t>
      </w:r>
      <w:commentRangeStart w:id="268"/>
      <w:r w:rsidR="00825EE6" w:rsidRPr="003F5649">
        <w:t>shown with shaded backgrounds.</w:t>
      </w:r>
      <w:commentRangeEnd w:id="268"/>
      <w:r w:rsidR="00825EE6" w:rsidRPr="003F5649">
        <w:rPr>
          <w:rStyle w:val="CommentReference"/>
          <w:color w:val="auto"/>
        </w:rPr>
        <w:commentReference w:id="268"/>
      </w:r>
      <w:commentRangeEnd w:id="267"/>
      <w:r w:rsidR="004F276B">
        <w:rPr>
          <w:rStyle w:val="CommentReference"/>
          <w:i w:val="0"/>
          <w:iCs w:val="0"/>
          <w:color w:val="auto"/>
        </w:rPr>
        <w:commentReference w:id="267"/>
      </w:r>
    </w:p>
    <w:p w14:paraId="6DC2C1D4" w14:textId="1A1D7FC6" w:rsidR="006D093A" w:rsidRDefault="006D093A" w:rsidP="002B7F50">
      <w:pPr>
        <w:rPr>
          <w:szCs w:val="22"/>
        </w:rPr>
      </w:pPr>
      <w:r>
        <w:rPr>
          <w:szCs w:val="22"/>
        </w:rPr>
        <w:t xml:space="preserve">Of primary interest, participants in all three experiments were less likely to respond </w:t>
      </w:r>
      <w:proofErr w:type="spellStart"/>
      <w:r w:rsidRPr="003E79A6">
        <w:rPr>
          <w:i/>
          <w:iCs/>
          <w:szCs w:val="22"/>
        </w:rPr>
        <w:t>ashi</w:t>
      </w:r>
      <w:proofErr w:type="spellEnd"/>
      <w:r w:rsidRPr="003E79A6">
        <w:rPr>
          <w:i/>
          <w:iCs/>
          <w:szCs w:val="22"/>
        </w:rPr>
        <w:t xml:space="preserve"> </w:t>
      </w:r>
      <w:r>
        <w:rPr>
          <w:szCs w:val="22"/>
        </w:rPr>
        <w:t xml:space="preserve">if the pen was in the mouth (BFs &gt; </w:t>
      </w:r>
      <w:r w:rsidRPr="00BA7139">
        <w:rPr>
          <w:szCs w:val="22"/>
          <w:highlight w:val="yellow"/>
        </w:rPr>
        <w:t>19.6</w:t>
      </w:r>
      <w:r>
        <w:rPr>
          <w:szCs w:val="22"/>
        </w:rPr>
        <w:t xml:space="preserve">), as predicted by the compensation hypothesis. There also </w:t>
      </w:r>
      <w:r>
        <w:rPr>
          <w:szCs w:val="22"/>
        </w:rPr>
        <w:lastRenderedPageBreak/>
        <w:t xml:space="preserve">was evidence that this effect increased for stimuli that were acoustically or visually more </w:t>
      </w:r>
      <w:proofErr w:type="spellStart"/>
      <w:r w:rsidRPr="003E79A6">
        <w:rPr>
          <w:i/>
          <w:iCs/>
          <w:szCs w:val="22"/>
        </w:rPr>
        <w:t>ashi</w:t>
      </w:r>
      <w:proofErr w:type="spellEnd"/>
      <w:r>
        <w:rPr>
          <w:szCs w:val="22"/>
        </w:rPr>
        <w:t xml:space="preserve">-like. This evidence was strongest for Experiment 1c (BFs &gt; </w:t>
      </w:r>
      <w:r w:rsidR="00E66B78" w:rsidRPr="00E66B78">
        <w:rPr>
          <w:szCs w:val="22"/>
          <w:highlight w:val="yellow"/>
        </w:rPr>
        <w:t>22.7</w:t>
      </w:r>
      <w:r>
        <w:rPr>
          <w:szCs w:val="22"/>
        </w:rPr>
        <w:t xml:space="preserve">), potentially because the effect of compensation—decreases in the probability of </w:t>
      </w:r>
      <w:proofErr w:type="spellStart"/>
      <w:r w:rsidRPr="003E79A6">
        <w:rPr>
          <w:i/>
          <w:iCs/>
          <w:szCs w:val="22"/>
        </w:rPr>
        <w:t>ashi</w:t>
      </w:r>
      <w:proofErr w:type="spellEnd"/>
      <w:r>
        <w:rPr>
          <w:szCs w:val="22"/>
        </w:rPr>
        <w:t xml:space="preserve"> responses—is more difficult to detect for audio-visual stimuli for which </w:t>
      </w:r>
      <w:proofErr w:type="spellStart"/>
      <w:r w:rsidRPr="003E79A6">
        <w:rPr>
          <w:i/>
          <w:iCs/>
          <w:szCs w:val="22"/>
        </w:rPr>
        <w:t>ashi</w:t>
      </w:r>
      <w:proofErr w:type="spellEnd"/>
      <w:r>
        <w:rPr>
          <w:szCs w:val="22"/>
        </w:rPr>
        <w:t>-responses are unlikely to being with.</w:t>
      </w:r>
      <w:r w:rsidR="00E617BE">
        <w:rPr>
          <w:szCs w:val="22"/>
        </w:rPr>
        <w:t xml:space="preserve"> The same trend </w:t>
      </w:r>
      <w:r w:rsidR="002655E6">
        <w:rPr>
          <w:szCs w:val="22"/>
        </w:rPr>
        <w:t>was</w:t>
      </w:r>
      <w:r w:rsidR="00E617BE">
        <w:rPr>
          <w:szCs w:val="22"/>
        </w:rPr>
        <w:t>, however, present across all three experiments.</w:t>
      </w:r>
    </w:p>
    <w:p w14:paraId="7885CC2A" w14:textId="385DD859" w:rsidR="006D093A" w:rsidRDefault="006D093A" w:rsidP="00E17FC6">
      <w:pPr>
        <w:rPr>
          <w:szCs w:val="22"/>
        </w:rPr>
      </w:pPr>
      <w:r>
        <w:rPr>
          <w:szCs w:val="22"/>
        </w:rPr>
        <w:t xml:space="preserve">Beyond the effect of primary interest, all three experiments exhibited the expected effects of the acoustic continuum (BFs &gt; </w:t>
      </w:r>
      <w:r w:rsidRPr="00E66B78">
        <w:rPr>
          <w:szCs w:val="22"/>
          <w:highlight w:val="yellow"/>
        </w:rPr>
        <w:t>3999</w:t>
      </w:r>
      <w:r>
        <w:rPr>
          <w:szCs w:val="22"/>
        </w:rPr>
        <w:t xml:space="preserve">) and visual bias (BFs &gt; </w:t>
      </w:r>
      <w:r w:rsidRPr="008E0E98">
        <w:rPr>
          <w:szCs w:val="22"/>
          <w:highlight w:val="yellow"/>
        </w:rPr>
        <w:t>18.2</w:t>
      </w:r>
      <w:r>
        <w:rPr>
          <w:szCs w:val="22"/>
        </w:rPr>
        <w:t xml:space="preserve">), with increasing probabilities of </w:t>
      </w:r>
      <w:proofErr w:type="spellStart"/>
      <w:r w:rsidRPr="003E79A6">
        <w:rPr>
          <w:i/>
          <w:iCs/>
          <w:szCs w:val="22"/>
        </w:rPr>
        <w:t>ashi</w:t>
      </w:r>
      <w:proofErr w:type="spellEnd"/>
      <w:r w:rsidR="00E960BA">
        <w:rPr>
          <w:szCs w:val="22"/>
        </w:rPr>
        <w:t xml:space="preserve"> </w:t>
      </w:r>
      <w:r>
        <w:rPr>
          <w:szCs w:val="22"/>
        </w:rPr>
        <w:t xml:space="preserve">responses when the audio-visual articulatory evidence biased towards </w:t>
      </w:r>
      <w:proofErr w:type="spellStart"/>
      <w:r w:rsidRPr="003E79A6">
        <w:rPr>
          <w:i/>
          <w:iCs/>
          <w:szCs w:val="22"/>
        </w:rPr>
        <w:t>ashi</w:t>
      </w:r>
      <w:proofErr w:type="spellEnd"/>
      <w:r>
        <w:rPr>
          <w:szCs w:val="22"/>
        </w:rPr>
        <w:t xml:space="preserve">. These two effects seem to be independent of each other, suggesting additive effects of acoustic and visual evidence (BFs </w:t>
      </w:r>
      <w:r w:rsidRPr="00E66B78">
        <w:rPr>
          <w:szCs w:val="22"/>
          <w:highlight w:val="yellow"/>
        </w:rPr>
        <w:t>&gt; 8</w:t>
      </w:r>
      <w:r>
        <w:rPr>
          <w:szCs w:val="22"/>
        </w:rPr>
        <w:t xml:space="preserve">, in line with models of ideal cue integration, </w:t>
      </w:r>
      <w:r w:rsidRPr="003E79A6">
        <w:rPr>
          <w:szCs w:val="22"/>
          <w:highlight w:val="yellow"/>
        </w:rPr>
        <w:t>REF</w:t>
      </w:r>
      <w:r>
        <w:rPr>
          <w:szCs w:val="22"/>
        </w:rPr>
        <w:t>).</w:t>
      </w:r>
      <w:r w:rsidR="00E17FC6">
        <w:rPr>
          <w:szCs w:val="22"/>
        </w:rPr>
        <w:t xml:space="preserve"> </w:t>
      </w:r>
      <w:r>
        <w:rPr>
          <w:szCs w:val="22"/>
        </w:rPr>
        <w:t xml:space="preserve"> Finally, all three experiments suggest that the effects of pen location, visual bias, and the acoustic continuum were rather stable across blocks (BFs &gt; </w:t>
      </w:r>
      <w:r w:rsidRPr="00E66B78">
        <w:rPr>
          <w:szCs w:val="22"/>
          <w:highlight w:val="yellow"/>
        </w:rPr>
        <w:t>17</w:t>
      </w:r>
      <w:r>
        <w:rPr>
          <w:szCs w:val="22"/>
        </w:rPr>
        <w:t>).</w:t>
      </w:r>
    </w:p>
    <w:p w14:paraId="1AB9099D" w14:textId="426A63D9" w:rsidR="006D093A" w:rsidRPr="00ED3418" w:rsidRDefault="006D093A" w:rsidP="006D093A">
      <w:pPr>
        <w:pStyle w:val="Heading2"/>
        <w:rPr>
          <w:szCs w:val="22"/>
        </w:rPr>
      </w:pPr>
      <w:r>
        <w:rPr>
          <w:szCs w:val="22"/>
        </w:rPr>
        <w:t>Discussion</w:t>
      </w:r>
    </w:p>
    <w:p w14:paraId="3D5F23AD" w14:textId="79A1D859"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E960BA">
        <w:rPr>
          <w:szCs w:val="22"/>
        </w:rPr>
        <w:t xml:space="preserve"> </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 xml:space="preserve">listeners were more likely to categorize an audiovisual input as </w:t>
      </w:r>
      <w:proofErr w:type="spellStart"/>
      <w:r w:rsidR="00A47696" w:rsidRPr="003E79A6">
        <w:rPr>
          <w:i/>
          <w:iCs/>
          <w:szCs w:val="22"/>
        </w:rPr>
        <w:t>ashi</w:t>
      </w:r>
      <w:proofErr w:type="spellEnd"/>
      <w:r w:rsidR="00A47696">
        <w:rPr>
          <w:szCs w:val="22"/>
        </w:rPr>
        <w:t xml:space="preserve">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r w:rsidR="002655E6">
        <w:rPr>
          <w:szCs w:val="22"/>
        </w:rPr>
        <w:t xml:space="preserve"> This effect was larger when for tokens that were acoustically or visually more </w:t>
      </w:r>
      <w:proofErr w:type="spellStart"/>
      <w:r w:rsidR="002655E6">
        <w:rPr>
          <w:i/>
          <w:iCs/>
          <w:szCs w:val="22"/>
        </w:rPr>
        <w:t>ashi</w:t>
      </w:r>
      <w:proofErr w:type="spellEnd"/>
      <w:r w:rsidR="002655E6">
        <w:rPr>
          <w:szCs w:val="22"/>
        </w:rPr>
        <w:t xml:space="preserve">-like, </w:t>
      </w:r>
      <w:commentRangeStart w:id="269"/>
      <w:commentRangeStart w:id="270"/>
      <w:r w:rsidR="002655E6">
        <w:rPr>
          <w:szCs w:val="22"/>
        </w:rPr>
        <w:t>closely resembling findings for compensation for preceding phonetic context (</w:t>
      </w:r>
      <w:r w:rsidR="002655E6" w:rsidRPr="0008080F">
        <w:rPr>
          <w:szCs w:val="22"/>
        </w:rPr>
        <w:t>Kang et al.</w:t>
      </w:r>
      <w:r w:rsidR="002655E6">
        <w:rPr>
          <w:szCs w:val="22"/>
        </w:rPr>
        <w:t xml:space="preserve">, </w:t>
      </w:r>
      <w:r w:rsidR="002655E6" w:rsidRPr="0008080F">
        <w:rPr>
          <w:szCs w:val="22"/>
        </w:rPr>
        <w:t>2016).</w:t>
      </w:r>
      <w:commentRangeEnd w:id="269"/>
      <w:r w:rsidR="00601B77">
        <w:rPr>
          <w:rStyle w:val="CommentReference"/>
        </w:rPr>
        <w:commentReference w:id="269"/>
      </w:r>
      <w:commentRangeEnd w:id="270"/>
      <w:r w:rsidR="0066093F">
        <w:rPr>
          <w:rStyle w:val="CommentReference"/>
        </w:rPr>
        <w:commentReference w:id="270"/>
      </w:r>
    </w:p>
    <w:p w14:paraId="700F8EE7" w14:textId="2549A2F9" w:rsidR="001D0660" w:rsidRDefault="00795899" w:rsidP="001D0660">
      <w:pPr>
        <w:rPr>
          <w:szCs w:val="22"/>
        </w:rPr>
      </w:pPr>
      <w:r>
        <w:rPr>
          <w:szCs w:val="22"/>
        </w:rPr>
        <w:t>Th</w:t>
      </w:r>
      <w:r w:rsidR="002655E6">
        <w:rPr>
          <w:szCs w:val="22"/>
        </w:rPr>
        <w:t>ese</w:t>
      </w:r>
      <w:r>
        <w:rPr>
          <w:szCs w:val="22"/>
        </w:rPr>
        <w:t xml:space="preserve"> result</w:t>
      </w:r>
      <w:r w:rsidR="002655E6">
        <w:rPr>
          <w:szCs w:val="22"/>
        </w:rPr>
        <w:t>s</w:t>
      </w:r>
      <w:r>
        <w:rPr>
          <w:szCs w:val="22"/>
        </w:rPr>
        <w:t xml:space="preserve"> </w:t>
      </w:r>
      <w:r w:rsidR="002655E6">
        <w:rPr>
          <w:szCs w:val="22"/>
        </w:rPr>
        <w:t>are</w:t>
      </w:r>
      <w:r>
        <w:rPr>
          <w:szCs w:val="22"/>
        </w:rPr>
        <w:t xml:space="preserve"> unexpected if listeners simply integrated visual and acoustic evidence of articulation, without discounting the </w:t>
      </w:r>
      <w:r>
        <w:rPr>
          <w:i/>
          <w:iCs/>
          <w:szCs w:val="22"/>
        </w:rPr>
        <w:t>causes</w:t>
      </w:r>
      <w:r>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Pr>
          <w:szCs w:val="22"/>
        </w:rPr>
        <w:t>Either</w:t>
      </w:r>
      <w:r w:rsidR="00A9453C">
        <w:rPr>
          <w:szCs w:val="22"/>
        </w:rPr>
        <w:t xml:space="preserve"> of these would result in lower center of gravity </w:t>
      </w:r>
      <w:r w:rsidR="00244AD2">
        <w:rPr>
          <w:szCs w:val="22"/>
        </w:rPr>
        <w:t xml:space="preserve">(similar to the effects of a </w:t>
      </w:r>
      <w:commentRangeStart w:id="271"/>
      <w:commentRangeStart w:id="272"/>
      <w:r w:rsidR="00244AD2">
        <w:rPr>
          <w:szCs w:val="22"/>
        </w:rPr>
        <w:t>bite</w:t>
      </w:r>
      <w:r w:rsidR="00E960BA">
        <w:rPr>
          <w:szCs w:val="22"/>
        </w:rPr>
        <w:t>-</w:t>
      </w:r>
      <w:r w:rsidR="00244AD2">
        <w:rPr>
          <w:szCs w:val="22"/>
        </w:rPr>
        <w:t>block</w:t>
      </w:r>
      <w:commentRangeEnd w:id="271"/>
      <w:r w:rsidR="00244AD2">
        <w:rPr>
          <w:rStyle w:val="CommentReference"/>
        </w:rPr>
        <w:commentReference w:id="271"/>
      </w:r>
      <w:commentRangeEnd w:id="272"/>
      <w:r w:rsidR="00E960BA">
        <w:rPr>
          <w:rStyle w:val="CommentReference"/>
        </w:rPr>
        <w:commentReference w:id="272"/>
      </w:r>
      <w:r w:rsidR="00244AD2">
        <w:rPr>
          <w:szCs w:val="22"/>
        </w:rPr>
        <w:t xml:space="preserve">, </w:t>
      </w:r>
      <w:r w:rsidR="00244AD2" w:rsidRPr="00ED3418">
        <w:rPr>
          <w:szCs w:val="22"/>
        </w:rPr>
        <w:t>McFarland &amp; Baum, 1995; Baum et al. 1996</w:t>
      </w:r>
      <w:r w:rsidR="00244AD2">
        <w:rPr>
          <w:szCs w:val="22"/>
        </w:rPr>
        <w:t>)</w:t>
      </w:r>
      <w:r w:rsidR="00A9453C">
        <w:rPr>
          <w:szCs w:val="22"/>
        </w:rPr>
        <w:t xml:space="preserve">, making a sound acoustically more </w:t>
      </w:r>
      <w:r w:rsidR="00A9453C" w:rsidRPr="00BF6D97">
        <w:rPr>
          <w:szCs w:val="22"/>
        </w:rPr>
        <w:t>/ʃ/</w:t>
      </w:r>
      <w:r w:rsidR="00A9453C">
        <w:rPr>
          <w:szCs w:val="22"/>
        </w:rPr>
        <w:t xml:space="preserve">-like. </w:t>
      </w:r>
      <w:r>
        <w:rPr>
          <w:szCs w:val="22"/>
        </w:rPr>
        <w:t xml:space="preserve">If listeners naively integrated this visual evidence with the acoustic </w:t>
      </w:r>
      <w:r>
        <w:rPr>
          <w:szCs w:val="22"/>
        </w:rPr>
        <w:lastRenderedPageBreak/>
        <w:t xml:space="preserve">evidence, listeners should be </w:t>
      </w:r>
      <w:r>
        <w:rPr>
          <w:i/>
          <w:iCs/>
          <w:szCs w:val="22"/>
        </w:rPr>
        <w:t>more</w:t>
      </w:r>
      <w:r>
        <w:rPr>
          <w:szCs w:val="22"/>
        </w:rPr>
        <w:t xml:space="preserve"> likely to respond </w:t>
      </w:r>
      <w:proofErr w:type="spellStart"/>
      <w:r w:rsidRPr="003E79A6">
        <w:rPr>
          <w:i/>
          <w:iCs/>
          <w:szCs w:val="22"/>
        </w:rPr>
        <w:t>ashi</w:t>
      </w:r>
      <w:proofErr w:type="spellEnd"/>
      <w:r>
        <w:rPr>
          <w:szCs w:val="22"/>
        </w:rPr>
        <w:t xml:space="preserve"> when the pen is in the mouth</w:t>
      </w:r>
      <w:r w:rsidR="001D0660">
        <w:rPr>
          <w:szCs w:val="22"/>
        </w:rPr>
        <w:t>—the opposite of what we observed in all three experiments</w:t>
      </w:r>
      <w:r>
        <w:rPr>
          <w:szCs w:val="22"/>
        </w:rPr>
        <w:t xml:space="preserve">. Similarly, if listeners ignored the pen, or if the effects of the pen on articulation, were not sufficiently visually evident, we should have failed to find </w:t>
      </w:r>
      <w:r w:rsidRPr="003F5649">
        <w:rPr>
          <w:i/>
        </w:rPr>
        <w:t>an</w:t>
      </w:r>
      <w:r w:rsidR="001D0660" w:rsidRPr="003F5649">
        <w:rPr>
          <w:i/>
        </w:rPr>
        <w:t>y</w:t>
      </w:r>
      <w:r>
        <w:rPr>
          <w:szCs w:val="22"/>
        </w:rPr>
        <w:t xml:space="preserve"> effect of pen location. </w:t>
      </w:r>
      <w:r w:rsidR="001D0660">
        <w:rPr>
          <w:szCs w:val="22"/>
        </w:rPr>
        <w:t xml:space="preserve">This was not the case. </w:t>
      </w:r>
      <w:r>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Pr>
          <w:szCs w:val="22"/>
        </w:rPr>
        <w:t xml:space="preserve">, paralleling </w:t>
      </w:r>
      <w:r w:rsidR="001D0660">
        <w:rPr>
          <w:szCs w:val="22"/>
        </w:rPr>
        <w:t>compensation effects</w:t>
      </w:r>
      <w:r>
        <w:rPr>
          <w:szCs w:val="22"/>
        </w:rPr>
        <w:t xml:space="preserve"> </w:t>
      </w:r>
      <w:r w:rsidR="001D0660">
        <w:rPr>
          <w:szCs w:val="22"/>
        </w:rPr>
        <w:t>previously documented for</w:t>
      </w:r>
      <w:r>
        <w:rPr>
          <w:szCs w:val="22"/>
        </w:rPr>
        <w:t xml:space="preserve"> </w:t>
      </w:r>
      <w:r w:rsidR="001D0660">
        <w:rPr>
          <w:szCs w:val="22"/>
        </w:rPr>
        <w:t>surrounding phonetic context (</w:t>
      </w:r>
      <w:r w:rsidR="001D0660" w:rsidRPr="00E66B78">
        <w:rPr>
          <w:szCs w:val="22"/>
          <w:highlight w:val="yellow"/>
        </w:rPr>
        <w:t>REF</w:t>
      </w:r>
      <w:r w:rsidR="001D0660">
        <w:rPr>
          <w:szCs w:val="22"/>
        </w:rPr>
        <w:t>)</w:t>
      </w:r>
      <w:r>
        <w:rPr>
          <w:szCs w:val="22"/>
        </w:rPr>
        <w:t>.</w:t>
      </w:r>
    </w:p>
    <w:p w14:paraId="33FF6A2F" w14:textId="3022A3B8" w:rsidR="00E17FC6" w:rsidRDefault="001D0660" w:rsidP="00E17FC6">
      <w:pPr>
        <w:rPr>
          <w:szCs w:val="22"/>
          <w:highlight w:val="yellow"/>
        </w:rPr>
      </w:pPr>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 </w:t>
      </w:r>
      <w:r w:rsidR="008D6284" w:rsidRPr="0066093F">
        <w:rPr>
          <w:szCs w:val="22"/>
        </w:rPr>
        <w:t>This alternative explanation is addressed in Experiments 2.</w:t>
      </w:r>
    </w:p>
    <w:p w14:paraId="4804E457" w14:textId="63E8C854" w:rsidR="000E2896" w:rsidRDefault="008D6284" w:rsidP="000E2896">
      <w:pPr>
        <w:rPr>
          <w:szCs w:val="22"/>
        </w:rPr>
      </w:pPr>
      <w:r>
        <w:rPr>
          <w:szCs w:val="22"/>
        </w:rPr>
        <w:t>Before we turn to those experiments, we note that</w:t>
      </w:r>
      <w:r w:rsidR="00E17FC6" w:rsidRPr="00CE7AE0">
        <w:rPr>
          <w:szCs w:val="22"/>
        </w:rPr>
        <w:t xml:space="preserve"> Experiments 1a-c </w:t>
      </w:r>
      <w:r>
        <w:rPr>
          <w:szCs w:val="22"/>
        </w:rPr>
        <w:t xml:space="preserve">also </w:t>
      </w:r>
      <w:r w:rsidR="00E17FC6" w:rsidRPr="00CE7AE0">
        <w:rPr>
          <w:szCs w:val="22"/>
        </w:rPr>
        <w:t xml:space="preserve">validate the audiovisual test tokens we developed. </w:t>
      </w:r>
      <w:r w:rsidR="00406DBA" w:rsidRPr="00CE7AE0">
        <w:rPr>
          <w:szCs w:val="22"/>
        </w:rPr>
        <w:t xml:space="preserve">We found clear effects of both the acoustic continuum and visual bias (due to the /s/ or </w:t>
      </w:r>
      <w:r w:rsidR="00406DBA" w:rsidRPr="0080495B">
        <w:rPr>
          <w:szCs w:val="22"/>
        </w:rPr>
        <w:t xml:space="preserve">/ʃ/ </w:t>
      </w:r>
      <w:r w:rsidR="00406DBA" w:rsidRPr="00CE7AE0">
        <w:rPr>
          <w:szCs w:val="22"/>
        </w:rPr>
        <w:t xml:space="preserve">sound the talker produced in the original videos we excerpted the test stimuli from). </w:t>
      </w:r>
      <w:r w:rsidR="00775A9E">
        <w:rPr>
          <w:szCs w:val="22"/>
        </w:rPr>
        <w:t>T</w:t>
      </w:r>
      <w:r w:rsidR="0080495B">
        <w:rPr>
          <w:szCs w:val="22"/>
        </w:rPr>
        <w:t xml:space="preserve">he </w:t>
      </w:r>
      <w:r w:rsidR="000E2896">
        <w:rPr>
          <w:szCs w:val="22"/>
        </w:rPr>
        <w:t xml:space="preserve">slope of the </w:t>
      </w:r>
      <w:r w:rsidR="0080495B">
        <w:rPr>
          <w:szCs w:val="22"/>
        </w:rPr>
        <w:t xml:space="preserve">acoustic effects </w:t>
      </w:r>
      <w:r w:rsidR="000E2896">
        <w:rPr>
          <w:szCs w:val="22"/>
        </w:rPr>
        <w:t>is</w:t>
      </w:r>
      <w:r w:rsidR="0080495B">
        <w:rPr>
          <w:szCs w:val="22"/>
        </w:rPr>
        <w:t xml:space="preserve"> comparable </w:t>
      </w:r>
      <w:r w:rsidR="000E2896">
        <w:rPr>
          <w:szCs w:val="22"/>
        </w:rPr>
        <w:t>across both experiments</w:t>
      </w:r>
      <w:r w:rsidR="007C1B6D">
        <w:rPr>
          <w:szCs w:val="22"/>
        </w:rPr>
        <w:t xml:space="preserve">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sidR="007C1B6D">
        <w:rPr>
          <w:szCs w:val="22"/>
        </w:rPr>
        <w:t xml:space="preserve"> in Experiment 1a-c vs.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=.30, SE=.069</m:t>
        </m:r>
      </m:oMath>
      <w:r w:rsidR="007C1B6D">
        <w:rPr>
          <w:szCs w:val="22"/>
        </w:rPr>
        <w:t xml:space="preserve"> in LJ18)</w:t>
      </w:r>
      <w:r w:rsidR="000E2896">
        <w:rPr>
          <w:szCs w:val="22"/>
        </w:rPr>
        <w:t>,</w:t>
      </w:r>
      <w:r w:rsidR="00D30126">
        <w:rPr>
          <w:rStyle w:val="FootnoteReference"/>
          <w:szCs w:val="22"/>
        </w:rPr>
        <w:footnoteReference w:id="5"/>
      </w:r>
      <w:r w:rsidR="000E2896">
        <w:rPr>
          <w:szCs w:val="22"/>
        </w:rPr>
        <w:t xml:space="preserve"> and responses for the audio-only test token fell approximately half-way between the two visual bias conditions of Experiments 1a-c</w:t>
      </w:r>
      <w:r w:rsidR="002E6329">
        <w:rPr>
          <w:szCs w:val="22"/>
        </w:rPr>
        <w:t xml:space="preserve">, as would be expected given </w:t>
      </w:r>
      <w:r w:rsidR="000E2896">
        <w:rPr>
          <w:szCs w:val="22"/>
        </w:rPr>
        <w:t xml:space="preserve">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p>
    <w:p w14:paraId="43A122D0" w14:textId="5365B9A3" w:rsidR="002E008A" w:rsidRPr="00ED3418" w:rsidRDefault="002E008A" w:rsidP="002E008A">
      <w:pPr>
        <w:pStyle w:val="Heading1"/>
        <w:rPr>
          <w:sz w:val="22"/>
          <w:szCs w:val="22"/>
        </w:rPr>
      </w:pPr>
      <w:r w:rsidRPr="00ED3418">
        <w:rPr>
          <w:sz w:val="22"/>
          <w:szCs w:val="22"/>
        </w:rPr>
        <w:t>Experiment</w:t>
      </w:r>
      <w:r>
        <w:rPr>
          <w:sz w:val="22"/>
          <w:szCs w:val="22"/>
        </w:rPr>
        <w:t xml:space="preserve"> 2</w:t>
      </w:r>
    </w:p>
    <w:p w14:paraId="16D68E76" w14:textId="17C21CAD" w:rsidR="00E739EF" w:rsidRDefault="002E008A" w:rsidP="00972CE3">
      <w:pPr>
        <w:rPr>
          <w:szCs w:val="22"/>
        </w:rPr>
      </w:pPr>
      <w:r>
        <w:rPr>
          <w:szCs w:val="22"/>
        </w:rPr>
        <w:lastRenderedPageBreak/>
        <w:t xml:space="preserve">The </w:t>
      </w:r>
      <w:r w:rsidR="00703116">
        <w:rPr>
          <w:szCs w:val="22"/>
        </w:rPr>
        <w:t xml:space="preserve">materials and procedure of </w:t>
      </w:r>
      <w:r w:rsidR="004F7088">
        <w:rPr>
          <w:szCs w:val="22"/>
        </w:rPr>
        <w:t>E</w:t>
      </w:r>
      <w:r>
        <w:rPr>
          <w:szCs w:val="22"/>
        </w:rPr>
        <w:t xml:space="preserve">xperiment </w:t>
      </w:r>
      <w:r w:rsidR="004F7088">
        <w:rPr>
          <w:szCs w:val="22"/>
        </w:rPr>
        <w:t xml:space="preserve">2 </w:t>
      </w:r>
      <w:r>
        <w:rPr>
          <w:szCs w:val="22"/>
        </w:rPr>
        <w:t>w</w:t>
      </w:r>
      <w:r w:rsidR="00703116">
        <w:rPr>
          <w:szCs w:val="22"/>
        </w:rPr>
        <w:t>ere</w:t>
      </w:r>
      <w:r>
        <w:rPr>
          <w:szCs w:val="22"/>
        </w:rPr>
        <w:t xml:space="preserve"> identical to Experiment 1c, except that</w:t>
      </w:r>
      <w:r w:rsidR="00703116">
        <w:rPr>
          <w:szCs w:val="22"/>
        </w:rPr>
        <w:t xml:space="preserve"> the talker’s mouth was occluded by a black rectangle during the production of the </w:t>
      </w:r>
      <w:r w:rsidR="00703116" w:rsidRPr="00ED3418">
        <w:rPr>
          <w:szCs w:val="22"/>
        </w:rPr>
        <w:t>/s/-/ʃ/ fricative</w:t>
      </w:r>
      <w:r w:rsidR="004F7088">
        <w:rPr>
          <w:szCs w:val="22"/>
        </w:rPr>
        <w:t xml:space="preserve"> (see </w:t>
      </w:r>
      <w:r w:rsidR="004F7088">
        <w:rPr>
          <w:szCs w:val="22"/>
        </w:rPr>
        <w:fldChar w:fldCharType="begin"/>
      </w:r>
      <w:r w:rsidR="004F7088">
        <w:rPr>
          <w:szCs w:val="22"/>
        </w:rPr>
        <w:instrText xml:space="preserve"> REF _Ref136084921 \h </w:instrText>
      </w:r>
      <w:r w:rsidR="004F7088">
        <w:rPr>
          <w:szCs w:val="22"/>
        </w:rPr>
      </w:r>
      <w:r w:rsidR="004F7088">
        <w:rPr>
          <w:szCs w:val="22"/>
        </w:rPr>
        <w:fldChar w:fldCharType="separate"/>
      </w:r>
      <w:r w:rsidR="004F7088" w:rsidRPr="00ED3418">
        <w:rPr>
          <w:szCs w:val="22"/>
        </w:rPr>
        <w:t xml:space="preserve">Figure </w:t>
      </w:r>
      <w:r w:rsidR="004F7088">
        <w:rPr>
          <w:noProof/>
          <w:szCs w:val="22"/>
        </w:rPr>
        <w:t>6</w:t>
      </w:r>
      <w:r w:rsidR="004F7088">
        <w:rPr>
          <w:szCs w:val="22"/>
        </w:rPr>
        <w:fldChar w:fldCharType="end"/>
      </w:r>
      <w:r w:rsidR="004F7088">
        <w:rPr>
          <w:szCs w:val="22"/>
        </w:rPr>
        <w:t>)</w:t>
      </w:r>
      <w:r w:rsidRPr="00ED3418">
        <w:rPr>
          <w:szCs w:val="22"/>
        </w:rPr>
        <w:t xml:space="preserve">. </w:t>
      </w:r>
      <w:r w:rsidR="00E739EF">
        <w:rPr>
          <w:szCs w:val="22"/>
        </w:rPr>
        <w:t xml:space="preserve">The rectangle was absent at the start and end of the video, appearing XXX msecs before the start of the fricative and disappearing XXX msecs after the end of the fricative. This left it rather clear </w:t>
      </w:r>
      <w:r w:rsidR="00E739EF">
        <w:rPr>
          <w:i/>
          <w:iCs/>
          <w:szCs w:val="22"/>
        </w:rPr>
        <w:t>that</w:t>
      </w:r>
      <w:r w:rsidR="00E739EF">
        <w:rPr>
          <w:szCs w:val="22"/>
        </w:rPr>
        <w:t xml:space="preserve"> the pen was in the mouth during the production of the fricative, while occluding most direct evidence of the </w:t>
      </w:r>
      <w:commentRangeStart w:id="279"/>
      <w:commentRangeStart w:id="280"/>
      <w:r w:rsidR="00375884">
        <w:rPr>
          <w:szCs w:val="22"/>
        </w:rPr>
        <w:t xml:space="preserve">effect of the pen on the </w:t>
      </w:r>
      <w:r w:rsidR="00E739EF">
        <w:rPr>
          <w:szCs w:val="22"/>
        </w:rPr>
        <w:t xml:space="preserve">specific state of the articulators (lip rounding, oral cavity opening) during the production of the fricative. </w:t>
      </w:r>
      <w:commentRangeEnd w:id="279"/>
      <w:r w:rsidR="00375884">
        <w:rPr>
          <w:rStyle w:val="CommentReference"/>
        </w:rPr>
        <w:commentReference w:id="279"/>
      </w:r>
      <w:commentRangeEnd w:id="280"/>
      <w:r w:rsidR="00E02182">
        <w:rPr>
          <w:rStyle w:val="CommentReference"/>
        </w:rPr>
        <w:commentReference w:id="280"/>
      </w:r>
    </w:p>
    <w:p w14:paraId="15154D13" w14:textId="43037B55" w:rsidR="002E008A" w:rsidRPr="00ED3418" w:rsidRDefault="00703116" w:rsidP="003E79A6">
      <w:pPr>
        <w:ind w:firstLine="0"/>
        <w:rPr>
          <w:szCs w:val="22"/>
        </w:rPr>
      </w:pPr>
      <w:commentRangeStart w:id="281"/>
      <w:commentRangeEnd w:id="281"/>
      <w:r>
        <w:rPr>
          <w:rStyle w:val="CommentReference"/>
        </w:rPr>
        <w:commentReference w:id="281"/>
      </w:r>
    </w:p>
    <w:bookmarkStart w:id="282" w:name="_Ref136084921"/>
    <w:p w14:paraId="7EE39542" w14:textId="7DC1A66C" w:rsidR="008133E0" w:rsidRPr="00ED3418" w:rsidRDefault="00102065" w:rsidP="008133E0">
      <w:pPr>
        <w:jc w:val="center"/>
        <w:rPr>
          <w:szCs w:val="22"/>
        </w:rPr>
      </w:pPr>
      <w:r>
        <w:fldChar w:fldCharType="begin"/>
      </w:r>
      <w:r>
        <w:instrText xml:space="preserve"> INCLUDEPICTURE "https://mail.google.com/mail/u/0?ui=2&amp;ik=427c5e0115&amp;attid=0.2&amp;permmsgid=msg-a:r-6517382407935838111&amp;th=18881455e6e60146&amp;view=fimg&amp;fur=ip&amp;sz=s0-l75-ft&amp;attbid=ANGjdJ9hBBsZG11nkbvpTJF3IkO8RHm5Lk7jznnSfBVVY5YsQc-8r0YtUZj9kIHFU-A-Wjx52oSXwaLKVjdnOzz06Hxqy7wDVl6RhPcJ9YKSqqDs9RDEQvVbRfAJl-s&amp;disp=emb&amp;realattid=ii_lifz97zr1" \* MERGEFORMATINET </w:instrText>
      </w:r>
      <w:r w:rsidR="00000000">
        <w:fldChar w:fldCharType="separate"/>
      </w:r>
      <w:r>
        <w:fldChar w:fldCharType="end"/>
      </w:r>
      <w:r>
        <w:rPr>
          <w:noProof/>
          <w:szCs w:val="22"/>
        </w:rPr>
        <w:drawing>
          <wp:inline distT="0" distB="0" distL="0" distR="0" wp14:anchorId="6D2B9F41" wp14:editId="4BB0E9D9">
            <wp:extent cx="5486400" cy="4142105"/>
            <wp:effectExtent l="0" t="0" r="0" b="0"/>
            <wp:docPr id="1944759604" name="Picture 3" descr="A picture containing screenshot, perso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59604" name="Picture 3" descr="A picture containing screenshot, person, design&#10;&#10;Description automatically generated"/>
                    <pic:cNvPicPr/>
                  </pic:nvPicPr>
                  <pic:blipFill>
                    <a:blip r:embed="rId19"/>
                    <a:stretch>
                      <a:fillRect/>
                    </a:stretch>
                  </pic:blipFill>
                  <pic:spPr>
                    <a:xfrm>
                      <a:off x="0" y="0"/>
                      <a:ext cx="5486400" cy="4142105"/>
                    </a:xfrm>
                    <a:prstGeom prst="rect">
                      <a:avLst/>
                    </a:prstGeom>
                  </pic:spPr>
                </pic:pic>
              </a:graphicData>
            </a:graphic>
          </wp:inline>
        </w:drawing>
      </w:r>
    </w:p>
    <w:p w14:paraId="6D3AA166" w14:textId="76FA6BF4" w:rsidR="002E008A" w:rsidRPr="00ED3418" w:rsidRDefault="002E008A" w:rsidP="002E008A">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4F7088">
        <w:rPr>
          <w:noProof/>
          <w:szCs w:val="22"/>
        </w:rPr>
        <w:t>6</w:t>
      </w:r>
      <w:r w:rsidRPr="00ED3418">
        <w:rPr>
          <w:noProof/>
          <w:szCs w:val="22"/>
        </w:rPr>
        <w:fldChar w:fldCharType="end"/>
      </w:r>
      <w:bookmarkEnd w:id="282"/>
      <w:r w:rsidRPr="00ED3418">
        <w:rPr>
          <w:szCs w:val="22"/>
        </w:rPr>
        <w:tab/>
        <w:t>S</w:t>
      </w:r>
      <w:r w:rsidR="00102065">
        <w:rPr>
          <w:szCs w:val="22"/>
        </w:rPr>
        <w:t>chematic of</w:t>
      </w:r>
      <w:r w:rsidRPr="00ED3418">
        <w:rPr>
          <w:szCs w:val="22"/>
        </w:rPr>
        <w:t xml:space="preserve"> </w:t>
      </w:r>
      <w:r w:rsidR="00102065">
        <w:rPr>
          <w:szCs w:val="22"/>
        </w:rPr>
        <w:t>an</w:t>
      </w:r>
      <w:r w:rsidRPr="00ED3418">
        <w:rPr>
          <w:szCs w:val="22"/>
        </w:rPr>
        <w:t xml:space="preserve"> </w:t>
      </w:r>
      <w:r>
        <w:rPr>
          <w:szCs w:val="22"/>
        </w:rPr>
        <w:t>audio-</w:t>
      </w:r>
      <w:r w:rsidRPr="00ED3418">
        <w:rPr>
          <w:szCs w:val="22"/>
        </w:rPr>
        <w:t xml:space="preserve">visual item in Experiment </w:t>
      </w:r>
      <w:r w:rsidR="00703116">
        <w:rPr>
          <w:szCs w:val="22"/>
        </w:rPr>
        <w:t>2</w:t>
      </w:r>
      <w:r w:rsidRPr="00ED3418">
        <w:rPr>
          <w:szCs w:val="22"/>
        </w:rPr>
        <w:t xml:space="preserve">, </w:t>
      </w:r>
      <w:r w:rsidR="00E739EF">
        <w:rPr>
          <w:szCs w:val="22"/>
        </w:rPr>
        <w:t>during the production of the fricative</w:t>
      </w:r>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1a-c, a black box </w:t>
      </w:r>
      <w:r w:rsidR="00703116">
        <w:rPr>
          <w:szCs w:val="22"/>
        </w:rPr>
        <w:lastRenderedPageBreak/>
        <w:t xml:space="preserve">occluded the talker’s mouth during the production of the fricative. </w:t>
      </w:r>
    </w:p>
    <w:p w14:paraId="6600DD62" w14:textId="53330A4A" w:rsidR="00972CE3" w:rsidRDefault="00972CE3" w:rsidP="00972CE3">
      <w:pPr>
        <w:rPr>
          <w:szCs w:val="22"/>
        </w:rPr>
      </w:pPr>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they observe that the pen indeed causes more lip rounding or larger opening of the oral cavity, then we expect the effect of the pen—replicated three times in Experiments 1a-c—to be no longer observed in Experiment 2. This latter possibility strikes us to be what compensation accounts like that advanced by Fowler would predict since “</w:t>
      </w:r>
      <w:r w:rsidRPr="00ED3418">
        <w:rPr>
          <w:szCs w:val="22"/>
        </w:rPr>
        <w:t>it does not matter why the lips were rounded; it only matters that they were rounded</w:t>
      </w:r>
      <w:r>
        <w:rPr>
          <w:szCs w:val="22"/>
        </w:rPr>
        <w:t>” (Fowler, 2006, p.</w:t>
      </w:r>
      <w:r w:rsidR="007B4DCF">
        <w:rPr>
          <w:szCs w:val="22"/>
        </w:rPr>
        <w:t xml:space="preserve"> 166</w:t>
      </w:r>
      <w:r>
        <w:rPr>
          <w:szCs w:val="22"/>
        </w:rPr>
        <w:t>).</w:t>
      </w:r>
    </w:p>
    <w:p w14:paraId="4A39DE5B" w14:textId="73DD52D6" w:rsidR="00972CE3" w:rsidRDefault="00972CE3" w:rsidP="00972CE3">
      <w:pPr>
        <w:rPr>
          <w:szCs w:val="22"/>
        </w:rPr>
      </w:pPr>
      <w:r>
        <w:rPr>
          <w:szCs w:val="22"/>
        </w:rPr>
        <w:t xml:space="preserve">Second, Experiment 2 allows us to test whether the decreased rate of </w:t>
      </w:r>
      <w:proofErr w:type="spellStart"/>
      <w:r w:rsidRPr="0066093F">
        <w:rPr>
          <w:i/>
          <w:iCs/>
          <w:szCs w:val="22"/>
        </w:rPr>
        <w:t>ashi</w:t>
      </w:r>
      <w:proofErr w:type="spellEnd"/>
      <w:r w:rsidR="001F3C86">
        <w:rPr>
          <w:szCs w:val="22"/>
        </w:rPr>
        <w:t xml:space="preserve"> </w:t>
      </w:r>
      <w:r>
        <w:rPr>
          <w:szCs w:val="22"/>
        </w:rPr>
        <w:t xml:space="preserve">responses when the pen was in the mouth in Experiments 1a-c was due to visual obstruction of articulatory evidence, rather than compensation. Under this alternative hypothesis, both pen conditions (pen in mouth vs. hand) of Experiment 2 should yield rates of </w:t>
      </w:r>
      <w:proofErr w:type="spellStart"/>
      <w:r w:rsidRPr="0066093F">
        <w:rPr>
          <w:i/>
          <w:iCs/>
          <w:szCs w:val="22"/>
        </w:rPr>
        <w:t>ashi</w:t>
      </w:r>
      <w:proofErr w:type="spellEnd"/>
      <w:r w:rsidR="001F3C86">
        <w:rPr>
          <w:szCs w:val="22"/>
        </w:rPr>
        <w:t xml:space="preserve"> </w:t>
      </w:r>
      <w:r>
        <w:rPr>
          <w:szCs w:val="22"/>
        </w:rPr>
        <w:t>responses comparable to the pen-in-the-mouth condition in Experiment 1c (since Experiment 2 occludes most direct visual evidence of fricative articulation). Thus</w:t>
      </w:r>
      <w:r w:rsidR="005B6440">
        <w:rPr>
          <w:szCs w:val="22"/>
        </w:rPr>
        <w:t>,</w:t>
      </w:r>
      <w:r>
        <w:rPr>
          <w:szCs w:val="22"/>
        </w:rPr>
        <w:t xml:space="preserve">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just prior to the fricative, (2) that the effects of Experiments 1a-c were due to visual occlusion of articulatory cues, rather than compensation.</w:t>
      </w:r>
    </w:p>
    <w:p w14:paraId="7CF5CA67" w14:textId="77777777" w:rsidR="002E008A" w:rsidRPr="00ED3418" w:rsidRDefault="002E008A" w:rsidP="002E008A">
      <w:pPr>
        <w:pStyle w:val="Heading2"/>
        <w:rPr>
          <w:szCs w:val="22"/>
        </w:rPr>
      </w:pPr>
      <w:r w:rsidRPr="00ED3418">
        <w:rPr>
          <w:szCs w:val="22"/>
        </w:rPr>
        <w:t>Methods</w:t>
      </w:r>
    </w:p>
    <w:p w14:paraId="7316D4DA" w14:textId="3EFE8D3D" w:rsidR="002E008A" w:rsidRPr="00ED3418" w:rsidRDefault="002E008A" w:rsidP="001E0131">
      <w:pPr>
        <w:rPr>
          <w:szCs w:val="22"/>
        </w:rPr>
      </w:pPr>
      <w:r w:rsidRPr="00ED3418">
        <w:rPr>
          <w:b/>
          <w:bCs/>
          <w:i/>
          <w:iCs/>
          <w:szCs w:val="22"/>
        </w:rPr>
        <w:t>Participants.</w:t>
      </w:r>
      <w:r w:rsidRPr="00ED3418">
        <w:rPr>
          <w:szCs w:val="22"/>
        </w:rPr>
        <w:t xml:space="preserve"> </w:t>
      </w:r>
      <w:r w:rsidR="00972CE3">
        <w:rPr>
          <w:szCs w:val="22"/>
        </w:rPr>
        <w:t>We again recruited</w:t>
      </w:r>
      <w:r w:rsidRPr="00ED3418">
        <w:rPr>
          <w:szCs w:val="22"/>
        </w:rPr>
        <w:t xml:space="preserve"> 64 participants, </w:t>
      </w:r>
      <w:r w:rsidR="00972CE3">
        <w:rPr>
          <w:szCs w:val="22"/>
        </w:rPr>
        <w:t xml:space="preserve">using the same approach, payment, etc. </w:t>
      </w:r>
      <w:r w:rsidR="00972CE3">
        <w:rPr>
          <w:szCs w:val="22"/>
        </w:rPr>
        <w:lastRenderedPageBreak/>
        <w:t>as in Experiment 1</w:t>
      </w:r>
      <w:commentRangeStart w:id="283"/>
      <w:commentRangeStart w:id="284"/>
      <w:commentRangeStart w:id="285"/>
      <w:r w:rsidR="00972CE3">
        <w:rPr>
          <w:szCs w:val="22"/>
        </w:rPr>
        <w:t>c.</w:t>
      </w:r>
      <w:commentRangeEnd w:id="283"/>
      <w:r w:rsidR="00972CE3">
        <w:rPr>
          <w:rStyle w:val="CommentReference"/>
        </w:rPr>
        <w:commentReference w:id="283"/>
      </w:r>
      <w:commentRangeEnd w:id="284"/>
      <w:r w:rsidR="00143685">
        <w:rPr>
          <w:rStyle w:val="CommentReference"/>
        </w:rPr>
        <w:commentReference w:id="284"/>
      </w:r>
      <w:commentRangeEnd w:id="285"/>
      <w:r w:rsidR="003E79A6">
        <w:rPr>
          <w:rStyle w:val="CommentReference"/>
        </w:rPr>
        <w:commentReference w:id="285"/>
      </w:r>
      <w:r w:rsidR="001E0131">
        <w:rPr>
          <w:szCs w:val="22"/>
        </w:rPr>
        <w:t xml:space="preserve"> </w:t>
      </w:r>
      <w:r w:rsidR="001E0131" w:rsidRPr="001E0131">
        <w:rPr>
          <w:szCs w:val="22"/>
        </w:rPr>
        <w:t xml:space="preserve">Participants took an average of </w:t>
      </w:r>
      <w:r w:rsidR="001E0131">
        <w:rPr>
          <w:szCs w:val="22"/>
        </w:rPr>
        <w:t>24.4</w:t>
      </w:r>
      <w:r w:rsidR="001E0131" w:rsidRPr="001E0131">
        <w:rPr>
          <w:szCs w:val="22"/>
        </w:rPr>
        <w:t xml:space="preserve"> minutes to complete the experiment (SD = </w:t>
      </w:r>
      <w:r w:rsidR="001E0131">
        <w:rPr>
          <w:szCs w:val="22"/>
        </w:rPr>
        <w:t>20.0</w:t>
      </w:r>
      <w:r w:rsidR="001E0131" w:rsidRPr="001E0131">
        <w:rPr>
          <w:szCs w:val="22"/>
        </w:rPr>
        <w:t xml:space="preserve"> minutes).</w:t>
      </w:r>
      <w:r w:rsidR="001E0131" w:rsidRPr="00ED3418">
        <w:rPr>
          <w:szCs w:val="22"/>
        </w:rPr>
        <w:t xml:space="preserve"> </w:t>
      </w:r>
    </w:p>
    <w:p w14:paraId="52FC772A" w14:textId="2A4CDA7C" w:rsidR="002E008A" w:rsidRDefault="002E008A" w:rsidP="003E79A6">
      <w:pPr>
        <w:rPr>
          <w:szCs w:val="22"/>
        </w:rPr>
      </w:pPr>
      <w:r w:rsidRPr="00ED3418">
        <w:rPr>
          <w:b/>
          <w:bCs/>
          <w:i/>
          <w:iCs/>
          <w:szCs w:val="22"/>
        </w:rPr>
        <w:t xml:space="preserve">Materials. </w:t>
      </w:r>
      <w:r w:rsidR="00972CE3" w:rsidRPr="0066093F">
        <w:rPr>
          <w:szCs w:val="22"/>
        </w:rPr>
        <w:t>All materials were the same as in Exper</w:t>
      </w:r>
      <w:r w:rsidR="00972CE3">
        <w:rPr>
          <w:szCs w:val="22"/>
        </w:rPr>
        <w:t>i</w:t>
      </w:r>
      <w:r w:rsidR="00972CE3" w:rsidRPr="0066093F">
        <w:rPr>
          <w:szCs w:val="22"/>
        </w:rPr>
        <w:t>ment 1c, except for the addition of a black rectangle to the video, as described above.</w:t>
      </w:r>
      <w:r w:rsidR="00972CE3">
        <w:rPr>
          <w:szCs w:val="22"/>
        </w:rPr>
        <w:t xml:space="preserve"> </w:t>
      </w:r>
      <w:r w:rsidR="00E02182">
        <w:rPr>
          <w:szCs w:val="22"/>
        </w:rPr>
        <w:t xml:space="preserve">The black rectangle was </w:t>
      </w:r>
      <w:r w:rsidR="00E02182" w:rsidRPr="00E02182">
        <w:rPr>
          <w:szCs w:val="22"/>
        </w:rPr>
        <w:t xml:space="preserve">positioned such that vertically, the area from the bottom of the talker's nose to the bottom of her chin were blocked from view. Horizontally, the entire width of the face was occluded. This was intended to </w:t>
      </w:r>
      <w:r w:rsidR="00E02182">
        <w:rPr>
          <w:szCs w:val="22"/>
        </w:rPr>
        <w:t>occlude</w:t>
      </w:r>
      <w:r w:rsidR="00E02182" w:rsidRPr="00E02182">
        <w:rPr>
          <w:szCs w:val="22"/>
        </w:rPr>
        <w:t xml:space="preserve"> visually specified articulat</w:t>
      </w:r>
      <w:r w:rsidR="00E02182">
        <w:rPr>
          <w:szCs w:val="22"/>
        </w:rPr>
        <w:t>ion</w:t>
      </w:r>
      <w:r w:rsidR="00E02182" w:rsidRPr="00E02182">
        <w:rPr>
          <w:szCs w:val="22"/>
        </w:rPr>
        <w:t>, including lip rounding, mouth aperture, and tongue position. </w:t>
      </w:r>
      <w:r w:rsidR="00E02182">
        <w:rPr>
          <w:szCs w:val="22"/>
        </w:rPr>
        <w:t>In cases where the talker moved during production, the size of the rectangle was increased such that the above criterion always applied. This gave rise slightly different dimensions between different video frames.</w:t>
      </w:r>
      <w:r w:rsidR="003E79A6">
        <w:rPr>
          <w:szCs w:val="22"/>
        </w:rPr>
        <w:t xml:space="preserve"> T</w:t>
      </w:r>
      <w:r w:rsidR="005878C4">
        <w:rPr>
          <w:szCs w:val="22"/>
        </w:rPr>
        <w:t>he</w:t>
      </w:r>
      <w:r w:rsidR="00E02182" w:rsidRPr="00E02182">
        <w:rPr>
          <w:szCs w:val="22"/>
        </w:rPr>
        <w:t xml:space="preserve"> </w:t>
      </w:r>
      <w:r w:rsidR="003E79A6">
        <w:rPr>
          <w:szCs w:val="22"/>
        </w:rPr>
        <w:t>occluder appear</w:t>
      </w:r>
      <w:r w:rsidR="00E02182">
        <w:rPr>
          <w:szCs w:val="22"/>
        </w:rPr>
        <w:t xml:space="preserve"> </w:t>
      </w:r>
      <w:r w:rsidR="003E79A6">
        <w:rPr>
          <w:szCs w:val="22"/>
        </w:rPr>
        <w:t>during</w:t>
      </w:r>
      <w:r w:rsidR="005878C4">
        <w:rPr>
          <w:szCs w:val="22"/>
        </w:rPr>
        <w:t xml:space="preserve"> the </w:t>
      </w:r>
      <w:r w:rsidR="003E79A6">
        <w:rPr>
          <w:szCs w:val="22"/>
        </w:rPr>
        <w:t xml:space="preserve">video </w:t>
      </w:r>
      <w:r w:rsidR="005878C4">
        <w:rPr>
          <w:szCs w:val="22"/>
        </w:rPr>
        <w:t xml:space="preserve">frame after the </w:t>
      </w:r>
      <w:r w:rsidR="005878C4" w:rsidRPr="00E02182">
        <w:rPr>
          <w:szCs w:val="22"/>
        </w:rPr>
        <w:t>talker's maximum mouth aperture for the preceding vowel. The occluder disappeared at word offset. The vowel after the fricative was therefore also visually occluded.</w:t>
      </w:r>
      <w:r w:rsidR="005878C4">
        <w:rPr>
          <w:szCs w:val="22"/>
        </w:rPr>
        <w:t xml:space="preserve"> This window was</w:t>
      </w:r>
      <w:r w:rsidR="00E02182">
        <w:rPr>
          <w:szCs w:val="22"/>
        </w:rPr>
        <w:t xml:space="preserve"> </w:t>
      </w:r>
      <w:r w:rsidR="00E02182" w:rsidRPr="00E02182">
        <w:rPr>
          <w:szCs w:val="22"/>
        </w:rPr>
        <w:t>intended to balance the competing constraints of giving subjects maximum opportunity to see the pen in the talker's mouth, while</w:t>
      </w:r>
      <w:r w:rsidR="005878C4">
        <w:rPr>
          <w:szCs w:val="22"/>
        </w:rPr>
        <w:t xml:space="preserve"> </w:t>
      </w:r>
      <w:r w:rsidR="00E02182" w:rsidRPr="00E02182">
        <w:rPr>
          <w:szCs w:val="22"/>
        </w:rPr>
        <w:t xml:space="preserve">blocking the entirety of the fricative segment. </w:t>
      </w:r>
    </w:p>
    <w:p w14:paraId="3A7459A7" w14:textId="239C3064" w:rsidR="002E008A" w:rsidRPr="00ED3418" w:rsidRDefault="002E008A" w:rsidP="002E008A">
      <w:pPr>
        <w:rPr>
          <w:b/>
          <w:bCs/>
          <w:i/>
          <w:iCs/>
          <w:szCs w:val="22"/>
        </w:rPr>
      </w:pPr>
      <w:r w:rsidRPr="00ED3418">
        <w:rPr>
          <w:b/>
          <w:bCs/>
          <w:i/>
          <w:iCs/>
          <w:szCs w:val="22"/>
        </w:rPr>
        <w:t xml:space="preserve">Procedure. </w:t>
      </w:r>
      <w:r w:rsidR="006904D7">
        <w:rPr>
          <w:szCs w:val="22"/>
        </w:rPr>
        <w:t>The procedure was identical to Experiment 1c</w:t>
      </w:r>
      <w:r w:rsidR="00143685">
        <w:rPr>
          <w:szCs w:val="22"/>
        </w:rPr>
        <w:t xml:space="preserve">, with </w:t>
      </w:r>
      <w:r w:rsidR="003E79A6">
        <w:rPr>
          <w:szCs w:val="22"/>
        </w:rPr>
        <w:t xml:space="preserve">the </w:t>
      </w:r>
      <w:r w:rsidR="00143685">
        <w:rPr>
          <w:szCs w:val="22"/>
        </w:rPr>
        <w:t>exception</w:t>
      </w:r>
      <w:r w:rsidR="003E79A6">
        <w:rPr>
          <w:szCs w:val="22"/>
        </w:rPr>
        <w:t xml:space="preserve"> that t</w:t>
      </w:r>
      <w:r w:rsidR="006A24AF">
        <w:rPr>
          <w:szCs w:val="22"/>
        </w:rPr>
        <w:t xml:space="preserve">he phrase </w:t>
      </w:r>
      <w:r w:rsidR="006A24AF" w:rsidRPr="003E79A6">
        <w:rPr>
          <w:szCs w:val="22"/>
        </w:rPr>
        <w:t>“</w:t>
      </w:r>
      <w:r w:rsidR="006A24AF" w:rsidRPr="0066093F">
        <w:rPr>
          <w:szCs w:val="22"/>
          <w:lang w:val="en-GB"/>
        </w:rPr>
        <w:t>with a black box occluding the speaker's mouth” was added to instructions where relevant.</w:t>
      </w:r>
      <w:r w:rsidR="00143685" w:rsidRPr="0066093F">
        <w:rPr>
          <w:szCs w:val="22"/>
          <w:lang w:val="en-GB"/>
        </w:rPr>
        <w:t xml:space="preserve"> </w:t>
      </w:r>
    </w:p>
    <w:p w14:paraId="667A03D8" w14:textId="439FE5EE" w:rsidR="002E008A" w:rsidRPr="00ED3418" w:rsidRDefault="002E008A" w:rsidP="002E008A">
      <w:pPr>
        <w:rPr>
          <w:szCs w:val="22"/>
        </w:rPr>
      </w:pPr>
      <w:r w:rsidRPr="00ED3418">
        <w:rPr>
          <w:b/>
          <w:bCs/>
          <w:i/>
          <w:iCs/>
          <w:szCs w:val="22"/>
        </w:rPr>
        <w:t xml:space="preserve">Exclusions. </w:t>
      </w:r>
      <w:r w:rsidRPr="00ED3418">
        <w:rPr>
          <w:szCs w:val="22"/>
        </w:rPr>
        <w:t>We</w:t>
      </w:r>
      <w:r>
        <w:rPr>
          <w:szCs w:val="22"/>
        </w:rPr>
        <w:t xml:space="preserve"> </w:t>
      </w:r>
      <w:r w:rsidR="006904D7">
        <w:rPr>
          <w:szCs w:val="22"/>
        </w:rPr>
        <w:t>applied the same exclusion criteria as in Experiments 1a-c</w:t>
      </w:r>
      <w:r w:rsidR="003F7B00">
        <w:rPr>
          <w:szCs w:val="22"/>
        </w:rPr>
        <w:t xml:space="preserve">, removing four participants (6.2%; see </w:t>
      </w:r>
      <w:r w:rsidR="00A27D9D">
        <w:rPr>
          <w:szCs w:val="22"/>
        </w:rPr>
        <w:fldChar w:fldCharType="begin"/>
      </w:r>
      <w:r w:rsidR="00A27D9D">
        <w:rPr>
          <w:szCs w:val="22"/>
        </w:rPr>
        <w:instrText xml:space="preserve"> REF _Ref136088042 \h </w:instrText>
      </w:r>
      <w:r w:rsidR="00A27D9D">
        <w:rPr>
          <w:szCs w:val="22"/>
        </w:rPr>
      </w:r>
      <w:r w:rsidR="00A27D9D">
        <w:rPr>
          <w:szCs w:val="22"/>
        </w:rPr>
        <w:fldChar w:fldCharType="separate"/>
      </w:r>
      <w:r w:rsidR="00A27D9D">
        <w:t xml:space="preserve">Table </w:t>
      </w:r>
      <w:r w:rsidR="00A27D9D">
        <w:rPr>
          <w:noProof/>
        </w:rPr>
        <w:t>1</w:t>
      </w:r>
      <w:r w:rsidR="00A27D9D">
        <w:rPr>
          <w:szCs w:val="22"/>
        </w:rPr>
        <w:fldChar w:fldCharType="end"/>
      </w:r>
      <w:r w:rsidR="003F7B00">
        <w:rPr>
          <w:szCs w:val="22"/>
        </w:rPr>
        <w:t>)</w:t>
      </w:r>
      <w:r w:rsidR="006904D7">
        <w:rPr>
          <w:szCs w:val="22"/>
        </w:rPr>
        <w:t>.</w:t>
      </w:r>
      <w:r w:rsidRPr="00ED3418">
        <w:rPr>
          <w:szCs w:val="22"/>
        </w:rPr>
        <w:t xml:space="preserve"> </w:t>
      </w:r>
      <w:r>
        <w:rPr>
          <w:szCs w:val="22"/>
        </w:rPr>
        <w:t xml:space="preserve">After participant exclusions, </w:t>
      </w:r>
      <w:r w:rsidR="006904D7">
        <w:rPr>
          <w:szCs w:val="22"/>
        </w:rPr>
        <w:t>11</w:t>
      </w:r>
      <w:r w:rsidRPr="00C310F4">
        <w:rPr>
          <w:szCs w:val="22"/>
        </w:rPr>
        <w:t xml:space="preserve"> </w:t>
      </w:r>
      <w:r>
        <w:rPr>
          <w:szCs w:val="22"/>
        </w:rPr>
        <w:t xml:space="preserve">trials </w:t>
      </w:r>
      <w:r w:rsidRPr="00C310F4">
        <w:rPr>
          <w:szCs w:val="22"/>
        </w:rPr>
        <w:t>(0.</w:t>
      </w:r>
      <w:r w:rsidR="006904D7">
        <w:rPr>
          <w:szCs w:val="22"/>
        </w:rPr>
        <w:t>3</w:t>
      </w:r>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r w:rsidR="00315C40" w:rsidRPr="00315C40">
        <w:rPr>
          <w:szCs w:val="22"/>
        </w:rPr>
        <w:t>4214</w:t>
      </w:r>
      <w:r w:rsidRPr="00C310F4">
        <w:rPr>
          <w:szCs w:val="22"/>
        </w:rPr>
        <w:t xml:space="preserve"> observations from </w:t>
      </w:r>
      <w:r w:rsidR="00A27D9D">
        <w:rPr>
          <w:szCs w:val="22"/>
        </w:rPr>
        <w:t>60</w:t>
      </w:r>
      <w:r w:rsidRPr="00C310F4">
        <w:rPr>
          <w:szCs w:val="22"/>
        </w:rPr>
        <w:t xml:space="preserve"> participants.</w:t>
      </w:r>
    </w:p>
    <w:p w14:paraId="212B84A9" w14:textId="51CF5218" w:rsidR="002E008A" w:rsidRPr="00ED3418" w:rsidRDefault="002E008A" w:rsidP="002E008A">
      <w:pPr>
        <w:pStyle w:val="Heading2"/>
        <w:rPr>
          <w:szCs w:val="22"/>
        </w:rPr>
      </w:pPr>
      <w:r w:rsidRPr="00ED3418">
        <w:rPr>
          <w:szCs w:val="22"/>
        </w:rPr>
        <w:t>Results</w:t>
      </w:r>
    </w:p>
    <w:p w14:paraId="76DA84F6" w14:textId="4FF6CA08" w:rsidR="002E008A" w:rsidRDefault="00315C40" w:rsidP="00315C40">
      <w:pPr>
        <w:rPr>
          <w:szCs w:val="22"/>
        </w:rPr>
      </w:pPr>
      <w:r>
        <w:rPr>
          <w:szCs w:val="22"/>
        </w:rPr>
        <w:t>We used the exact same analysis approach as in Experiments 1a-c.</w:t>
      </w:r>
      <w:r w:rsidR="002E008A">
        <w:rPr>
          <w:b/>
          <w:bCs/>
          <w:i/>
          <w:iCs/>
          <w:szCs w:val="22"/>
        </w:rPr>
        <w:t xml:space="preserve"> </w:t>
      </w:r>
      <w:r w:rsidR="002E008A">
        <w:rPr>
          <w:szCs w:val="22"/>
        </w:rPr>
        <w:t xml:space="preserve">The SI lists the full model summary for all analyses. </w:t>
      </w:r>
      <w:r w:rsidR="008133E0">
        <w:rPr>
          <w:szCs w:val="22"/>
        </w:rPr>
        <w:fldChar w:fldCharType="begin"/>
      </w:r>
      <w:r w:rsidR="008133E0">
        <w:rPr>
          <w:szCs w:val="22"/>
        </w:rPr>
        <w:instrText xml:space="preserve"> REF _Ref136190818 \h </w:instrText>
      </w:r>
      <w:r w:rsidR="008133E0">
        <w:rPr>
          <w:szCs w:val="22"/>
        </w:rPr>
      </w:r>
      <w:r w:rsidR="008133E0">
        <w:rPr>
          <w:szCs w:val="22"/>
        </w:rPr>
        <w:fldChar w:fldCharType="separate"/>
      </w:r>
      <w:r w:rsidR="008133E0" w:rsidRPr="00ED3418">
        <w:rPr>
          <w:szCs w:val="22"/>
        </w:rPr>
        <w:t xml:space="preserve">Table </w:t>
      </w:r>
      <w:r w:rsidR="008133E0">
        <w:rPr>
          <w:noProof/>
          <w:szCs w:val="22"/>
        </w:rPr>
        <w:t>1</w:t>
      </w:r>
      <w:r w:rsidR="008133E0">
        <w:rPr>
          <w:szCs w:val="22"/>
        </w:rPr>
        <w:fldChar w:fldCharType="end"/>
      </w:r>
      <w:r w:rsidR="008133E0">
        <w:rPr>
          <w:szCs w:val="22"/>
        </w:rPr>
        <w:t xml:space="preserve"> </w:t>
      </w:r>
      <w:r w:rsidR="002E008A">
        <w:rPr>
          <w:szCs w:val="22"/>
        </w:rPr>
        <w:t xml:space="preserve">summarizes </w:t>
      </w:r>
      <w:r>
        <w:rPr>
          <w:szCs w:val="22"/>
        </w:rPr>
        <w:t xml:space="preserve">the hypothesis </w:t>
      </w:r>
      <w:r w:rsidR="002E008A">
        <w:rPr>
          <w:szCs w:val="22"/>
        </w:rPr>
        <w:t>tests</w:t>
      </w:r>
      <w:r w:rsidR="008133E0">
        <w:rPr>
          <w:szCs w:val="22"/>
        </w:rPr>
        <w:t xml:space="preserve">, </w:t>
      </w:r>
      <w:r w:rsidR="008133E0">
        <w:rPr>
          <w:szCs w:val="22"/>
        </w:rPr>
        <w:fldChar w:fldCharType="begin"/>
      </w:r>
      <w:r w:rsidR="008133E0">
        <w:rPr>
          <w:szCs w:val="22"/>
        </w:rPr>
        <w:instrText xml:space="preserve"> REF _Ref136190811 \h </w:instrText>
      </w:r>
      <w:r w:rsidR="008133E0">
        <w:rPr>
          <w:szCs w:val="22"/>
        </w:rPr>
      </w:r>
      <w:r w:rsidR="008133E0">
        <w:rPr>
          <w:szCs w:val="22"/>
        </w:rPr>
        <w:fldChar w:fldCharType="separate"/>
      </w:r>
      <w:r w:rsidR="008133E0" w:rsidRPr="00ED3418">
        <w:rPr>
          <w:szCs w:val="22"/>
        </w:rPr>
        <w:t xml:space="preserve">Figure </w:t>
      </w:r>
      <w:r w:rsidR="008133E0" w:rsidRPr="00ED3418">
        <w:rPr>
          <w:noProof/>
          <w:szCs w:val="22"/>
        </w:rPr>
        <w:t>4</w:t>
      </w:r>
      <w:r w:rsidR="008133E0">
        <w:rPr>
          <w:szCs w:val="22"/>
        </w:rPr>
        <w:fldChar w:fldCharType="end"/>
      </w:r>
      <w:r w:rsidR="008133E0">
        <w:rPr>
          <w:szCs w:val="22"/>
        </w:rPr>
        <w:t xml:space="preserve"> shows participants’ responses</w:t>
      </w:r>
      <w:r w:rsidR="001F5AD0">
        <w:rPr>
          <w:szCs w:val="22"/>
        </w:rPr>
        <w:t xml:space="preserve"> with those from Experiment 1c shown in the background for comparison</w:t>
      </w:r>
      <w:r w:rsidR="002E008A">
        <w:rPr>
          <w:szCs w:val="22"/>
        </w:rPr>
        <w:t>.</w:t>
      </w:r>
      <w:r>
        <w:rPr>
          <w:szCs w:val="22"/>
        </w:rPr>
        <w:t xml:space="preserve"> </w:t>
      </w:r>
      <w:r>
        <w:rPr>
          <w:szCs w:val="22"/>
        </w:rPr>
        <w:lastRenderedPageBreak/>
        <w:t xml:space="preserve">In contrast to Experiments 1a-c, we </w:t>
      </w:r>
      <w:r w:rsidR="001F5AD0">
        <w:rPr>
          <w:szCs w:val="22"/>
        </w:rPr>
        <w:t>found no</w:t>
      </w:r>
      <w:r>
        <w:rPr>
          <w:szCs w:val="22"/>
        </w:rPr>
        <w:t xml:space="preserve"> notable evidence for an effect of pen </w:t>
      </w:r>
      <w:r w:rsidR="0044611A">
        <w:rPr>
          <w:szCs w:val="22"/>
        </w:rPr>
        <w:t>location</w:t>
      </w:r>
      <w:r w:rsidR="008F067E">
        <w:rPr>
          <w:szCs w:val="22"/>
        </w:rPr>
        <w:t xml:space="preserve"> </w:t>
      </w:r>
      <w:r>
        <w:rPr>
          <w:szCs w:val="22"/>
        </w:rPr>
        <w:t>(BF = 1.1)</w:t>
      </w:r>
      <w:r w:rsidR="008F067E">
        <w:rPr>
          <w:szCs w:val="22"/>
        </w:rPr>
        <w:t>, though the effect still went in the same direction as in Experiments 1a-c</w:t>
      </w:r>
      <w:r>
        <w:rPr>
          <w:szCs w:val="22"/>
        </w:rPr>
        <w:t xml:space="preserve">. </w:t>
      </w:r>
      <w:r w:rsidR="008F067E">
        <w:rPr>
          <w:szCs w:val="22"/>
        </w:rPr>
        <w:t>Similarly</w:t>
      </w:r>
      <w:r>
        <w:rPr>
          <w:szCs w:val="22"/>
        </w:rPr>
        <w:t>, the effect of visual bias was also substantially reduced</w:t>
      </w:r>
      <w:r w:rsidR="001F5AD0">
        <w:rPr>
          <w:szCs w:val="22"/>
        </w:rPr>
        <w:t xml:space="preserve">, though still present </w:t>
      </w:r>
      <w:r w:rsidR="008F067E">
        <w:rPr>
          <w:szCs w:val="22"/>
        </w:rPr>
        <w:t xml:space="preserve">in the same direction as in Experiments 1a-c </w:t>
      </w:r>
      <w:r>
        <w:rPr>
          <w:szCs w:val="22"/>
        </w:rPr>
        <w:t>(BF = 2.2). Participants continue</w:t>
      </w:r>
      <w:r w:rsidR="008F067E">
        <w:rPr>
          <w:szCs w:val="22"/>
        </w:rPr>
        <w:t>d</w:t>
      </w:r>
      <w:r>
        <w:rPr>
          <w:szCs w:val="22"/>
        </w:rPr>
        <w:t xml:space="preserve"> to be strongly affected by the acoustic continuum (BF &gt; 4000), the effect of which was similar </w:t>
      </w:r>
      <w:r w:rsidR="001F5AD0">
        <w:rPr>
          <w:szCs w:val="22"/>
        </w:rPr>
        <w:t xml:space="preserve">in </w:t>
      </w:r>
      <w:r>
        <w:rPr>
          <w:szCs w:val="22"/>
        </w:rPr>
        <w:t>magnitude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=.33, SE= .026</m:t>
        </m:r>
      </m:oMath>
      <w:r>
        <w:rPr>
          <w:szCs w:val="22"/>
        </w:rPr>
        <w:t xml:space="preserve">) </w:t>
      </w:r>
      <w:r w:rsidR="001F5AD0">
        <w:rPr>
          <w:szCs w:val="22"/>
        </w:rPr>
        <w:t>to</w:t>
      </w:r>
      <w:r>
        <w:rPr>
          <w:szCs w:val="22"/>
        </w:rPr>
        <w:t xml:space="preserve"> Experiments 1a-c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Pr>
          <w:szCs w:val="22"/>
        </w:rPr>
        <w:t>).</w:t>
      </w:r>
    </w:p>
    <w:p w14:paraId="61505410" w14:textId="4A76C9AE" w:rsidR="008133E0" w:rsidRDefault="00C83592" w:rsidP="00315C40">
      <w:pPr>
        <w:rPr>
          <w:szCs w:val="22"/>
        </w:rPr>
      </w:pPr>
      <w:r>
        <w:rPr>
          <w:noProof/>
          <w:szCs w:val="22"/>
        </w:rPr>
        <w:drawing>
          <wp:inline distT="0" distB="0" distL="0" distR="0" wp14:anchorId="4A240202" wp14:editId="2F0A4CCB">
            <wp:extent cx="4800600" cy="2146300"/>
            <wp:effectExtent l="0" t="0" r="0" b="0"/>
            <wp:docPr id="566821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21119" name="Picture 566821119"/>
                    <pic:cNvPicPr/>
                  </pic:nvPicPr>
                  <pic:blipFill>
                    <a:blip r:embed="rId20"/>
                    <a:stretch>
                      <a:fillRect/>
                    </a:stretch>
                  </pic:blipFill>
                  <pic:spPr>
                    <a:xfrm>
                      <a:off x="0" y="0"/>
                      <a:ext cx="4800600" cy="2146300"/>
                    </a:xfrm>
                    <a:prstGeom prst="rect">
                      <a:avLst/>
                    </a:prstGeom>
                  </pic:spPr>
                </pic:pic>
              </a:graphicData>
            </a:graphic>
          </wp:inline>
        </w:drawing>
      </w:r>
    </w:p>
    <w:p w14:paraId="382BBF96" w14:textId="2F66D943" w:rsidR="002E008A" w:rsidRDefault="008133E0" w:rsidP="001F3C86">
      <w:pPr>
        <w:pStyle w:val="Caption"/>
        <w:rPr>
          <w:szCs w:val="22"/>
        </w:rPr>
      </w:pPr>
      <w:bookmarkStart w:id="286" w:name="_Ref136190811"/>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286"/>
      <w:r w:rsidRPr="00ED3418">
        <w:rPr>
          <w:szCs w:val="22"/>
        </w:rPr>
        <w:tab/>
      </w:r>
      <w:r>
        <w:rPr>
          <w:szCs w:val="22"/>
        </w:rPr>
        <w:t>Summary of participants’ responses in Experiments 2, depending on pen location and acoustic continuum step (Panel</w:t>
      </w:r>
      <w:r w:rsidR="00C83592">
        <w:rPr>
          <w:szCs w:val="22"/>
        </w:rPr>
        <w:t xml:space="preserve"> A</w:t>
      </w:r>
      <w:r>
        <w:rPr>
          <w:szCs w:val="22"/>
        </w:rPr>
        <w:t>)</w:t>
      </w:r>
      <w:r w:rsidR="00C83592">
        <w:rPr>
          <w:szCs w:val="22"/>
        </w:rPr>
        <w:t xml:space="preserve"> or visual bias (Panel B)</w:t>
      </w:r>
      <w:r>
        <w:rPr>
          <w:szCs w:val="22"/>
        </w:rPr>
        <w:t>. For comparison, the results from Experiment 1c</w:t>
      </w:r>
      <w:r w:rsidR="00C92DDD">
        <w:rPr>
          <w:szCs w:val="22"/>
        </w:rPr>
        <w:t xml:space="preserve"> </w:t>
      </w:r>
      <w:r w:rsidR="009D23FE">
        <w:rPr>
          <w:szCs w:val="22"/>
        </w:rPr>
        <w:t>are</w:t>
      </w:r>
      <w:r w:rsidR="00C21FFD">
        <w:rPr>
          <w:szCs w:val="22"/>
        </w:rPr>
        <w:t xml:space="preserve"> shown in the background</w:t>
      </w:r>
      <w:r>
        <w:rPr>
          <w:szCs w:val="22"/>
        </w:rPr>
        <w:t>.</w:t>
      </w:r>
      <w:r w:rsidR="00414593">
        <w:rPr>
          <w:szCs w:val="22"/>
        </w:rPr>
        <w:t xml:space="preserve"> </w:t>
      </w:r>
      <w:r w:rsidR="00414593" w:rsidRPr="00414593">
        <w:rPr>
          <w:szCs w:val="22"/>
        </w:rPr>
        <w:t>The two experiments were identical except for the presence of the black rectangle during the production of the fricative</w:t>
      </w:r>
      <w:r w:rsidR="00414593">
        <w:rPr>
          <w:szCs w:val="22"/>
        </w:rPr>
        <w:t xml:space="preserve"> in Experiment 2</w:t>
      </w:r>
      <w:r w:rsidR="00414593" w:rsidRPr="00414593">
        <w:rPr>
          <w:szCs w:val="22"/>
        </w:rPr>
        <w:t>.</w:t>
      </w:r>
    </w:p>
    <w:p w14:paraId="0161BED4" w14:textId="77777777" w:rsidR="002E008A" w:rsidRPr="00ED3418" w:rsidRDefault="002E008A" w:rsidP="002E008A">
      <w:pPr>
        <w:jc w:val="center"/>
        <w:rPr>
          <w:szCs w:val="22"/>
        </w:rPr>
      </w:pPr>
      <w:r w:rsidRPr="00ED3418">
        <w:rPr>
          <w:szCs w:val="22"/>
          <w:highlight w:val="cyan"/>
        </w:rPr>
        <w:t>[INSERT TABLE]</w:t>
      </w:r>
    </w:p>
    <w:p w14:paraId="3196B1E5" w14:textId="5D24B9AB" w:rsidR="002E008A" w:rsidRPr="00ED3418" w:rsidRDefault="002E008A" w:rsidP="001F3C86">
      <w:pPr>
        <w:pStyle w:val="Caption"/>
        <w:rPr>
          <w:szCs w:val="22"/>
        </w:rPr>
      </w:pPr>
      <w:bookmarkStart w:id="287" w:name="_Ref136190818"/>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287"/>
      <w:r w:rsidRPr="00ED3418">
        <w:rPr>
          <w:szCs w:val="22"/>
        </w:rPr>
        <w:tab/>
      </w:r>
      <w:r>
        <w:rPr>
          <w:szCs w:val="22"/>
        </w:rPr>
        <w:t>Summary of hypothesis tests based on GLMM analyses for</w:t>
      </w:r>
      <w:r w:rsidRPr="00ED3418">
        <w:rPr>
          <w:szCs w:val="22"/>
        </w:rPr>
        <w:t xml:space="preserve"> Experiment</w:t>
      </w:r>
      <w:r w:rsidR="0044611A">
        <w:rPr>
          <w:szCs w:val="22"/>
        </w:rPr>
        <w:t xml:space="preserve"> 2</w:t>
      </w:r>
      <w:r w:rsidRPr="00ED3418">
        <w:rPr>
          <w:szCs w:val="22"/>
        </w:rPr>
        <w:t>.</w:t>
      </w:r>
      <w:r>
        <w:rPr>
          <w:szCs w:val="22"/>
        </w:rPr>
        <w:t xml:space="preserve"> </w:t>
      </w:r>
      <w:r w:rsidRPr="003F5649">
        <w:t xml:space="preserve">Hypotheses </w:t>
      </w:r>
      <w:commentRangeStart w:id="288"/>
      <w:r w:rsidRPr="003F5649">
        <w:t xml:space="preserve">for which we had not strong expectations are </w:t>
      </w:r>
      <w:commentRangeStart w:id="289"/>
      <w:r w:rsidRPr="003F5649">
        <w:t>shown with shaded backgrounds.</w:t>
      </w:r>
      <w:commentRangeEnd w:id="289"/>
      <w:r w:rsidRPr="003F5649">
        <w:rPr>
          <w:rStyle w:val="CommentReference"/>
          <w:color w:val="auto"/>
        </w:rPr>
        <w:commentReference w:id="289"/>
      </w:r>
      <w:commentRangeEnd w:id="288"/>
      <w:r>
        <w:rPr>
          <w:rStyle w:val="CommentReference"/>
          <w:i w:val="0"/>
          <w:iCs w:val="0"/>
          <w:color w:val="auto"/>
        </w:rPr>
        <w:commentReference w:id="288"/>
      </w:r>
    </w:p>
    <w:p w14:paraId="4EBC0A9C" w14:textId="1A8E2AE1" w:rsidR="001F5AD0" w:rsidRPr="00ED3418" w:rsidRDefault="001F5AD0" w:rsidP="001F5AD0">
      <w:pPr>
        <w:pStyle w:val="Heading2"/>
        <w:rPr>
          <w:szCs w:val="22"/>
        </w:rPr>
      </w:pPr>
      <w:r>
        <w:rPr>
          <w:szCs w:val="22"/>
        </w:rPr>
        <w:t>Discussion</w:t>
      </w:r>
    </w:p>
    <w:p w14:paraId="5648F2B0" w14:textId="14682168" w:rsidR="001F5AD0" w:rsidRDefault="0044611A" w:rsidP="00E17FC6">
      <w:pPr>
        <w:rPr>
          <w:szCs w:val="22"/>
        </w:rPr>
      </w:pPr>
      <w:r>
        <w:rPr>
          <w:szCs w:val="22"/>
        </w:rPr>
        <w:t xml:space="preserve">These results suggest that </w:t>
      </w:r>
      <w:r w:rsidR="001F5AD0">
        <w:rPr>
          <w:szCs w:val="22"/>
        </w:rPr>
        <w:t>participants in Experiment 2</w:t>
      </w:r>
      <w:r>
        <w:rPr>
          <w:szCs w:val="22"/>
        </w:rPr>
        <w:t xml:space="preserve"> paid attention to the stimul</w:t>
      </w:r>
      <w:r w:rsidR="001F5AD0">
        <w:rPr>
          <w:szCs w:val="22"/>
        </w:rPr>
        <w:t>i</w:t>
      </w:r>
      <w:r>
        <w:rPr>
          <w:szCs w:val="22"/>
        </w:rPr>
        <w:t>, and yet failed to exhibit any effects of pen location</w:t>
      </w:r>
      <w:r w:rsidR="009D23FE">
        <w:rPr>
          <w:szCs w:val="22"/>
        </w:rPr>
        <w:t>. In the SI (</w:t>
      </w:r>
      <w:r w:rsidR="009D23FE" w:rsidRPr="0066093F">
        <w:rPr>
          <w:szCs w:val="22"/>
          <w:highlight w:val="yellow"/>
        </w:rPr>
        <w:t>XXX</w:t>
      </w:r>
      <w:r w:rsidR="009D23FE">
        <w:rPr>
          <w:szCs w:val="22"/>
        </w:rPr>
        <w:t xml:space="preserve">), we report </w:t>
      </w:r>
      <w:r w:rsidR="00E32039">
        <w:rPr>
          <w:szCs w:val="22"/>
        </w:rPr>
        <w:t>A</w:t>
      </w:r>
      <w:r>
        <w:rPr>
          <w:szCs w:val="22"/>
        </w:rPr>
        <w:t xml:space="preserve">uxiliary </w:t>
      </w:r>
      <w:r w:rsidR="00E32039">
        <w:rPr>
          <w:szCs w:val="22"/>
        </w:rPr>
        <w:t>E</w:t>
      </w:r>
      <w:r>
        <w:rPr>
          <w:szCs w:val="22"/>
        </w:rPr>
        <w:t xml:space="preserve">xperiment </w:t>
      </w:r>
      <w:r w:rsidR="000F5A66">
        <w:rPr>
          <w:szCs w:val="22"/>
        </w:rPr>
        <w:t xml:space="preserve">2b </w:t>
      </w:r>
      <w:r>
        <w:rPr>
          <w:szCs w:val="22"/>
        </w:rPr>
        <w:t>with N = 64 participants</w:t>
      </w:r>
      <w:r w:rsidR="00E32039">
        <w:rPr>
          <w:szCs w:val="22"/>
        </w:rPr>
        <w:t xml:space="preserve">. This experiment was identical to Experiment 2, except that participants had to </w:t>
      </w:r>
      <w:r w:rsidR="00E32039">
        <w:rPr>
          <w:i/>
          <w:iCs/>
          <w:szCs w:val="22"/>
        </w:rPr>
        <w:t xml:space="preserve">additionally </w:t>
      </w:r>
      <w:r w:rsidR="00E32039">
        <w:rPr>
          <w:szCs w:val="22"/>
        </w:rPr>
        <w:t xml:space="preserve">press the SPACE bar whenever the pen was in the talker’s mouth. </w:t>
      </w:r>
      <w:r w:rsidR="00223044">
        <w:rPr>
          <w:szCs w:val="22"/>
        </w:rPr>
        <w:t xml:space="preserve"> This was </w:t>
      </w:r>
      <w:r w:rsidR="00223044">
        <w:rPr>
          <w:szCs w:val="22"/>
        </w:rPr>
        <w:lastRenderedPageBreak/>
        <w:t xml:space="preserve">intended to (and did successfully) direct participants’ attention towards the location of the pen. </w:t>
      </w:r>
      <w:r w:rsidR="00E32039">
        <w:rPr>
          <w:szCs w:val="22"/>
        </w:rPr>
        <w:t>Experiment 2b</w:t>
      </w:r>
      <w:r w:rsidR="009D23FE">
        <w:rPr>
          <w:szCs w:val="22"/>
        </w:rPr>
        <w:t xml:space="preserve"> replicate</w:t>
      </w:r>
      <w:r w:rsidR="00E32039">
        <w:rPr>
          <w:szCs w:val="22"/>
        </w:rPr>
        <w:t>d</w:t>
      </w:r>
      <w:r w:rsidR="009D23FE">
        <w:rPr>
          <w:szCs w:val="22"/>
        </w:rPr>
        <w:t xml:space="preserve"> all effects of Experiment 2</w:t>
      </w:r>
      <w:r w:rsidR="00223044">
        <w:rPr>
          <w:szCs w:val="22"/>
        </w:rPr>
        <w:t>—including the substantially reduced effect of pen location</w:t>
      </w:r>
      <w:commentRangeStart w:id="290"/>
      <w:r>
        <w:rPr>
          <w:szCs w:val="22"/>
        </w:rPr>
        <w:t>.</w:t>
      </w:r>
      <w:commentRangeEnd w:id="290"/>
      <w:r>
        <w:rPr>
          <w:rStyle w:val="CommentReference"/>
        </w:rPr>
        <w:commentReference w:id="290"/>
      </w:r>
      <w:r>
        <w:rPr>
          <w:szCs w:val="22"/>
        </w:rPr>
        <w:t xml:space="preserve"> Th</w:t>
      </w:r>
      <w:r w:rsidR="009D23FE">
        <w:rPr>
          <w:szCs w:val="22"/>
        </w:rPr>
        <w:t>ese</w:t>
      </w:r>
      <w:r>
        <w:rPr>
          <w:szCs w:val="22"/>
        </w:rPr>
        <w:t xml:space="preserve"> finding</w:t>
      </w:r>
      <w:r w:rsidR="009D23FE">
        <w:rPr>
          <w:szCs w:val="22"/>
        </w:rPr>
        <w:t>s</w:t>
      </w:r>
      <w:r>
        <w:rPr>
          <w:szCs w:val="22"/>
        </w:rPr>
        <w:t xml:space="preserve"> suggests that a pen in the mouth of the talker is </w:t>
      </w:r>
      <w:r w:rsidRPr="0066093F">
        <w:rPr>
          <w:i/>
          <w:iCs/>
          <w:szCs w:val="22"/>
        </w:rPr>
        <w:t>not</w:t>
      </w:r>
      <w:r>
        <w:rPr>
          <w:szCs w:val="22"/>
        </w:rPr>
        <w:t xml:space="preserve"> sufficient to elicit the effect observed in Experiments 1a-c. </w:t>
      </w:r>
    </w:p>
    <w:p w14:paraId="73DE8ECE" w14:textId="6BC64D76" w:rsidR="001F5AD0" w:rsidRPr="00414593" w:rsidRDefault="001F5AD0" w:rsidP="00E17FC6">
      <w:pPr>
        <w:rPr>
          <w:szCs w:val="22"/>
        </w:rPr>
      </w:pPr>
      <w:r>
        <w:rPr>
          <w:szCs w:val="22"/>
        </w:rPr>
        <w:t xml:space="preserve">The comparison of Experiment 2 against Experiment 1c in </w:t>
      </w:r>
      <w:r>
        <w:rPr>
          <w:szCs w:val="22"/>
        </w:rPr>
        <w:fldChar w:fldCharType="begin"/>
      </w:r>
      <w:r>
        <w:rPr>
          <w:szCs w:val="22"/>
        </w:rPr>
        <w:instrText xml:space="preserve"> REF _Ref136190811 \h </w:instrText>
      </w:r>
      <w:r>
        <w:rPr>
          <w:szCs w:val="22"/>
        </w:rPr>
      </w:r>
      <w:r>
        <w:rPr>
          <w:szCs w:val="22"/>
        </w:rPr>
        <w:fldChar w:fldCharType="separate"/>
      </w:r>
      <w:r w:rsidRPr="00ED3418">
        <w:rPr>
          <w:szCs w:val="22"/>
        </w:rPr>
        <w:t xml:space="preserve">Figure </w:t>
      </w:r>
      <w:r w:rsidRPr="00ED3418">
        <w:rPr>
          <w:noProof/>
          <w:szCs w:val="22"/>
        </w:rPr>
        <w:t>4</w:t>
      </w:r>
      <w:r>
        <w:rPr>
          <w:szCs w:val="22"/>
        </w:rPr>
        <w:fldChar w:fldCharType="end"/>
      </w:r>
      <w:r w:rsidR="00414593">
        <w:rPr>
          <w:szCs w:val="22"/>
        </w:rPr>
        <w:t>A</w:t>
      </w:r>
      <w:r>
        <w:rPr>
          <w:szCs w:val="22"/>
        </w:rPr>
        <w:t xml:space="preserve"> further suggests that </w:t>
      </w:r>
      <w:r w:rsidR="00414593">
        <w:rPr>
          <w:szCs w:val="22"/>
        </w:rPr>
        <w:t xml:space="preserve">the effects of pen location in Experiments 1a-c are unlikely to be exclusively due to the pen obstructing visual cues to </w:t>
      </w:r>
      <w:r w:rsidR="00414593" w:rsidRPr="00ED3418">
        <w:rPr>
          <w:szCs w:val="22"/>
        </w:rPr>
        <w:t>/s/-/ʃ/</w:t>
      </w:r>
      <w:r w:rsidR="00414593">
        <w:rPr>
          <w:szCs w:val="22"/>
        </w:rPr>
        <w:t xml:space="preserve">: at least for the two most </w:t>
      </w:r>
      <w:proofErr w:type="spellStart"/>
      <w:r w:rsidR="00414593" w:rsidRPr="0066093F">
        <w:rPr>
          <w:i/>
          <w:iCs/>
          <w:szCs w:val="22"/>
        </w:rPr>
        <w:t>ashi</w:t>
      </w:r>
      <w:proofErr w:type="spellEnd"/>
      <w:r w:rsidR="00414593">
        <w:rPr>
          <w:szCs w:val="22"/>
        </w:rPr>
        <w:t>-like audio stimuli (for which the effect of pen location was strongest in Experiments 1a-c), responses in Experiment 2 seem to group with the pen-in-hand</w:t>
      </w:r>
      <w:r w:rsidR="00620BEF">
        <w:rPr>
          <w:szCs w:val="22"/>
        </w:rPr>
        <w:t xml:space="preserve"> (no occlusion), rather than pen-in-mouth,</w:t>
      </w:r>
      <w:r w:rsidR="00414593">
        <w:rPr>
          <w:szCs w:val="22"/>
        </w:rPr>
        <w:t xml:space="preserve"> condition in Experiment 1c. There is, however, also some evidence that visual occlusion might explain </w:t>
      </w:r>
      <w:r w:rsidR="00B56FA2">
        <w:rPr>
          <w:i/>
          <w:iCs/>
          <w:szCs w:val="22"/>
        </w:rPr>
        <w:t>part</w:t>
      </w:r>
      <w:r w:rsidR="00414593">
        <w:rPr>
          <w:i/>
          <w:iCs/>
          <w:szCs w:val="22"/>
        </w:rPr>
        <w:t xml:space="preserve"> </w:t>
      </w:r>
      <w:r w:rsidR="00414593">
        <w:rPr>
          <w:szCs w:val="22"/>
        </w:rPr>
        <w:t xml:space="preserve">of the effects in Experiments 1a-c. For the two steps in the middle of the acoustic continuum, responses in Experiment 2 </w:t>
      </w:r>
      <w:r w:rsidR="00620BEF">
        <w:rPr>
          <w:szCs w:val="22"/>
        </w:rPr>
        <w:t>fall</w:t>
      </w:r>
      <w:r w:rsidR="00414593">
        <w:rPr>
          <w:szCs w:val="22"/>
        </w:rPr>
        <w:t xml:space="preserve"> half-way between the pen-in-hand and pen-in-mouth conditions of Experiment 1c (for the remaining two steps, the effect of pen location was too small even in Experiment 1c to draw meaningful conclusions about Experiment 2).</w:t>
      </w:r>
      <w:commentRangeStart w:id="291"/>
      <w:commentRangeStart w:id="292"/>
      <w:commentRangeEnd w:id="291"/>
      <w:r w:rsidR="00584D72">
        <w:rPr>
          <w:rStyle w:val="CommentReference"/>
        </w:rPr>
        <w:commentReference w:id="291"/>
      </w:r>
      <w:commentRangeEnd w:id="292"/>
      <w:r w:rsidR="005878C4">
        <w:rPr>
          <w:rStyle w:val="CommentReference"/>
        </w:rPr>
        <w:commentReference w:id="292"/>
      </w:r>
    </w:p>
    <w:p w14:paraId="560D7002" w14:textId="7963B802" w:rsidR="00D70E8E" w:rsidRDefault="00D70E8E" w:rsidP="00E17FC6">
      <w:pPr>
        <w:rPr>
          <w:szCs w:val="22"/>
        </w:rPr>
      </w:pPr>
      <w:r>
        <w:rPr>
          <w:szCs w:val="22"/>
        </w:rPr>
        <w:t xml:space="preserve">CONTINUE HERE WITH </w:t>
      </w:r>
      <w:r w:rsidR="00B93E54">
        <w:rPr>
          <w:szCs w:val="22"/>
        </w:rPr>
        <w:t xml:space="preserve">REGRESSION </w:t>
      </w:r>
      <w:r>
        <w:rPr>
          <w:szCs w:val="22"/>
        </w:rPr>
        <w:t>RESULTS OF COMPARISON ACROSS 2 vs. 1c.</w:t>
      </w:r>
      <w:r w:rsidR="004C54B1">
        <w:rPr>
          <w:szCs w:val="22"/>
        </w:rPr>
        <w:t xml:space="preserve"> </w:t>
      </w:r>
      <w:r w:rsidR="004C54B1" w:rsidRPr="0066093F">
        <w:rPr>
          <w:szCs w:val="22"/>
          <w:highlight w:val="yellow"/>
        </w:rPr>
        <w:t>THIS LOOKS POTENTIALLY QUITE COMPATIBLE WITH SIMPLE OBSTRUCTION OF CUE, EXCEPT FOR THE RIGHT END OF THE CONTINUUM.</w:t>
      </w:r>
    </w:p>
    <w:p w14:paraId="27D8A3D6" w14:textId="52962C85" w:rsidR="008C358F" w:rsidRDefault="00584D72" w:rsidP="00E17FC6">
      <w:pPr>
        <w:rPr>
          <w:szCs w:val="22"/>
        </w:rPr>
      </w:pPr>
      <w:r>
        <w:rPr>
          <w:szCs w:val="22"/>
        </w:rPr>
        <w:t>We thus tentatively conclude that at least some of the results in Experiments 1a-c are due to compensation</w:t>
      </w:r>
      <w:r w:rsidR="00882A86">
        <w:rPr>
          <w:szCs w:val="22"/>
        </w:rPr>
        <w:t xml:space="preserve"> for visually evident effects of the pen on the </w:t>
      </w:r>
      <w:r w:rsidR="008C358F">
        <w:rPr>
          <w:szCs w:val="22"/>
        </w:rPr>
        <w:t xml:space="preserve">configuration of articulators that are relevant to the </w:t>
      </w:r>
      <w:r w:rsidR="008C358F" w:rsidRPr="00ED3418">
        <w:rPr>
          <w:szCs w:val="22"/>
        </w:rPr>
        <w:t>/s/-/ʃ/</w:t>
      </w:r>
      <w:r w:rsidR="008C358F">
        <w:rPr>
          <w:szCs w:val="22"/>
        </w:rPr>
        <w:t xml:space="preserve"> contrast. This suggests that listeners can normalize or ‘explain away’ some effects of the pen (if they are sufficiently visually evident). Equipped with this insight, we turn to the second question we seek to address: how is listeners’ adaptation to unexpected pronunciations affected by the presence of an incidental (visually evident) cause for those pronunciations? </w:t>
      </w:r>
    </w:p>
    <w:p w14:paraId="4C06D48E" w14:textId="57419DDB" w:rsidR="00BC6876" w:rsidRPr="00ED3418" w:rsidRDefault="00BC6876" w:rsidP="00BC6876">
      <w:pPr>
        <w:pStyle w:val="Heading1"/>
        <w:rPr>
          <w:sz w:val="22"/>
          <w:szCs w:val="22"/>
        </w:rPr>
      </w:pPr>
      <w:r w:rsidRPr="00ED3418">
        <w:rPr>
          <w:sz w:val="22"/>
          <w:szCs w:val="22"/>
        </w:rPr>
        <w:t>Expe</w:t>
      </w:r>
      <w:r w:rsidR="00303033">
        <w:rPr>
          <w:sz w:val="22"/>
          <w:szCs w:val="22"/>
        </w:rPr>
        <w:t xml:space="preserve">riment </w:t>
      </w:r>
      <w:r w:rsidR="00640589">
        <w:rPr>
          <w:sz w:val="22"/>
          <w:szCs w:val="22"/>
        </w:rPr>
        <w:t>3</w:t>
      </w:r>
    </w:p>
    <w:p w14:paraId="42F672D3" w14:textId="0AA4797A" w:rsidR="008736CF" w:rsidRPr="008736CF" w:rsidRDefault="00640589" w:rsidP="008736CF">
      <w:pPr>
        <w:rPr>
          <w:szCs w:val="22"/>
        </w:rPr>
      </w:pPr>
      <w:r>
        <w:rPr>
          <w:szCs w:val="22"/>
        </w:rPr>
        <w:lastRenderedPageBreak/>
        <w:t xml:space="preserve">As outlined in the introduction, previous </w:t>
      </w:r>
      <w:r w:rsidR="00DD0D8A">
        <w:rPr>
          <w:szCs w:val="22"/>
        </w:rPr>
        <w:t xml:space="preserve">work has </w:t>
      </w:r>
      <w:r w:rsidR="00F55F22">
        <w:rPr>
          <w:szCs w:val="22"/>
        </w:rPr>
        <w:t>proposed a number of competing hypotheses.</w:t>
      </w:r>
      <w:r w:rsidR="00DD0D8A">
        <w:rPr>
          <w:szCs w:val="22"/>
        </w:rPr>
        <w:t xml:space="preserve"> </w:t>
      </w:r>
      <w:ins w:id="293" w:author="Cummings, Shawn" w:date="2023-06-08T16:27:00Z">
        <w:r w:rsidR="0066093F" w:rsidRPr="0066093F">
          <w:rPr>
            <w:szCs w:val="22"/>
            <w:highlight w:val="yellow"/>
            <w:rPrChange w:id="294" w:author="Cummings, Shawn" w:date="2023-06-08T16:27:00Z">
              <w:rPr>
                <w:szCs w:val="22"/>
              </w:rPr>
            </w:rPrChange>
          </w:rPr>
          <w:t>XXX</w:t>
        </w:r>
      </w:ins>
    </w:p>
    <w:p w14:paraId="2A365120" w14:textId="64002D4A" w:rsidR="008736CF" w:rsidRPr="008736CF" w:rsidRDefault="008736CF" w:rsidP="008736CF">
      <w:pPr>
        <w:rPr>
          <w:szCs w:val="22"/>
        </w:rPr>
      </w:pPr>
      <w:r w:rsidRPr="008736CF">
        <w:rPr>
          <w:szCs w:val="22"/>
        </w:rPr>
        <w:t xml:space="preserve">The perceptual recalibration effect is generally robust and does not seem to require much 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significant </w:t>
      </w:r>
      <w:r w:rsidR="00640589">
        <w:rPr>
          <w:szCs w:val="22"/>
        </w:rPr>
        <w:t>shifts in categorization responses</w:t>
      </w:r>
      <w:r w:rsidR="00640589" w:rsidRPr="008736CF">
        <w:rPr>
          <w:szCs w:val="22"/>
        </w:rPr>
        <w:t xml:space="preserve"> </w:t>
      </w:r>
      <w:r w:rsidRPr="008736CF">
        <w:rPr>
          <w:szCs w:val="22"/>
        </w:rPr>
        <w:t xml:space="preserve">(Cummings &amp; Theodore, </w:t>
      </w:r>
      <w:r w:rsidR="00440530">
        <w:rPr>
          <w:szCs w:val="22"/>
        </w:rPr>
        <w:t>2023</w:t>
      </w:r>
      <w:r w:rsidR="00640589">
        <w:rPr>
          <w:szCs w:val="22"/>
        </w:rPr>
        <w:t xml:space="preserve">; </w:t>
      </w:r>
      <w:commentRangeStart w:id="295"/>
      <w:r w:rsidR="00640589">
        <w:rPr>
          <w:szCs w:val="22"/>
        </w:rPr>
        <w:t>Liu &amp; Jaeger, 2019</w:t>
      </w:r>
      <w:commentRangeEnd w:id="295"/>
      <w:r w:rsidR="009E50C7">
        <w:rPr>
          <w:rStyle w:val="CommentReference"/>
        </w:rPr>
        <w:commentReference w:id="295"/>
      </w:r>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 xml:space="preserve">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w:t>
      </w:r>
      <w:r w:rsidRPr="008736CF">
        <w:rPr>
          <w:szCs w:val="22"/>
        </w:rPr>
        <w:lastRenderedPageBreak/>
        <w:t>by the listener. This postulates that perceptual adaptation is driven only by prior perception in typical contexts and should only be seen experimentally when exposure includes these contexts. This hypothesis parsimoniously explains the lack of learning but is unlikely given the finding of 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523BDCB8"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w:t>
      </w:r>
      <w:r w:rsidRPr="008736CF">
        <w:rPr>
          <w:szCs w:val="22"/>
        </w:rPr>
        <w:lastRenderedPageBreak/>
        <w:t>only test, learning was found to be blocked only for the “</w:t>
      </w:r>
      <w:proofErr w:type="spellStart"/>
      <w:r w:rsidRPr="008736CF">
        <w:rPr>
          <w:szCs w:val="22"/>
        </w:rPr>
        <w:t>sh</w:t>
      </w:r>
      <w:proofErr w:type="spellEnd"/>
      <w:r w:rsidRPr="008736CF">
        <w:rPr>
          <w:szCs w:val="22"/>
        </w:rPr>
        <w:t>”-labelled group (those hearing words ambiguous between, e.g.</w:t>
      </w:r>
      <w:r w:rsidR="00640589">
        <w:rPr>
          <w:szCs w:val="22"/>
        </w:rPr>
        <w:t>,</w:t>
      </w:r>
      <w:r w:rsidRPr="008736CF">
        <w:rPr>
          <w:szCs w:val="22"/>
        </w:rPr>
        <w:t xml:space="preserve"> </w:t>
      </w:r>
      <w:r w:rsidRPr="009E50C7">
        <w:rPr>
          <w:i/>
          <w:iCs/>
          <w:szCs w:val="22"/>
        </w:rPr>
        <w:t>publisher</w:t>
      </w:r>
      <w:r w:rsidRPr="008736CF">
        <w:rPr>
          <w:szCs w:val="22"/>
        </w:rPr>
        <w:t xml:space="preserve"> and </w:t>
      </w:r>
      <w:proofErr w:type="spellStart"/>
      <w:r w:rsidRPr="009E50C7">
        <w:rPr>
          <w:i/>
          <w:iCs/>
          <w:szCs w:val="22"/>
        </w:rPr>
        <w:t>publiser</w:t>
      </w:r>
      <w:proofErr w:type="spellEnd"/>
      <w:r w:rsidRPr="008736CF">
        <w:rPr>
          <w:szCs w:val="22"/>
        </w:rPr>
        <w:t>). This provides the first evidence for an effect of compensation in exposure towards learning exhibited in test. Liu &amp; Jaeger (2018) identify that this 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 xml:space="preserve">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w:t>
      </w:r>
      <w:r w:rsidRPr="00ED3418">
        <w:rPr>
          <w:szCs w:val="22"/>
        </w:rPr>
        <w:lastRenderedPageBreak/>
        <w:t>phase. Specific differences are described in the methods.</w:t>
      </w:r>
    </w:p>
    <w:p w14:paraId="26C262A8" w14:textId="1DBFA400" w:rsidR="00BC6876" w:rsidRPr="00ED3418" w:rsidRDefault="00BC6876" w:rsidP="00396A75">
      <w:pPr>
        <w:rPr>
          <w:szCs w:val="22"/>
        </w:rPr>
      </w:pPr>
      <w:r w:rsidRPr="00ED3418">
        <w:rPr>
          <w:szCs w:val="22"/>
        </w:rPr>
        <w:t>Participants first underwent an exposure phase, wherein they were presented audiovisual speech stimuli of both English words and nonwords. A lexical decision task was used to ensure 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A) or in the hand (Panel B), again split between-participant groups. This exposure phase was paradigmatically identical to that of Liu &amp; Jaeger (2018; Experiment 1). 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08664AAE" w:rsidR="00BC6876" w:rsidRPr="00ED3418" w:rsidRDefault="00BC6876" w:rsidP="00BC6876">
      <w:pPr>
        <w:rPr>
          <w:szCs w:val="22"/>
        </w:rPr>
      </w:pPr>
      <w:r w:rsidRPr="00ED3418">
        <w:rPr>
          <w:szCs w:val="22"/>
        </w:rPr>
        <w:t xml:space="preserve">Except for the use of audiovisual rather than audio-only test stimuli and minor procedural changes reported below, Experiment </w:t>
      </w:r>
      <w:r w:rsidR="00E56A0A">
        <w:rPr>
          <w:szCs w:val="22"/>
        </w:rPr>
        <w:t>3</w:t>
      </w:r>
      <w:r w:rsidRPr="00ED3418">
        <w:rPr>
          <w:szCs w:val="22"/>
        </w:rPr>
        <w:t xml:space="preserve"> closely followed Experiment 1a in Liu &amp; Jaeger (2018).  </w:t>
      </w:r>
    </w:p>
    <w:p w14:paraId="05B48C1D" w14:textId="77777777" w:rsidR="00272CDC" w:rsidRDefault="00BC6876" w:rsidP="00D76D88">
      <w:pPr>
        <w:rPr>
          <w:szCs w:val="22"/>
        </w:rPr>
      </w:pPr>
      <w:r w:rsidRPr="00D76D88">
        <w:rPr>
          <w:b/>
          <w:bCs/>
          <w:i/>
          <w:iCs/>
          <w:szCs w:val="22"/>
        </w:rPr>
        <w:t>Participants.</w:t>
      </w:r>
      <w:r w:rsidRPr="00D76D88">
        <w:rPr>
          <w:szCs w:val="22"/>
        </w:rPr>
        <w:t xml:space="preserve"> </w:t>
      </w:r>
      <w:r w:rsidR="00D76D88" w:rsidRPr="00D76D88">
        <w:rPr>
          <w:szCs w:val="22"/>
        </w:rPr>
        <w:t xml:space="preserve">We recruited </w:t>
      </w:r>
      <w:r w:rsidR="00D76D88" w:rsidRPr="00D76D88">
        <w:rPr>
          <w:szCs w:val="22"/>
          <w:highlight w:val="yellow"/>
        </w:rPr>
        <w:t>257</w:t>
      </w:r>
      <w:r w:rsidR="00D76D88" w:rsidRPr="00D76D88">
        <w:rPr>
          <w:szCs w:val="22"/>
        </w:rPr>
        <w:t xml:space="preserve"> participants over the crowdsourcing platform Prolific</w:t>
      </w:r>
      <w:r w:rsidR="00D76D88">
        <w:rPr>
          <w:szCs w:val="22"/>
        </w:rPr>
        <w:t>.</w:t>
      </w:r>
      <w:commentRangeStart w:id="296"/>
      <w:r w:rsidR="00D76D88">
        <w:rPr>
          <w:szCs w:val="22"/>
        </w:rPr>
        <w:t xml:space="preserve"> </w:t>
      </w:r>
      <w:r w:rsidR="00272CDC" w:rsidRPr="001E0131">
        <w:rPr>
          <w:szCs w:val="22"/>
        </w:rPr>
        <w:t xml:space="preserve">Participants took an average of </w:t>
      </w:r>
      <w:r w:rsidR="00272CDC" w:rsidRPr="001E0131">
        <w:rPr>
          <w:szCs w:val="22"/>
          <w:highlight w:val="cyan"/>
        </w:rPr>
        <w:t>XXX.X</w:t>
      </w:r>
      <w:r w:rsidR="00272CDC" w:rsidRPr="001E0131">
        <w:rPr>
          <w:szCs w:val="22"/>
        </w:rPr>
        <w:t xml:space="preserve"> minutes to complete the experiment (SD = </w:t>
      </w:r>
      <w:r w:rsidR="00272CDC" w:rsidRPr="001E0131">
        <w:rPr>
          <w:szCs w:val="22"/>
          <w:highlight w:val="cyan"/>
        </w:rPr>
        <w:t>XXX</w:t>
      </w:r>
      <w:r w:rsidR="00272CDC" w:rsidRPr="001E0131">
        <w:rPr>
          <w:szCs w:val="22"/>
        </w:rPr>
        <w:t xml:space="preserve"> minutes) and were remunerated $</w:t>
      </w:r>
      <w:r w:rsidR="00272CDC" w:rsidRPr="001E0131">
        <w:rPr>
          <w:szCs w:val="22"/>
          <w:highlight w:val="cyan"/>
        </w:rPr>
        <w:t>XXX</w:t>
      </w:r>
      <w:r w:rsidR="00272CDC" w:rsidRPr="001E0131">
        <w:rPr>
          <w:szCs w:val="22"/>
        </w:rPr>
        <w:t xml:space="preserve">.00/hour. </w:t>
      </w:r>
    </w:p>
    <w:p w14:paraId="167194B7" w14:textId="64D976EF" w:rsidR="00BC6876" w:rsidRPr="00ED3418" w:rsidRDefault="00D76D88" w:rsidP="00D76D88">
      <w:pPr>
        <w:rPr>
          <w:szCs w:val="22"/>
        </w:rPr>
      </w:pPr>
      <w:r w:rsidRPr="00D76D88">
        <w:rPr>
          <w:szCs w:val="22"/>
        </w:rPr>
        <w:t>We used Prolific's pre-screening to limit the experiment to participants (1) of US nationality, (2) who reported to be English speaking monolinguals, and (3) had not previously participated in any experiment from our lab on Prolific</w:t>
      </w:r>
      <w:commentRangeEnd w:id="296"/>
      <w:r w:rsidR="00B426C3">
        <w:rPr>
          <w:rStyle w:val="CommentReference"/>
        </w:rPr>
        <w:commentReference w:id="296"/>
      </w:r>
      <w:r w:rsidRPr="00D76D88">
        <w:rPr>
          <w:szCs w:val="22"/>
        </w:rPr>
        <w:t xml:space="preserve">. </w:t>
      </w:r>
      <w:r>
        <w:rPr>
          <w:szCs w:val="22"/>
        </w:rPr>
        <w:t>Before the experiment could be accepted, p</w:t>
      </w:r>
      <w:commentRangeStart w:id="297"/>
      <w:r>
        <w:rPr>
          <w:szCs w:val="22"/>
        </w:rPr>
        <w:t>articipants had to confirm—as in all previous experiments—that they were (</w:t>
      </w:r>
      <w:proofErr w:type="spellStart"/>
      <w:r>
        <w:rPr>
          <w:szCs w:val="22"/>
        </w:rPr>
        <w:t>i</w:t>
      </w:r>
      <w:proofErr w:type="spellEnd"/>
      <w:r>
        <w:rPr>
          <w:szCs w:val="22"/>
        </w:rPr>
        <w:t>) native speakers of US English, (ii) in a quiet room without distractions, (ii) wearing over-the-ear headphones.</w:t>
      </w:r>
      <w:commentRangeEnd w:id="297"/>
      <w:r>
        <w:rPr>
          <w:rStyle w:val="CommentReference"/>
        </w:rPr>
        <w:commentReference w:id="297"/>
      </w:r>
      <w:r>
        <w:rPr>
          <w:szCs w:val="22"/>
        </w:rPr>
        <w:t xml:space="preserve"> </w:t>
      </w:r>
      <w:r w:rsidR="001E0131" w:rsidRPr="00D76D88">
        <w:rPr>
          <w:szCs w:val="22"/>
        </w:rPr>
        <w:t xml:space="preserve">An additional </w:t>
      </w:r>
      <w:r w:rsidR="001E0131" w:rsidRPr="00D76D88">
        <w:rPr>
          <w:szCs w:val="22"/>
          <w:highlight w:val="cyan"/>
        </w:rPr>
        <w:t>XXX</w:t>
      </w:r>
      <w:r w:rsidR="001E0131" w:rsidRPr="00D76D88">
        <w:rPr>
          <w:szCs w:val="22"/>
        </w:rPr>
        <w:t xml:space="preserve"> participants loaded the experiment but did not start or complete it.</w:t>
      </w:r>
    </w:p>
    <w:p w14:paraId="536578F3" w14:textId="12A51349" w:rsidR="00BC6876" w:rsidRDefault="00BC6876" w:rsidP="00BC6876">
      <w:pPr>
        <w:rPr>
          <w:szCs w:val="22"/>
        </w:rPr>
      </w:pPr>
      <w:r w:rsidRPr="00ED3418">
        <w:rPr>
          <w:b/>
          <w:bCs/>
          <w:i/>
          <w:iCs/>
          <w:szCs w:val="22"/>
        </w:rPr>
        <w:t>Materials.</w:t>
      </w:r>
      <w:r w:rsidR="001A7C43">
        <w:rPr>
          <w:szCs w:val="22"/>
        </w:rPr>
        <w:t xml:space="preserve"> </w:t>
      </w:r>
      <w:r w:rsidRPr="00ED3418">
        <w:rPr>
          <w:szCs w:val="22"/>
        </w:rPr>
        <w:t xml:space="preserve">The </w:t>
      </w:r>
      <w:r w:rsidR="001A7C43">
        <w:rPr>
          <w:szCs w:val="22"/>
        </w:rPr>
        <w:t>audiovisual materials for the exposure phase were identical to those</w:t>
      </w:r>
      <w:r w:rsidRPr="00ED3418">
        <w:rPr>
          <w:szCs w:val="22"/>
        </w:rPr>
        <w:t xml:space="preserve"> of Liu &amp; Jaeger (2018, Exp. 1a). </w:t>
      </w:r>
      <w:r w:rsidR="001A7C43">
        <w:rPr>
          <w:szCs w:val="22"/>
        </w:rPr>
        <w:t xml:space="preserve">However, unlike LJ18, our test phase also employed audiovisual materials—specifically, the same stimuli as in </w:t>
      </w:r>
      <w:r w:rsidRPr="00ED3418">
        <w:rPr>
          <w:szCs w:val="22"/>
        </w:rPr>
        <w:t>Experiment 1c.</w:t>
      </w:r>
    </w:p>
    <w:p w14:paraId="7618FF2F" w14:textId="54CC530E" w:rsidR="001A7C43" w:rsidRDefault="001A7C43" w:rsidP="00BC6876">
      <w:pPr>
        <w:rPr>
          <w:szCs w:val="22"/>
        </w:rPr>
      </w:pPr>
      <w:r>
        <w:rPr>
          <w:szCs w:val="22"/>
          <w:highlight w:val="cyan"/>
        </w:rPr>
        <w:lastRenderedPageBreak/>
        <w:t>The exposure materials consisted of …</w:t>
      </w:r>
      <w:r w:rsidRPr="0065305E">
        <w:rPr>
          <w:szCs w:val="22"/>
          <w:highlight w:val="cyan"/>
        </w:rPr>
        <w:t>[DESCRIBE HERE]</w:t>
      </w:r>
      <w:r>
        <w:rPr>
          <w:szCs w:val="22"/>
        </w:rPr>
        <w:t>]</w:t>
      </w:r>
    </w:p>
    <w:p w14:paraId="7E7DCF05" w14:textId="1EBB2C08" w:rsidR="001A7C43" w:rsidRDefault="001A7C43" w:rsidP="00BC6876">
      <w:pPr>
        <w:rPr>
          <w:szCs w:val="22"/>
          <w:shd w:val="clear" w:color="auto" w:fill="EFEFEF"/>
        </w:rPr>
      </w:pPr>
      <w:r w:rsidRPr="005E5AD7">
        <w:rPr>
          <w:szCs w:val="22"/>
          <w:shd w:val="clear" w:color="auto" w:fill="EFEFEF"/>
        </w:rPr>
        <w:t xml:space="preserve">Although not reported </w:t>
      </w:r>
      <w:r>
        <w:rPr>
          <w:szCs w:val="22"/>
          <w:shd w:val="clear" w:color="auto" w:fill="EFEFEF"/>
        </w:rPr>
        <w:t xml:space="preserve">or analyzed </w:t>
      </w:r>
      <w:r w:rsidRPr="005E5AD7">
        <w:rPr>
          <w:szCs w:val="22"/>
          <w:shd w:val="clear" w:color="auto" w:fill="EFEFEF"/>
        </w:rPr>
        <w:t>in Liu and Jaeger (2018), the experiment employed catch trials during exposure</w:t>
      </w:r>
      <w:r>
        <w:rPr>
          <w:szCs w:val="22"/>
          <w:shd w:val="clear" w:color="auto" w:fill="EFEFEF"/>
        </w:rPr>
        <w:t>. The materials for those catch trials were identical to filler word and non-word videos with one exception. While the video was playing, a</w:t>
      </w:r>
      <w:r w:rsidRPr="005E5AD7">
        <w:rPr>
          <w:szCs w:val="22"/>
          <w:shd w:val="clear" w:color="auto" w:fill="EFEFEF"/>
        </w:rPr>
        <w:t xml:space="preserve"> white dot appeared roughly in the center of the video, close to the talker's mouth</w:t>
      </w:r>
      <w:r>
        <w:rPr>
          <w:szCs w:val="22"/>
          <w:shd w:val="clear" w:color="auto" w:fill="EFEFEF"/>
        </w:rPr>
        <w:t>—</w:t>
      </w:r>
      <w:r w:rsidRPr="005E5AD7">
        <w:rPr>
          <w:szCs w:val="22"/>
          <w:shd w:val="clear" w:color="auto" w:fill="EFEFEF"/>
        </w:rPr>
        <w:t xml:space="preserve">the region of the video </w:t>
      </w:r>
      <w:r>
        <w:rPr>
          <w:szCs w:val="22"/>
          <w:shd w:val="clear" w:color="auto" w:fill="EFEFEF"/>
        </w:rPr>
        <w:t>in which the pen appeared when it was in the talker’s mouth</w:t>
      </w:r>
      <w:r w:rsidRPr="005E5AD7">
        <w:rPr>
          <w:szCs w:val="22"/>
          <w:shd w:val="clear" w:color="auto" w:fill="EFEFEF"/>
        </w:rPr>
        <w:t>.</w:t>
      </w:r>
      <w:r>
        <w:rPr>
          <w:szCs w:val="22"/>
          <w:shd w:val="clear" w:color="auto" w:fill="EFEFEF"/>
        </w:rPr>
        <w:t xml:space="preserve"> Because of changes we made to the list generation, we use 10 of the 12 catch videos developed in LJ18</w:t>
      </w:r>
      <w:r w:rsidR="0072747F">
        <w:rPr>
          <w:szCs w:val="22"/>
          <w:shd w:val="clear" w:color="auto" w:fill="EFEFEF"/>
        </w:rPr>
        <w:t>.</w:t>
      </w:r>
      <w:r>
        <w:rPr>
          <w:szCs w:val="22"/>
          <w:shd w:val="clear" w:color="auto" w:fill="EFEFEF"/>
        </w:rPr>
        <w:t xml:space="preserve"> </w:t>
      </w:r>
      <w:r w:rsidR="0072747F">
        <w:rPr>
          <w:szCs w:val="22"/>
          <w:shd w:val="clear" w:color="auto" w:fill="EFEFEF"/>
        </w:rPr>
        <w:t>Half</w:t>
      </w:r>
      <w:r>
        <w:rPr>
          <w:szCs w:val="22"/>
          <w:shd w:val="clear" w:color="auto" w:fill="EFEFEF"/>
        </w:rPr>
        <w:t xml:space="preserve"> </w:t>
      </w:r>
      <w:r w:rsidR="0072747F">
        <w:rPr>
          <w:szCs w:val="22"/>
          <w:shd w:val="clear" w:color="auto" w:fill="EFEFEF"/>
        </w:rPr>
        <w:t xml:space="preserve">of the catch videos contained </w:t>
      </w:r>
      <w:r>
        <w:rPr>
          <w:szCs w:val="22"/>
          <w:shd w:val="clear" w:color="auto" w:fill="EFEFEF"/>
        </w:rPr>
        <w:t>filler word</w:t>
      </w:r>
      <w:r w:rsidR="0072747F">
        <w:rPr>
          <w:szCs w:val="22"/>
          <w:shd w:val="clear" w:color="auto" w:fill="EFEFEF"/>
        </w:rPr>
        <w:t xml:space="preserve">s recordings </w:t>
      </w:r>
      <w:r>
        <w:rPr>
          <w:szCs w:val="22"/>
          <w:shd w:val="clear" w:color="auto" w:fill="EFEFEF"/>
        </w:rPr>
        <w:t xml:space="preserve">and </w:t>
      </w:r>
      <w:r w:rsidR="0072747F">
        <w:rPr>
          <w:szCs w:val="22"/>
          <w:shd w:val="clear" w:color="auto" w:fill="EFEFEF"/>
        </w:rPr>
        <w:t>half</w:t>
      </w:r>
      <w:r>
        <w:rPr>
          <w:szCs w:val="22"/>
          <w:shd w:val="clear" w:color="auto" w:fill="EFEFEF"/>
        </w:rPr>
        <w:t xml:space="preserve"> </w:t>
      </w:r>
      <w:r w:rsidR="0072747F">
        <w:rPr>
          <w:szCs w:val="22"/>
          <w:shd w:val="clear" w:color="auto" w:fill="EFEFEF"/>
        </w:rPr>
        <w:t xml:space="preserve">contained </w:t>
      </w:r>
      <w:r>
        <w:rPr>
          <w:szCs w:val="22"/>
          <w:shd w:val="clear" w:color="auto" w:fill="EFEFEF"/>
        </w:rPr>
        <w:t xml:space="preserve">filler non-word </w:t>
      </w:r>
      <w:r w:rsidR="0072747F">
        <w:rPr>
          <w:szCs w:val="22"/>
          <w:shd w:val="clear" w:color="auto" w:fill="EFEFEF"/>
        </w:rPr>
        <w:t>recordings. The pen was in the talker’s mouth on half of the catch trial videos, and in the talker’s hand on the other half</w:t>
      </w:r>
      <w:r w:rsidR="0072747F" w:rsidRPr="005E5AD7">
        <w:rPr>
          <w:szCs w:val="22"/>
          <w:shd w:val="clear" w:color="auto" w:fill="EFEFEF"/>
        </w:rPr>
        <w:t>.</w:t>
      </w:r>
    </w:p>
    <w:p w14:paraId="181692CA" w14:textId="0CEFEEA8" w:rsidR="00866FDD" w:rsidRPr="00ED3418" w:rsidRDefault="00BC6876" w:rsidP="009E50C7">
      <w:pPr>
        <w:rPr>
          <w:b/>
          <w:bCs/>
          <w:i/>
          <w:iCs/>
          <w:szCs w:val="22"/>
        </w:rPr>
      </w:pPr>
      <w:r w:rsidRPr="00ED3418">
        <w:rPr>
          <w:b/>
          <w:bCs/>
          <w:i/>
          <w:iCs/>
          <w:szCs w:val="22"/>
        </w:rPr>
        <w:t xml:space="preserve">Procedure. </w:t>
      </w:r>
      <w:r w:rsidRPr="00ED3418">
        <w:rPr>
          <w:szCs w:val="22"/>
        </w:rPr>
        <w:t>Our web-based procedure closely followed</w:t>
      </w:r>
      <w:r w:rsidR="001D3148">
        <w:rPr>
          <w:szCs w:val="22"/>
        </w:rPr>
        <w:t>, and</w:t>
      </w:r>
      <w:r w:rsidR="005E5AD7" w:rsidRPr="005E5AD7">
        <w:rPr>
          <w:szCs w:val="22"/>
          <w:shd w:val="clear" w:color="auto" w:fill="EFEFEF"/>
        </w:rPr>
        <w:t xml:space="preserve"> largely looked identical</w:t>
      </w:r>
      <w:r w:rsidR="001D3148">
        <w:rPr>
          <w:szCs w:val="22"/>
          <w:shd w:val="clear" w:color="auto" w:fill="EFEFEF"/>
        </w:rPr>
        <w:t>, to</w:t>
      </w:r>
      <w:r w:rsidR="005E5AD7" w:rsidRPr="005E5AD7">
        <w:rPr>
          <w:szCs w:val="22"/>
          <w:shd w:val="clear" w:color="auto" w:fill="EFEFEF"/>
        </w:rPr>
        <w:t xml:space="preserve"> </w:t>
      </w:r>
      <w:r w:rsidR="001D3148">
        <w:rPr>
          <w:szCs w:val="22"/>
          <w:shd w:val="clear" w:color="auto" w:fill="EFEFEF"/>
        </w:rPr>
        <w:t>Experiment 1a in LJ18</w:t>
      </w:r>
      <w:r w:rsidR="005E5AD7" w:rsidRPr="005E5AD7">
        <w:rPr>
          <w:szCs w:val="22"/>
          <w:shd w:val="clear" w:color="auto" w:fill="EFEFEF"/>
        </w:rPr>
        <w:t>.</w:t>
      </w:r>
      <w:r w:rsidR="005E5AD7">
        <w:rPr>
          <w:szCs w:val="22"/>
          <w:shd w:val="clear" w:color="auto" w:fill="EFEFEF"/>
        </w:rPr>
        <w:t xml:space="preserve"> </w:t>
      </w:r>
      <w:r w:rsidRPr="00ED3418">
        <w:rPr>
          <w:szCs w:val="22"/>
        </w:rPr>
        <w:t xml:space="preserve">The experiment consisted of (1) instructions, followed by (2) </w:t>
      </w:r>
      <w:r w:rsidR="0094292E">
        <w:rPr>
          <w:szCs w:val="22"/>
        </w:rPr>
        <w:t>a practice phase, (3)</w:t>
      </w:r>
      <w:r w:rsidR="005E5AD7">
        <w:rPr>
          <w:szCs w:val="22"/>
        </w:rPr>
        <w:t xml:space="preserve"> exposure phase, (</w:t>
      </w:r>
      <w:r w:rsidR="0094292E">
        <w:rPr>
          <w:szCs w:val="22"/>
        </w:rPr>
        <w:t>4</w:t>
      </w:r>
      <w:r w:rsidR="005E5AD7">
        <w:rPr>
          <w:szCs w:val="22"/>
        </w:rPr>
        <w:t>) a</w:t>
      </w:r>
      <w:r w:rsidRPr="00ED3418">
        <w:rPr>
          <w:szCs w:val="22"/>
        </w:rPr>
        <w:t xml:space="preserve"> test phase</w:t>
      </w:r>
      <w:r w:rsidR="005E5AD7">
        <w:rPr>
          <w:szCs w:val="22"/>
        </w:rPr>
        <w:t>,</w:t>
      </w:r>
      <w:r w:rsidRPr="00ED3418">
        <w:rPr>
          <w:szCs w:val="22"/>
        </w:rPr>
        <w:t xml:space="preserve"> and (</w:t>
      </w:r>
      <w:r w:rsidR="001A7C43">
        <w:rPr>
          <w:szCs w:val="22"/>
        </w:rPr>
        <w:t>5</w:t>
      </w:r>
      <w:r w:rsidRPr="00ED3418">
        <w:rPr>
          <w:szCs w:val="22"/>
        </w:rPr>
        <w:t>) a</w:t>
      </w:r>
      <w:r w:rsidR="00D362FB">
        <w:rPr>
          <w:szCs w:val="22"/>
        </w:rPr>
        <w:t>n exit</w:t>
      </w:r>
      <w:r w:rsidRPr="00ED3418">
        <w:rPr>
          <w:szCs w:val="22"/>
        </w:rPr>
        <w:t xml:space="preserve"> survey. </w:t>
      </w:r>
    </w:p>
    <w:p w14:paraId="6CF542F5" w14:textId="6D7D701F" w:rsidR="00866FDD" w:rsidRPr="00866FDD" w:rsidRDefault="00866FDD" w:rsidP="00866FDD">
      <w:pPr>
        <w:rPr>
          <w:szCs w:val="22"/>
        </w:rPr>
      </w:pPr>
      <w:r w:rsidRPr="00ED3418">
        <w:rPr>
          <w:i/>
          <w:iCs/>
          <w:szCs w:val="22"/>
        </w:rPr>
        <w:t xml:space="preserve">Instructions. </w:t>
      </w:r>
      <w:r w:rsidR="001D3148">
        <w:rPr>
          <w:szCs w:val="22"/>
        </w:rPr>
        <w:t xml:space="preserve">The instructions were identical to LJ18. Participants were informed that </w:t>
      </w:r>
      <w:r w:rsidR="001D3148" w:rsidRPr="009E50C7">
        <w:rPr>
          <w:szCs w:val="22"/>
          <w:highlight w:val="cyan"/>
        </w:rPr>
        <w:t>[</w:t>
      </w:r>
      <w:commentRangeStart w:id="298"/>
      <w:r w:rsidR="001D3148" w:rsidRPr="009E50C7">
        <w:rPr>
          <w:szCs w:val="22"/>
          <w:highlight w:val="cyan"/>
        </w:rPr>
        <w:t>DESCRIBE HERE]</w:t>
      </w:r>
      <w:r w:rsidR="00E53B58">
        <w:rPr>
          <w:szCs w:val="22"/>
          <w:highlight w:val="cyan"/>
        </w:rPr>
        <w:t xml:space="preserve"> Participants were also informed </w:t>
      </w:r>
      <w:commentRangeEnd w:id="298"/>
      <w:r w:rsidR="00D76D88">
        <w:rPr>
          <w:rStyle w:val="CommentReference"/>
        </w:rPr>
        <w:commentReference w:id="298"/>
      </w:r>
      <w:r w:rsidR="00E53B58">
        <w:rPr>
          <w:szCs w:val="22"/>
          <w:highlight w:val="cyan"/>
        </w:rPr>
        <w:t xml:space="preserve">that the experiment contained catch trials that were </w:t>
      </w:r>
      <w:r w:rsidR="00E53B58">
        <w:rPr>
          <w:szCs w:val="22"/>
        </w:rPr>
        <w:t xml:space="preserve">intended </w:t>
      </w:r>
      <w:r w:rsidR="00E53B58" w:rsidRPr="005E5AD7">
        <w:rPr>
          <w:szCs w:val="22"/>
          <w:shd w:val="clear" w:color="auto" w:fill="EFEFEF"/>
        </w:rPr>
        <w:t>to distinguish human participants from robots</w:t>
      </w:r>
      <w:r w:rsidR="00E53B58">
        <w:rPr>
          <w:szCs w:val="22"/>
          <w:shd w:val="clear" w:color="auto" w:fill="EFEFEF"/>
        </w:rPr>
        <w:t>.</w:t>
      </w:r>
    </w:p>
    <w:p w14:paraId="674403E3" w14:textId="53E3668C" w:rsidR="00E53B58" w:rsidRDefault="001A7C43" w:rsidP="00E53B58">
      <w:pPr>
        <w:rPr>
          <w:i/>
          <w:iCs/>
          <w:szCs w:val="22"/>
          <w:shd w:val="clear" w:color="auto" w:fill="EFEFEF"/>
        </w:rPr>
      </w:pPr>
      <w:r>
        <w:rPr>
          <w:i/>
          <w:iCs/>
          <w:szCs w:val="22"/>
          <w:shd w:val="clear" w:color="auto" w:fill="EFEFEF"/>
        </w:rPr>
        <w:t>Practice.</w:t>
      </w:r>
      <w:r w:rsidR="00E53B58" w:rsidRPr="00E53B58">
        <w:rPr>
          <w:szCs w:val="22"/>
          <w:shd w:val="clear" w:color="auto" w:fill="EFEFEF"/>
          <w:rPrChange w:id="299" w:author="Jaeger, Florian" w:date="2023-06-07T10:15:00Z">
            <w:rPr>
              <w:i/>
              <w:iCs/>
              <w:szCs w:val="22"/>
              <w:shd w:val="clear" w:color="auto" w:fill="EFEFEF"/>
            </w:rPr>
          </w:rPrChange>
        </w:rPr>
        <w:t xml:space="preserve"> </w:t>
      </w:r>
      <w:r w:rsidR="00A44295">
        <w:rPr>
          <w:szCs w:val="22"/>
          <w:shd w:val="clear" w:color="auto" w:fill="EFEFEF"/>
        </w:rPr>
        <w:t xml:space="preserve">Participants started with six practice trials that exposed them to the lexical decision task for the exposure phase, except </w:t>
      </w:r>
      <w:proofErr w:type="gramStart"/>
      <w:r w:rsidR="00A44295">
        <w:rPr>
          <w:szCs w:val="22"/>
          <w:shd w:val="clear" w:color="auto" w:fill="EFEFEF"/>
        </w:rPr>
        <w:t>that participants</w:t>
      </w:r>
      <w:proofErr w:type="gramEnd"/>
      <w:r w:rsidR="00A44295">
        <w:rPr>
          <w:szCs w:val="22"/>
          <w:shd w:val="clear" w:color="auto" w:fill="EFEFEF"/>
        </w:rPr>
        <w:t xml:space="preserve"> received feedback during practice. Participants were instructed to press “X” or “M” to indicate whether the recording they heard was a word or not. Key bindings—which key corresponded to a word response and which corresponded to a non-word response—were balanced across participants, and held constant throughout the practice and exposure phase. </w:t>
      </w:r>
      <w:r w:rsidR="00A44295" w:rsidRPr="00B02C09">
        <w:rPr>
          <w:szCs w:val="22"/>
          <w:highlight w:val="cyan"/>
          <w:shd w:val="clear" w:color="auto" w:fill="EFEFEF"/>
        </w:rPr>
        <w:t xml:space="preserve">[DESCRIBE </w:t>
      </w:r>
      <w:r w:rsidR="00A44295">
        <w:rPr>
          <w:szCs w:val="22"/>
          <w:highlight w:val="cyan"/>
          <w:shd w:val="clear" w:color="auto" w:fill="EFEFEF"/>
        </w:rPr>
        <w:t>TRIAL COMPOSITION HERE</w:t>
      </w:r>
      <w:r w:rsidR="00A44295" w:rsidRPr="00B02C09">
        <w:rPr>
          <w:szCs w:val="22"/>
          <w:highlight w:val="cyan"/>
          <w:shd w:val="clear" w:color="auto" w:fill="EFEFEF"/>
        </w:rPr>
        <w:t>]</w:t>
      </w:r>
      <w:r w:rsidR="00A44295">
        <w:rPr>
          <w:i/>
          <w:iCs/>
          <w:szCs w:val="22"/>
          <w:shd w:val="clear" w:color="auto" w:fill="EFEFEF"/>
        </w:rPr>
        <w:t xml:space="preserve"> </w:t>
      </w:r>
      <w:r w:rsidR="00E53B58" w:rsidRPr="005E5AD7">
        <w:rPr>
          <w:szCs w:val="22"/>
          <w:shd w:val="clear" w:color="auto" w:fill="EFEFEF"/>
        </w:rPr>
        <w:t xml:space="preserve">One of the </w:t>
      </w:r>
      <w:commentRangeStart w:id="300"/>
      <w:commentRangeStart w:id="301"/>
      <w:r w:rsidR="00E53B58" w:rsidRPr="005E5AD7">
        <w:rPr>
          <w:szCs w:val="22"/>
          <w:shd w:val="clear" w:color="auto" w:fill="EFEFEF"/>
        </w:rPr>
        <w:t xml:space="preserve">two videos during the practice phase </w:t>
      </w:r>
      <w:commentRangeEnd w:id="300"/>
      <w:r w:rsidR="009E50C7">
        <w:rPr>
          <w:rStyle w:val="CommentReference"/>
        </w:rPr>
        <w:commentReference w:id="300"/>
      </w:r>
      <w:commentRangeEnd w:id="301"/>
      <w:r w:rsidR="00E610B2">
        <w:rPr>
          <w:rStyle w:val="CommentReference"/>
        </w:rPr>
        <w:commentReference w:id="301"/>
      </w:r>
      <w:r w:rsidR="00E53B58">
        <w:rPr>
          <w:szCs w:val="22"/>
          <w:shd w:val="clear" w:color="auto" w:fill="EFEFEF"/>
        </w:rPr>
        <w:t xml:space="preserve">was a catch trial and thus </w:t>
      </w:r>
      <w:r w:rsidR="00E53B58" w:rsidRPr="005E5AD7">
        <w:rPr>
          <w:szCs w:val="22"/>
          <w:shd w:val="clear" w:color="auto" w:fill="EFEFEF"/>
        </w:rPr>
        <w:t>contained a white dot</w:t>
      </w:r>
      <w:r w:rsidR="00E53B58">
        <w:rPr>
          <w:szCs w:val="22"/>
          <w:shd w:val="clear" w:color="auto" w:fill="EFEFEF"/>
        </w:rPr>
        <w:t>.</w:t>
      </w:r>
      <w:r w:rsidR="00E53B58" w:rsidRPr="00E53B58">
        <w:rPr>
          <w:szCs w:val="22"/>
          <w:shd w:val="clear" w:color="auto" w:fill="EFEFEF"/>
        </w:rPr>
        <w:t xml:space="preserve"> </w:t>
      </w:r>
      <w:r w:rsidR="00E53B58">
        <w:rPr>
          <w:szCs w:val="22"/>
          <w:shd w:val="clear" w:color="auto" w:fill="EFEFEF"/>
        </w:rPr>
        <w:t>P</w:t>
      </w:r>
      <w:r w:rsidR="00E53B58" w:rsidRPr="005E5AD7">
        <w:rPr>
          <w:szCs w:val="22"/>
          <w:shd w:val="clear" w:color="auto" w:fill="EFEFEF"/>
        </w:rPr>
        <w:t xml:space="preserve">articipants were instructed to press </w:t>
      </w:r>
      <w:r w:rsidR="00E53B58">
        <w:rPr>
          <w:szCs w:val="22"/>
          <w:shd w:val="clear" w:color="auto" w:fill="EFEFEF"/>
        </w:rPr>
        <w:t>“</w:t>
      </w:r>
      <w:r w:rsidR="00E53B58" w:rsidRPr="005E5AD7">
        <w:rPr>
          <w:szCs w:val="22"/>
          <w:shd w:val="clear" w:color="auto" w:fill="EFEFEF"/>
        </w:rPr>
        <w:t>B</w:t>
      </w:r>
      <w:r w:rsidR="00E53B58">
        <w:rPr>
          <w:szCs w:val="22"/>
          <w:shd w:val="clear" w:color="auto" w:fill="EFEFEF"/>
        </w:rPr>
        <w:t>”</w:t>
      </w:r>
      <w:r w:rsidR="00E53B58" w:rsidRPr="005E5AD7">
        <w:rPr>
          <w:szCs w:val="22"/>
          <w:shd w:val="clear" w:color="auto" w:fill="EFEFEF"/>
        </w:rPr>
        <w:t xml:space="preserve"> when they noticed the white dot</w:t>
      </w:r>
      <w:r w:rsidR="00E53B58">
        <w:rPr>
          <w:szCs w:val="22"/>
          <w:shd w:val="clear" w:color="auto" w:fill="EFEFEF"/>
        </w:rPr>
        <w:t xml:space="preserve"> (instead of “X” or “M”).</w:t>
      </w:r>
    </w:p>
    <w:p w14:paraId="30E11048" w14:textId="36ECC568" w:rsidR="005E5AD7" w:rsidRDefault="005E5AD7" w:rsidP="00017DA7">
      <w:pPr>
        <w:rPr>
          <w:szCs w:val="22"/>
          <w:shd w:val="clear" w:color="auto" w:fill="EFEFEF"/>
        </w:rPr>
      </w:pPr>
      <w:r w:rsidRPr="00866FDD">
        <w:rPr>
          <w:i/>
          <w:iCs/>
          <w:szCs w:val="22"/>
          <w:shd w:val="clear" w:color="auto" w:fill="EFEFEF"/>
        </w:rPr>
        <w:t>Exposure</w:t>
      </w:r>
      <w:r w:rsidR="0094292E">
        <w:rPr>
          <w:szCs w:val="22"/>
          <w:shd w:val="clear" w:color="auto" w:fill="EFEFEF"/>
        </w:rPr>
        <w:t xml:space="preserve">. </w:t>
      </w:r>
      <w:r w:rsidR="007944D2">
        <w:rPr>
          <w:szCs w:val="22"/>
          <w:shd w:val="clear" w:color="auto" w:fill="EFEFEF"/>
        </w:rPr>
        <w:t>W</w:t>
      </w:r>
      <w:r w:rsidRPr="005E5AD7">
        <w:rPr>
          <w:szCs w:val="22"/>
          <w:shd w:val="clear" w:color="auto" w:fill="EFEFEF"/>
        </w:rPr>
        <w:t>e use</w:t>
      </w:r>
      <w:r w:rsidR="00017DA7">
        <w:rPr>
          <w:szCs w:val="22"/>
          <w:shd w:val="clear" w:color="auto" w:fill="EFEFEF"/>
        </w:rPr>
        <w:t>d</w:t>
      </w:r>
      <w:r w:rsidRPr="005E5AD7">
        <w:rPr>
          <w:szCs w:val="22"/>
          <w:shd w:val="clear" w:color="auto" w:fill="EFEFEF"/>
        </w:rPr>
        <w:t xml:space="preserve"> 100 exposure trials, consisting of 10 words with typical fricatives, 10 </w:t>
      </w:r>
      <w:r w:rsidRPr="005E5AD7">
        <w:rPr>
          <w:szCs w:val="22"/>
          <w:shd w:val="clear" w:color="auto" w:fill="EFEFEF"/>
        </w:rPr>
        <w:lastRenderedPageBreak/>
        <w:t>words with shifted fricatives, 30 filler words, and 50 filler non-words. This is the same proportion of typical, shifted, and filler trials used in other previous studies (Kraljic et al., 2008; Kraljic &amp; Samuel, 2011</w:t>
      </w:r>
      <w:r w:rsidR="007944D2">
        <w:rPr>
          <w:szCs w:val="22"/>
          <w:shd w:val="clear" w:color="auto" w:fill="EFEFEF"/>
        </w:rPr>
        <w:t>; Liu &amp; Jaeger, 2018, 2019</w:t>
      </w:r>
      <w:r w:rsidRPr="005E5AD7">
        <w:rPr>
          <w:szCs w:val="22"/>
          <w:shd w:val="clear" w:color="auto" w:fill="EFEFEF"/>
        </w:rPr>
        <w:t xml:space="preserve">). </w:t>
      </w:r>
      <w:r w:rsidR="0072747F" w:rsidRPr="0072747F">
        <w:rPr>
          <w:szCs w:val="22"/>
          <w:shd w:val="clear" w:color="auto" w:fill="EFEFEF"/>
        </w:rPr>
        <w:t xml:space="preserve">Unbeknownst to participants, exposure </w:t>
      </w:r>
      <w:r w:rsidR="0072747F">
        <w:rPr>
          <w:szCs w:val="22"/>
          <w:shd w:val="clear" w:color="auto" w:fill="EFEFEF"/>
        </w:rPr>
        <w:t xml:space="preserve">was divided </w:t>
      </w:r>
      <w:r w:rsidR="0072747F" w:rsidRPr="0072747F">
        <w:rPr>
          <w:szCs w:val="22"/>
          <w:shd w:val="clear" w:color="auto" w:fill="EFEFEF"/>
        </w:rPr>
        <w:t>into ten blocks, each consisting of one word with a typical fricative (/s/ or /</w:t>
      </w:r>
      <w:proofErr w:type="spellStart"/>
      <w:r w:rsidR="0072747F" w:rsidRPr="0072747F">
        <w:rPr>
          <w:szCs w:val="22"/>
          <w:shd w:val="clear" w:color="auto" w:fill="EFEFEF"/>
        </w:rPr>
        <w:t>sh</w:t>
      </w:r>
      <w:proofErr w:type="spellEnd"/>
      <w:r w:rsidR="0072747F" w:rsidRPr="0072747F">
        <w:rPr>
          <w:szCs w:val="22"/>
          <w:shd w:val="clear" w:color="auto" w:fill="EFEFEF"/>
        </w:rPr>
        <w:t>/ depending on the exposure condition), one word with shifted fricative (/</w:t>
      </w:r>
      <w:proofErr w:type="spellStart"/>
      <w:r w:rsidR="0072747F" w:rsidRPr="0072747F">
        <w:rPr>
          <w:szCs w:val="22"/>
          <w:shd w:val="clear" w:color="auto" w:fill="EFEFEF"/>
        </w:rPr>
        <w:t>sh</w:t>
      </w:r>
      <w:proofErr w:type="spellEnd"/>
      <w:r w:rsidR="0072747F" w:rsidRPr="0072747F">
        <w:rPr>
          <w:szCs w:val="22"/>
          <w:shd w:val="clear" w:color="auto" w:fill="EFEFEF"/>
        </w:rPr>
        <w:t xml:space="preserve">/ or /s/ depending on the exposure condition), three filler words, and five filler non-words. </w:t>
      </w:r>
      <w:r w:rsidRPr="005E5AD7">
        <w:rPr>
          <w:szCs w:val="22"/>
          <w:shd w:val="clear" w:color="auto" w:fill="EFEFEF"/>
        </w:rPr>
        <w:t>Catch trials were evenly distributed across the ten blocks, with one catch trial per block. For each block, a random coin flip determined whether the catch trial was on a filler word or non-word</w:t>
      </w:r>
      <w:r w:rsidR="009F11F4">
        <w:rPr>
          <w:szCs w:val="22"/>
          <w:shd w:val="clear" w:color="auto" w:fill="EFEFEF"/>
        </w:rPr>
        <w:t>, and whether the pen was in the talker’s mouth or hand</w:t>
      </w:r>
      <w:r w:rsidRPr="005E5AD7">
        <w:rPr>
          <w:szCs w:val="22"/>
          <w:shd w:val="clear" w:color="auto" w:fill="EFEFEF"/>
        </w:rPr>
        <w:t xml:space="preserve">. </w:t>
      </w:r>
    </w:p>
    <w:p w14:paraId="7F5B0BC0" w14:textId="75DF61A2" w:rsidR="0072747F" w:rsidRPr="005E5AD7" w:rsidRDefault="0072747F" w:rsidP="00017DA7">
      <w:pPr>
        <w:rPr>
          <w:szCs w:val="22"/>
          <w:shd w:val="clear" w:color="auto" w:fill="EFEFEF"/>
        </w:rPr>
      </w:pPr>
      <w:r>
        <w:rPr>
          <w:szCs w:val="22"/>
          <w:shd w:val="clear" w:color="auto" w:fill="EFEFEF"/>
        </w:rPr>
        <w:t>T</w:t>
      </w:r>
      <w:r w:rsidRPr="0072747F">
        <w:rPr>
          <w:szCs w:val="22"/>
          <w:shd w:val="clear" w:color="auto" w:fill="EFEFEF"/>
        </w:rPr>
        <w:t>he assignment of the specific videos to each block</w:t>
      </w:r>
      <w:r>
        <w:rPr>
          <w:szCs w:val="22"/>
          <w:shd w:val="clear" w:color="auto" w:fill="EFEFEF"/>
        </w:rPr>
        <w:t>—</w:t>
      </w:r>
      <w:r w:rsidRPr="0072747F">
        <w:rPr>
          <w:szCs w:val="22"/>
          <w:shd w:val="clear" w:color="auto" w:fill="EFEFEF"/>
        </w:rPr>
        <w:t xml:space="preserve">for example, which of the 10 words with a typical fricative was assigned to </w:t>
      </w:r>
      <w:r w:rsidR="009F11F4">
        <w:rPr>
          <w:szCs w:val="22"/>
          <w:shd w:val="clear" w:color="auto" w:fill="EFEFEF"/>
        </w:rPr>
        <w:t>the first block</w:t>
      </w:r>
      <w:r>
        <w:rPr>
          <w:szCs w:val="22"/>
          <w:shd w:val="clear" w:color="auto" w:fill="EFEFEF"/>
        </w:rPr>
        <w:t>—</w:t>
      </w:r>
      <w:r w:rsidRPr="0072747F">
        <w:rPr>
          <w:szCs w:val="22"/>
          <w:shd w:val="clear" w:color="auto" w:fill="EFEFEF"/>
        </w:rPr>
        <w:t>was randomized</w:t>
      </w:r>
      <w:r>
        <w:rPr>
          <w:szCs w:val="22"/>
          <w:shd w:val="clear" w:color="auto" w:fill="EFEFEF"/>
        </w:rPr>
        <w:t xml:space="preserve"> for each participant</w:t>
      </w:r>
      <w:r w:rsidRPr="0072747F">
        <w:rPr>
          <w:szCs w:val="22"/>
          <w:shd w:val="clear" w:color="auto" w:fill="EFEFEF"/>
        </w:rPr>
        <w:t>. The order of the 10 stimuli in each block was also randomized under the constraint that two typical or two shifted words could never occur in adjacent list positions. The exposure list was obtained by concatenating the ten blocks, resulting in the 100 exposure trials.</w:t>
      </w:r>
    </w:p>
    <w:p w14:paraId="453A5B0B" w14:textId="3C6E1627" w:rsidR="005E5AD7" w:rsidRPr="009E50C7" w:rsidRDefault="005E5AD7" w:rsidP="005E5AD7">
      <w:pPr>
        <w:rPr>
          <w:szCs w:val="22"/>
          <w:shd w:val="clear" w:color="auto" w:fill="EFEFEF"/>
        </w:rPr>
      </w:pPr>
      <w:r w:rsidRPr="00866FDD">
        <w:rPr>
          <w:i/>
          <w:iCs/>
          <w:szCs w:val="22"/>
          <w:shd w:val="clear" w:color="auto" w:fill="EFEFEF"/>
        </w:rPr>
        <w:t>Test</w:t>
      </w:r>
      <w:r w:rsidR="00713C2B">
        <w:rPr>
          <w:i/>
          <w:iCs/>
          <w:szCs w:val="22"/>
          <w:shd w:val="clear" w:color="auto" w:fill="EFEFEF"/>
        </w:rPr>
        <w:t xml:space="preserve">. </w:t>
      </w:r>
      <w:r w:rsidR="00713C2B">
        <w:rPr>
          <w:szCs w:val="22"/>
          <w:shd w:val="clear" w:color="auto" w:fill="EFEFEF"/>
        </w:rPr>
        <w:t xml:space="preserve">The task and </w:t>
      </w:r>
      <w:r w:rsidR="007B0E4D">
        <w:rPr>
          <w:szCs w:val="22"/>
          <w:shd w:val="clear" w:color="auto" w:fill="EFEFEF"/>
        </w:rPr>
        <w:t>list generation during the test phase of Experiment 3 was identical to Experiment 1c.</w:t>
      </w:r>
    </w:p>
    <w:p w14:paraId="437441CC" w14:textId="6C6DCE1E" w:rsidR="00EC4F6D" w:rsidRDefault="00BB312C" w:rsidP="00EC4F6D">
      <w:pPr>
        <w:rPr>
          <w:b/>
          <w:bCs/>
          <w:i/>
          <w:iCs/>
          <w:szCs w:val="22"/>
        </w:rPr>
      </w:pPr>
      <w:r>
        <w:rPr>
          <w:szCs w:val="22"/>
          <w:shd w:val="clear" w:color="auto" w:fill="EFEFEF"/>
        </w:rPr>
        <w:t>Exit</w:t>
      </w:r>
      <w:r w:rsidR="005E5AD7" w:rsidRPr="00866FDD">
        <w:rPr>
          <w:i/>
          <w:iCs/>
          <w:szCs w:val="22"/>
          <w:shd w:val="clear" w:color="auto" w:fill="EFEFEF"/>
        </w:rPr>
        <w:t xml:space="preserve"> survey</w:t>
      </w:r>
      <w:r w:rsidR="00EC4F6D">
        <w:rPr>
          <w:i/>
          <w:iCs/>
          <w:szCs w:val="22"/>
          <w:shd w:val="clear" w:color="auto" w:fill="EFEFEF"/>
        </w:rPr>
        <w:t>.</w:t>
      </w:r>
      <w:r w:rsidR="00EC4F6D">
        <w:rPr>
          <w:szCs w:val="22"/>
          <w:shd w:val="clear" w:color="auto" w:fill="EFEFEF"/>
        </w:rPr>
        <w:t xml:space="preserve"> The survey was identical to that of Experiment </w:t>
      </w:r>
      <w:commentRangeStart w:id="302"/>
      <w:r w:rsidR="00EC4F6D">
        <w:rPr>
          <w:szCs w:val="22"/>
          <w:shd w:val="clear" w:color="auto" w:fill="EFEFEF"/>
        </w:rPr>
        <w:t>1c</w:t>
      </w:r>
      <w:commentRangeEnd w:id="302"/>
      <w:r w:rsidR="00206698">
        <w:rPr>
          <w:rStyle w:val="CommentReference"/>
        </w:rPr>
        <w:commentReference w:id="302"/>
      </w:r>
      <w:r w:rsidR="00EC4F6D">
        <w:rPr>
          <w:szCs w:val="22"/>
          <w:shd w:val="clear" w:color="auto" w:fill="EFEFEF"/>
        </w:rPr>
        <w:t>.</w:t>
      </w:r>
    </w:p>
    <w:p w14:paraId="20886B51" w14:textId="378FE602" w:rsidR="00E53B58" w:rsidRPr="003A6444" w:rsidRDefault="00E53B58" w:rsidP="003A6444">
      <w:pPr>
        <w:rPr>
          <w:szCs w:val="22"/>
          <w:shd w:val="clear" w:color="auto" w:fill="EFEFEF"/>
          <w:rPrChange w:id="303" w:author="Jaeger, Florian" w:date="2023-06-07T10:48:00Z">
            <w:rPr>
              <w:szCs w:val="22"/>
            </w:rPr>
          </w:rPrChange>
        </w:rPr>
      </w:pPr>
      <w:r w:rsidRPr="00ED3418">
        <w:rPr>
          <w:b/>
          <w:bCs/>
          <w:i/>
          <w:iCs/>
          <w:szCs w:val="22"/>
        </w:rPr>
        <w:t xml:space="preserve">Exclusions. </w:t>
      </w:r>
      <w:r w:rsidRPr="00ED3418">
        <w:rPr>
          <w:szCs w:val="22"/>
        </w:rPr>
        <w:t>We</w:t>
      </w:r>
      <w:r>
        <w:rPr>
          <w:szCs w:val="22"/>
        </w:rPr>
        <w:t xml:space="preserve"> applied </w:t>
      </w:r>
      <w:r w:rsidR="007B0E4D">
        <w:rPr>
          <w:szCs w:val="22"/>
        </w:rPr>
        <w:t xml:space="preserve">all </w:t>
      </w:r>
      <w:r>
        <w:rPr>
          <w:szCs w:val="22"/>
        </w:rPr>
        <w:t xml:space="preserve">exclusion criteria </w:t>
      </w:r>
      <w:r w:rsidR="007B0E4D">
        <w:rPr>
          <w:szCs w:val="22"/>
        </w:rPr>
        <w:t xml:space="preserve">from </w:t>
      </w:r>
      <w:r>
        <w:rPr>
          <w:szCs w:val="22"/>
        </w:rPr>
        <w:t>Experiments 1a-c.</w:t>
      </w:r>
      <w:r w:rsidR="00BC6876" w:rsidRPr="00ED3418">
        <w:rPr>
          <w:szCs w:val="22"/>
        </w:rPr>
        <w:t xml:space="preserve"> Additionally, we excluded participants with a less than </w:t>
      </w:r>
      <w:r w:rsidR="003A6444">
        <w:rPr>
          <w:szCs w:val="22"/>
        </w:rPr>
        <w:t>85</w:t>
      </w:r>
      <w:r w:rsidR="003A6444">
        <w:rPr>
          <w:b/>
          <w:bCs/>
          <w:szCs w:val="22"/>
        </w:rPr>
        <w:t>%</w:t>
      </w:r>
      <w:r w:rsidR="00BC6876" w:rsidRPr="00ED3418">
        <w:rPr>
          <w:szCs w:val="22"/>
        </w:rPr>
        <w:t xml:space="preserve"> lexical decision accuracy in exposure</w:t>
      </w:r>
      <w:r w:rsidR="003A6444">
        <w:rPr>
          <w:szCs w:val="22"/>
        </w:rPr>
        <w:t xml:space="preserve"> (calculated over all XXX non-catch trials without shifts).</w:t>
      </w:r>
      <w:r w:rsidR="003A6444" w:rsidRPr="005E5AD7">
        <w:rPr>
          <w:szCs w:val="22"/>
          <w:shd w:val="clear" w:color="auto" w:fill="EFEFEF"/>
        </w:rPr>
        <w:t xml:space="preserve"> </w:t>
      </w:r>
      <w:r w:rsidR="00866FDD">
        <w:rPr>
          <w:szCs w:val="22"/>
        </w:rPr>
        <w:t>F</w:t>
      </w:r>
      <w:r w:rsidR="00866FDD" w:rsidRPr="005E5AD7">
        <w:rPr>
          <w:szCs w:val="22"/>
        </w:rPr>
        <w:t xml:space="preserve">ollowing </w:t>
      </w:r>
      <w:r w:rsidR="00651EA0">
        <w:rPr>
          <w:szCs w:val="22"/>
        </w:rPr>
        <w:t>LJ18</w:t>
      </w:r>
      <w:r w:rsidR="00866FDD" w:rsidRPr="005E5AD7">
        <w:rPr>
          <w:szCs w:val="22"/>
        </w:rPr>
        <w:t xml:space="preserve">, we </w:t>
      </w:r>
      <w:commentRangeStart w:id="304"/>
      <w:r w:rsidR="00866FDD" w:rsidRPr="005E5AD7">
        <w:rPr>
          <w:szCs w:val="22"/>
          <w:highlight w:val="yellow"/>
        </w:rPr>
        <w:t>OTHER EXCLUSIONS</w:t>
      </w:r>
      <w:r w:rsidR="00651EA0">
        <w:rPr>
          <w:szCs w:val="22"/>
        </w:rPr>
        <w:t xml:space="preserve"> </w:t>
      </w:r>
      <w:commentRangeEnd w:id="304"/>
      <w:r w:rsidR="00EF3AC2">
        <w:rPr>
          <w:rStyle w:val="CommentReference"/>
        </w:rPr>
        <w:commentReference w:id="304"/>
      </w:r>
      <w:r>
        <w:rPr>
          <w:szCs w:val="22"/>
        </w:rPr>
        <w:t xml:space="preserve">This removed XXX participants (XXX.X%; see </w:t>
      </w:r>
      <w:r>
        <w:rPr>
          <w:szCs w:val="22"/>
        </w:rPr>
        <w:fldChar w:fldCharType="begin"/>
      </w:r>
      <w:r>
        <w:rPr>
          <w:szCs w:val="22"/>
        </w:rPr>
        <w:instrText xml:space="preserve"> REF _Ref136088042 \h </w:instrText>
      </w:r>
      <w:r>
        <w:rPr>
          <w:szCs w:val="22"/>
        </w:rPr>
      </w:r>
      <w:r>
        <w:rPr>
          <w:szCs w:val="22"/>
        </w:rPr>
        <w:fldChar w:fldCharType="separate"/>
      </w:r>
      <w:r>
        <w:t xml:space="preserve">Table </w:t>
      </w:r>
      <w:r>
        <w:rPr>
          <w:noProof/>
        </w:rPr>
        <w:t>1</w:t>
      </w:r>
      <w:r>
        <w:rPr>
          <w:szCs w:val="22"/>
        </w:rPr>
        <w:fldChar w:fldCharType="end"/>
      </w:r>
      <w:r>
        <w:rPr>
          <w:szCs w:val="22"/>
        </w:rPr>
        <w:t>).</w:t>
      </w:r>
      <w:r w:rsidRPr="00ED3418">
        <w:rPr>
          <w:szCs w:val="22"/>
        </w:rPr>
        <w:t xml:space="preserve"> </w:t>
      </w:r>
      <w:r>
        <w:rPr>
          <w:szCs w:val="22"/>
        </w:rPr>
        <w:t>After participant exclusions, XXX</w:t>
      </w:r>
      <w:r w:rsidRPr="00C310F4">
        <w:rPr>
          <w:szCs w:val="22"/>
        </w:rPr>
        <w:t xml:space="preserve"> </w:t>
      </w:r>
      <w:r w:rsidR="0078127D">
        <w:rPr>
          <w:szCs w:val="22"/>
        </w:rPr>
        <w:t xml:space="preserve">test </w:t>
      </w:r>
      <w:r>
        <w:rPr>
          <w:szCs w:val="22"/>
        </w:rPr>
        <w:t xml:space="preserve">trials </w:t>
      </w:r>
      <w:r w:rsidRPr="00C310F4">
        <w:rPr>
          <w:szCs w:val="22"/>
        </w:rPr>
        <w:t>(</w:t>
      </w:r>
      <w:r>
        <w:rPr>
          <w:szCs w:val="22"/>
        </w:rPr>
        <w:t>XXX.X</w:t>
      </w:r>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r w:rsidR="0078127D">
        <w:rPr>
          <w:szCs w:val="22"/>
        </w:rPr>
        <w:t>XXX</w:t>
      </w:r>
      <w:r w:rsidRPr="00C310F4">
        <w:rPr>
          <w:szCs w:val="22"/>
        </w:rPr>
        <w:t xml:space="preserve"> observations from </w:t>
      </w:r>
      <w:r w:rsidR="0078127D">
        <w:rPr>
          <w:szCs w:val="22"/>
        </w:rPr>
        <w:t>XXX</w:t>
      </w:r>
      <w:r w:rsidRPr="00C310F4">
        <w:rPr>
          <w:szCs w:val="22"/>
        </w:rPr>
        <w:t xml:space="preserve"> participants.</w:t>
      </w:r>
    </w:p>
    <w:p w14:paraId="11CD4151" w14:textId="60A31205" w:rsidR="00127CB6" w:rsidRDefault="00127CB6" w:rsidP="00127CB6">
      <w:pPr>
        <w:pStyle w:val="Heading2"/>
        <w:rPr>
          <w:szCs w:val="22"/>
        </w:rPr>
      </w:pPr>
      <w:r>
        <w:rPr>
          <w:szCs w:val="22"/>
        </w:rPr>
        <w:t>Results</w:t>
      </w:r>
    </w:p>
    <w:p w14:paraId="0E5D1C34" w14:textId="2AFED376" w:rsidR="00D717C1" w:rsidRPr="00D717C1" w:rsidRDefault="00D717C1">
      <w:pPr>
        <w:pPrChange w:id="305" w:author="Jaeger, Florian" w:date="2023-06-07T11:07:00Z">
          <w:pPr>
            <w:pStyle w:val="Heading2"/>
          </w:pPr>
        </w:pPrChange>
      </w:pPr>
      <w:r>
        <w:rPr>
          <w:szCs w:val="22"/>
        </w:rPr>
        <w:lastRenderedPageBreak/>
        <w:t>We used the exact same analysis approach as in Experiments 1-2.</w:t>
      </w:r>
      <w:r>
        <w:rPr>
          <w:b/>
          <w:bCs/>
          <w:i/>
          <w:iCs/>
          <w:szCs w:val="22"/>
        </w:rPr>
        <w:t xml:space="preserve"> </w:t>
      </w:r>
      <w:r>
        <w:rPr>
          <w:szCs w:val="22"/>
        </w:rPr>
        <w:t xml:space="preserve">The SI lists the full model summary for all analyses. </w:t>
      </w:r>
      <w:r w:rsidR="00430E20">
        <w:rPr>
          <w:szCs w:val="22"/>
        </w:rPr>
        <w:fldChar w:fldCharType="begin"/>
      </w:r>
      <w:r w:rsidR="00430E20">
        <w:rPr>
          <w:szCs w:val="22"/>
        </w:rPr>
        <w:instrText xml:space="preserve"> REF _Ref137028597 \h </w:instrText>
      </w:r>
      <w:r w:rsidR="00430E20">
        <w:rPr>
          <w:szCs w:val="22"/>
        </w:rPr>
      </w:r>
      <w:r w:rsidR="00430E20">
        <w:rPr>
          <w:szCs w:val="22"/>
        </w:rPr>
        <w:fldChar w:fldCharType="separate"/>
      </w:r>
      <w:r w:rsidR="00430E20" w:rsidRPr="00ED3418">
        <w:rPr>
          <w:szCs w:val="22"/>
        </w:rPr>
        <w:t xml:space="preserve">Table </w:t>
      </w:r>
      <w:r w:rsidR="00430E20">
        <w:rPr>
          <w:noProof/>
          <w:szCs w:val="22"/>
        </w:rPr>
        <w:t>1</w:t>
      </w:r>
      <w:r w:rsidR="00430E20">
        <w:rPr>
          <w:szCs w:val="22"/>
        </w:rPr>
        <w:fldChar w:fldCharType="end"/>
      </w:r>
      <w:r w:rsidR="00430E20">
        <w:rPr>
          <w:szCs w:val="22"/>
        </w:rPr>
        <w:t xml:space="preserve"> </w:t>
      </w:r>
      <w:r>
        <w:rPr>
          <w:szCs w:val="22"/>
        </w:rPr>
        <w:t xml:space="preserve">summarizes the hypothesis tests, </w:t>
      </w:r>
      <w:r w:rsidR="00430E20">
        <w:rPr>
          <w:szCs w:val="22"/>
        </w:rPr>
        <w:fldChar w:fldCharType="begin"/>
      </w:r>
      <w:r w:rsidR="00430E20">
        <w:rPr>
          <w:szCs w:val="22"/>
        </w:rPr>
        <w:instrText xml:space="preserve"> REF _Ref137028621 \h </w:instrText>
      </w:r>
      <w:r w:rsidR="00430E20">
        <w:rPr>
          <w:szCs w:val="22"/>
        </w:rPr>
      </w:r>
      <w:r w:rsidR="00430E20">
        <w:rPr>
          <w:szCs w:val="22"/>
        </w:rPr>
        <w:fldChar w:fldCharType="separate"/>
      </w:r>
      <w:r w:rsidR="00430E20" w:rsidRPr="00ED3418">
        <w:rPr>
          <w:szCs w:val="22"/>
        </w:rPr>
        <w:t xml:space="preserve">Figure </w:t>
      </w:r>
      <w:r w:rsidR="00430E20" w:rsidRPr="00ED3418">
        <w:rPr>
          <w:noProof/>
          <w:szCs w:val="22"/>
        </w:rPr>
        <w:t>4</w:t>
      </w:r>
      <w:r w:rsidR="00430E20">
        <w:rPr>
          <w:szCs w:val="22"/>
        </w:rPr>
        <w:fldChar w:fldCharType="end"/>
      </w:r>
      <w:r w:rsidR="00430E20">
        <w:rPr>
          <w:szCs w:val="22"/>
        </w:rPr>
        <w:t xml:space="preserve"> </w:t>
      </w:r>
      <w:r>
        <w:rPr>
          <w:szCs w:val="22"/>
        </w:rPr>
        <w:t>shows participants’ responses.</w:t>
      </w:r>
    </w:p>
    <w:p w14:paraId="67B0C709" w14:textId="77777777" w:rsidR="00127CB6" w:rsidRDefault="00127CB6" w:rsidP="00127CB6">
      <w:pPr>
        <w:pStyle w:val="ListParagraph"/>
        <w:numPr>
          <w:ilvl w:val="0"/>
          <w:numId w:val="29"/>
        </w:numPr>
        <w:rPr>
          <w:szCs w:val="22"/>
          <w:lang w:val="tr-TR" w:eastAsia="tr-TR"/>
        </w:rPr>
      </w:pPr>
      <w:r>
        <w:rPr>
          <w:szCs w:val="22"/>
          <w:lang w:val="tr-TR" w:eastAsia="tr-TR"/>
        </w:rPr>
        <w:t>(</w:t>
      </w:r>
      <w:proofErr w:type="spellStart"/>
      <w:proofErr w:type="gramStart"/>
      <w:r>
        <w:rPr>
          <w:szCs w:val="22"/>
          <w:lang w:val="tr-TR" w:eastAsia="tr-TR"/>
        </w:rPr>
        <w:t>equally</w:t>
      </w:r>
      <w:proofErr w:type="spellEnd"/>
      <w:proofErr w:type="gramEnd"/>
      <w:r>
        <w:rPr>
          <w:szCs w:val="22"/>
          <w:lang w:val="tr-TR" w:eastAsia="tr-TR"/>
        </w:rPr>
        <w:t xml:space="preserve">) </w:t>
      </w:r>
      <w:proofErr w:type="spellStart"/>
      <w:r>
        <w:rPr>
          <w:szCs w:val="22"/>
          <w:lang w:val="tr-TR" w:eastAsia="tr-TR"/>
        </w:rPr>
        <w:t>robust</w:t>
      </w:r>
      <w:proofErr w:type="spellEnd"/>
      <w:r>
        <w:rPr>
          <w:szCs w:val="22"/>
          <w:lang w:val="tr-TR" w:eastAsia="tr-TR"/>
        </w:rPr>
        <w:t xml:space="preserve"> </w:t>
      </w:r>
      <w:proofErr w:type="spellStart"/>
      <w:r>
        <w:rPr>
          <w:szCs w:val="22"/>
          <w:lang w:val="tr-TR" w:eastAsia="tr-TR"/>
        </w:rPr>
        <w:t>learning</w:t>
      </w:r>
      <w:proofErr w:type="spellEnd"/>
      <w:r>
        <w:rPr>
          <w:szCs w:val="22"/>
          <w:lang w:val="tr-TR" w:eastAsia="tr-TR"/>
        </w:rPr>
        <w:t xml:space="preserve"> in </w:t>
      </w:r>
      <w:proofErr w:type="spellStart"/>
      <w:r>
        <w:rPr>
          <w:szCs w:val="22"/>
          <w:lang w:val="tr-TR" w:eastAsia="tr-TR"/>
        </w:rPr>
        <w:t>all</w:t>
      </w:r>
      <w:proofErr w:type="spellEnd"/>
      <w:r>
        <w:rPr>
          <w:szCs w:val="22"/>
          <w:lang w:val="tr-TR" w:eastAsia="tr-TR"/>
        </w:rPr>
        <w:t xml:space="preserve"> </w:t>
      </w:r>
      <w:proofErr w:type="spellStart"/>
      <w:r>
        <w:rPr>
          <w:szCs w:val="22"/>
          <w:lang w:val="tr-TR" w:eastAsia="tr-TR"/>
        </w:rPr>
        <w:t>conditions</w:t>
      </w:r>
      <w:proofErr w:type="spellEnd"/>
    </w:p>
    <w:p w14:paraId="7F0E134C" w14:textId="77777777" w:rsidR="00D717C1" w:rsidRPr="00D717C1" w:rsidRDefault="00D717C1">
      <w:pPr>
        <w:ind w:firstLine="0"/>
        <w:rPr>
          <w:szCs w:val="22"/>
          <w:lang w:val="tr-TR" w:eastAsia="tr-TR"/>
        </w:rPr>
        <w:pPrChange w:id="306" w:author="Jaeger, Florian" w:date="2023-06-07T11:09:00Z">
          <w:pPr>
            <w:pStyle w:val="ListParagraph"/>
            <w:numPr>
              <w:numId w:val="29"/>
            </w:numPr>
            <w:ind w:left="1440" w:hanging="360"/>
          </w:pPr>
        </w:pPrChange>
      </w:pPr>
    </w:p>
    <w:p w14:paraId="173B5CAE" w14:textId="6C8568B3" w:rsidR="00D717C1" w:rsidRPr="00D717C1" w:rsidRDefault="00D717C1">
      <w:pPr>
        <w:ind w:firstLine="0"/>
        <w:jc w:val="center"/>
        <w:rPr>
          <w:szCs w:val="22"/>
          <w:rPrChange w:id="307" w:author="Jaeger, Florian" w:date="2023-06-07T11:09:00Z">
            <w:rPr>
              <w:lang w:eastAsia="tr-TR"/>
            </w:rPr>
          </w:rPrChange>
        </w:rPr>
        <w:pPrChange w:id="308" w:author="Jaeger, Florian" w:date="2023-06-07T11:09:00Z">
          <w:pPr>
            <w:ind w:firstLine="0"/>
          </w:pPr>
        </w:pPrChange>
      </w:pPr>
      <w:r w:rsidRPr="00D717C1">
        <w:rPr>
          <w:szCs w:val="22"/>
          <w:highlight w:val="cyan"/>
        </w:rPr>
        <w:t xml:space="preserve">[INSERT </w:t>
      </w:r>
      <w:r>
        <w:rPr>
          <w:szCs w:val="22"/>
          <w:highlight w:val="cyan"/>
        </w:rPr>
        <w:t>FIGURE</w:t>
      </w:r>
      <w:r w:rsidRPr="00D717C1">
        <w:rPr>
          <w:szCs w:val="22"/>
          <w:highlight w:val="cyan"/>
        </w:rPr>
        <w:t>]</w:t>
      </w:r>
    </w:p>
    <w:p w14:paraId="3FE863BB" w14:textId="60705EF2" w:rsidR="00D717C1" w:rsidRDefault="00D717C1" w:rsidP="00D717C1">
      <w:pPr>
        <w:pStyle w:val="Caption"/>
        <w:rPr>
          <w:szCs w:val="22"/>
        </w:rPr>
      </w:pPr>
      <w:bookmarkStart w:id="309" w:name="_Ref137028621"/>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309"/>
      <w:r w:rsidRPr="00ED3418">
        <w:rPr>
          <w:szCs w:val="22"/>
        </w:rPr>
        <w:tab/>
      </w:r>
      <w:r>
        <w:rPr>
          <w:szCs w:val="22"/>
        </w:rPr>
        <w:t>Summary of participants’ responses in Experiments 3</w:t>
      </w:r>
      <w:r w:rsidRPr="00D717C1">
        <w:rPr>
          <w:szCs w:val="22"/>
          <w:highlight w:val="yellow"/>
          <w:rPrChange w:id="310" w:author="Jaeger, Florian" w:date="2023-06-07T11:09:00Z">
            <w:rPr>
              <w:szCs w:val="22"/>
            </w:rPr>
          </w:rPrChange>
        </w:rPr>
        <w:t>, depending on pen location and acoustic continuum step (Panel A) or visual bias (Panel B). Points show means of by-participant averages</w:t>
      </w:r>
      <w:r>
        <w:rPr>
          <w:szCs w:val="22"/>
        </w:rPr>
        <w:t>. Intervals show bootstrapped 95% CIs over those by-participant means.</w:t>
      </w:r>
    </w:p>
    <w:p w14:paraId="5722C09F" w14:textId="77777777" w:rsidR="00D717C1" w:rsidRPr="00ED3418" w:rsidRDefault="00D717C1" w:rsidP="00D717C1">
      <w:pPr>
        <w:jc w:val="center"/>
        <w:rPr>
          <w:szCs w:val="22"/>
        </w:rPr>
      </w:pPr>
      <w:r w:rsidRPr="00ED3418">
        <w:rPr>
          <w:szCs w:val="22"/>
          <w:highlight w:val="cyan"/>
        </w:rPr>
        <w:t>[INSERT TABLE]</w:t>
      </w:r>
    </w:p>
    <w:p w14:paraId="6B4471CB" w14:textId="769E0120" w:rsidR="00D717C1" w:rsidRPr="00ED3418" w:rsidRDefault="00D717C1" w:rsidP="00D717C1">
      <w:pPr>
        <w:pStyle w:val="Caption"/>
        <w:rPr>
          <w:szCs w:val="22"/>
        </w:rPr>
      </w:pPr>
      <w:bookmarkStart w:id="311" w:name="_Ref137028597"/>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311"/>
      <w:r w:rsidRPr="00ED3418">
        <w:rPr>
          <w:szCs w:val="22"/>
        </w:rPr>
        <w:tab/>
      </w:r>
      <w:r>
        <w:rPr>
          <w:szCs w:val="22"/>
        </w:rPr>
        <w:t>Summary of hypothesis tests based on GLMM analyses for</w:t>
      </w:r>
      <w:r w:rsidRPr="00ED3418">
        <w:rPr>
          <w:szCs w:val="22"/>
        </w:rPr>
        <w:t xml:space="preserve"> Experiment</w:t>
      </w:r>
      <w:r>
        <w:rPr>
          <w:szCs w:val="22"/>
        </w:rPr>
        <w:t xml:space="preserve"> 3</w:t>
      </w:r>
      <w:r w:rsidRPr="00ED3418">
        <w:rPr>
          <w:szCs w:val="22"/>
        </w:rPr>
        <w:t>.</w:t>
      </w:r>
      <w:r>
        <w:rPr>
          <w:szCs w:val="22"/>
        </w:rPr>
        <w:t xml:space="preserve"> </w:t>
      </w:r>
      <w:r w:rsidRPr="003F5649">
        <w:t xml:space="preserve">Hypotheses </w:t>
      </w:r>
      <w:commentRangeStart w:id="312"/>
      <w:r w:rsidRPr="003F5649">
        <w:t xml:space="preserve">for which we had not strong expectations are </w:t>
      </w:r>
      <w:commentRangeStart w:id="313"/>
      <w:r w:rsidRPr="003F5649">
        <w:t>shown with shaded backgrounds.</w:t>
      </w:r>
      <w:commentRangeEnd w:id="313"/>
      <w:r w:rsidRPr="003F5649">
        <w:rPr>
          <w:rStyle w:val="CommentReference"/>
          <w:color w:val="auto"/>
        </w:rPr>
        <w:commentReference w:id="313"/>
      </w:r>
      <w:commentRangeEnd w:id="312"/>
      <w:r>
        <w:rPr>
          <w:rStyle w:val="CommentReference"/>
          <w:i w:val="0"/>
          <w:iCs w:val="0"/>
          <w:color w:val="auto"/>
        </w:rPr>
        <w:commentReference w:id="312"/>
      </w:r>
    </w:p>
    <w:p w14:paraId="0F9B09B5" w14:textId="77777777" w:rsidR="00D717C1" w:rsidRPr="00D717C1" w:rsidRDefault="00D717C1">
      <w:pPr>
        <w:ind w:firstLine="0"/>
        <w:rPr>
          <w:szCs w:val="22"/>
          <w:lang w:eastAsia="tr-TR"/>
          <w:rPrChange w:id="314" w:author="Jaeger, Florian" w:date="2023-06-07T11:08:00Z">
            <w:rPr>
              <w:szCs w:val="22"/>
              <w:lang w:val="tr-TR" w:eastAsia="tr-TR"/>
            </w:rPr>
          </w:rPrChange>
        </w:rPr>
        <w:pPrChange w:id="315" w:author="Jaeger, Florian" w:date="2023-06-07T11:08:00Z">
          <w:pPr>
            <w:pStyle w:val="ListParagraph"/>
            <w:numPr>
              <w:numId w:val="29"/>
            </w:numPr>
            <w:ind w:left="1440" w:hanging="360"/>
          </w:pPr>
        </w:pPrChange>
      </w:pPr>
    </w:p>
    <w:p w14:paraId="5B3DE103" w14:textId="77777777" w:rsidR="00127CB6" w:rsidRPr="00ED3418" w:rsidRDefault="00127CB6" w:rsidP="00127CB6">
      <w:pPr>
        <w:pStyle w:val="Heading2"/>
        <w:rPr>
          <w:szCs w:val="22"/>
        </w:rPr>
      </w:pPr>
      <w:r>
        <w:rPr>
          <w:szCs w:val="22"/>
        </w:rPr>
        <w:t>Discussion</w:t>
      </w:r>
    </w:p>
    <w:p w14:paraId="7B7CE1BE" w14:textId="3F531B49" w:rsidR="00E53B58" w:rsidRPr="00ED3418" w:rsidDel="00127CB6" w:rsidRDefault="00E53B58" w:rsidP="00E53B58">
      <w:pPr>
        <w:rPr>
          <w:del w:id="316" w:author="Jaeger, Florian" w:date="2023-06-07T11:06:00Z"/>
          <w:szCs w:val="22"/>
        </w:rPr>
      </w:pPr>
    </w:p>
    <w:p w14:paraId="73058653" w14:textId="333D8C58" w:rsidR="00BC6876" w:rsidRPr="00ED3418" w:rsidDel="00127CB6" w:rsidRDefault="00C0082E" w:rsidP="00BC6876">
      <w:pPr>
        <w:rPr>
          <w:del w:id="317" w:author="Jaeger, Florian" w:date="2023-06-07T11:06:00Z"/>
          <w:szCs w:val="22"/>
        </w:rPr>
      </w:pPr>
      <w:del w:id="318" w:author="Jaeger, Florian" w:date="2023-06-07T11:06:00Z">
        <w:r w:rsidRPr="00C0082E" w:rsidDel="00127CB6">
          <w:rPr>
            <w:noProof/>
            <w:szCs w:val="22"/>
            <w:lang w:eastAsia="tr-TR"/>
          </w:rPr>
          <w:drawing>
            <wp:anchor distT="0" distB="0" distL="114300" distR="114300" simplePos="0" relativeHeight="251675648" behindDoc="0" locked="0" layoutInCell="1" allowOverlap="1" wp14:anchorId="24B4B1C7" wp14:editId="2D6DA568">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1"/>
                      <a:stretch>
                        <a:fillRect/>
                      </a:stretch>
                    </pic:blipFill>
                    <pic:spPr>
                      <a:xfrm>
                        <a:off x="0" y="0"/>
                        <a:ext cx="5486400" cy="3349625"/>
                      </a:xfrm>
                      <a:prstGeom prst="rect">
                        <a:avLst/>
                      </a:prstGeom>
                    </pic:spPr>
                  </pic:pic>
                </a:graphicData>
              </a:graphic>
            </wp:anchor>
          </w:drawing>
        </w:r>
        <w:r w:rsidR="00BC6876" w:rsidRPr="00ED3418" w:rsidDel="00127CB6">
          <w:rPr>
            <w:szCs w:val="22"/>
          </w:rPr>
          <w:delText>3.3 Results</w:delText>
        </w:r>
      </w:del>
    </w:p>
    <w:p w14:paraId="2E9D68F3" w14:textId="6D14EF53" w:rsidR="008736CF" w:rsidRPr="009B33EA" w:rsidDel="00127CB6" w:rsidRDefault="009B33EA" w:rsidP="009B33EA">
      <w:pPr>
        <w:pStyle w:val="ListParagraph"/>
        <w:numPr>
          <w:ilvl w:val="0"/>
          <w:numId w:val="29"/>
        </w:numPr>
        <w:rPr>
          <w:del w:id="319" w:author="Jaeger, Florian" w:date="2023-06-07T11:06:00Z"/>
          <w:szCs w:val="22"/>
          <w:lang w:val="tr-TR" w:eastAsia="tr-TR"/>
        </w:rPr>
      </w:pPr>
      <w:del w:id="320" w:author="Jaeger, Florian" w:date="2023-06-07T11:06:00Z">
        <w:r w:rsidDel="00127CB6">
          <w:rPr>
            <w:szCs w:val="22"/>
            <w:lang w:val="tr-TR" w:eastAsia="tr-TR"/>
          </w:rPr>
          <w:delText>(equally) robust learning in all conditions</w:delText>
        </w:r>
      </w:del>
    </w:p>
    <w:p w14:paraId="3B6B13FF" w14:textId="7BC7DE47" w:rsidR="009B33EA" w:rsidRPr="009B33EA" w:rsidDel="00127CB6" w:rsidRDefault="009B33EA" w:rsidP="009B33EA">
      <w:pPr>
        <w:ind w:firstLine="0"/>
        <w:rPr>
          <w:del w:id="321" w:author="Jaeger, Florian" w:date="2023-06-07T11:06:00Z"/>
          <w:szCs w:val="22"/>
          <w:u w:val="single"/>
          <w:lang w:val="tr-TR" w:eastAsia="tr-TR"/>
        </w:rPr>
      </w:pPr>
      <w:del w:id="322" w:author="Jaeger, Florian" w:date="2023-06-07T11:06:00Z">
        <w:r w:rsidRPr="009B33EA" w:rsidDel="00127CB6">
          <w:rPr>
            <w:szCs w:val="22"/>
            <w:u w:val="single"/>
            <w:lang w:val="tr-TR" w:eastAsia="tr-TR"/>
          </w:rPr>
          <w:delText>Discussion:</w:delText>
        </w:r>
      </w:del>
    </w:p>
    <w:p w14:paraId="68BBDE87" w14:textId="30C84F50" w:rsidR="008736CF" w:rsidRPr="008736CF" w:rsidRDefault="008736CF" w:rsidP="008736CF">
      <w:pPr>
        <w:rPr>
          <w:szCs w:val="22"/>
          <w:lang w:val="tr-TR" w:eastAsia="tr-TR"/>
        </w:rPr>
      </w:pPr>
      <w:r w:rsidRPr="008736CF">
        <w:rPr>
          <w:szCs w:val="22"/>
          <w:lang w:val="tr-TR" w:eastAsia="tr-TR"/>
        </w:rPr>
        <w:t xml:space="preserve">At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blush</w:t>
      </w:r>
      <w:proofErr w:type="spellEnd"/>
      <w:r w:rsidRPr="008736CF">
        <w:rPr>
          <w:szCs w:val="22"/>
          <w:lang w:val="tr-TR" w:eastAsia="tr-TR"/>
        </w:rPr>
        <w:t xml:space="preserve">, </w:t>
      </w:r>
      <w:proofErr w:type="spellStart"/>
      <w:r w:rsidRPr="008736CF">
        <w:rPr>
          <w:szCs w:val="22"/>
          <w:lang w:val="tr-TR" w:eastAsia="tr-TR"/>
        </w:rPr>
        <w:t>robust</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seems</w:t>
      </w:r>
      <w:proofErr w:type="spellEnd"/>
      <w:r w:rsidRPr="008736CF">
        <w:rPr>
          <w:szCs w:val="22"/>
          <w:lang w:val="tr-TR" w:eastAsia="tr-TR"/>
        </w:rPr>
        <w:t xml:space="preserve"> </w:t>
      </w:r>
      <w:proofErr w:type="spellStart"/>
      <w:r w:rsidRPr="008736CF">
        <w:rPr>
          <w:szCs w:val="22"/>
          <w:lang w:val="tr-TR" w:eastAsia="tr-TR"/>
        </w:rPr>
        <w:t>counter</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theories</w:t>
      </w:r>
      <w:proofErr w:type="spellEnd"/>
      <w:r w:rsidRPr="008736CF">
        <w:rPr>
          <w:szCs w:val="22"/>
          <w:lang w:val="tr-TR" w:eastAsia="tr-TR"/>
        </w:rPr>
        <w:t xml:space="preserve"> of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Important</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consider</w:t>
      </w:r>
      <w:proofErr w:type="spellEnd"/>
      <w:r w:rsidRPr="008736CF">
        <w:rPr>
          <w:szCs w:val="22"/>
          <w:lang w:val="tr-TR" w:eastAsia="tr-TR"/>
        </w:rPr>
        <w:t xml:space="preserve"> here, </w:t>
      </w:r>
      <w:proofErr w:type="spellStart"/>
      <w:r w:rsidRPr="008736CF">
        <w:rPr>
          <w:szCs w:val="22"/>
          <w:lang w:val="tr-TR" w:eastAsia="tr-TR"/>
        </w:rPr>
        <w:t>however</w:t>
      </w:r>
      <w:proofErr w:type="spellEnd"/>
      <w:r w:rsidRPr="008736CF">
        <w:rPr>
          <w:szCs w:val="22"/>
          <w:lang w:val="tr-TR" w:eastAsia="tr-TR"/>
        </w:rPr>
        <w:t xml:space="preserve">, is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overall</w:t>
      </w:r>
      <w:proofErr w:type="spellEnd"/>
      <w:r w:rsidRPr="008736CF">
        <w:rPr>
          <w:szCs w:val="22"/>
          <w:lang w:val="tr-TR" w:eastAsia="tr-TR"/>
        </w:rPr>
        <w:t xml:space="preserve"> </w:t>
      </w:r>
      <w:proofErr w:type="spellStart"/>
      <w:r w:rsidRPr="008736CF">
        <w:rPr>
          <w:szCs w:val="22"/>
          <w:lang w:val="tr-TR" w:eastAsia="tr-TR"/>
        </w:rPr>
        <w:t>contextual</w:t>
      </w:r>
      <w:proofErr w:type="spellEnd"/>
      <w:r w:rsidRPr="008736CF">
        <w:rPr>
          <w:szCs w:val="22"/>
          <w:lang w:val="tr-TR" w:eastAsia="tr-TR"/>
        </w:rPr>
        <w:t xml:space="preserve"> </w:t>
      </w:r>
      <w:proofErr w:type="spellStart"/>
      <w:r w:rsidRPr="008736CF">
        <w:rPr>
          <w:szCs w:val="22"/>
          <w:lang w:val="tr-TR" w:eastAsia="tr-TR"/>
        </w:rPr>
        <w:t>similarity</w:t>
      </w:r>
      <w:proofErr w:type="spellEnd"/>
      <w:r w:rsidRPr="008736CF">
        <w:rPr>
          <w:szCs w:val="22"/>
          <w:lang w:val="tr-TR" w:eastAsia="tr-TR"/>
        </w:rPr>
        <w:t xml:space="preserve"> </w:t>
      </w:r>
      <w:proofErr w:type="spellStart"/>
      <w:r w:rsidRPr="008736CF">
        <w:rPr>
          <w:szCs w:val="22"/>
          <w:lang w:val="tr-TR" w:eastAsia="tr-TR"/>
        </w:rPr>
        <w:t>between</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w:t>
      </w:r>
      <w:proofErr w:type="spellStart"/>
      <w:r w:rsidRPr="008736CF">
        <w:rPr>
          <w:szCs w:val="22"/>
          <w:lang w:val="tr-TR" w:eastAsia="tr-TR"/>
        </w:rPr>
        <w:t>study</w:t>
      </w:r>
      <w:proofErr w:type="spellEnd"/>
      <w:r w:rsidRPr="008736CF">
        <w:rPr>
          <w:szCs w:val="22"/>
          <w:lang w:val="tr-TR" w:eastAsia="tr-TR"/>
        </w:rPr>
        <w:t xml:space="preserve">. </w:t>
      </w:r>
      <w:proofErr w:type="spellStart"/>
      <w:r w:rsidRPr="008736CF">
        <w:rPr>
          <w:szCs w:val="22"/>
          <w:lang w:val="tr-TR" w:eastAsia="tr-TR"/>
        </w:rPr>
        <w:t>Prior</w:t>
      </w:r>
      <w:proofErr w:type="spellEnd"/>
      <w:r w:rsidRPr="008736CF">
        <w:rPr>
          <w:szCs w:val="22"/>
          <w:lang w:val="tr-TR" w:eastAsia="tr-TR"/>
        </w:rPr>
        <w:t xml:space="preserve"> </w:t>
      </w:r>
      <w:proofErr w:type="spellStart"/>
      <w:r w:rsidRPr="008736CF">
        <w:rPr>
          <w:szCs w:val="22"/>
          <w:lang w:val="tr-TR" w:eastAsia="tr-TR"/>
        </w:rPr>
        <w:t>work</w:t>
      </w:r>
      <w:proofErr w:type="spellEnd"/>
      <w:r w:rsidRPr="008736CF">
        <w:rPr>
          <w:szCs w:val="22"/>
          <w:lang w:val="tr-TR" w:eastAsia="tr-TR"/>
        </w:rPr>
        <w:t xml:space="preserve"> has </w:t>
      </w:r>
      <w:proofErr w:type="spellStart"/>
      <w:r w:rsidRPr="008736CF">
        <w:rPr>
          <w:szCs w:val="22"/>
          <w:lang w:val="tr-TR" w:eastAsia="tr-TR"/>
        </w:rPr>
        <w:t>established</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shift</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in </w:t>
      </w:r>
      <w:proofErr w:type="spellStart"/>
      <w:r w:rsidRPr="008736CF">
        <w:rPr>
          <w:szCs w:val="22"/>
          <w:lang w:val="tr-TR" w:eastAsia="tr-TR"/>
        </w:rPr>
        <w:t>visual</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-in-</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episodes</w:t>
      </w:r>
      <w:proofErr w:type="spellEnd"/>
      <w:r w:rsidRPr="008736CF">
        <w:rPr>
          <w:szCs w:val="22"/>
          <w:lang w:val="tr-TR" w:eastAsia="tr-TR"/>
        </w:rPr>
        <w:t xml:space="preserve"> </w:t>
      </w:r>
      <w:proofErr w:type="spellStart"/>
      <w:r w:rsidRPr="008736CF">
        <w:rPr>
          <w:szCs w:val="22"/>
          <w:lang w:val="tr-TR" w:eastAsia="tr-TR"/>
        </w:rPr>
        <w:t>does</w:t>
      </w:r>
      <w:proofErr w:type="spellEnd"/>
      <w:r w:rsidRPr="008736CF">
        <w:rPr>
          <w:szCs w:val="22"/>
          <w:lang w:val="tr-TR" w:eastAsia="tr-TR"/>
        </w:rPr>
        <w:t xml:space="preserve"> not </w:t>
      </w:r>
      <w:proofErr w:type="spellStart"/>
      <w:r w:rsidRPr="008736CF">
        <w:rPr>
          <w:szCs w:val="22"/>
          <w:lang w:val="tr-TR" w:eastAsia="tr-TR"/>
        </w:rPr>
        <w:t>seem</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crucial</w:t>
      </w:r>
      <w:proofErr w:type="spellEnd"/>
      <w:r w:rsidRPr="008736CF">
        <w:rPr>
          <w:szCs w:val="22"/>
          <w:lang w:val="tr-TR" w:eastAsia="tr-TR"/>
        </w:rPr>
        <w:t xml:space="preserve"> </w:t>
      </w:r>
      <w:proofErr w:type="spellStart"/>
      <w:r w:rsidRPr="008736CF">
        <w:rPr>
          <w:szCs w:val="22"/>
          <w:lang w:val="tr-TR" w:eastAsia="tr-TR"/>
        </w:rPr>
        <w:t>shifts</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herein</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2nd </w:t>
      </w:r>
      <w:proofErr w:type="spellStart"/>
      <w:r w:rsidRPr="008736CF">
        <w:rPr>
          <w:szCs w:val="22"/>
          <w:lang w:val="tr-TR" w:eastAsia="tr-TR"/>
        </w:rPr>
        <w:t>experiment</w:t>
      </w:r>
      <w:proofErr w:type="spellEnd"/>
      <w:r w:rsidRPr="008736CF">
        <w:rPr>
          <w:szCs w:val="22"/>
          <w:lang w:val="tr-TR" w:eastAsia="tr-TR"/>
        </w:rPr>
        <w:t xml:space="preserve"> of Kraljic &amp; </w:t>
      </w:r>
      <w:proofErr w:type="spellStart"/>
      <w:r w:rsidRPr="008736CF">
        <w:rPr>
          <w:szCs w:val="22"/>
          <w:lang w:val="tr-TR" w:eastAsia="tr-TR"/>
        </w:rPr>
        <w:t>Samuel</w:t>
      </w:r>
      <w:proofErr w:type="spellEnd"/>
      <w:r w:rsidRPr="008736CF">
        <w:rPr>
          <w:szCs w:val="22"/>
          <w:lang w:val="tr-TR" w:eastAsia="tr-TR"/>
        </w:rPr>
        <w:t xml:space="preserve">, 2011, </w:t>
      </w:r>
      <w:proofErr w:type="spellStart"/>
      <w:r w:rsidRPr="008736CF">
        <w:rPr>
          <w:szCs w:val="22"/>
          <w:lang w:val="tr-TR" w:eastAsia="tr-TR"/>
        </w:rPr>
        <w:t>establishing</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audio-only</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are</w:t>
      </w:r>
      <w:proofErr w:type="spellEnd"/>
      <w:r w:rsidRPr="008736CF">
        <w:rPr>
          <w:szCs w:val="22"/>
          <w:lang w:val="tr-TR" w:eastAsia="tr-TR"/>
        </w:rPr>
        <w:t xml:space="preserve"> </w:t>
      </w:r>
      <w:proofErr w:type="spellStart"/>
      <w:r w:rsidRPr="008736CF">
        <w:rPr>
          <w:szCs w:val="22"/>
          <w:lang w:val="tr-TR" w:eastAsia="tr-TR"/>
        </w:rPr>
        <w:t>assumed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be </w:t>
      </w:r>
      <w:proofErr w:type="spellStart"/>
      <w:r w:rsidRPr="008736CF">
        <w:rPr>
          <w:szCs w:val="22"/>
          <w:lang w:val="tr-TR" w:eastAsia="tr-TR"/>
        </w:rPr>
        <w:t>characteristic</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talker</w:t>
      </w:r>
      <w:proofErr w:type="spellEnd"/>
      <w:r w:rsidRPr="008736CF">
        <w:rPr>
          <w:szCs w:val="22"/>
          <w:lang w:val="tr-TR" w:eastAsia="tr-TR"/>
        </w:rPr>
        <w:t xml:space="preserve">, </w:t>
      </w:r>
      <w:proofErr w:type="spellStart"/>
      <w:r w:rsidRPr="008736CF">
        <w:rPr>
          <w:szCs w:val="22"/>
          <w:lang w:val="tr-TR" w:eastAsia="tr-TR"/>
        </w:rPr>
        <w:t>given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contrary</w:t>
      </w:r>
      <w:proofErr w:type="spellEnd"/>
      <w:r w:rsidRPr="008736CF">
        <w:rPr>
          <w:szCs w:val="22"/>
          <w:lang w:val="tr-TR" w:eastAsia="tr-TR"/>
        </w:rPr>
        <w:t xml:space="preserve">.  Visual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without</w:t>
      </w:r>
      <w:proofErr w:type="spellEnd"/>
      <w:r w:rsidRPr="008736CF">
        <w:rPr>
          <w:szCs w:val="22"/>
          <w:lang w:val="tr-TR" w:eastAsia="tr-TR"/>
        </w:rPr>
        <w:t xml:space="preserve"> </w:t>
      </w:r>
      <w:proofErr w:type="spellStart"/>
      <w:r w:rsidRPr="008736CF">
        <w:rPr>
          <w:szCs w:val="22"/>
          <w:lang w:val="tr-TR" w:eastAsia="tr-TR"/>
        </w:rPr>
        <w:t>incidental</w:t>
      </w:r>
      <w:proofErr w:type="spellEnd"/>
      <w:r w:rsidRPr="008736CF">
        <w:rPr>
          <w:szCs w:val="22"/>
          <w:lang w:val="tr-TR" w:eastAsia="tr-TR"/>
        </w:rPr>
        <w:t xml:space="preserve"> </w:t>
      </w:r>
      <w:proofErr w:type="spellStart"/>
      <w:r w:rsidRPr="008736CF">
        <w:rPr>
          <w:szCs w:val="22"/>
          <w:lang w:val="tr-TR" w:eastAsia="tr-TR"/>
        </w:rPr>
        <w:t>cause</w:t>
      </w:r>
      <w:proofErr w:type="spellEnd"/>
      <w:r w:rsidRPr="008736CF">
        <w:rPr>
          <w:szCs w:val="22"/>
          <w:lang w:val="tr-TR" w:eastAsia="tr-TR"/>
        </w:rPr>
        <w:t xml:space="preserve">, in </w:t>
      </w:r>
      <w:proofErr w:type="spellStart"/>
      <w:r w:rsidRPr="008736CF">
        <w:rPr>
          <w:szCs w:val="22"/>
          <w:lang w:val="tr-TR" w:eastAsia="tr-TR"/>
        </w:rPr>
        <w:t>contrast</w:t>
      </w:r>
      <w:proofErr w:type="spellEnd"/>
      <w:r w:rsidRPr="008736CF">
        <w:rPr>
          <w:szCs w:val="22"/>
          <w:lang w:val="tr-TR" w:eastAsia="tr-TR"/>
        </w:rPr>
        <w:t xml:space="preserve">, is </w:t>
      </w:r>
      <w:proofErr w:type="spellStart"/>
      <w:r w:rsidRPr="008736CF">
        <w:rPr>
          <w:szCs w:val="22"/>
          <w:lang w:val="tr-TR" w:eastAsia="tr-TR"/>
        </w:rPr>
        <w:t>able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as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change</w:t>
      </w:r>
      <w:proofErr w:type="spellEnd"/>
      <w:r w:rsidRPr="008736CF">
        <w:rPr>
          <w:szCs w:val="22"/>
          <w:lang w:val="tr-TR" w:eastAsia="tr-TR"/>
        </w:rPr>
        <w:t xml:space="preserve"> in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Experiment 2 </w:t>
      </w:r>
      <w:proofErr w:type="spellStart"/>
      <w:r w:rsidRPr="008736CF">
        <w:rPr>
          <w:szCs w:val="22"/>
          <w:lang w:val="tr-TR" w:eastAsia="tr-TR"/>
        </w:rPr>
        <w:t>always</w:t>
      </w:r>
      <w:proofErr w:type="spellEnd"/>
      <w:r w:rsidRPr="008736CF">
        <w:rPr>
          <w:szCs w:val="22"/>
          <w:lang w:val="tr-TR" w:eastAsia="tr-TR"/>
        </w:rPr>
        <w:t xml:space="preserve"> </w:t>
      </w:r>
      <w:proofErr w:type="spellStart"/>
      <w:r w:rsidRPr="008736CF">
        <w:rPr>
          <w:szCs w:val="22"/>
          <w:lang w:val="tr-TR" w:eastAsia="tr-TR"/>
        </w:rPr>
        <w:t>maintain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therefore</w:t>
      </w:r>
      <w:proofErr w:type="spellEnd"/>
      <w:r w:rsidRPr="008736CF">
        <w:rPr>
          <w:szCs w:val="22"/>
          <w:lang w:val="tr-TR" w:eastAsia="tr-TR"/>
        </w:rPr>
        <w:t xml:space="preserve"> </w:t>
      </w:r>
      <w:proofErr w:type="spellStart"/>
      <w:r w:rsidRPr="008736CF">
        <w:rPr>
          <w:szCs w:val="22"/>
          <w:lang w:val="tr-TR" w:eastAsia="tr-TR"/>
        </w:rPr>
        <w:t>require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at </w:t>
      </w:r>
      <w:proofErr w:type="spellStart"/>
      <w:r w:rsidRPr="008736CF">
        <w:rPr>
          <w:szCs w:val="22"/>
          <w:lang w:val="tr-TR" w:eastAsia="tr-TR"/>
        </w:rPr>
        <w:t>most</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single</w:t>
      </w:r>
      <w:proofErr w:type="spellEnd"/>
      <w:r w:rsidRPr="008736CF">
        <w:rPr>
          <w:szCs w:val="22"/>
          <w:lang w:val="tr-TR" w:eastAsia="tr-TR"/>
        </w:rPr>
        <w:t xml:space="preserve"> </w:t>
      </w:r>
      <w:proofErr w:type="spellStart"/>
      <w:r w:rsidRPr="008736CF">
        <w:rPr>
          <w:szCs w:val="22"/>
          <w:lang w:val="tr-TR" w:eastAsia="tr-TR"/>
        </w:rPr>
        <w:t>dimension</w:t>
      </w:r>
      <w:proofErr w:type="spellEnd"/>
      <w:r w:rsidRPr="008736CF">
        <w:rPr>
          <w:szCs w:val="22"/>
          <w:lang w:val="tr-TR" w:eastAsia="tr-TR"/>
        </w:rPr>
        <w:t xml:space="preserve"> of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additionally</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results</w:t>
      </w:r>
      <w:proofErr w:type="spellEnd"/>
      <w:r w:rsidRPr="008736CF">
        <w:rPr>
          <w:szCs w:val="22"/>
          <w:lang w:val="tr-TR" w:eastAsia="tr-TR"/>
        </w:rPr>
        <w:t xml:space="preserve"> </w:t>
      </w:r>
      <w:r w:rsidRPr="008736CF">
        <w:rPr>
          <w:szCs w:val="22"/>
          <w:lang w:val="tr-TR" w:eastAsia="tr-TR"/>
        </w:rPr>
        <w:lastRenderedPageBreak/>
        <w:t xml:space="preserve">of </w:t>
      </w:r>
      <w:proofErr w:type="spellStart"/>
      <w:r w:rsidRPr="008736CF">
        <w:rPr>
          <w:szCs w:val="22"/>
          <w:lang w:val="tr-TR" w:eastAsia="tr-TR"/>
        </w:rPr>
        <w:t>Liu</w:t>
      </w:r>
      <w:proofErr w:type="spellEnd"/>
      <w:r w:rsidRPr="008736CF">
        <w:rPr>
          <w:szCs w:val="22"/>
          <w:lang w:val="tr-TR" w:eastAsia="tr-TR"/>
        </w:rPr>
        <w:t xml:space="preserve"> &amp; Jaeger (2018, 1b),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unresolved</w:t>
      </w:r>
      <w:proofErr w:type="spellEnd"/>
      <w:r w:rsidRPr="008736CF">
        <w:rPr>
          <w:szCs w:val="22"/>
          <w:lang w:val="tr-TR" w:eastAsia="tr-TR"/>
        </w:rPr>
        <w:t xml:space="preserve"> </w:t>
      </w:r>
      <w:proofErr w:type="spellStart"/>
      <w:r w:rsidRPr="008736CF">
        <w:rPr>
          <w:szCs w:val="22"/>
          <w:lang w:val="tr-TR" w:eastAsia="tr-TR"/>
        </w:rPr>
        <w:t>causal</w:t>
      </w:r>
      <w:proofErr w:type="spellEnd"/>
      <w:r w:rsidRPr="008736CF">
        <w:rPr>
          <w:szCs w:val="22"/>
          <w:lang w:val="tr-TR" w:eastAsia="tr-TR"/>
        </w:rPr>
        <w:t xml:space="preserve"> </w:t>
      </w:r>
      <w:proofErr w:type="spellStart"/>
      <w:r w:rsidRPr="008736CF">
        <w:rPr>
          <w:szCs w:val="22"/>
          <w:lang w:val="tr-TR" w:eastAsia="tr-TR"/>
        </w:rPr>
        <w:t>ambiguity</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w:t>
      </w:r>
      <w:proofErr w:type="spellStart"/>
      <w:r w:rsidRPr="008736CF">
        <w:rPr>
          <w:szCs w:val="22"/>
          <w:lang w:val="tr-TR" w:eastAsia="tr-TR"/>
        </w:rPr>
        <w:t>blocked</w:t>
      </w:r>
      <w:proofErr w:type="spellEnd"/>
      <w:r w:rsidRPr="008736CF">
        <w:rPr>
          <w:szCs w:val="22"/>
          <w:lang w:val="tr-TR" w:eastAsia="tr-TR"/>
        </w:rPr>
        <w:t xml:space="preserve"> </w:t>
      </w:r>
      <w:proofErr w:type="spellStart"/>
      <w:r w:rsidRPr="008736CF">
        <w:rPr>
          <w:szCs w:val="22"/>
          <w:lang w:val="tr-TR" w:eastAsia="tr-TR"/>
        </w:rPr>
        <w:t>one</w:t>
      </w:r>
      <w:proofErr w:type="spellEnd"/>
      <w:r w:rsidRPr="008736CF">
        <w:rPr>
          <w:szCs w:val="22"/>
          <w:lang w:val="tr-TR" w:eastAsia="tr-TR"/>
        </w:rPr>
        <w:t xml:space="preserve"> of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provides</w:t>
      </w:r>
      <w:proofErr w:type="spellEnd"/>
      <w:r w:rsidRPr="008736CF">
        <w:rPr>
          <w:szCs w:val="22"/>
          <w:lang w:val="tr-TR" w:eastAsia="tr-TR"/>
        </w:rPr>
        <w:t xml:space="preserve"> </w:t>
      </w:r>
      <w:proofErr w:type="spellStart"/>
      <w:r w:rsidRPr="008736CF">
        <w:rPr>
          <w:szCs w:val="22"/>
          <w:lang w:val="tr-TR" w:eastAsia="tr-TR"/>
        </w:rPr>
        <w:t>plausibility</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ambiguous</w:t>
      </w:r>
      <w:proofErr w:type="spellEnd"/>
      <w:r w:rsidRPr="008736CF">
        <w:rPr>
          <w:szCs w:val="22"/>
          <w:lang w:val="tr-TR" w:eastAsia="tr-TR"/>
        </w:rPr>
        <w:t xml:space="preserve">. Experiment 2,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changes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strongly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either</w:t>
      </w:r>
      <w:proofErr w:type="spellEnd"/>
      <w:r w:rsidRPr="008736CF">
        <w:rPr>
          <w:szCs w:val="22"/>
          <w:lang w:val="tr-TR" w:eastAsia="tr-TR"/>
        </w:rPr>
        <w:t xml:space="preserve"> </w:t>
      </w:r>
      <w:proofErr w:type="spellStart"/>
      <w:r w:rsidRPr="008736CF">
        <w:rPr>
          <w:szCs w:val="22"/>
          <w:lang w:val="tr-TR" w:eastAsia="tr-TR"/>
        </w:rPr>
        <w:t>direction</w:t>
      </w:r>
      <w:proofErr w:type="spellEnd"/>
      <w:r w:rsidRPr="008736CF">
        <w:rPr>
          <w:szCs w:val="22"/>
          <w:lang w:val="tr-TR" w:eastAsia="tr-TR"/>
        </w:rPr>
        <w:t xml:space="preserve">, </w:t>
      </w:r>
      <w:proofErr w:type="spellStart"/>
      <w:r w:rsidRPr="008736CF">
        <w:rPr>
          <w:szCs w:val="22"/>
          <w:lang w:val="tr-TR" w:eastAsia="tr-TR"/>
        </w:rPr>
        <w:t>appears</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meet</w:t>
      </w:r>
      <w:proofErr w:type="spellEnd"/>
      <w:r w:rsidRPr="008736CF">
        <w:rPr>
          <w:szCs w:val="22"/>
          <w:lang w:val="tr-TR" w:eastAsia="tr-TR"/>
        </w:rPr>
        <w:t xml:space="preserve"> </w:t>
      </w:r>
      <w:proofErr w:type="spellStart"/>
      <w:r w:rsidRPr="008736CF">
        <w:rPr>
          <w:szCs w:val="22"/>
          <w:lang w:val="tr-TR" w:eastAsia="tr-TR"/>
        </w:rPr>
        <w:t>criterion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four</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w:t>
      </w:r>
    </w:p>
    <w:p w14:paraId="31DB3EAD" w14:textId="0A54DF27" w:rsidR="008736CF" w:rsidRPr="00ED3418" w:rsidRDefault="008736CF" w:rsidP="008736CF">
      <w:pPr>
        <w:rPr>
          <w:szCs w:val="22"/>
          <w:lang w:val="tr-TR" w:eastAsia="tr-TR"/>
        </w:rPr>
      </w:pP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explanation</w:t>
      </w:r>
      <w:proofErr w:type="spellEnd"/>
      <w:r w:rsidRPr="008736CF">
        <w:rPr>
          <w:szCs w:val="22"/>
          <w:lang w:val="tr-TR" w:eastAsia="tr-TR"/>
        </w:rPr>
        <w:t xml:space="preserve">, </w:t>
      </w:r>
      <w:proofErr w:type="spellStart"/>
      <w:r w:rsidRPr="008736CF">
        <w:rPr>
          <w:szCs w:val="22"/>
          <w:lang w:val="tr-TR" w:eastAsia="tr-TR"/>
        </w:rPr>
        <w:t>reliant</w:t>
      </w:r>
      <w:proofErr w:type="spellEnd"/>
      <w:r w:rsidRPr="008736CF">
        <w:rPr>
          <w:szCs w:val="22"/>
          <w:lang w:val="tr-TR" w:eastAsia="tr-TR"/>
        </w:rPr>
        <w:t xml:space="preserve"> on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partial</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ambiguous</w:t>
      </w:r>
      <w:proofErr w:type="spellEnd"/>
      <w:r w:rsidRPr="008736CF">
        <w:rPr>
          <w:szCs w:val="22"/>
          <w:lang w:val="tr-TR" w:eastAsia="tr-TR"/>
        </w:rPr>
        <w:t xml:space="preserve"> </w:t>
      </w:r>
      <w:proofErr w:type="spellStart"/>
      <w:r w:rsidRPr="008736CF">
        <w:rPr>
          <w:szCs w:val="22"/>
          <w:lang w:val="tr-TR" w:eastAsia="tr-TR"/>
        </w:rPr>
        <w:t>contexts</w:t>
      </w:r>
      <w:proofErr w:type="spellEnd"/>
      <w:r w:rsidRPr="008736CF">
        <w:rPr>
          <w:szCs w:val="22"/>
          <w:lang w:val="tr-TR" w:eastAsia="tr-TR"/>
        </w:rPr>
        <w:t xml:space="preserve">, </w:t>
      </w:r>
      <w:proofErr w:type="spellStart"/>
      <w:r w:rsidRPr="008736CF">
        <w:rPr>
          <w:szCs w:val="22"/>
          <w:lang w:val="tr-TR" w:eastAsia="tr-TR"/>
        </w:rPr>
        <w:t>makes</w:t>
      </w:r>
      <w:proofErr w:type="spellEnd"/>
      <w:r w:rsidRPr="008736CF">
        <w:rPr>
          <w:szCs w:val="22"/>
          <w:lang w:val="tr-TR" w:eastAsia="tr-TR"/>
        </w:rPr>
        <w:t xml:space="preserve"> a </w:t>
      </w:r>
      <w:proofErr w:type="spellStart"/>
      <w:r w:rsidRPr="008736CF">
        <w:rPr>
          <w:szCs w:val="22"/>
          <w:lang w:val="tr-TR" w:eastAsia="tr-TR"/>
        </w:rPr>
        <w:t>strong</w:t>
      </w:r>
      <w:proofErr w:type="spellEnd"/>
      <w:r w:rsidRPr="008736CF">
        <w:rPr>
          <w:szCs w:val="22"/>
          <w:lang w:val="tr-TR" w:eastAsia="tr-TR"/>
        </w:rPr>
        <w:t xml:space="preserve"> </w:t>
      </w:r>
      <w:proofErr w:type="spellStart"/>
      <w:r w:rsidRPr="008736CF">
        <w:rPr>
          <w:szCs w:val="22"/>
          <w:lang w:val="tr-TR" w:eastAsia="tr-TR"/>
        </w:rPr>
        <w:t>prediction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a </w:t>
      </w:r>
      <w:proofErr w:type="spellStart"/>
      <w:r w:rsidRPr="008736CF">
        <w:rPr>
          <w:szCs w:val="22"/>
          <w:lang w:val="tr-TR" w:eastAsia="tr-TR"/>
        </w:rPr>
        <w:t>case</w:t>
      </w:r>
      <w:proofErr w:type="spellEnd"/>
      <w:r w:rsidRPr="008736CF">
        <w:rPr>
          <w:szCs w:val="22"/>
          <w:lang w:val="tr-TR" w:eastAsia="tr-TR"/>
        </w:rPr>
        <w:t xml:space="preserve">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Specifically</w:t>
      </w:r>
      <w:proofErr w:type="spellEnd"/>
      <w:r w:rsidRPr="008736CF">
        <w:rPr>
          <w:szCs w:val="22"/>
          <w:lang w:val="tr-TR" w:eastAsia="tr-TR"/>
        </w:rPr>
        <w:t xml:space="preserve">, </w:t>
      </w:r>
      <w:proofErr w:type="spellStart"/>
      <w:r w:rsidRPr="008736CF">
        <w:rPr>
          <w:szCs w:val="22"/>
          <w:lang w:val="tr-TR" w:eastAsia="tr-TR"/>
        </w:rPr>
        <w:t>while</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amount</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may</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is </w:t>
      </w:r>
      <w:proofErr w:type="spellStart"/>
      <w:r w:rsidRPr="008736CF">
        <w:rPr>
          <w:szCs w:val="22"/>
          <w:lang w:val="tr-TR" w:eastAsia="tr-TR"/>
        </w:rPr>
        <w:t>expected</w:t>
      </w:r>
      <w:proofErr w:type="spellEnd"/>
      <w:r w:rsidRPr="008736CF">
        <w:rPr>
          <w:szCs w:val="22"/>
          <w:lang w:val="tr-TR" w:eastAsia="tr-TR"/>
        </w:rPr>
        <w:t xml:space="preserve"> in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matches</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presented</w:t>
      </w:r>
      <w:proofErr w:type="spellEnd"/>
      <w:r w:rsidRPr="008736CF">
        <w:rPr>
          <w:szCs w:val="22"/>
          <w:lang w:val="tr-TR" w:eastAsia="tr-TR"/>
        </w:rPr>
        <w:t xml:space="preserve"> </w:t>
      </w:r>
      <w:proofErr w:type="spellStart"/>
      <w:r w:rsidRPr="008736CF">
        <w:rPr>
          <w:szCs w:val="22"/>
          <w:lang w:val="tr-TR" w:eastAsia="tr-TR"/>
        </w:rPr>
        <w:t>context</w:t>
      </w:r>
      <w:proofErr w:type="spellEnd"/>
      <w:r w:rsidRPr="008736CF">
        <w:rPr>
          <w:szCs w:val="22"/>
          <w:lang w:val="tr-TR" w:eastAsia="tr-TR"/>
        </w:rPr>
        <w:t xml:space="preserve"> of test. Experiment 3 </w:t>
      </w:r>
      <w:proofErr w:type="spellStart"/>
      <w:r w:rsidRPr="008736CF">
        <w:rPr>
          <w:szCs w:val="22"/>
          <w:lang w:val="tr-TR" w:eastAsia="tr-TR"/>
        </w:rPr>
        <w:t>examines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hypothesis</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an </w:t>
      </w:r>
      <w:proofErr w:type="spellStart"/>
      <w:r w:rsidRPr="008736CF">
        <w:rPr>
          <w:szCs w:val="22"/>
          <w:lang w:val="tr-TR" w:eastAsia="tr-TR"/>
        </w:rPr>
        <w:t>audiovisual</w:t>
      </w:r>
      <w:proofErr w:type="spellEnd"/>
      <w:r w:rsidRPr="008736CF">
        <w:rPr>
          <w:szCs w:val="22"/>
          <w:lang w:val="tr-TR" w:eastAsia="tr-TR"/>
        </w:rPr>
        <w:t xml:space="preserve"> </w:t>
      </w:r>
      <w:proofErr w:type="spellStart"/>
      <w:r w:rsidRPr="008736CF">
        <w:rPr>
          <w:szCs w:val="22"/>
          <w:lang w:val="tr-TR" w:eastAsia="tr-TR"/>
        </w:rPr>
        <w:t>replication</w:t>
      </w:r>
      <w:proofErr w:type="spellEnd"/>
      <w:r w:rsidRPr="008736CF">
        <w:rPr>
          <w:szCs w:val="22"/>
          <w:lang w:val="tr-TR" w:eastAsia="tr-TR"/>
        </w:rPr>
        <w:t xml:space="preserve"> of </w:t>
      </w:r>
      <w:proofErr w:type="spellStart"/>
      <w:r w:rsidRPr="008736CF">
        <w:rPr>
          <w:szCs w:val="22"/>
          <w:lang w:val="tr-TR" w:eastAsia="tr-TR"/>
        </w:rPr>
        <w:t>Kralic</w:t>
      </w:r>
      <w:proofErr w:type="spellEnd"/>
      <w:r w:rsidRPr="008736CF">
        <w:rPr>
          <w:szCs w:val="22"/>
          <w:lang w:val="tr-TR" w:eastAsia="tr-TR"/>
        </w:rPr>
        <w:t xml:space="preserve">, </w:t>
      </w:r>
      <w:proofErr w:type="spellStart"/>
      <w:r w:rsidRPr="008736CF">
        <w:rPr>
          <w:szCs w:val="22"/>
          <w:lang w:val="tr-TR" w:eastAsia="tr-TR"/>
        </w:rPr>
        <w:t>Samuel</w:t>
      </w:r>
      <w:proofErr w:type="spellEnd"/>
      <w:r w:rsidRPr="008736CF">
        <w:rPr>
          <w:szCs w:val="22"/>
          <w:lang w:val="tr-TR" w:eastAsia="tr-TR"/>
        </w:rPr>
        <w:t xml:space="preserve">, &amp; </w:t>
      </w:r>
      <w:proofErr w:type="spellStart"/>
      <w:r w:rsidRPr="008736CF">
        <w:rPr>
          <w:szCs w:val="22"/>
          <w:lang w:val="tr-TR" w:eastAsia="tr-TR"/>
        </w:rPr>
        <w:t>Brennan</w:t>
      </w:r>
      <w:proofErr w:type="spellEnd"/>
      <w:r w:rsidRPr="008736CF">
        <w:rPr>
          <w:szCs w:val="22"/>
          <w:lang w:val="tr-TR" w:eastAsia="tr-TR"/>
        </w:rPr>
        <w:t xml:space="preserve"> (2008, Experiment 1b). </w:t>
      </w:r>
      <w:proofErr w:type="spellStart"/>
      <w:r w:rsidRPr="008736CF">
        <w:rPr>
          <w:szCs w:val="22"/>
          <w:lang w:val="tr-TR" w:eastAsia="tr-TR"/>
        </w:rPr>
        <w:t>Subjects</w:t>
      </w:r>
      <w:proofErr w:type="spellEnd"/>
      <w:r w:rsidRPr="008736CF">
        <w:rPr>
          <w:szCs w:val="22"/>
          <w:lang w:val="tr-TR" w:eastAsia="tr-TR"/>
        </w:rPr>
        <w:t xml:space="preserve">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experience</w:t>
      </w:r>
      <w:proofErr w:type="spellEnd"/>
      <w:r w:rsidRPr="008736CF">
        <w:rPr>
          <w:szCs w:val="22"/>
          <w:lang w:val="tr-TR" w:eastAsia="tr-TR"/>
        </w:rPr>
        <w:t xml:space="preserve"> </w:t>
      </w:r>
      <w:proofErr w:type="spellStart"/>
      <w:r w:rsidRPr="008736CF">
        <w:rPr>
          <w:szCs w:val="22"/>
          <w:lang w:val="tr-TR" w:eastAsia="tr-TR"/>
        </w:rPr>
        <w:t>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in </w:t>
      </w:r>
      <w:proofErr w:type="spellStart"/>
      <w:r w:rsidRPr="008736CF">
        <w:rPr>
          <w:szCs w:val="22"/>
          <w:lang w:val="tr-TR" w:eastAsia="tr-TR"/>
        </w:rPr>
        <w:t>context</w:t>
      </w:r>
      <w:proofErr w:type="spellEnd"/>
      <w:r w:rsidRPr="008736CF">
        <w:rPr>
          <w:szCs w:val="22"/>
          <w:lang w:val="tr-TR" w:eastAsia="tr-TR"/>
        </w:rPr>
        <w:t xml:space="preserve"> of a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have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a </w:t>
      </w:r>
      <w:proofErr w:type="spellStart"/>
      <w:r w:rsidRPr="008736CF">
        <w:rPr>
          <w:szCs w:val="22"/>
          <w:lang w:val="tr-TR" w:eastAsia="tr-TR"/>
        </w:rPr>
        <w:t>second</w:t>
      </w:r>
      <w:proofErr w:type="spellEnd"/>
      <w:r w:rsidRPr="008736CF">
        <w:rPr>
          <w:szCs w:val="22"/>
          <w:lang w:val="tr-TR" w:eastAsia="tr-TR"/>
        </w:rPr>
        <w:t xml:space="preserve"> </w:t>
      </w:r>
      <w:proofErr w:type="spellStart"/>
      <w:r w:rsidRPr="008736CF">
        <w:rPr>
          <w:szCs w:val="22"/>
          <w:lang w:val="tr-TR" w:eastAsia="tr-TR"/>
        </w:rPr>
        <w:t>section</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unshifted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longer</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Test is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both</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hand</w:t>
      </w:r>
      <w:proofErr w:type="spellEnd"/>
      <w:r w:rsidRPr="008736CF">
        <w:rPr>
          <w:szCs w:val="22"/>
          <w:lang w:val="tr-TR" w:eastAsia="tr-TR"/>
        </w:rPr>
        <w:t xml:space="preserve"> </w:t>
      </w:r>
      <w:proofErr w:type="spellStart"/>
      <w:r w:rsidRPr="008736CF">
        <w:rPr>
          <w:szCs w:val="22"/>
          <w:lang w:val="tr-TR" w:eastAsia="tr-TR"/>
        </w:rPr>
        <w:t>percepts</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predicting</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adaptation</w:t>
      </w:r>
      <w:proofErr w:type="spellEnd"/>
      <w:r w:rsidRPr="008736CF">
        <w:rPr>
          <w:szCs w:val="22"/>
          <w:lang w:val="tr-TR" w:eastAsia="tr-TR"/>
        </w:rPr>
        <w:t xml:space="preserve"> </w:t>
      </w:r>
      <w:proofErr w:type="spellStart"/>
      <w:r w:rsidRPr="008736CF">
        <w:rPr>
          <w:szCs w:val="22"/>
          <w:lang w:val="tr-TR" w:eastAsia="tr-TR"/>
        </w:rPr>
        <w:t>present</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test.</w:t>
      </w:r>
    </w:p>
    <w:p w14:paraId="0DBD016A" w14:textId="4C90A2E7" w:rsidR="008736CF" w:rsidRDefault="008736CF" w:rsidP="008736CF">
      <w:pPr>
        <w:pStyle w:val="Heading1"/>
        <w:rPr>
          <w:sz w:val="22"/>
          <w:szCs w:val="22"/>
        </w:rPr>
      </w:pPr>
      <w:r w:rsidRPr="00ED3418">
        <w:rPr>
          <w:sz w:val="22"/>
          <w:szCs w:val="22"/>
        </w:rPr>
        <w:t xml:space="preserve">Experiment </w:t>
      </w:r>
      <w:ins w:id="323" w:author="Jaeger, Florian" w:date="2023-06-07T11:12:00Z">
        <w:r w:rsidR="00B70CD5">
          <w:rPr>
            <w:sz w:val="22"/>
            <w:szCs w:val="22"/>
          </w:rPr>
          <w:t>4</w:t>
        </w:r>
      </w:ins>
      <w:del w:id="324" w:author="Jaeger, Florian" w:date="2023-06-07T11:12:00Z">
        <w:r w:rsidDel="00B70CD5">
          <w:rPr>
            <w:sz w:val="22"/>
            <w:szCs w:val="22"/>
          </w:rPr>
          <w:delText>3</w:delText>
        </w:r>
      </w:del>
    </w:p>
    <w:p w14:paraId="3187032A" w14:textId="47968D01" w:rsidR="008736CF" w:rsidRDefault="009B33EA" w:rsidP="009B33EA">
      <w:pPr>
        <w:ind w:firstLine="0"/>
      </w:pPr>
      <w:r>
        <w:rPr>
          <w:noProof/>
        </w:rPr>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lastRenderedPageBreak/>
        <w:t>results:</w:t>
      </w:r>
    </w:p>
    <w:p w14:paraId="5391DA0C" w14:textId="77777777" w:rsidR="009B33EA" w:rsidRDefault="009B33EA" w:rsidP="009B33EA">
      <w:pPr>
        <w:ind w:firstLine="0"/>
      </w:pPr>
    </w:p>
    <w:p w14:paraId="424EC702" w14:textId="11A7B090" w:rsidR="009B33EA" w:rsidRDefault="009B33EA" w:rsidP="009B33EA">
      <w:pPr>
        <w:ind w:firstLine="0"/>
      </w:pPr>
      <w:commentRangeStart w:id="325"/>
      <w:r w:rsidRPr="009B33EA">
        <w:rPr>
          <w:noProof/>
        </w:rPr>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3"/>
                    <a:stretch>
                      <a:fillRect/>
                    </a:stretch>
                  </pic:blipFill>
                  <pic:spPr>
                    <a:xfrm>
                      <a:off x="0" y="0"/>
                      <a:ext cx="5486400" cy="3317875"/>
                    </a:xfrm>
                    <a:prstGeom prst="rect">
                      <a:avLst/>
                    </a:prstGeom>
                  </pic:spPr>
                </pic:pic>
              </a:graphicData>
            </a:graphic>
          </wp:anchor>
        </w:drawing>
      </w:r>
      <w:r>
        <w:t>Discussion:</w:t>
      </w:r>
      <w:commentRangeEnd w:id="325"/>
      <w:r w:rsidR="00114659">
        <w:rPr>
          <w:rStyle w:val="CommentReference"/>
        </w:rPr>
        <w:commentReference w:id="325"/>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0F55AA4F" w:rsidR="00467F50" w:rsidRDefault="00467F50" w:rsidP="00467F50">
      <w:pPr>
        <w:pStyle w:val="ListParagraph"/>
        <w:numPr>
          <w:ilvl w:val="0"/>
          <w:numId w:val="29"/>
        </w:numPr>
      </w:pPr>
      <w:del w:id="326" w:author="Jaeger, Florian" w:date="2023-07-09T12:27:00Z">
        <w:r w:rsidDel="00396A71">
          <w:delText>Could explain E2, but r</w:delText>
        </w:r>
      </w:del>
      <w:ins w:id="327" w:author="Jaeger, Florian" w:date="2023-07-09T12:27:00Z">
        <w:r w:rsidR="00396A71">
          <w:t>R</w:t>
        </w:r>
      </w:ins>
      <w:r>
        <w:t>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0F4C7503" w:rsidR="00467F50" w:rsidRDefault="00467F50" w:rsidP="00467F50">
      <w:pPr>
        <w:pStyle w:val="ListParagraph"/>
        <w:numPr>
          <w:ilvl w:val="0"/>
          <w:numId w:val="29"/>
        </w:numPr>
      </w:pPr>
      <w:r>
        <w:t>Works for E1</w:t>
      </w:r>
      <w:ins w:id="328" w:author="Jaeger, Florian" w:date="2023-07-09T12:27:00Z">
        <w:r w:rsidR="00396A71">
          <w:t>-2</w:t>
        </w:r>
      </w:ins>
    </w:p>
    <w:p w14:paraId="29A61DFB" w14:textId="787E899F" w:rsidR="00467F50" w:rsidRDefault="00467F50" w:rsidP="00467F50">
      <w:pPr>
        <w:pStyle w:val="ListParagraph"/>
        <w:numPr>
          <w:ilvl w:val="0"/>
          <w:numId w:val="29"/>
        </w:numPr>
        <w:spacing w:line="240" w:lineRule="auto"/>
      </w:pPr>
      <w:del w:id="329" w:author="Jaeger, Florian" w:date="2023-07-09T12:18:00Z">
        <w:r w:rsidDel="005250B7">
          <w:delText>E2</w:delText>
        </w:r>
      </w:del>
      <w:ins w:id="330" w:author="Jaeger, Florian" w:date="2023-07-09T12:18:00Z">
        <w:r w:rsidR="005250B7">
          <w:t>E</w:t>
        </w:r>
        <w:r w:rsidR="005250B7">
          <w:t>3</w:t>
        </w:r>
      </w:ins>
      <w:r>
        <w:t xml:space="preserve">: </w:t>
      </w:r>
    </w:p>
    <w:p w14:paraId="4A53DF31" w14:textId="017A9DE7"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w:t>
      </w:r>
      <w:proofErr w:type="spellStart"/>
      <w:r w:rsidRPr="00467F50">
        <w:t>CoG</w:t>
      </w:r>
      <w:proofErr w:type="spellEnd"/>
      <w:r w:rsidRPr="00467F50">
        <w:t xml:space="preserve"> than they really are. In s-bias (red) conditions, this could inhibit adaptation; in </w:t>
      </w:r>
      <w:proofErr w:type="spellStart"/>
      <w:r w:rsidRPr="00467F50">
        <w:t>sh</w:t>
      </w:r>
      <w:proofErr w:type="spellEnd"/>
      <w:r w:rsidRPr="00467F50">
        <w:t xml:space="preserve">-bias (blue) conditions, it is expected either to have no effect or to increase adaptation. The ‘double’ shift of the acoustic shift and compensation being directionally the same in </w:t>
      </w:r>
      <w:proofErr w:type="spellStart"/>
      <w:r w:rsidRPr="00467F50">
        <w:t>sh</w:t>
      </w:r>
      <w:proofErr w:type="spellEnd"/>
      <w:r w:rsidRPr="00467F50">
        <w:t xml:space="preserve">-bias conditions could potentially move those tokens out of the </w:t>
      </w:r>
      <w:r w:rsidRPr="00467F50">
        <w:lastRenderedPageBreak/>
        <w:t xml:space="preserve">‘goldilocks’ zone (Babel et al. 2019), but this is </w:t>
      </w:r>
      <w:commentRangeStart w:id="331"/>
      <w:r w:rsidRPr="00467F50">
        <w:t xml:space="preserve">a priori unlikely </w:t>
      </w:r>
      <w:commentRangeEnd w:id="331"/>
      <w:r w:rsidR="00396A71">
        <w:rPr>
          <w:rStyle w:val="CommentReference"/>
        </w:rPr>
        <w:commentReference w:id="331"/>
      </w:r>
      <w:r w:rsidRPr="00467F50">
        <w:t xml:space="preserve">and doesn’t pattern out in the data. Since the effect of the pen is handled through in the moment compensation, and no evidence is provided that </w:t>
      </w:r>
      <w:proofErr w:type="gramStart"/>
      <w:r w:rsidRPr="00467F50">
        <w:t>e.g.</w:t>
      </w:r>
      <w:proofErr w:type="gramEnd"/>
      <w:r w:rsidRPr="00467F50">
        <w:t xml:space="preserve"> the talker </w:t>
      </w:r>
      <w:r w:rsidRPr="00467F50">
        <w:rPr>
          <w:i/>
          <w:iCs/>
        </w:rPr>
        <w:t>only</w:t>
      </w:r>
      <w:r w:rsidRPr="00467F50">
        <w:t xml:space="preserve"> exhibits a shift while PIM, causal compensation </w:t>
      </w:r>
      <w:del w:id="332" w:author="Jaeger, Florian" w:date="2023-07-09T12:29:00Z">
        <w:r w:rsidRPr="00467F50" w:rsidDel="00396A71">
          <w:delText xml:space="preserve">does </w:delText>
        </w:r>
      </w:del>
      <w:ins w:id="333" w:author="Jaeger, Florian" w:date="2023-07-09T12:29:00Z">
        <w:r w:rsidR="00396A71">
          <w:t>is</w:t>
        </w:r>
        <w:r w:rsidR="00396A71" w:rsidRPr="00467F50">
          <w:t xml:space="preserve"> </w:t>
        </w:r>
      </w:ins>
      <w:r w:rsidRPr="00467F50">
        <w:t>not expect</w:t>
      </w:r>
      <w:ins w:id="334" w:author="Jaeger, Florian" w:date="2023-07-09T12:29:00Z">
        <w:r w:rsidR="00396A71">
          <w:t>ed</w:t>
        </w:r>
      </w:ins>
      <w:r w:rsidRPr="00467F50">
        <w:t xml:space="preserve"> to </w:t>
      </w:r>
      <w:ins w:id="335" w:author="Jaeger, Florian" w:date="2023-07-09T12:29:00Z">
        <w:r w:rsidR="00396A71">
          <w:t xml:space="preserve">fully </w:t>
        </w:r>
      </w:ins>
      <w:r w:rsidRPr="00467F50">
        <w:t xml:space="preserve">block </w:t>
      </w:r>
      <w:del w:id="336" w:author="Jaeger, Florian" w:date="2023-07-09T12:29:00Z">
        <w:r w:rsidRPr="00467F50" w:rsidDel="00396A71">
          <w:delText>learning (as a difference between groups)</w:delText>
        </w:r>
      </w:del>
      <w:ins w:id="337" w:author="Jaeger, Florian" w:date="2023-07-09T12:29:00Z">
        <w:r w:rsidR="00396A71">
          <w:t>adaptation</w:t>
        </w:r>
      </w:ins>
      <w:r w:rsidRPr="00467F50">
        <w:t>.</w:t>
      </w:r>
    </w:p>
    <w:p w14:paraId="593BFC47" w14:textId="766AE871" w:rsidR="00B6302B" w:rsidRDefault="00467F50" w:rsidP="00B6302B">
      <w:pPr>
        <w:pStyle w:val="ListParagraph"/>
        <w:numPr>
          <w:ilvl w:val="1"/>
          <w:numId w:val="29"/>
        </w:numPr>
        <w:spacing w:line="240" w:lineRule="auto"/>
        <w:rPr>
          <w:ins w:id="338" w:author="Jaeger, Florian" w:date="2023-07-09T12:33:00Z"/>
        </w:rPr>
      </w:pPr>
      <w:r w:rsidRPr="00467F50">
        <w:t>NOTEː Causal compensation predicts that s-bias conditions should not induce adaptation</w:t>
      </w:r>
      <w:ins w:id="339" w:author="Jaeger, Florian" w:date="2023-07-09T12:31:00Z">
        <w:r w:rsidR="00396A71">
          <w:t xml:space="preserve"> when</w:t>
        </w:r>
      </w:ins>
      <w:ins w:id="340" w:author="Jaeger, Florian" w:date="2023-07-09T12:32:00Z">
        <w:r w:rsidR="00396A71">
          <w:t xml:space="preserve"> pen is in moth</w:t>
        </w:r>
      </w:ins>
      <w:r w:rsidRPr="00467F50">
        <w:t xml:space="preserve"> (as there isn’t a difference between expectations and results, while ʃ-bias conditions should </w:t>
      </w:r>
      <w:ins w:id="341" w:author="Jaeger, Florian" w:date="2023-07-09T12:32:00Z">
        <w:r w:rsidR="00B6302B">
          <w:t xml:space="preserve">continue to induce </w:t>
        </w:r>
      </w:ins>
      <w:r w:rsidRPr="00467F50">
        <w:t>adapt</w:t>
      </w:r>
      <w:ins w:id="342" w:author="Jaeger, Florian" w:date="2023-07-09T12:32:00Z">
        <w:r w:rsidR="00B6302B">
          <w:t>ation</w:t>
        </w:r>
      </w:ins>
      <w:r w:rsidRPr="00467F50">
        <w:t xml:space="preserve">. This </w:t>
      </w:r>
      <w:del w:id="343" w:author="Jaeger, Florian" w:date="2023-07-09T12:33:00Z">
        <w:r w:rsidRPr="00467F50" w:rsidDel="00B6302B">
          <w:delText>is the exact</w:delText>
        </w:r>
      </w:del>
      <w:ins w:id="344" w:author="Jaeger, Florian" w:date="2023-07-09T12:33:00Z">
        <w:r w:rsidR="00B6302B">
          <w:t>seems to be the</w:t>
        </w:r>
      </w:ins>
      <w:r w:rsidRPr="00467F50">
        <w:t xml:space="preserve"> opposite of what Liu &amp; Jaeger (2018; Exp </w:t>
      </w:r>
      <w:r>
        <w:t>1</w:t>
      </w:r>
      <w:r w:rsidRPr="00467F50">
        <w:t>) found...</w:t>
      </w:r>
      <w:ins w:id="345" w:author="Jaeger, Florian" w:date="2023-07-09T12:32:00Z">
        <w:r w:rsidR="00B6302B">
          <w:t xml:space="preserve"> (LJ18, Fig </w:t>
        </w:r>
        <w:r w:rsidR="00B6302B" w:rsidRPr="00B6302B">
          <w:rPr>
            <w:rPrChange w:id="346" w:author="Jaeger, Florian" w:date="2023-07-09T12:32:00Z">
              <w:rPr>
                <w:i/>
                <w:iCs/>
              </w:rPr>
            </w:rPrChange>
          </w:rPr>
          <w:t>6</w:t>
        </w:r>
        <w:r w:rsidR="00B6302B">
          <w:t>)</w:t>
        </w:r>
      </w:ins>
      <w:ins w:id="347" w:author="Jaeger, Florian" w:date="2023-07-09T12:34:00Z">
        <w:r w:rsidR="00B6302B">
          <w:t>, though the pattern obtained by LJ18 might be due to a floor effect for the s-bias condition (in which case, it’s impossible</w:t>
        </w:r>
      </w:ins>
      <w:ins w:id="348" w:author="Jaeger, Florian" w:date="2023-07-09T12:35:00Z">
        <w:r w:rsidR="00B6302B">
          <w:t xml:space="preserve"> to tell for which bias condition adaptation was blocked more strongly when the pen was in the mouth)</w:t>
        </w:r>
      </w:ins>
      <w:ins w:id="349" w:author="Jaeger, Florian" w:date="2023-07-09T12:33:00Z">
        <w:r w:rsidR="00B6302B">
          <w:t>:</w:t>
        </w:r>
      </w:ins>
    </w:p>
    <w:p w14:paraId="0EA62848" w14:textId="33264EAB" w:rsidR="00467F50" w:rsidRPr="00F728D9" w:rsidRDefault="00467F50" w:rsidP="00B6302B">
      <w:pPr>
        <w:pStyle w:val="ListParagraph"/>
        <w:spacing w:line="240" w:lineRule="auto"/>
        <w:ind w:left="2160" w:firstLine="0"/>
        <w:pPrChange w:id="350" w:author="Jaeger, Florian" w:date="2023-07-09T12:33:00Z">
          <w:pPr>
            <w:pStyle w:val="ListParagraph"/>
            <w:numPr>
              <w:ilvl w:val="1"/>
              <w:numId w:val="29"/>
            </w:numPr>
            <w:spacing w:line="240" w:lineRule="auto"/>
            <w:ind w:left="2160" w:hanging="360"/>
          </w:pPr>
        </w:pPrChange>
      </w:pPr>
      <w:del w:id="351" w:author="Jaeger, Florian" w:date="2023-07-09T12:33:00Z">
        <w:r w:rsidDel="00B6302B">
          <w:delText xml:space="preserve"> </w:delText>
        </w:r>
      </w:del>
      <w:ins w:id="352" w:author="Jaeger, Florian" w:date="2023-07-09T12:33:00Z">
        <w:r w:rsidR="00B6302B">
          <w:br/>
        </w:r>
        <w:r w:rsidR="00B6302B">
          <w:rPr>
            <w:noProof/>
            <w:szCs w:val="22"/>
            <w:lang w:val="tr-TR" w:eastAsia="tr-TR"/>
          </w:rPr>
          <w:drawing>
            <wp:inline distT="0" distB="0" distL="0" distR="0" wp14:anchorId="71338AFE" wp14:editId="685E5ED7">
              <wp:extent cx="1967593" cy="1994826"/>
              <wp:effectExtent l="0" t="0" r="1270" b="0"/>
              <wp:docPr id="6690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5090" name="Picture 66905090"/>
                      <pic:cNvPicPr/>
                    </pic:nvPicPr>
                    <pic:blipFill>
                      <a:blip r:embed="rId24"/>
                      <a:stretch>
                        <a:fillRect/>
                      </a:stretch>
                    </pic:blipFill>
                    <pic:spPr>
                      <a:xfrm>
                        <a:off x="0" y="0"/>
                        <a:ext cx="1979135" cy="2006528"/>
                      </a:xfrm>
                      <a:prstGeom prst="rect">
                        <a:avLst/>
                      </a:prstGeom>
                    </pic:spPr>
                  </pic:pic>
                </a:graphicData>
              </a:graphic>
            </wp:inline>
          </w:drawing>
        </w:r>
        <w:r w:rsidR="00B6302B">
          <w:br/>
        </w:r>
      </w:ins>
    </w:p>
    <w:p w14:paraId="722AB5AD" w14:textId="724A19B2" w:rsidR="00467F50" w:rsidRPr="00467F50" w:rsidRDefault="00467F50" w:rsidP="00467F50">
      <w:pPr>
        <w:pStyle w:val="ListParagraph"/>
        <w:numPr>
          <w:ilvl w:val="1"/>
          <w:numId w:val="29"/>
        </w:numPr>
        <w:spacing w:line="240" w:lineRule="auto"/>
      </w:pPr>
      <w:r w:rsidRPr="00467F50">
        <w:t xml:space="preserve">Test Predictionsː </w:t>
      </w:r>
      <w:proofErr w:type="gramStart"/>
      <w:r w:rsidRPr="00467F50">
        <w:t>As</w:t>
      </w:r>
      <w:proofErr w:type="gramEnd"/>
      <w:r w:rsidRPr="00467F50">
        <w:t xml:space="preserve"> in Experiment 1</w:t>
      </w:r>
      <w:r w:rsidR="005250B7">
        <w:t>a-c</w:t>
      </w:r>
      <w:r w:rsidRPr="00467F50">
        <w:t xml:space="preserve">, PIM tokens should be lower in /ʃ/ responses than their PIH counterparts. Learning (as a difference from baseline/exp1) should be exhibited by the ʃ-groups </w:t>
      </w:r>
      <w:r w:rsidR="005250B7" w:rsidRPr="00467F50">
        <w:t>more so</w:t>
      </w:r>
      <w:r w:rsidRPr="00467F50">
        <w:t xml:space="preserve"> than the s-groups.  </w:t>
      </w:r>
      <w:r w:rsidRPr="00467F50">
        <w:tab/>
      </w:r>
    </w:p>
    <w:p w14:paraId="6B88B158" w14:textId="6B80CDC1" w:rsidR="00467F50" w:rsidRDefault="00467F50" w:rsidP="00467F50">
      <w:pPr>
        <w:pStyle w:val="ListParagraph"/>
        <w:numPr>
          <w:ilvl w:val="1"/>
          <w:numId w:val="29"/>
        </w:numPr>
        <w:spacing w:line="240" w:lineRule="auto"/>
      </w:pPr>
      <w:r w:rsidRPr="00467F50">
        <w:t xml:space="preserve">Resultsː Overall patterning is that </w:t>
      </w:r>
      <w:commentRangeStart w:id="353"/>
      <w:r w:rsidRPr="00467F50">
        <w:t>all conditions learn about the same amount.</w:t>
      </w:r>
      <w:commentRangeEnd w:id="353"/>
      <w:r w:rsidR="000A5FEC">
        <w:rPr>
          <w:rStyle w:val="CommentReference"/>
        </w:rPr>
        <w:commentReference w:id="353"/>
      </w:r>
      <w:r w:rsidRPr="00467F50">
        <w:t xml:space="preserve">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hypothesis</w:t>
      </w:r>
      <w:r w:rsidR="005250B7">
        <w:t>!</w:t>
      </w:r>
    </w:p>
    <w:p w14:paraId="119A3D63" w14:textId="4C525337" w:rsidR="00467F50" w:rsidRDefault="005250B7" w:rsidP="00467F50">
      <w:pPr>
        <w:pStyle w:val="ListParagraph"/>
        <w:numPr>
          <w:ilvl w:val="0"/>
          <w:numId w:val="29"/>
        </w:numPr>
        <w:spacing w:line="240" w:lineRule="auto"/>
      </w:pPr>
      <w:r>
        <w:t>E</w:t>
      </w:r>
      <w:r>
        <w:t>4</w:t>
      </w:r>
      <w:r w:rsidR="00467F50">
        <w:t xml:space="preserve">: </w:t>
      </w:r>
    </w:p>
    <w:p w14:paraId="7290FAFB" w14:textId="0D4F4F75" w:rsidR="00467F50" w:rsidRDefault="00467F50" w:rsidP="00467F50">
      <w:pPr>
        <w:pStyle w:val="ListParagraph"/>
        <w:numPr>
          <w:ilvl w:val="1"/>
          <w:numId w:val="29"/>
        </w:numPr>
        <w:spacing w:line="240" w:lineRule="auto"/>
      </w:pPr>
      <w:r w:rsidRPr="00467F50">
        <w:t xml:space="preserve">First Exposure predictionsː Same as Experiment </w:t>
      </w:r>
      <w:r w:rsidR="005250B7">
        <w:t>3</w:t>
      </w:r>
      <w:r w:rsidRPr="00467F50">
        <w:t xml:space="preserve">; learning in </w:t>
      </w:r>
      <w:proofErr w:type="spellStart"/>
      <w:r w:rsidRPr="00467F50">
        <w:t>sh</w:t>
      </w:r>
      <w:proofErr w:type="spellEnd"/>
      <w:r w:rsidRPr="00467F50">
        <w:t xml:space="preserve">-bias but not s-bias groups. </w:t>
      </w:r>
    </w:p>
    <w:p w14:paraId="59D834CA" w14:textId="47625F2C" w:rsidR="00467F50" w:rsidRDefault="00467F50" w:rsidP="00467F50">
      <w:pPr>
        <w:pStyle w:val="ListParagraph"/>
        <w:numPr>
          <w:ilvl w:val="1"/>
          <w:numId w:val="29"/>
        </w:numPr>
        <w:spacing w:line="240" w:lineRule="auto"/>
      </w:pPr>
      <w:r w:rsidRPr="00467F50">
        <w:t>Second Exposure predictionsː Causality is disambiguated</w:t>
      </w:r>
      <w:r w:rsidR="005250B7">
        <w:t>!</w:t>
      </w:r>
      <w:r w:rsidRPr="00467F50">
        <w:t xml:space="preserve"> </w:t>
      </w:r>
      <w:proofErr w:type="gramStart"/>
      <w:r w:rsidRPr="00467F50">
        <w:t>For</w:t>
      </w:r>
      <w:proofErr w:type="gramEnd"/>
      <w:r w:rsidRPr="00467F50">
        <w:t xml:space="preserve"> </w:t>
      </w:r>
      <w:proofErr w:type="spellStart"/>
      <w:r w:rsidRPr="00467F50">
        <w:t>sh</w:t>
      </w:r>
      <w:proofErr w:type="spellEnd"/>
      <w:r w:rsidRPr="00467F50">
        <w:t>-bias group, perhaps ‘unlearning’ is predicted, but perhaps not (see Cummings &amp; Theodore, 2022;</w:t>
      </w:r>
      <w:commentRangeStart w:id="354"/>
      <w:r w:rsidRPr="00467F50">
        <w:t xml:space="preserve"> consistency of input doesn’t seem to matter as much as quantity</w:t>
      </w:r>
      <w:commentRangeEnd w:id="354"/>
      <w:r w:rsidR="005250B7">
        <w:rPr>
          <w:rStyle w:val="CommentReference"/>
        </w:rPr>
        <w:commentReference w:id="354"/>
      </w:r>
      <w:r w:rsidRPr="00467F50">
        <w:t>). For s-bias group, causal compensation gains support (</w:t>
      </w:r>
      <w:commentRangeStart w:id="355"/>
      <w:r w:rsidRPr="00467F50">
        <w:t xml:space="preserve">as it predicts the pattern of </w:t>
      </w:r>
      <w:proofErr w:type="spellStart"/>
      <w:r w:rsidRPr="00467F50">
        <w:t>Amb</w:t>
      </w:r>
      <w:proofErr w:type="spellEnd"/>
      <w:r w:rsidRPr="00467F50">
        <w:t>-PIM to clear-PIH</w:t>
      </w:r>
      <w:commentRangeEnd w:id="355"/>
      <w:r w:rsidR="005250B7">
        <w:rPr>
          <w:rStyle w:val="CommentReference"/>
        </w:rPr>
        <w:commentReference w:id="355"/>
      </w:r>
      <w:r w:rsidRPr="00467F50">
        <w:t xml:space="preserve">). IF uncertainty </w:t>
      </w:r>
      <w:r w:rsidRPr="00467F50">
        <w:lastRenderedPageBreak/>
        <w:t>maintenance were at play to begin with (and perhaps listeners were only compensating for a portion of lip rounding’s expected effect), then perhaps this support will strengthen the effect.</w:t>
      </w:r>
    </w:p>
    <w:p w14:paraId="32C3B465" w14:textId="36A7F340" w:rsidR="00467F50" w:rsidRDefault="00467F50" w:rsidP="00467F50">
      <w:pPr>
        <w:pStyle w:val="ListParagraph"/>
        <w:numPr>
          <w:ilvl w:val="1"/>
          <w:numId w:val="29"/>
        </w:numPr>
        <w:spacing w:line="240" w:lineRule="auto"/>
      </w:pPr>
      <w:r w:rsidRPr="00467F50">
        <w:t xml:space="preserve">Test </w:t>
      </w:r>
      <w:r w:rsidR="005250B7" w:rsidRPr="00467F50">
        <w:t>predictions</w:t>
      </w:r>
      <w:r w:rsidRPr="00467F50">
        <w:t xml:space="preserve">ː If causal compensation becomes more robust (resultant of its confirmation via exposure 2), then the s-bias condition in PIM test is expected to have even fewer /ʃ/ responses than experiment 2. </w:t>
      </w:r>
    </w:p>
    <w:p w14:paraId="1602BB2C" w14:textId="642BBD7B"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w:t>
      </w:r>
      <w:r w:rsidR="005250B7" w:rsidRPr="00467F50">
        <w:t>tenuous</w:t>
      </w:r>
      <w:r w:rsidRPr="00467F50">
        <w:t xml:space="preserve"> and HARK-</w:t>
      </w:r>
      <w:proofErr w:type="spellStart"/>
      <w:r w:rsidRPr="00467F50">
        <w:t>ey</w:t>
      </w:r>
      <w:proofErr w:type="spellEnd"/>
      <w:r w:rsidRPr="00467F50">
        <w:t>...</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RDefault="00467F50">
      <w:pPr>
        <w:spacing w:line="240" w:lineRule="auto"/>
        <w:ind w:firstLine="0"/>
        <w:pPrChange w:id="356" w:author="Jaeger, Florian" w:date="2023-06-07T19:29:00Z">
          <w:pPr>
            <w:pStyle w:val="ListParagraph"/>
            <w:numPr>
              <w:numId w:val="29"/>
            </w:numPr>
            <w:spacing w:line="240" w:lineRule="auto"/>
            <w:ind w:left="1440" w:hanging="360"/>
          </w:pPr>
        </w:pPrChange>
      </w:pPr>
      <w:r w:rsidRPr="00467F50">
        <w:br w:type="page"/>
      </w:r>
    </w:p>
    <w:p w14:paraId="6517422B" w14:textId="37EC001F" w:rsidR="00D362FB" w:rsidRPr="00ED3418" w:rsidRDefault="00396A71" w:rsidP="00396A71">
      <w:pPr>
        <w:ind w:firstLine="0"/>
        <w:rPr>
          <w:b/>
          <w:bCs/>
          <w:szCs w:val="22"/>
        </w:rPr>
      </w:pPr>
      <w:r>
        <w:rPr>
          <w:b/>
          <w:bCs/>
          <w:szCs w:val="22"/>
        </w:rPr>
        <w:lastRenderedPageBreak/>
        <w:tab/>
      </w:r>
      <w:r w:rsidR="00D362FB" w:rsidRPr="00ED3418">
        <w:rPr>
          <w:b/>
          <w:bCs/>
          <w:szCs w:val="22"/>
        </w:rPr>
        <w:t xml:space="preserve">Author </w:t>
      </w:r>
      <w:proofErr w:type="gramStart"/>
      <w:r w:rsidR="00D362FB" w:rsidRPr="00ED3418">
        <w:rPr>
          <w:b/>
          <w:bCs/>
          <w:szCs w:val="22"/>
        </w:rPr>
        <w:t>note</w:t>
      </w:r>
      <w:proofErr w:type="gramEnd"/>
      <w:r w:rsidR="00D362FB" w:rsidRPr="00ED3418">
        <w:rPr>
          <w:b/>
          <w:bCs/>
          <w:szCs w:val="22"/>
        </w:rPr>
        <w:t xml:space="preserve">: </w:t>
      </w:r>
      <w:r w:rsidR="00D362FB" w:rsidRPr="00ED3418">
        <w:rPr>
          <w:szCs w:val="22"/>
        </w:rPr>
        <w:t xml:space="preserve">This research was supported by a Bilski-Mayer Summer Research Fellowship to </w:t>
      </w:r>
      <w:r w:rsidR="00D362FB">
        <w:rPr>
          <w:szCs w:val="22"/>
        </w:rPr>
        <w:t>the first author</w:t>
      </w:r>
      <w:r w:rsidR="00D362FB" w:rsidRPr="00ED3418">
        <w:rPr>
          <w:szCs w:val="22"/>
        </w:rPr>
        <w:t xml:space="preserve"> and by the University of Rochester through funding for </w:t>
      </w:r>
      <w:r w:rsidR="00D362FB" w:rsidRPr="00ED3418">
        <w:rPr>
          <w:i/>
          <w:iCs/>
          <w:szCs w:val="22"/>
        </w:rPr>
        <w:t>BCS 206: Undergraduate Research in Cognitive Science</w:t>
      </w:r>
      <w:r w:rsidR="00D362FB" w:rsidRPr="00ED3418">
        <w:rPr>
          <w:szCs w:val="22"/>
        </w:rPr>
        <w:t>. In this yearlong class, undergraduate students conduct their own replications of important findings in the cognitive sciences, in collaboration with faculty mentors.</w:t>
      </w:r>
    </w:p>
    <w:p w14:paraId="48524B3B" w14:textId="5E893D4D" w:rsidR="00D362FB" w:rsidRPr="00ED3418" w:rsidRDefault="00D362FB" w:rsidP="00D362FB">
      <w:pPr>
        <w:rPr>
          <w:szCs w:val="22"/>
        </w:rPr>
      </w:pPr>
      <w:r w:rsidRPr="00ED3418">
        <w:rPr>
          <w:szCs w:val="22"/>
        </w:rPr>
        <w:t>Earlier versions of this work were presented at the University of Rochester Undergraduate Research Expo, and the 62nd annual meeting of the Psychonomic Society. We owe many thanks to other students and instructors of BCS 206</w:t>
      </w:r>
      <w:r>
        <w:rPr>
          <w:szCs w:val="22"/>
        </w:rPr>
        <w:t>/7</w:t>
      </w:r>
      <w:r w:rsidR="005C205B">
        <w:rPr>
          <w:szCs w:val="22"/>
        </w:rPr>
        <w:t xml:space="preserve"> (</w:t>
      </w:r>
      <w:r w:rsidRPr="00ED3418">
        <w:rPr>
          <w:szCs w:val="22"/>
        </w:rPr>
        <w:t>class of 2020-2021</w:t>
      </w:r>
      <w:r>
        <w:rPr>
          <w:szCs w:val="22"/>
        </w:rPr>
        <w:t>)</w:t>
      </w:r>
      <w:r w:rsidRPr="00ED3418">
        <w:rPr>
          <w:szCs w:val="22"/>
        </w:rPr>
        <w:t>, who provided invaluable feedback throughout the project. We gratefully acknowledge that this project is made possible through researchers’ dedication to open science: the audio recordings were obtained from Tanya Kraljic and Arthur Samuel</w:t>
      </w:r>
      <w:r w:rsidR="005C205B">
        <w:rPr>
          <w:szCs w:val="22"/>
        </w:rPr>
        <w:t xml:space="preserve"> (SUNY Brooks)</w:t>
      </w:r>
      <w:r w:rsidRPr="00ED3418">
        <w:rPr>
          <w:szCs w:val="22"/>
        </w:rPr>
        <w:t>, the video recordings were obtained from Molly Babel</w:t>
      </w:r>
      <w:r w:rsidR="005C205B">
        <w:rPr>
          <w:szCs w:val="22"/>
        </w:rPr>
        <w:t xml:space="preserve"> (University of British Columbia)</w:t>
      </w:r>
      <w:r w:rsidRPr="00ED3418">
        <w:rPr>
          <w:szCs w:val="22"/>
        </w:rPr>
        <w:t xml:space="preserve">; </w:t>
      </w:r>
      <w:r>
        <w:rPr>
          <w:szCs w:val="22"/>
        </w:rPr>
        <w:t xml:space="preserve">web experimentation through Proliferate developed by </w:t>
      </w:r>
      <w:r w:rsidRPr="00ED3418">
        <w:rPr>
          <w:szCs w:val="22"/>
        </w:rPr>
        <w:t>Sebastian Schuster</w:t>
      </w:r>
      <w:r>
        <w:rPr>
          <w:szCs w:val="22"/>
        </w:rPr>
        <w:t xml:space="preserve"> (ALPs Lab, Stanford); </w:t>
      </w:r>
      <w:r w:rsidRPr="00ED3418">
        <w:rPr>
          <w:szCs w:val="22"/>
        </w:rPr>
        <w:t>the Java</w:t>
      </w:r>
      <w:r>
        <w:rPr>
          <w:szCs w:val="22"/>
        </w:rPr>
        <w:t>S</w:t>
      </w:r>
      <w:r w:rsidRPr="00ED3418">
        <w:rPr>
          <w:szCs w:val="22"/>
        </w:rPr>
        <w:t>cript</w:t>
      </w:r>
      <w:r w:rsidR="005C205B">
        <w:rPr>
          <w:szCs w:val="22"/>
        </w:rPr>
        <w:t>, HMTL, and CSS</w:t>
      </w:r>
      <w:r w:rsidRPr="00ED3418">
        <w:rPr>
          <w:szCs w:val="22"/>
        </w:rPr>
        <w:t xml:space="preserve"> for the experiment is based on open</w:t>
      </w:r>
      <w:r>
        <w:rPr>
          <w:szCs w:val="22"/>
        </w:rPr>
        <w:t xml:space="preserve"> source</w:t>
      </w:r>
      <w:r w:rsidRPr="00ED3418">
        <w:rPr>
          <w:szCs w:val="22"/>
        </w:rPr>
        <w:t xml:space="preserve"> code </w:t>
      </w:r>
      <w:r>
        <w:rPr>
          <w:szCs w:val="22"/>
        </w:rPr>
        <w:t xml:space="preserve">originally developed </w:t>
      </w:r>
      <w:r w:rsidRPr="00ED3418">
        <w:rPr>
          <w:szCs w:val="22"/>
        </w:rPr>
        <w:t>by Dave Kleinschmidt</w:t>
      </w:r>
      <w:r>
        <w:rPr>
          <w:szCs w:val="22"/>
        </w:rPr>
        <w:t xml:space="preserve"> (Human Language Processing Lab, University of Rochester, </w:t>
      </w:r>
      <w:r w:rsidR="005C205B" w:rsidRPr="00ED3418">
        <w:rPr>
          <w:szCs w:val="22"/>
          <w:shd w:val="clear" w:color="auto" w:fill="D9D9D9" w:themeFill="background1" w:themeFillShade="D9"/>
        </w:rPr>
        <w:t>https://github.com/hlplab/</w:t>
      </w:r>
      <w:r w:rsidR="005C205B">
        <w:rPr>
          <w:szCs w:val="22"/>
          <w:shd w:val="clear" w:color="auto" w:fill="D9D9D9" w:themeFill="background1" w:themeFillShade="D9"/>
        </w:rPr>
        <w:t>JSEXP</w:t>
      </w:r>
      <w:r>
        <w:rPr>
          <w:szCs w:val="22"/>
        </w:rPr>
        <w:t>)</w:t>
      </w:r>
      <w:r w:rsidRPr="00ED3418">
        <w:rPr>
          <w:szCs w:val="22"/>
        </w:rPr>
        <w:t>.</w:t>
      </w:r>
      <w:r w:rsidDel="003F5649">
        <w:rPr>
          <w:szCs w:val="22"/>
        </w:rPr>
        <w:t xml:space="preserve"> </w:t>
      </w:r>
      <w:r w:rsidR="005C205B">
        <w:rPr>
          <w:szCs w:val="22"/>
        </w:rPr>
        <w:t xml:space="preserve">Finally, </w:t>
      </w:r>
      <w:r w:rsidR="005C205B">
        <w:rPr>
          <w:szCs w:val="22"/>
          <w:shd w:val="clear" w:color="auto" w:fill="D9D9D9" w:themeFill="background1" w:themeFillShade="D9"/>
        </w:rPr>
        <w:t>w</w:t>
      </w:r>
      <w:r w:rsidR="005C205B" w:rsidRPr="00ED3418">
        <w:rPr>
          <w:szCs w:val="22"/>
          <w:shd w:val="clear" w:color="auto" w:fill="D9D9D9" w:themeFill="background1" w:themeFillShade="D9"/>
        </w:rPr>
        <w:t>e thank Zach Burchill</w:t>
      </w:r>
      <w:r w:rsidR="005C205B">
        <w:rPr>
          <w:szCs w:val="22"/>
          <w:shd w:val="clear" w:color="auto" w:fill="D9D9D9" w:themeFill="background1" w:themeFillShade="D9"/>
        </w:rPr>
        <w:t xml:space="preserve"> (Meta)</w:t>
      </w:r>
      <w:r w:rsidR="005C205B" w:rsidRPr="00ED3418">
        <w:rPr>
          <w:szCs w:val="22"/>
          <w:shd w:val="clear" w:color="auto" w:fill="D9D9D9" w:themeFill="background1" w:themeFillShade="D9"/>
        </w:rPr>
        <w:t>, Wednesday Bushong</w:t>
      </w:r>
      <w:r w:rsidR="005C205B">
        <w:rPr>
          <w:szCs w:val="22"/>
          <w:shd w:val="clear" w:color="auto" w:fill="D9D9D9" w:themeFill="background1" w:themeFillShade="D9"/>
        </w:rPr>
        <w:t xml:space="preserve"> (Hartford)</w:t>
      </w:r>
      <w:r w:rsidR="005C205B" w:rsidRPr="00ED3418">
        <w:rPr>
          <w:szCs w:val="22"/>
          <w:shd w:val="clear" w:color="auto" w:fill="D9D9D9" w:themeFill="background1" w:themeFillShade="D9"/>
        </w:rPr>
        <w:t>, Linda Liu</w:t>
      </w:r>
      <w:r w:rsidR="005C205B">
        <w:rPr>
          <w:szCs w:val="22"/>
          <w:shd w:val="clear" w:color="auto" w:fill="D9D9D9" w:themeFill="background1" w:themeFillShade="D9"/>
        </w:rPr>
        <w:t xml:space="preserve"> (Amazon)</w:t>
      </w:r>
      <w:r w:rsidR="005C205B" w:rsidRPr="00ED3418">
        <w:rPr>
          <w:szCs w:val="22"/>
          <w:shd w:val="clear" w:color="auto" w:fill="D9D9D9" w:themeFill="background1" w:themeFillShade="D9"/>
        </w:rPr>
        <w:t xml:space="preserve">, and Xin Xie </w:t>
      </w:r>
      <w:r w:rsidR="005C205B">
        <w:rPr>
          <w:szCs w:val="22"/>
          <w:shd w:val="clear" w:color="auto" w:fill="D9D9D9" w:themeFill="background1" w:themeFillShade="D9"/>
        </w:rPr>
        <w:t xml:space="preserve">(UC Irvine) </w:t>
      </w:r>
      <w:r w:rsidR="005C205B" w:rsidRPr="00ED3418">
        <w:rPr>
          <w:szCs w:val="22"/>
          <w:shd w:val="clear" w:color="auto" w:fill="D9D9D9" w:themeFill="background1" w:themeFillShade="D9"/>
        </w:rPr>
        <w:t>for sharing materials and feedback for a tutorial on crowdsourcing experiments that was developed as part of this project (</w:t>
      </w:r>
      <w:hyperlink r:id="rId25" w:history="1">
        <w:r w:rsidR="005C205B" w:rsidRPr="00AC25FE">
          <w:rPr>
            <w:rStyle w:val="Hyperlink"/>
            <w:szCs w:val="22"/>
            <w:shd w:val="clear" w:color="auto" w:fill="D9D9D9" w:themeFill="background1" w:themeFillShade="D9"/>
          </w:rPr>
          <w:t>https://github.com/hlplab/Tutorial-MTurk-experiments-via-mturkutils</w:t>
        </w:r>
      </w:hyperlink>
      <w:r w:rsidR="005C205B" w:rsidRPr="00ED3418">
        <w:rPr>
          <w:szCs w:val="22"/>
          <w:shd w:val="clear" w:color="auto" w:fill="D9D9D9" w:themeFill="background1" w:themeFillShade="D9"/>
        </w:rPr>
        <w:t>)</w:t>
      </w:r>
      <w:r w:rsidR="005C205B">
        <w:rPr>
          <w:szCs w:val="22"/>
          <w:shd w:val="clear" w:color="auto" w:fill="D9D9D9" w:themeFill="background1" w:themeFillShade="D9"/>
        </w:rPr>
        <w:t>, and Linda Liu for answering our follow-up questions about Liu and Jaeger (2018)</w:t>
      </w:r>
      <w:r w:rsidR="005C205B" w:rsidRPr="00ED3418">
        <w:rPr>
          <w:szCs w:val="22"/>
          <w:shd w:val="clear" w:color="auto" w:fill="D9D9D9" w:themeFill="background1" w:themeFillShade="D9"/>
        </w:rPr>
        <w:t>.</w:t>
      </w:r>
    </w:p>
    <w:p w14:paraId="27ED0E1B" w14:textId="77777777" w:rsidR="00D362FB" w:rsidRPr="00ED3418" w:rsidRDefault="00D362FB" w:rsidP="005C205B">
      <w:pPr>
        <w:ind w:firstLine="0"/>
        <w:rPr>
          <w:szCs w:val="22"/>
        </w:rPr>
      </w:pPr>
    </w:p>
    <w:p w14:paraId="2FB89996" w14:textId="61A0393B" w:rsidR="00176871" w:rsidRPr="00ED3418" w:rsidRDefault="00D362FB" w:rsidP="005C205B">
      <w:pPr>
        <w:rPr>
          <w:szCs w:val="22"/>
        </w:rPr>
      </w:pPr>
      <w:r w:rsidRPr="00ED3418">
        <w:rPr>
          <w:b/>
          <w:bCs/>
          <w:szCs w:val="22"/>
        </w:rPr>
        <w:t>Author contributions:</w:t>
      </w:r>
      <w:r w:rsidRPr="00ED3418">
        <w:rPr>
          <w:szCs w:val="22"/>
        </w:rPr>
        <w:t xml:space="preserve"> </w:t>
      </w:r>
      <w:commentRangeStart w:id="357"/>
      <w:commentRangeStart w:id="358"/>
      <w:r w:rsidRPr="00ED3418">
        <w:rPr>
          <w:szCs w:val="22"/>
        </w:rPr>
        <w:t xml:space="preserve">SNC proposed the experiment. SNC, GK, and MY designed the experiment and developed the hypotheses, with input from TFJ. SNC created the audiovisual stimuli from the source audio and video files. TFJ and GK programmed the web-based experiments. GC created a webpage with links to all experiments for demonstration purposes. MY and TFJ </w:t>
      </w:r>
      <w:r w:rsidRPr="00ED3418">
        <w:rPr>
          <w:szCs w:val="22"/>
        </w:rPr>
        <w:lastRenderedPageBreak/>
        <w:t xml:space="preserve">conducted data visualization and organization, with input from SNC. TFJ conducted the statistical analyses. All authors jointly interpreted the results. SNC </w:t>
      </w:r>
      <w:r>
        <w:rPr>
          <w:szCs w:val="22"/>
        </w:rPr>
        <w:t xml:space="preserve">and TFJ </w:t>
      </w:r>
      <w:r w:rsidRPr="00ED3418">
        <w:rPr>
          <w:szCs w:val="22"/>
        </w:rPr>
        <w:t>wrote</w:t>
      </w:r>
      <w:r>
        <w:rPr>
          <w:szCs w:val="22"/>
        </w:rPr>
        <w:t xml:space="preserve"> </w:t>
      </w:r>
      <w:r w:rsidRPr="00ED3418">
        <w:rPr>
          <w:szCs w:val="22"/>
        </w:rPr>
        <w:t>paper, with input from all authors.</w:t>
      </w:r>
      <w:commentRangeEnd w:id="357"/>
      <w:r w:rsidRPr="00ED3418">
        <w:rPr>
          <w:rStyle w:val="CommentReference"/>
          <w:sz w:val="22"/>
          <w:szCs w:val="22"/>
        </w:rPr>
        <w:commentReference w:id="357"/>
      </w:r>
      <w:commentRangeEnd w:id="358"/>
      <w:r>
        <w:rPr>
          <w:rStyle w:val="CommentReference"/>
        </w:rPr>
        <w:commentReference w:id="358"/>
      </w:r>
      <w:r w:rsidR="00176871"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osf.io.pj5hb. </w:t>
      </w:r>
    </w:p>
    <w:p w14:paraId="7203512D" w14:textId="77777777" w:rsidR="00BC6876" w:rsidRPr="00ED3418" w:rsidRDefault="00BC6876" w:rsidP="00BC6876">
      <w:pPr>
        <w:rPr>
          <w:szCs w:val="22"/>
        </w:rPr>
      </w:pPr>
      <w:r w:rsidRPr="00ED3418">
        <w:rPr>
          <w:szCs w:val="22"/>
        </w:rPr>
        <w:t xml:space="preserve">Bejjanki,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proofErr w:type="spellStart"/>
      <w:r w:rsidRPr="00ED3418">
        <w:rPr>
          <w:szCs w:val="22"/>
        </w:rPr>
        <w:t>Ladefoged</w:t>
      </w:r>
      <w:proofErr w:type="spellEnd"/>
      <w:r w:rsidRPr="00ED3418">
        <w:rPr>
          <w:szCs w:val="22"/>
        </w:rPr>
        <w:t xml:space="preserve">,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r w:rsidRPr="00ED3418">
        <w:rPr>
          <w:szCs w:val="22"/>
        </w:rPr>
        <w:t>Lüttke, C. S., Pérez-</w:t>
      </w:r>
      <w:proofErr w:type="spellStart"/>
      <w:r w:rsidRPr="00ED3418">
        <w:rPr>
          <w:szCs w:val="22"/>
        </w:rPr>
        <w:t>Bellido</w:t>
      </w:r>
      <w:proofErr w:type="spellEnd"/>
      <w:r w:rsidRPr="00ED3418">
        <w:rPr>
          <w:szCs w:val="22"/>
        </w:rPr>
        <w:t xml:space="preserve">,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w:t>
      </w:r>
      <w:proofErr w:type="spellStart"/>
      <w:r>
        <w:rPr>
          <w:rFonts w:ascii="Arial" w:hAnsi="Arial" w:cs="Arial"/>
          <w:color w:val="222222"/>
          <w:sz w:val="20"/>
          <w:szCs w:val="20"/>
          <w:shd w:val="clear" w:color="auto" w:fill="FFFFFF"/>
        </w:rPr>
        <w:t>Shadle</w:t>
      </w:r>
      <w:proofErr w:type="spellEnd"/>
      <w:r>
        <w:rPr>
          <w:rFonts w:ascii="Arial" w:hAnsi="Arial" w:cs="Arial"/>
          <w:color w:val="222222"/>
          <w:sz w:val="20"/>
          <w:szCs w:val="20"/>
          <w:shd w:val="clear" w:color="auto" w:fill="FFFFFF"/>
        </w:rPr>
        <w:t xml:space="preserv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eger, Florian" w:date="2023-05-22T16:28:00Z" w:initials="TJ">
    <w:p w14:paraId="70B4209A" w14:textId="0675E83E" w:rsidR="003F5649" w:rsidRPr="00584D72" w:rsidRDefault="003F5649">
      <w:pPr>
        <w:pStyle w:val="CommentText"/>
      </w:pPr>
      <w:r w:rsidRPr="00584D72">
        <w:rPr>
          <w:rStyle w:val="CommentReference"/>
        </w:rPr>
        <w:annotationRef/>
      </w:r>
      <w:r w:rsidRPr="00584D72">
        <w:t>Good point. I’d say italics? But up to you.</w:t>
      </w:r>
    </w:p>
  </w:comment>
  <w:comment w:id="2" w:author="Jaeger, Florian" w:date="2023-07-08T16:35:00Z" w:initials="TJ">
    <w:p w14:paraId="20B84E30" w14:textId="77777777" w:rsidR="00AA2EDF" w:rsidRDefault="00AA2EDF" w:rsidP="00AA2EDF">
      <w:pPr>
        <w:rPr>
          <w:szCs w:val="22"/>
        </w:rPr>
      </w:pPr>
      <w:r>
        <w:rPr>
          <w:rStyle w:val="CommentReference"/>
        </w:rPr>
        <w:annotationRef/>
      </w:r>
      <w:r>
        <w:t xml:space="preserve">Integrate: </w:t>
      </w:r>
      <w:r>
        <w:rPr>
          <w:szCs w:val="22"/>
        </w:rPr>
        <w:t xml:space="preserve">(normalized vs. unnormalized percepts, Aini Li, </w:t>
      </w:r>
      <w:proofErr w:type="spellStart"/>
      <w:r>
        <w:rPr>
          <w:szCs w:val="22"/>
        </w:rPr>
        <w:t>Upenn</w:t>
      </w:r>
      <w:proofErr w:type="spellEnd"/>
      <w:r>
        <w:rPr>
          <w:szCs w:val="22"/>
        </w:rPr>
        <w:t>)</w:t>
      </w:r>
      <w:r w:rsidRPr="00ED3418">
        <w:rPr>
          <w:szCs w:val="22"/>
        </w:rPr>
        <w:t xml:space="preserve"> </w:t>
      </w:r>
    </w:p>
    <w:p w14:paraId="09CBABEC" w14:textId="599C44A7" w:rsidR="00AA2EDF" w:rsidRDefault="00AA2EDF" w:rsidP="00AA2EDF">
      <w:pPr>
        <w:pStyle w:val="CommentText"/>
        <w:ind w:firstLine="0"/>
      </w:pPr>
    </w:p>
  </w:comment>
  <w:comment w:id="66" w:author="Jaeger, Florian" w:date="2023-07-08T15:57:00Z" w:initials="TJ">
    <w:p w14:paraId="70D4EDA1" w14:textId="77777777" w:rsidR="00B00995" w:rsidRDefault="00B00995">
      <w:pPr>
        <w:pStyle w:val="CommentText"/>
      </w:pPr>
      <w:r>
        <w:rPr>
          <w:rStyle w:val="CommentReference"/>
        </w:rPr>
        <w:annotationRef/>
      </w:r>
      <w:r>
        <w:t xml:space="preserve">Think about whether </w:t>
      </w:r>
      <w:proofErr w:type="spellStart"/>
      <w:r>
        <w:t>magnuson</w:t>
      </w:r>
      <w:proofErr w:type="spellEnd"/>
      <w:r>
        <w:t xml:space="preserve"> and </w:t>
      </w:r>
      <w:proofErr w:type="spellStart"/>
      <w:r>
        <w:t>nusbaum</w:t>
      </w:r>
      <w:proofErr w:type="spellEnd"/>
      <w:r>
        <w:t xml:space="preserve"> is an exception.</w:t>
      </w:r>
    </w:p>
    <w:p w14:paraId="1526C886" w14:textId="77777777" w:rsidR="00B00995" w:rsidRDefault="00B00995">
      <w:pPr>
        <w:pStyle w:val="CommentText"/>
      </w:pPr>
    </w:p>
    <w:p w14:paraId="6961280B" w14:textId="2FBD4667" w:rsidR="00B00995" w:rsidRDefault="00B00995">
      <w:pPr>
        <w:pStyle w:val="CommentText"/>
      </w:pPr>
    </w:p>
  </w:comment>
  <w:comment w:id="75" w:author="Jaeger, Florian" w:date="2023-07-08T16:42:00Z" w:initials="TJ">
    <w:p w14:paraId="4A669AAB" w14:textId="017CEC98" w:rsidR="00AA2EDF" w:rsidRDefault="00AA2EDF">
      <w:pPr>
        <w:pStyle w:val="CommentText"/>
      </w:pPr>
      <w:r>
        <w:rPr>
          <w:rStyle w:val="CommentReference"/>
        </w:rPr>
        <w:annotationRef/>
      </w:r>
      <w:r>
        <w:t>Check? And do we even need this?</w:t>
      </w:r>
    </w:p>
  </w:comment>
  <w:comment w:id="98" w:author="Jaeger, Florian" w:date="2023-07-08T15:57:00Z" w:initials="TJ">
    <w:p w14:paraId="0CADA77D" w14:textId="5232D85C" w:rsidR="00B00995" w:rsidRDefault="00B00995">
      <w:pPr>
        <w:pStyle w:val="CommentText"/>
      </w:pPr>
      <w:r>
        <w:rPr>
          <w:rStyle w:val="CommentReference"/>
        </w:rPr>
        <w:annotationRef/>
      </w:r>
      <w:r>
        <w:t>Add compensation refs</w:t>
      </w:r>
    </w:p>
  </w:comment>
  <w:comment w:id="107" w:author="Jaeger, Florian" w:date="2023-07-08T15:42:00Z" w:initials="TJ">
    <w:p w14:paraId="75F24F52" w14:textId="0C547536" w:rsidR="007937E7" w:rsidRDefault="007937E7">
      <w:pPr>
        <w:pStyle w:val="CommentText"/>
      </w:pPr>
      <w:r>
        <w:rPr>
          <w:rStyle w:val="CommentReference"/>
        </w:rPr>
        <w:annotationRef/>
      </w:r>
      <w:r>
        <w:t>Phonetic context example. Perhaps from intro to exp 1a-c?</w:t>
      </w:r>
    </w:p>
  </w:comment>
  <w:comment w:id="110" w:author="Jaeger, Florian" w:date="2023-07-08T15:55:00Z" w:initials="TJ">
    <w:p w14:paraId="7BC487BA" w14:textId="77777777" w:rsidR="00F94AE8" w:rsidRDefault="00F94AE8" w:rsidP="00F94AE8">
      <w:pPr>
        <w:pStyle w:val="CommentText"/>
      </w:pPr>
      <w:r>
        <w:rPr>
          <w:rStyle w:val="CommentReference"/>
        </w:rPr>
        <w:annotationRef/>
      </w:r>
      <w:r>
        <w:t xml:space="preserve">Add REF to Laura Dilley’s work between 2015-now. data </w:t>
      </w:r>
      <w:proofErr w:type="spellStart"/>
      <w:r>
        <w:t>explanatatory</w:t>
      </w:r>
      <w:proofErr w:type="spellEnd"/>
      <w:r>
        <w:t xml:space="preserve"> processes have been central to her papers.</w:t>
      </w:r>
    </w:p>
  </w:comment>
  <w:comment w:id="173" w:author="Jaeger, Florian" w:date="2023-07-08T16:36:00Z" w:initials="TJ">
    <w:p w14:paraId="6A0BB42F" w14:textId="5EDAB8CC" w:rsidR="00AA2EDF" w:rsidRDefault="00AA2EDF">
      <w:pPr>
        <w:pStyle w:val="CommentText"/>
      </w:pPr>
      <w:r>
        <w:rPr>
          <w:rStyle w:val="CommentReference"/>
        </w:rPr>
        <w:annotationRef/>
      </w:r>
      <w:r>
        <w:t>Jasa replication</w:t>
      </w:r>
    </w:p>
  </w:comment>
  <w:comment w:id="175" w:author="Jaeger, Florian" w:date="2023-07-08T16:36:00Z" w:initials="TJ">
    <w:p w14:paraId="63317B31" w14:textId="59FEB175" w:rsidR="00AA2EDF" w:rsidRDefault="00AA2EDF">
      <w:pPr>
        <w:pStyle w:val="CommentText"/>
      </w:pPr>
      <w:r>
        <w:rPr>
          <w:rStyle w:val="CommentReference"/>
        </w:rPr>
        <w:annotationRef/>
      </w:r>
      <w:proofErr w:type="spellStart"/>
      <w:proofErr w:type="gramStart"/>
      <w:r>
        <w:t>Jep:g</w:t>
      </w:r>
      <w:proofErr w:type="spellEnd"/>
      <w:proofErr w:type="gramEnd"/>
      <w:r>
        <w:t xml:space="preserve"> replication</w:t>
      </w:r>
    </w:p>
  </w:comment>
  <w:comment w:id="245" w:author="Jaeger, Florian" w:date="2021-09-03T17:46:00Z" w:initials="JF">
    <w:p w14:paraId="2266F42A" w14:textId="77777777" w:rsidR="00E80486" w:rsidRPr="00584D72" w:rsidRDefault="00E80486" w:rsidP="00E80486">
      <w:pPr>
        <w:pStyle w:val="CommentText"/>
      </w:pPr>
      <w:r w:rsidRPr="00584D72">
        <w:rPr>
          <w:rStyle w:val="CommentReference"/>
        </w:rPr>
        <w:annotationRef/>
      </w:r>
      <w:r w:rsidRPr="00584D72">
        <w:t xml:space="preserve">IF </w:t>
      </w:r>
      <w:proofErr w:type="spellStart"/>
      <w:r w:rsidRPr="00584D72">
        <w:t>Gevher’s</w:t>
      </w:r>
      <w:proofErr w:type="spellEnd"/>
      <w:r w:rsidRPr="00584D72">
        <w:t xml:space="preserve"> page has all links on it, add it here. But first make sure that we move it to a location where it will ‘always’ be available (e.g., the lab server).</w:t>
      </w:r>
    </w:p>
  </w:comment>
  <w:comment w:id="246" w:author="Jaeger, Florian" w:date="2023-05-12T14:19:00Z" w:initials="TJ">
    <w:p w14:paraId="75996D08" w14:textId="7FB27DF8" w:rsidR="00FD3AD0" w:rsidRPr="00584D72" w:rsidRDefault="00FD3AD0" w:rsidP="00FD3AD0">
      <w:pPr>
        <w:pStyle w:val="CommentText"/>
        <w:ind w:firstLine="0"/>
      </w:pPr>
      <w:r w:rsidRPr="00584D72">
        <w:rPr>
          <w:rStyle w:val="CommentReference"/>
        </w:rPr>
        <w:annotationRef/>
      </w:r>
      <w:r w:rsidRPr="00584D72">
        <w:t>Left: production distribution of /s/ and /sh/ over CoG, ideally somewhat realistic (e.g., roughly following previous papers) along with effect of /u/ context.</w:t>
      </w:r>
    </w:p>
    <w:p w14:paraId="7709135E" w14:textId="77777777" w:rsidR="00FD3AD0" w:rsidRPr="00584D72" w:rsidRDefault="00FD3AD0" w:rsidP="00FD3AD0">
      <w:pPr>
        <w:pStyle w:val="CommentText"/>
        <w:ind w:firstLine="0"/>
      </w:pPr>
    </w:p>
    <w:p w14:paraId="6AFE30E0" w14:textId="77777777" w:rsidR="00FD3AD0" w:rsidRPr="00584D72" w:rsidRDefault="00FD3AD0" w:rsidP="00FD3AD0">
      <w:pPr>
        <w:pStyle w:val="CommentText"/>
        <w:ind w:firstLine="0"/>
      </w:pPr>
      <w:r w:rsidRPr="00584D72">
        <w:t>Right: x-axis is CoG, y-axis is proportion of sh responses. Illustrate typical curve along with effect of /u/ context.</w:t>
      </w:r>
    </w:p>
    <w:p w14:paraId="5B029147" w14:textId="77777777" w:rsidR="002767EB" w:rsidRPr="00584D72" w:rsidRDefault="002767EB" w:rsidP="00FD3AD0">
      <w:pPr>
        <w:pStyle w:val="CommentText"/>
        <w:ind w:firstLine="0"/>
      </w:pPr>
    </w:p>
    <w:p w14:paraId="23F8FA6C" w14:textId="747CDCF6" w:rsidR="002767EB" w:rsidRPr="00584D72" w:rsidRDefault="002767EB" w:rsidP="00FD3AD0">
      <w:pPr>
        <w:pStyle w:val="CommentText"/>
        <w:ind w:firstLine="0"/>
      </w:pPr>
      <w:r w:rsidRPr="00584D72">
        <w:t>Second row: same for lip-rounding context</w:t>
      </w:r>
      <w:r w:rsidR="00F05B25" w:rsidRPr="00584D72">
        <w:t>?</w:t>
      </w:r>
    </w:p>
  </w:comment>
  <w:comment w:id="247" w:author="Jaeger, Florian" w:date="2023-05-12T14:54:00Z" w:initials="TJ">
    <w:p w14:paraId="29F77D53" w14:textId="77777777" w:rsidR="00F05B25" w:rsidRPr="00584D72" w:rsidRDefault="00F05B25">
      <w:pPr>
        <w:pStyle w:val="CommentText"/>
      </w:pPr>
      <w:r w:rsidRPr="00584D72">
        <w:rPr>
          <w:rStyle w:val="CommentReference"/>
        </w:rPr>
        <w:annotationRef/>
      </w:r>
      <w:r w:rsidRPr="00584D72">
        <w:t>Mcmurray, vowel formant transition literature, etc.</w:t>
      </w:r>
    </w:p>
    <w:p w14:paraId="20EC964B" w14:textId="77777777" w:rsidR="0066319E" w:rsidRPr="00584D72" w:rsidRDefault="0066319E">
      <w:pPr>
        <w:pStyle w:val="CommentText"/>
      </w:pPr>
    </w:p>
    <w:p w14:paraId="3B386856" w14:textId="5D30A019" w:rsidR="0066319E" w:rsidRPr="00584D72" w:rsidRDefault="0066319E">
      <w:pPr>
        <w:pStyle w:val="CommentText"/>
      </w:pPr>
      <w:r w:rsidRPr="00584D72">
        <w:t>(actually, they might even replicate the vowel context effect?)</w:t>
      </w:r>
    </w:p>
  </w:comment>
  <w:comment w:id="248" w:author="Jaeger, Florian" w:date="2023-05-12T15:05:00Z" w:initials="TJ">
    <w:p w14:paraId="258EE3E5" w14:textId="77777777" w:rsidR="0066319E" w:rsidRPr="00584D72" w:rsidRDefault="0066319E">
      <w:pPr>
        <w:pStyle w:val="CommentText"/>
      </w:pPr>
      <w:r w:rsidRPr="00584D72">
        <w:rPr>
          <w:rStyle w:val="CommentReference"/>
        </w:rPr>
        <w:annotationRef/>
      </w:r>
      <w:r w:rsidRPr="00584D72">
        <w:t>Move to discussion of exp 1a-c:</w:t>
      </w:r>
    </w:p>
    <w:p w14:paraId="4EB993DC" w14:textId="77777777" w:rsidR="0066319E" w:rsidRPr="00584D72" w:rsidRDefault="0066319E">
      <w:pPr>
        <w:pStyle w:val="CommentText"/>
      </w:pPr>
    </w:p>
    <w:p w14:paraId="11E2510F" w14:textId="406A425A" w:rsidR="0066319E" w:rsidRPr="00584D72" w:rsidRDefault="0066319E">
      <w:pPr>
        <w:pStyle w:val="CommentText"/>
      </w:pPr>
      <w:r w:rsidRPr="00584D72">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w:t>
      </w:r>
    </w:p>
  </w:comment>
  <w:comment w:id="249" w:author="Jaeger, Florian" w:date="2023-05-22T16:55:00Z" w:initials="TJ">
    <w:p w14:paraId="526C352E" w14:textId="3059D0A0" w:rsidR="00244AD2" w:rsidRPr="00584D72" w:rsidRDefault="00244AD2">
      <w:pPr>
        <w:pStyle w:val="CommentText"/>
      </w:pPr>
      <w:r w:rsidRPr="00584D72">
        <w:rPr>
          <w:rStyle w:val="CommentReference"/>
        </w:rPr>
        <w:annotationRef/>
      </w:r>
      <w:r w:rsidRPr="00584D72">
        <w:t>Changed this since the bite block experiment was about adaptation, not discounting upon presentation of visual evidence. If anything that makes our finding more exciting, I think.</w:t>
      </w:r>
    </w:p>
  </w:comment>
  <w:comment w:id="250" w:author="Cummings, Shawn" w:date="2023-05-22T13:40:00Z" w:initials="SC">
    <w:p w14:paraId="566FB58C" w14:textId="77777777" w:rsidR="00D037E1" w:rsidRPr="00584D72" w:rsidRDefault="00D037E1" w:rsidP="0055726C">
      <w:pPr>
        <w:jc w:val="left"/>
      </w:pPr>
      <w:r w:rsidRPr="00584D72">
        <w:rPr>
          <w:rStyle w:val="CommentReference"/>
        </w:rPr>
        <w:annotationRef/>
      </w:r>
      <w:r w:rsidRPr="00584D72">
        <w:t>Our instructions are “what word the speaker is saying”… don’t know how much this differs from “what word the talker produced” or “what word the talker intended” or “what you hear”, but don’t want to open that can of worms</w:t>
      </w:r>
    </w:p>
  </w:comment>
  <w:comment w:id="251" w:author="Jaeger, Florian" w:date="2023-05-22T16:35:00Z" w:initials="TJ">
    <w:p w14:paraId="1C07DA84" w14:textId="77777777" w:rsidR="003F5649" w:rsidRPr="00584D72" w:rsidRDefault="003F5649">
      <w:pPr>
        <w:pStyle w:val="CommentText"/>
      </w:pPr>
      <w:r w:rsidRPr="00584D72">
        <w:rPr>
          <w:rStyle w:val="CommentReference"/>
        </w:rPr>
        <w:annotationRef/>
      </w:r>
      <w:r w:rsidRPr="00584D72">
        <w:t xml:space="preserve">I agree. </w:t>
      </w:r>
    </w:p>
    <w:p w14:paraId="4BFD310E" w14:textId="2F64BA7C" w:rsidR="003F5649" w:rsidRPr="00584D72" w:rsidRDefault="003F5649" w:rsidP="003F5649">
      <w:pPr>
        <w:pStyle w:val="CommentText"/>
        <w:ind w:firstLine="0"/>
      </w:pPr>
    </w:p>
  </w:comment>
  <w:comment w:id="253" w:author="Jaeger, Florian" w:date="2023-05-12T18:01:00Z" w:initials="TJ">
    <w:p w14:paraId="2860EFAB" w14:textId="5A3FFF31" w:rsidR="00057517" w:rsidRPr="00584D72" w:rsidRDefault="00057517">
      <w:pPr>
        <w:pStyle w:val="CommentText"/>
      </w:pPr>
      <w:r w:rsidRPr="00584D72">
        <w:rPr>
          <w:rStyle w:val="CommentReference"/>
        </w:rPr>
        <w:annotationRef/>
      </w:r>
      <w:r w:rsidRPr="00584D72">
        <w:t>Move down?</w:t>
      </w:r>
    </w:p>
  </w:comment>
  <w:comment w:id="254" w:author="Jaeger, Florian" w:date="2023-05-20T20:22:00Z" w:initials="TJ">
    <w:p w14:paraId="5DD8C306" w14:textId="181AFCAD" w:rsidR="003D6AB3" w:rsidRPr="00584D72" w:rsidRDefault="003D6AB3">
      <w:pPr>
        <w:pStyle w:val="CommentText"/>
      </w:pPr>
      <w:r w:rsidRPr="00D76D88">
        <w:rPr>
          <w:rStyle w:val="CommentReference"/>
          <w:highlight w:val="cyan"/>
        </w:rPr>
        <w:annotationRef/>
      </w:r>
      <w:r w:rsidR="00D76D88" w:rsidRPr="00D76D88">
        <w:rPr>
          <w:highlight w:val="cyan"/>
        </w:rPr>
        <w:t>@Shawn</w:t>
      </w:r>
      <w:r w:rsidR="00D76D88">
        <w:t xml:space="preserve"> </w:t>
      </w:r>
      <w:r w:rsidRPr="00584D72">
        <w:t>Correct?</w:t>
      </w:r>
    </w:p>
  </w:comment>
  <w:comment w:id="255" w:author="Jaeger, Florian" w:date="2023-06-09T11:22:00Z" w:initials="TJ">
    <w:p w14:paraId="066D3336" w14:textId="513212D2" w:rsidR="00D81744" w:rsidRDefault="00D81744">
      <w:pPr>
        <w:pStyle w:val="CommentText"/>
      </w:pPr>
      <w:r>
        <w:rPr>
          <w:rStyle w:val="CommentReference"/>
        </w:rPr>
        <w:annotationRef/>
      </w:r>
      <w:r>
        <w:t>Could go?</w:t>
      </w:r>
    </w:p>
  </w:comment>
  <w:comment w:id="256" w:author="Jaeger, Florian" w:date="2023-05-20T20:15:00Z" w:initials="TJ">
    <w:p w14:paraId="7B801A9C" w14:textId="4135B890" w:rsidR="00E44892" w:rsidRPr="00584D72" w:rsidRDefault="00E44892">
      <w:pPr>
        <w:pStyle w:val="CommentText"/>
      </w:pPr>
      <w:r w:rsidRPr="00584D72">
        <w:rPr>
          <w:rStyle w:val="CommentReference"/>
        </w:rPr>
        <w:annotationRef/>
      </w:r>
      <w:r w:rsidRPr="00584D72">
        <w:t>Fill in criterion!</w:t>
      </w:r>
    </w:p>
  </w:comment>
  <w:comment w:id="257" w:author="Jaeger, Florian" w:date="2023-06-07T10:23:00Z" w:initials="TJ">
    <w:p w14:paraId="0D7274CF" w14:textId="77777777" w:rsidR="00651EA0" w:rsidRDefault="00651EA0" w:rsidP="0007570E">
      <w:pPr>
        <w:jc w:val="left"/>
      </w:pPr>
      <w:r>
        <w:rPr>
          <w:rStyle w:val="CommentReference"/>
        </w:rPr>
        <w:annotationRef/>
      </w:r>
      <w:r>
        <w:rPr>
          <w:color w:val="000000"/>
          <w:highlight w:val="yellow"/>
        </w:rPr>
        <w:t>@Shawn, something isn’t adding up: if 4 participants are missing from each of the 64 participants per experiment. it should be 180 participants in total.</w:t>
      </w:r>
    </w:p>
  </w:comment>
  <w:comment w:id="259" w:author="Cummings, Shawn" w:date="2023-05-22T13:55:00Z" w:initials="SC">
    <w:p w14:paraId="26E90B05" w14:textId="1FA91AE8" w:rsidR="000D097A" w:rsidRPr="00584D72" w:rsidRDefault="000D097A" w:rsidP="00363A46">
      <w:pPr>
        <w:jc w:val="left"/>
      </w:pPr>
      <w:r w:rsidRPr="00584D72">
        <w:rPr>
          <w:rStyle w:val="CommentReference"/>
        </w:rPr>
        <w:annotationRef/>
      </w:r>
      <w:r w:rsidRPr="00584D72">
        <w:t>This is probably redundant now, seeing the summary below, but attaching just in case!</w:t>
      </w:r>
    </w:p>
  </w:comment>
  <w:comment w:id="260" w:author="Jaeger, Florian" w:date="2023-05-22T16:41:00Z" w:initials="TJ">
    <w:p w14:paraId="27D7A350" w14:textId="4749C38A" w:rsidR="000D097A" w:rsidRPr="00584D72" w:rsidRDefault="000D097A">
      <w:pPr>
        <w:pStyle w:val="CommentText"/>
      </w:pPr>
      <w:r w:rsidRPr="00584D72">
        <w:rPr>
          <w:rStyle w:val="CommentReference"/>
        </w:rPr>
        <w:annotationRef/>
      </w:r>
      <w:r w:rsidRPr="00584D72">
        <w:t>Which one should we keep? People are more used to tables, I guess. We could move the figure into the SI (where it’s already included). What do you think?</w:t>
      </w:r>
    </w:p>
  </w:comment>
  <w:comment w:id="261" w:author="Jaeger, Florian" w:date="2023-05-27T13:48:00Z" w:initials="TJ">
    <w:p w14:paraId="317BA647" w14:textId="77777777" w:rsidR="000D097A" w:rsidRPr="00584D72" w:rsidRDefault="000D097A">
      <w:pPr>
        <w:pStyle w:val="CommentText"/>
      </w:pPr>
      <w:r w:rsidRPr="00584D72">
        <w:rPr>
          <w:rStyle w:val="CommentReference"/>
        </w:rPr>
        <w:annotationRef/>
      </w:r>
      <w:r w:rsidRPr="00584D72">
        <w:t xml:space="preserve">And perhaps we should just summarize </w:t>
      </w:r>
      <w:r w:rsidRPr="00584D72">
        <w:rPr>
          <w:i/>
          <w:iCs/>
        </w:rPr>
        <w:t>all</w:t>
      </w:r>
      <w:r w:rsidRPr="00584D72">
        <w:t xml:space="preserve"> experiments here. I think that would be more elegant.</w:t>
      </w:r>
    </w:p>
    <w:p w14:paraId="74367AB9" w14:textId="77777777" w:rsidR="000D097A" w:rsidRPr="00584D72" w:rsidRDefault="000D097A">
      <w:pPr>
        <w:pStyle w:val="CommentText"/>
      </w:pPr>
    </w:p>
    <w:p w14:paraId="332BA34C" w14:textId="74EDB290" w:rsidR="000D097A" w:rsidRPr="00584D72" w:rsidRDefault="000D097A">
      <w:pPr>
        <w:pStyle w:val="CommentText"/>
      </w:pPr>
      <w:r w:rsidRPr="00584D72">
        <w:t>We also need to add a row at the top that states how many participants were recruited.</w:t>
      </w:r>
    </w:p>
  </w:comment>
  <w:comment w:id="262" w:author="Jaeger, Florian" w:date="2023-05-20T09:23:00Z" w:initials="TJ">
    <w:p w14:paraId="36993C6E" w14:textId="5E578125" w:rsidR="0024688C" w:rsidRPr="00584D72" w:rsidRDefault="0024688C" w:rsidP="0024688C">
      <w:pPr>
        <w:pStyle w:val="NormalWeb"/>
        <w:rPr>
          <w:lang w:eastAsia="ja-JP"/>
        </w:rPr>
      </w:pPr>
      <w:r w:rsidRPr="00584D72">
        <w:rPr>
          <w:rStyle w:val="CommentReference"/>
        </w:rPr>
        <w:annotationRef/>
      </w:r>
      <w:r w:rsidRPr="00584D72">
        <w:rPr>
          <w:rFonts w:ascii="LMRoman17" w:hAnsi="LMRoman17"/>
          <w:sz w:val="34"/>
          <w:szCs w:val="34"/>
          <w:lang w:eastAsia="ja-JP"/>
        </w:rPr>
        <w:t>Modeling Monotonic Effects of Ordinal Predictors in Bayesian Regression Models</w:t>
      </w:r>
    </w:p>
  </w:comment>
  <w:comment w:id="263" w:author="Cummings, Shawn" w:date="2023-05-22T13:59:00Z" w:initials="SC">
    <w:p w14:paraId="5A6C1AC1" w14:textId="77777777" w:rsidR="0072511C" w:rsidRPr="00584D72" w:rsidRDefault="0072511C" w:rsidP="00671F3F">
      <w:pPr>
        <w:jc w:val="left"/>
      </w:pPr>
      <w:r w:rsidRPr="00584D72">
        <w:rPr>
          <w:rStyle w:val="CommentReference"/>
        </w:rPr>
        <w:annotationRef/>
      </w:r>
      <w:r w:rsidRPr="00584D72">
        <w:t>Both of these have the over-time effects as a primary focus</w:t>
      </w:r>
    </w:p>
  </w:comment>
  <w:comment w:id="264" w:author="Jaeger, Florian" w:date="2023-05-22T16:43:00Z" w:initials="TJ">
    <w:p w14:paraId="744C65B7" w14:textId="1A313F28" w:rsidR="00CE7AE0" w:rsidRPr="00584D72" w:rsidRDefault="00CE7AE0">
      <w:pPr>
        <w:pStyle w:val="CommentText"/>
      </w:pPr>
      <w:r w:rsidRPr="00584D72">
        <w:rPr>
          <w:rStyle w:val="CommentReference"/>
        </w:rPr>
        <w:annotationRef/>
      </w:r>
      <w:r w:rsidRPr="00584D72">
        <w:t>Hmm, but isn’t Zhang about weeks not about evidence? If so, we should exclude it.</w:t>
      </w:r>
      <w:r w:rsidRPr="00584D72">
        <w:br/>
      </w:r>
    </w:p>
    <w:p w14:paraId="735A6CC4" w14:textId="795769EC" w:rsidR="00CE7AE0" w:rsidRPr="00584D72" w:rsidRDefault="00CE7AE0">
      <w:pPr>
        <w:pStyle w:val="CommentText"/>
      </w:pPr>
      <w:r w:rsidRPr="00584D72">
        <w:t>Hodges et al is not published yet. In the poster you had, the framing was weird (contrasting distributional learning and LGPL, which is contrast a mechanism with a paradigm, which makes little sense to me). Presumably that would be fixed before publication?</w:t>
      </w:r>
    </w:p>
  </w:comment>
  <w:comment w:id="268" w:author="Jaeger, Florian" w:date="2023-05-20T10:40:00Z" w:initials="TJ">
    <w:p w14:paraId="6FAD54DA" w14:textId="4DA8675A" w:rsidR="00825EE6" w:rsidRPr="00584D72" w:rsidRDefault="002B7F50">
      <w:pPr>
        <w:pStyle w:val="CommentText"/>
      </w:pPr>
      <w:r w:rsidRPr="00584D72">
        <w:t>%</w:t>
      </w:r>
      <w:r w:rsidR="00825EE6" w:rsidRPr="00584D72">
        <w:rPr>
          <w:rStyle w:val="CommentReference"/>
        </w:rPr>
        <w:annotationRef/>
      </w:r>
      <w:r w:rsidR="00825EE6" w:rsidRPr="00584D72">
        <w:t>Block analyses, changes of pen effect based on acoustic/visual cues.</w:t>
      </w:r>
    </w:p>
  </w:comment>
  <w:comment w:id="267" w:author="Jaeger, Florian" w:date="2023-05-20T12:05:00Z" w:initials="TJ">
    <w:p w14:paraId="6E410DBF" w14:textId="6443D8E8" w:rsidR="004F276B" w:rsidRPr="00584D72" w:rsidRDefault="004F276B">
      <w:pPr>
        <w:pStyle w:val="CommentText"/>
      </w:pPr>
      <w:r w:rsidRPr="00584D72">
        <w:rPr>
          <w:rStyle w:val="CommentReference"/>
        </w:rPr>
        <w:annotationRef/>
      </w:r>
      <w:r w:rsidRPr="00584D72">
        <w:t>I cut the stuff about the items. Let’s put that into the SI.</w:t>
      </w:r>
    </w:p>
  </w:comment>
  <w:comment w:id="269" w:author="Jaeger, Florian" w:date="2023-06-06T10:53:00Z" w:initials="TJ">
    <w:p w14:paraId="5E85F0ED" w14:textId="77777777" w:rsidR="00601B77" w:rsidRDefault="00601B77" w:rsidP="00515C98">
      <w:pPr>
        <w:jc w:val="left"/>
      </w:pPr>
      <w:r>
        <w:rPr>
          <w:rStyle w:val="CommentReference"/>
        </w:rPr>
        <w:annotationRef/>
      </w:r>
      <w:r>
        <w:rPr>
          <w:color w:val="000000"/>
        </w:rPr>
        <w:t>@Shawn, correct? (you had a note about this paper further down. I added this sentence and deleted the note).</w:t>
      </w:r>
    </w:p>
  </w:comment>
  <w:comment w:id="270" w:author="Cummings, Shawn" w:date="2023-06-08T16:22:00Z" w:initials="SC">
    <w:p w14:paraId="1D17645E" w14:textId="77777777" w:rsidR="0066093F" w:rsidRDefault="0066093F" w:rsidP="005D7518">
      <w:pPr>
        <w:jc w:val="left"/>
      </w:pPr>
      <w:r>
        <w:rPr>
          <w:rStyle w:val="CommentReference"/>
        </w:rPr>
        <w:annotationRef/>
      </w:r>
      <w:r>
        <w:t>This is the study that had a blended ambiguous video between s and sh… I’m not sure the citation here makes sense?</w:t>
      </w:r>
    </w:p>
  </w:comment>
  <w:comment w:id="271" w:author="Jaeger, Florian" w:date="2023-05-22T16:57:00Z" w:initials="TJ">
    <w:p w14:paraId="0B1E1E74" w14:textId="5781D925" w:rsidR="00244AD2" w:rsidRPr="00584D72" w:rsidRDefault="00244AD2">
      <w:pPr>
        <w:pStyle w:val="CommentText"/>
      </w:pPr>
      <w:r w:rsidRPr="00584D72">
        <w:rPr>
          <w:rStyle w:val="CommentReference"/>
        </w:rPr>
        <w:annotationRef/>
      </w:r>
      <w:r w:rsidRPr="00584D72">
        <w:t>Is that the term they used?</w:t>
      </w:r>
    </w:p>
  </w:comment>
  <w:comment w:id="272" w:author="Cummings, Shawn" w:date="2023-05-31T00:35:00Z" w:initials="SC">
    <w:p w14:paraId="55602D6A" w14:textId="77777777" w:rsidR="00E960BA" w:rsidRDefault="00E960BA" w:rsidP="00813228">
      <w:pPr>
        <w:jc w:val="left"/>
      </w:pPr>
      <w:r>
        <w:rPr>
          <w:rStyle w:val="CommentReference"/>
        </w:rPr>
        <w:annotationRef/>
      </w:r>
      <w:r>
        <w:t>Yep! Bite-block hyphenated</w:t>
      </w:r>
    </w:p>
  </w:comment>
  <w:comment w:id="279" w:author="Jaeger, Florian" w:date="2023-05-27T13:15:00Z" w:initials="TJ">
    <w:p w14:paraId="6F0F2FCC" w14:textId="63247B96" w:rsidR="00375884" w:rsidRPr="00584D72" w:rsidRDefault="00375884">
      <w:pPr>
        <w:pStyle w:val="CommentText"/>
      </w:pPr>
      <w:r w:rsidRPr="00584D72">
        <w:rPr>
          <w:rStyle w:val="CommentReference"/>
        </w:rPr>
        <w:annotationRef/>
      </w:r>
      <w:r w:rsidRPr="00584D72">
        <w:t>@Shawn, was the pen not already in the mouth prior to the fricative?</w:t>
      </w:r>
    </w:p>
  </w:comment>
  <w:comment w:id="280" w:author="Cummings, Shawn" w:date="2023-06-02T19:02:00Z" w:initials="SC">
    <w:p w14:paraId="6D45D85A" w14:textId="77777777" w:rsidR="00E02182" w:rsidRDefault="00E02182" w:rsidP="008F1883">
      <w:pPr>
        <w:jc w:val="left"/>
      </w:pPr>
      <w:r>
        <w:rPr>
          <w:rStyle w:val="CommentReference"/>
        </w:rPr>
        <w:annotationRef/>
      </w:r>
      <w:r>
        <w:t>The pen is indeed in the talker’s mouth for the entirety of the video, from before word onset and certainly before fricative production</w:t>
      </w:r>
    </w:p>
  </w:comment>
  <w:comment w:id="281" w:author="Jaeger, Florian" w:date="2023-05-27T12:57:00Z" w:initials="TJ">
    <w:p w14:paraId="5EAD1A10" w14:textId="02ED89B0" w:rsidR="00703116" w:rsidRPr="00584D72" w:rsidRDefault="00703116">
      <w:pPr>
        <w:pStyle w:val="CommentText"/>
      </w:pPr>
      <w:r w:rsidRPr="00584D72">
        <w:rPr>
          <w:rStyle w:val="CommentReference"/>
        </w:rPr>
        <w:annotationRef/>
      </w:r>
      <w:r w:rsidR="00E617BE" w:rsidRPr="00584D72">
        <w:t>Similar to stim figure for exp1 but</w:t>
      </w:r>
      <w:r w:rsidRPr="00584D72">
        <w:t xml:space="preserve"> with black box </w:t>
      </w:r>
      <w:r w:rsidR="00F904CF" w:rsidRPr="00584D72">
        <w:t xml:space="preserve">screen </w:t>
      </w:r>
      <w:r w:rsidRPr="00584D72">
        <w:t>shots</w:t>
      </w:r>
    </w:p>
  </w:comment>
  <w:comment w:id="283" w:author="Jaeger, Florian" w:date="2023-05-27T13:31:00Z" w:initials="TJ">
    <w:p w14:paraId="78D4A70B" w14:textId="5BAF4056" w:rsidR="00972CE3" w:rsidRPr="00584D72" w:rsidRDefault="00972CE3">
      <w:pPr>
        <w:pStyle w:val="CommentText"/>
      </w:pPr>
      <w:r w:rsidRPr="00584D72">
        <w:rPr>
          <w:rStyle w:val="CommentReference"/>
        </w:rPr>
        <w:annotationRef/>
      </w:r>
      <w:r w:rsidRPr="00584D72">
        <w:t>Or were there additional considerations?</w:t>
      </w:r>
    </w:p>
  </w:comment>
  <w:comment w:id="284" w:author="Cummings, Shawn" w:date="2023-06-02T19:27:00Z" w:initials="SC">
    <w:p w14:paraId="08D8C7F2" w14:textId="77777777" w:rsidR="00143685" w:rsidRDefault="00143685" w:rsidP="003C26E1">
      <w:pPr>
        <w:jc w:val="left"/>
      </w:pPr>
      <w:r>
        <w:rPr>
          <w:rStyle w:val="CommentReference"/>
        </w:rPr>
        <w:annotationRef/>
      </w:r>
      <w:r>
        <w:t xml:space="preserve">From this study on, we started pre-loading all stims ahead of time before starting the experiment… should this be mentioned here, or under procedure? </w:t>
      </w:r>
    </w:p>
  </w:comment>
  <w:comment w:id="285" w:author="Jaeger, Florian" w:date="2023-06-06T09:19:00Z" w:initials="TJ">
    <w:p w14:paraId="4D424F0E" w14:textId="77777777" w:rsidR="003E79A6" w:rsidRDefault="003E79A6" w:rsidP="00170157">
      <w:pPr>
        <w:jc w:val="left"/>
      </w:pPr>
      <w:r>
        <w:rPr>
          <w:rStyle w:val="CommentReference"/>
        </w:rPr>
        <w:annotationRef/>
      </w:r>
      <w:r>
        <w:rPr>
          <w:color w:val="000000"/>
        </w:rPr>
        <w:t>I feel we probably don’t need to mention that. It doesn’t seem relevant to anything?</w:t>
      </w:r>
    </w:p>
  </w:comment>
  <w:comment w:id="289" w:author="Jaeger, Florian" w:date="2023-05-20T10:40:00Z" w:initials="TJ">
    <w:p w14:paraId="17CAF5FC" w14:textId="07108036" w:rsidR="002E008A" w:rsidRPr="00584D72" w:rsidRDefault="002E008A" w:rsidP="002E008A">
      <w:pPr>
        <w:pStyle w:val="CommentText"/>
      </w:pPr>
      <w:r w:rsidRPr="00584D72">
        <w:rPr>
          <w:rStyle w:val="CommentReference"/>
        </w:rPr>
        <w:annotationRef/>
      </w:r>
      <w:r w:rsidRPr="00584D72">
        <w:t>Block analyses, changes of pen effect based on acoustic/visual cues.</w:t>
      </w:r>
    </w:p>
  </w:comment>
  <w:comment w:id="288" w:author="Jaeger, Florian" w:date="2023-05-20T12:05:00Z" w:initials="TJ">
    <w:p w14:paraId="604B9265" w14:textId="3BA6466F" w:rsidR="002E008A" w:rsidRPr="00584D72" w:rsidRDefault="002E008A" w:rsidP="002E008A">
      <w:pPr>
        <w:pStyle w:val="CommentText"/>
      </w:pPr>
      <w:r w:rsidRPr="00584D72">
        <w:rPr>
          <w:rStyle w:val="CommentReference"/>
        </w:rPr>
        <w:annotationRef/>
      </w:r>
      <w:r w:rsidR="00221548">
        <w:t xml:space="preserve">@Shawn, </w:t>
      </w:r>
      <w:r w:rsidRPr="00584D72">
        <w:t>I cut the stuff about the items. Let’s put that into the SI.</w:t>
      </w:r>
    </w:p>
  </w:comment>
  <w:comment w:id="290" w:author="Jaeger, Florian" w:date="2023-05-27T14:09:00Z" w:initials="TJ">
    <w:p w14:paraId="6A8ED899" w14:textId="4759F190" w:rsidR="00223044" w:rsidRDefault="0044611A" w:rsidP="00F51835">
      <w:pPr>
        <w:jc w:val="left"/>
      </w:pPr>
      <w:r w:rsidRPr="00584D72">
        <w:rPr>
          <w:rStyle w:val="CommentReference"/>
        </w:rPr>
        <w:annotationRef/>
      </w:r>
      <w:r w:rsidR="00221548">
        <w:t>@Shawn, d</w:t>
      </w:r>
      <w:r w:rsidR="00223044">
        <w:t>id we have survey questions about pen location, too?</w:t>
      </w:r>
    </w:p>
  </w:comment>
  <w:comment w:id="291" w:author="Jaeger, Florian" w:date="2023-05-29T12:26:00Z" w:initials="TJ">
    <w:p w14:paraId="7F7A9238" w14:textId="655C9B4B" w:rsidR="00584D72" w:rsidRPr="00584D72" w:rsidRDefault="00584D72">
      <w:pPr>
        <w:pStyle w:val="CommentText"/>
      </w:pPr>
      <w:r w:rsidRPr="00584D72">
        <w:rPr>
          <w:rStyle w:val="CommentReference"/>
        </w:rPr>
        <w:annotationRef/>
      </w:r>
      <w:r w:rsidR="001D653F">
        <w:t>Add here s</w:t>
      </w:r>
      <w:r w:rsidRPr="00584D72">
        <w:t>ome discussion of the fact that black box might have come in too late/ exited too early so that some effects of pen on articulators were still observable?</w:t>
      </w:r>
    </w:p>
  </w:comment>
  <w:comment w:id="292" w:author="Cummings, Shawn" w:date="2023-06-02T19:13:00Z" w:initials="SC">
    <w:p w14:paraId="5EA25A27" w14:textId="77777777" w:rsidR="005878C4" w:rsidRDefault="005878C4" w:rsidP="005B6D72">
      <w:pPr>
        <w:jc w:val="left"/>
      </w:pPr>
      <w:r>
        <w:rPr>
          <w:rStyle w:val="CommentReference"/>
        </w:rPr>
        <w:annotationRef/>
      </w:r>
      <w:r>
        <w:t>See added chunk above— I think this is possible (but unlikely) on the front end and impossible on the back end</w:t>
      </w:r>
    </w:p>
  </w:comment>
  <w:comment w:id="295" w:author="Cummings, Shawn" w:date="2023-06-08T16:33:00Z" w:initials="SC">
    <w:p w14:paraId="6865E1D6" w14:textId="77777777" w:rsidR="009E50C7" w:rsidRDefault="009E50C7" w:rsidP="00366D66">
      <w:pPr>
        <w:jc w:val="left"/>
      </w:pPr>
      <w:r>
        <w:rPr>
          <w:rStyle w:val="CommentReference"/>
        </w:rPr>
        <w:annotationRef/>
      </w:r>
      <w:r>
        <w:t>Good catch; I’d forgotten about Exp 4b here! I thought LJ18 had the previous record with 6 tokens…</w:t>
      </w:r>
    </w:p>
  </w:comment>
  <w:comment w:id="296" w:author="Jaeger, Florian" w:date="2023-06-09T13:34:00Z" w:initials="TJ">
    <w:p w14:paraId="4BAD3C3A" w14:textId="7B86C7A4" w:rsidR="00B426C3" w:rsidRDefault="00B426C3">
      <w:pPr>
        <w:pStyle w:val="CommentText"/>
      </w:pPr>
      <w:r>
        <w:rPr>
          <w:rStyle w:val="CommentReference"/>
        </w:rPr>
        <w:annotationRef/>
      </w:r>
      <w:r w:rsidRPr="00B426C3">
        <w:rPr>
          <w:highlight w:val="cyan"/>
        </w:rPr>
        <w:t>@Shawn</w:t>
      </w:r>
      <w:r>
        <w:t>, correct?</w:t>
      </w:r>
    </w:p>
  </w:comment>
  <w:comment w:id="297" w:author="Jaeger, Florian" w:date="2023-05-20T20:22:00Z" w:initials="TJ">
    <w:p w14:paraId="0887D40B" w14:textId="7B3B6D19" w:rsidR="00D76D88" w:rsidRPr="00584D72" w:rsidRDefault="00D76D88" w:rsidP="00D76D88">
      <w:pPr>
        <w:pStyle w:val="CommentText"/>
      </w:pPr>
      <w:r w:rsidRPr="00584D72">
        <w:rPr>
          <w:rStyle w:val="CommentReference"/>
        </w:rPr>
        <w:annotationRef/>
      </w:r>
      <w:r w:rsidRPr="00D76D88">
        <w:rPr>
          <w:highlight w:val="cyan"/>
        </w:rPr>
        <w:t>@Shawn:</w:t>
      </w:r>
      <w:r>
        <w:t xml:space="preserve"> </w:t>
      </w:r>
      <w:r w:rsidRPr="00584D72">
        <w:t>Correct?</w:t>
      </w:r>
    </w:p>
  </w:comment>
  <w:comment w:id="298" w:author="Jaeger, Florian" w:date="2023-06-09T13:25:00Z" w:initials="TJ">
    <w:p w14:paraId="48BAEA2A" w14:textId="70AC4332" w:rsidR="00D76D88" w:rsidRDefault="00D76D88">
      <w:pPr>
        <w:pStyle w:val="CommentText"/>
      </w:pPr>
      <w:r>
        <w:rPr>
          <w:rStyle w:val="CommentReference"/>
        </w:rPr>
        <w:annotationRef/>
      </w:r>
      <w:r w:rsidRPr="00D76D88">
        <w:rPr>
          <w:highlight w:val="cyan"/>
        </w:rPr>
        <w:t>@Shawn</w:t>
      </w:r>
      <w:r>
        <w:t>, any additional instructions here that we should mention?</w:t>
      </w:r>
    </w:p>
  </w:comment>
  <w:comment w:id="300" w:author="Cummings, Shawn" w:date="2023-06-08T16:35:00Z" w:initials="SC">
    <w:p w14:paraId="295D964E" w14:textId="77777777" w:rsidR="009E50C7" w:rsidRDefault="009E50C7" w:rsidP="005E5353">
      <w:pPr>
        <w:jc w:val="left"/>
      </w:pPr>
      <w:r>
        <w:rPr>
          <w:rStyle w:val="CommentReference"/>
        </w:rPr>
        <w:annotationRef/>
      </w:r>
      <w:r>
        <w:t xml:space="preserve">The version we’re going to report used the buffed up 6 trial practice </w:t>
      </w:r>
      <w:proofErr w:type="gramStart"/>
      <w:r>
        <w:t>block</w:t>
      </w:r>
      <w:proofErr w:type="gramEnd"/>
    </w:p>
  </w:comment>
  <w:comment w:id="301" w:author="Jaeger, Florian" w:date="2023-06-09T12:35:00Z" w:initials="TJ">
    <w:p w14:paraId="6586B1F9" w14:textId="25BEEE31" w:rsidR="00E610B2" w:rsidRDefault="00E610B2">
      <w:pPr>
        <w:pStyle w:val="CommentText"/>
      </w:pPr>
      <w:r>
        <w:rPr>
          <w:rStyle w:val="CommentReference"/>
        </w:rPr>
        <w:annotationRef/>
      </w:r>
      <w:r>
        <w:t>Can we fill in more details about the types of practice trials, how many</w:t>
      </w:r>
      <w:r w:rsidR="00B02C09">
        <w:t xml:space="preserve">? </w:t>
      </w:r>
      <w:r>
        <w:t xml:space="preserve">this is the </w:t>
      </w:r>
      <w:proofErr w:type="gramStart"/>
      <w:r>
        <w:t>first place</w:t>
      </w:r>
      <w:proofErr w:type="gramEnd"/>
      <w:r>
        <w:t xml:space="preserve"> practice is mentioned. </w:t>
      </w:r>
      <w:r w:rsidRPr="00E610B2">
        <w:rPr>
          <w:highlight w:val="cyan"/>
        </w:rPr>
        <w:t>@SHAWN</w:t>
      </w:r>
    </w:p>
    <w:p w14:paraId="7B88B212" w14:textId="3D4812F4" w:rsidR="00A44295" w:rsidRPr="00A44295" w:rsidRDefault="00A44295">
      <w:pPr>
        <w:pStyle w:val="CommentText"/>
        <w:rPr>
          <w:b/>
          <w:bCs/>
        </w:rPr>
      </w:pPr>
      <w:r>
        <w:rPr>
          <w:b/>
          <w:bCs/>
        </w:rPr>
        <w:t xml:space="preserve"> </w:t>
      </w:r>
    </w:p>
  </w:comment>
  <w:comment w:id="302" w:author="Jaeger, Florian" w:date="2023-06-07T10:29:00Z" w:initials="TJ">
    <w:p w14:paraId="1E7AB14C" w14:textId="628012B0" w:rsidR="00206698" w:rsidRDefault="00206698" w:rsidP="00202AC2">
      <w:pPr>
        <w:jc w:val="left"/>
      </w:pPr>
      <w:r>
        <w:rPr>
          <w:rStyle w:val="CommentReference"/>
        </w:rPr>
        <w:annotationRef/>
      </w:r>
      <w:r>
        <w:rPr>
          <w:color w:val="000000"/>
        </w:rPr>
        <w:t>I moved the details into the SI for Exp 1a-c</w:t>
      </w:r>
    </w:p>
  </w:comment>
  <w:comment w:id="304" w:author="Jaeger, Florian" w:date="2023-06-09T13:23:00Z" w:initials="TJ">
    <w:p w14:paraId="6F01D374" w14:textId="69B94C33" w:rsidR="00EF3AC2" w:rsidRDefault="00EF3AC2">
      <w:pPr>
        <w:pStyle w:val="CommentText"/>
      </w:pPr>
      <w:r>
        <w:rPr>
          <w:rStyle w:val="CommentReference"/>
        </w:rPr>
        <w:annotationRef/>
      </w:r>
      <w:r w:rsidRPr="00EF3AC2">
        <w:rPr>
          <w:highlight w:val="cyan"/>
        </w:rPr>
        <w:t>@</w:t>
      </w:r>
      <w:proofErr w:type="gramStart"/>
      <w:r w:rsidRPr="00EF3AC2">
        <w:rPr>
          <w:highlight w:val="cyan"/>
        </w:rPr>
        <w:t>Shawn</w:t>
      </w:r>
      <w:proofErr w:type="gramEnd"/>
      <w:r>
        <w:t xml:space="preserve"> could you add a draft write-up of these criteria?</w:t>
      </w:r>
      <w:r w:rsidR="00870534">
        <w:t xml:space="preserve"> I can then fill in the XXXs by running the scripts in the supplementary info.</w:t>
      </w:r>
    </w:p>
  </w:comment>
  <w:comment w:id="313" w:author="Jaeger, Florian" w:date="2023-05-20T10:40:00Z" w:initials="TJ">
    <w:p w14:paraId="3BCE7760" w14:textId="77777777" w:rsidR="00D717C1" w:rsidRPr="00584D72" w:rsidRDefault="00D717C1" w:rsidP="00D717C1">
      <w:pPr>
        <w:pStyle w:val="CommentText"/>
      </w:pPr>
      <w:r w:rsidRPr="00584D72">
        <w:rPr>
          <w:rStyle w:val="CommentReference"/>
        </w:rPr>
        <w:annotationRef/>
      </w:r>
      <w:r w:rsidRPr="00584D72">
        <w:t>Block analyses, changes of pen effect based on acoustic/visual cues.</w:t>
      </w:r>
    </w:p>
  </w:comment>
  <w:comment w:id="312" w:author="Jaeger, Florian" w:date="2023-05-20T12:05:00Z" w:initials="TJ">
    <w:p w14:paraId="7AC676D0" w14:textId="77777777" w:rsidR="00D717C1" w:rsidRPr="00584D72" w:rsidRDefault="00D717C1" w:rsidP="00D717C1">
      <w:pPr>
        <w:pStyle w:val="CommentText"/>
      </w:pPr>
      <w:r w:rsidRPr="00584D72">
        <w:rPr>
          <w:rStyle w:val="CommentReference"/>
        </w:rPr>
        <w:annotationRef/>
      </w:r>
      <w:r w:rsidRPr="00584D72">
        <w:t>I cut the stuff about the items. Let’s put that into the SI.</w:t>
      </w:r>
    </w:p>
  </w:comment>
  <w:comment w:id="325" w:author="Jaeger, Florian" w:date="2023-07-07T14:54:00Z" w:initials="TJ">
    <w:p w14:paraId="45DBBEBE" w14:textId="193F3765" w:rsidR="00114659" w:rsidRDefault="00114659">
      <w:pPr>
        <w:pStyle w:val="CommentText"/>
      </w:pPr>
      <w:r>
        <w:rPr>
          <w:rStyle w:val="CommentReference"/>
        </w:rPr>
        <w:annotationRef/>
      </w:r>
      <w:r>
        <w:t xml:space="preserve">Consider mentioning the additional exposure-test experiment (“Exp A”) as additional evidence speaking to the question of whether exposure pen effect matches predictions of ‘contextual storage’ or ‘causal inference’. </w:t>
      </w:r>
    </w:p>
  </w:comment>
  <w:comment w:id="331" w:author="Jaeger, Florian" w:date="2023-07-09T12:28:00Z" w:initials="TJ">
    <w:p w14:paraId="4604BFEC" w14:textId="2E478328" w:rsidR="00396A71" w:rsidRDefault="00396A71">
      <w:pPr>
        <w:pStyle w:val="CommentText"/>
      </w:pPr>
      <w:r>
        <w:rPr>
          <w:rStyle w:val="CommentReference"/>
        </w:rPr>
        <w:annotationRef/>
      </w:r>
      <w:r>
        <w:t>Why?</w:t>
      </w:r>
    </w:p>
  </w:comment>
  <w:comment w:id="353" w:author="Jaeger, Florian" w:date="2023-07-09T12:37:00Z" w:initials="TJ">
    <w:p w14:paraId="23DB7A3C" w14:textId="1177C0F9" w:rsidR="000A5FEC" w:rsidRDefault="000A5FEC">
      <w:pPr>
        <w:pStyle w:val="CommentText"/>
      </w:pPr>
      <w:r>
        <w:rPr>
          <w:rStyle w:val="CommentReference"/>
        </w:rPr>
        <w:annotationRef/>
      </w:r>
      <w:r w:rsidRPr="000A5FEC">
        <w:rPr>
          <w:highlight w:val="yellow"/>
        </w:rPr>
        <w:t>@Shawn</w:t>
      </w:r>
      <w:r>
        <w:t>, is this based on a comparison to Exp1-c?</w:t>
      </w:r>
    </w:p>
  </w:comment>
  <w:comment w:id="354" w:author="Jaeger, Florian" w:date="2023-07-09T12:13:00Z" w:initials="TJ">
    <w:p w14:paraId="6D2A5DBF" w14:textId="2C815DAA" w:rsidR="005250B7" w:rsidRDefault="005250B7">
      <w:pPr>
        <w:pStyle w:val="CommentText"/>
      </w:pPr>
      <w:r>
        <w:rPr>
          <w:rStyle w:val="CommentReference"/>
        </w:rPr>
        <w:annotationRef/>
      </w:r>
      <w:r w:rsidRPr="005250B7">
        <w:rPr>
          <w:highlight w:val="yellow"/>
        </w:rPr>
        <w:t>@Shawn</w:t>
      </w:r>
      <w:r>
        <w:t>, could you elaborate on what you mean by this?</w:t>
      </w:r>
    </w:p>
  </w:comment>
  <w:comment w:id="355" w:author="Jaeger, Florian" w:date="2023-07-09T12:16:00Z" w:initials="TJ">
    <w:p w14:paraId="65DD42BB" w14:textId="01C50901" w:rsidR="005250B7" w:rsidRPr="005250B7" w:rsidRDefault="005250B7">
      <w:pPr>
        <w:pStyle w:val="CommentText"/>
      </w:pPr>
      <w:r>
        <w:rPr>
          <w:rStyle w:val="CommentReference"/>
        </w:rPr>
        <w:annotationRef/>
      </w:r>
      <w:r w:rsidRPr="005250B7">
        <w:rPr>
          <w:highlight w:val="yellow"/>
        </w:rPr>
        <w:t>@Shawn,</w:t>
      </w:r>
      <w:r>
        <w:t xml:space="preserve"> I’m trying to follow this argument. Is this based on a comparison </w:t>
      </w:r>
      <w:r>
        <w:rPr>
          <w:i/>
          <w:iCs/>
        </w:rPr>
        <w:t xml:space="preserve">across </w:t>
      </w:r>
      <w:r>
        <w:t>Exp 3 &amp; 4?</w:t>
      </w:r>
    </w:p>
  </w:comment>
  <w:comment w:id="357" w:author="Shawn Cummings" w:date="2022-12-09T03:57:00Z" w:initials="SC">
    <w:p w14:paraId="2F7F0B0B" w14:textId="77777777" w:rsidR="00D362FB" w:rsidRPr="00584D72" w:rsidRDefault="00D362FB" w:rsidP="00D362FB">
      <w:pPr>
        <w:pStyle w:val="CommentText"/>
        <w:jc w:val="left"/>
      </w:pPr>
      <w:r w:rsidRPr="00584D72">
        <w:rPr>
          <w:rStyle w:val="CommentReference"/>
        </w:rPr>
        <w:annotationRef/>
      </w:r>
      <w:r w:rsidRPr="00584D72">
        <w:t>Worth a revisit before we submit</w:t>
      </w:r>
    </w:p>
  </w:comment>
  <w:comment w:id="358" w:author="Jaeger, Florian" w:date="2023-05-22T16:31:00Z" w:initials="TJ">
    <w:p w14:paraId="37D77CAA" w14:textId="77777777" w:rsidR="00D362FB" w:rsidRPr="00584D72" w:rsidRDefault="00D362FB" w:rsidP="00D362FB">
      <w:pPr>
        <w:pStyle w:val="CommentText"/>
      </w:pPr>
      <w:r w:rsidRPr="00584D72">
        <w:rPr>
          <w:rStyle w:val="CommentReference"/>
        </w:rPr>
        <w:annotationRef/>
      </w:r>
      <w:r w:rsidRPr="00584D72">
        <w:t>Yes, good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B4209A" w15:done="1"/>
  <w15:commentEx w15:paraId="09CBABEC" w15:done="0"/>
  <w15:commentEx w15:paraId="6961280B" w15:done="0"/>
  <w15:commentEx w15:paraId="4A669AAB" w15:done="0"/>
  <w15:commentEx w15:paraId="0CADA77D" w15:done="0"/>
  <w15:commentEx w15:paraId="75F24F52" w15:done="0"/>
  <w15:commentEx w15:paraId="7BC487BA" w15:done="0"/>
  <w15:commentEx w15:paraId="6A0BB42F" w15:done="0"/>
  <w15:commentEx w15:paraId="63317B31" w15:done="0"/>
  <w15:commentEx w15:paraId="2266F42A" w15:done="0"/>
  <w15:commentEx w15:paraId="23F8FA6C" w15:done="0"/>
  <w15:commentEx w15:paraId="3B386856" w15:done="0"/>
  <w15:commentEx w15:paraId="11E2510F" w15:done="0"/>
  <w15:commentEx w15:paraId="526C352E" w15:done="0"/>
  <w15:commentEx w15:paraId="566FB58C" w15:done="1"/>
  <w15:commentEx w15:paraId="4BFD310E" w15:paraIdParent="566FB58C" w15:done="1"/>
  <w15:commentEx w15:paraId="2860EFAB" w15:done="0"/>
  <w15:commentEx w15:paraId="5DD8C306" w15:done="0"/>
  <w15:commentEx w15:paraId="066D3336" w15:done="0"/>
  <w15:commentEx w15:paraId="7B801A9C" w15:done="0"/>
  <w15:commentEx w15:paraId="0D7274CF" w15:done="0"/>
  <w15:commentEx w15:paraId="26E90B05" w15:done="1"/>
  <w15:commentEx w15:paraId="27D7A350" w15:paraIdParent="26E90B05" w15:done="1"/>
  <w15:commentEx w15:paraId="332BA34C" w15:paraIdParent="26E90B05" w15:done="1"/>
  <w15:commentEx w15:paraId="36993C6E" w15:done="0"/>
  <w15:commentEx w15:paraId="5A6C1AC1" w15:done="0"/>
  <w15:commentEx w15:paraId="735A6CC4" w15:paraIdParent="5A6C1AC1" w15:done="0"/>
  <w15:commentEx w15:paraId="6FAD54DA" w15:done="0"/>
  <w15:commentEx w15:paraId="6E410DBF" w15:done="1"/>
  <w15:commentEx w15:paraId="5E85F0ED" w15:done="0"/>
  <w15:commentEx w15:paraId="1D17645E" w15:paraIdParent="5E85F0ED" w15:done="0"/>
  <w15:commentEx w15:paraId="0B1E1E74" w15:done="1"/>
  <w15:commentEx w15:paraId="55602D6A" w15:paraIdParent="0B1E1E74" w15:done="1"/>
  <w15:commentEx w15:paraId="6F0F2FCC" w15:done="1"/>
  <w15:commentEx w15:paraId="6D45D85A" w15:paraIdParent="6F0F2FCC" w15:done="1"/>
  <w15:commentEx w15:paraId="5EAD1A10" w15:done="1"/>
  <w15:commentEx w15:paraId="78D4A70B" w15:done="1"/>
  <w15:commentEx w15:paraId="08D8C7F2" w15:paraIdParent="78D4A70B" w15:done="1"/>
  <w15:commentEx w15:paraId="4D424F0E" w15:paraIdParent="78D4A70B" w15:done="1"/>
  <w15:commentEx w15:paraId="17CAF5FC" w15:done="0"/>
  <w15:commentEx w15:paraId="604B9265" w15:done="0"/>
  <w15:commentEx w15:paraId="6A8ED899" w15:done="0"/>
  <w15:commentEx w15:paraId="7F7A9238" w15:done="0"/>
  <w15:commentEx w15:paraId="5EA25A27" w15:paraIdParent="7F7A9238" w15:done="0"/>
  <w15:commentEx w15:paraId="6865E1D6" w15:done="0"/>
  <w15:commentEx w15:paraId="4BAD3C3A" w15:done="0"/>
  <w15:commentEx w15:paraId="0887D40B" w15:done="0"/>
  <w15:commentEx w15:paraId="48BAEA2A" w15:done="0"/>
  <w15:commentEx w15:paraId="295D964E" w15:done="0"/>
  <w15:commentEx w15:paraId="7B88B212" w15:paraIdParent="295D964E" w15:done="0"/>
  <w15:commentEx w15:paraId="1E7AB14C" w15:done="0"/>
  <w15:commentEx w15:paraId="6F01D374" w15:done="0"/>
  <w15:commentEx w15:paraId="3BCE7760" w15:done="0"/>
  <w15:commentEx w15:paraId="7AC676D0" w15:done="0"/>
  <w15:commentEx w15:paraId="45DBBEBE" w15:done="0"/>
  <w15:commentEx w15:paraId="4604BFEC" w15:done="0"/>
  <w15:commentEx w15:paraId="23DB7A3C" w15:done="0"/>
  <w15:commentEx w15:paraId="6D2A5DBF" w15:done="0"/>
  <w15:commentEx w15:paraId="65DD42BB" w15:done="0"/>
  <w15:commentEx w15:paraId="2F7F0B0B" w15:done="0"/>
  <w15:commentEx w15:paraId="37D77CAA" w15:paraIdParent="2F7F0B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16B9" w16cex:dateUtc="2023-05-22T20:28:00Z"/>
  <w16cex:commentExtensible w16cex:durableId="28540ED8" w16cex:dateUtc="2023-07-08T20:35:00Z"/>
  <w16cex:commentExtensible w16cex:durableId="28540EFD" w16cex:dateUtc="2023-07-08T20:36:00Z"/>
  <w16cex:commentExtensible w16cex:durableId="281C7096"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161CFF" w16cex:dateUtc="2023-05-22T20:55:00Z"/>
  <w16cex:commentExtensible w16cex:durableId="2815EF40" w16cex:dateUtc="2023-05-22T11:40:00Z"/>
  <w16cex:commentExtensible w16cex:durableId="2816186C" w16cex:dateUtc="2023-05-22T20:35:00Z"/>
  <w16cex:commentExtensible w16cex:durableId="2808FD74" w16cex:dateUtc="2023-05-12T22:01:00Z"/>
  <w16cex:commentExtensible w16cex:durableId="2813AA95" w16cex:dateUtc="2023-05-21T00:22:00Z"/>
  <w16cex:commentExtensible w16cex:durableId="282D89FC" w16cex:dateUtc="2023-06-09T15:22:00Z"/>
  <w16cex:commentExtensible w16cex:durableId="2813A8C8" w16cex:dateUtc="2023-05-21T00:15:00Z"/>
  <w16cex:commentExtensible w16cex:durableId="282AD93B" w16cex:dateUtc="2023-06-07T14:23:00Z"/>
  <w16cex:commentExtensible w16cex:durableId="2815F2E1" w16cex:dateUtc="2023-05-22T11:55:00Z"/>
  <w16cex:commentExtensible w16cex:durableId="281619B1" w16cex:dateUtc="2023-05-22T20:41:00Z"/>
  <w16cex:commentExtensible w16cex:durableId="281C88A9" w16cex:dateUtc="2023-05-27T17:48:00Z"/>
  <w16cex:commentExtensible w16cex:durableId="2813100B" w16cex:dateUtc="2023-05-20T13:23:00Z"/>
  <w16cex:commentExtensible w16cex:durableId="2815F3CE" w16cex:dateUtc="2023-05-22T11:59:00Z"/>
  <w16cex:commentExtensible w16cex:durableId="28161A15" w16cex:dateUtc="2023-05-22T20:43:00Z"/>
  <w16cex:commentExtensible w16cex:durableId="2813222C" w16cex:dateUtc="2023-05-20T14:40:00Z"/>
  <w16cex:commentExtensible w16cex:durableId="28133606" w16cex:dateUtc="2023-05-20T16:05:00Z"/>
  <w16cex:commentExtensible w16cex:durableId="28298E9A" w16cex:dateUtc="2023-06-06T14:53:00Z"/>
  <w16cex:commentExtensible w16cex:durableId="282C7EAC" w16cex:dateUtc="2023-06-08T14:22:00Z"/>
  <w16cex:commentExtensible w16cex:durableId="28161D63" w16cex:dateUtc="2023-05-22T20:57:00Z"/>
  <w16cex:commentExtensible w16cex:durableId="282114C2" w16cex:dateUtc="2023-05-30T22:35:00Z"/>
  <w16cex:commentExtensible w16cex:durableId="281C80EB" w16cex:dateUtc="2023-05-27T17:15:00Z"/>
  <w16cex:commentExtensible w16cex:durableId="2824BB3A" w16cex:dateUtc="2023-06-02T17:02:00Z"/>
  <w16cex:commentExtensible w16cex:durableId="281C7CBF" w16cex:dateUtc="2023-05-27T16:57:00Z"/>
  <w16cex:commentExtensible w16cex:durableId="281C84C4" w16cex:dateUtc="2023-05-27T17:31:00Z"/>
  <w16cex:commentExtensible w16cex:durableId="2824C112" w16cex:dateUtc="2023-06-02T17:27:00Z"/>
  <w16cex:commentExtensible w16cex:durableId="2829788D" w16cex:dateUtc="2023-06-06T13:19:00Z"/>
  <w16cex:commentExtensible w16cex:durableId="281C7AC9" w16cex:dateUtc="2023-05-20T14:40:00Z"/>
  <w16cex:commentExtensible w16cex:durableId="281C7AC8" w16cex:dateUtc="2023-05-20T16:05:00Z"/>
  <w16cex:commentExtensible w16cex:durableId="281C8D93" w16cex:dateUtc="2023-05-27T18:09:00Z"/>
  <w16cex:commentExtensible w16cex:durableId="281F1875" w16cex:dateUtc="2023-05-29T16:26:00Z"/>
  <w16cex:commentExtensible w16cex:durableId="2824BDCC" w16cex:dateUtc="2023-06-02T17:13:00Z"/>
  <w16cex:commentExtensible w16cex:durableId="282C8175" w16cex:dateUtc="2023-06-08T14:33:00Z"/>
  <w16cex:commentExtensible w16cex:durableId="282DA8F1" w16cex:dateUtc="2023-06-09T17:34:00Z"/>
  <w16cex:commentExtensible w16cex:durableId="282DA89C" w16cex:dateUtc="2023-05-21T00:22:00Z"/>
  <w16cex:commentExtensible w16cex:durableId="282DA6C1" w16cex:dateUtc="2023-06-09T17:25:00Z"/>
  <w16cex:commentExtensible w16cex:durableId="282C81EE" w16cex:dateUtc="2023-06-08T14:35:00Z"/>
  <w16cex:commentExtensible w16cex:durableId="282D9B26" w16cex:dateUtc="2023-06-09T16:35:00Z"/>
  <w16cex:commentExtensible w16cex:durableId="282ADA9D" w16cex:dateUtc="2023-06-07T14:29:00Z"/>
  <w16cex:commentExtensible w16cex:durableId="282DA64E" w16cex:dateUtc="2023-06-09T17:23:00Z"/>
  <w16cex:commentExtensible w16cex:durableId="282AE396" w16cex:dateUtc="2023-05-20T14:40:00Z"/>
  <w16cex:commentExtensible w16cex:durableId="282AE395" w16cex:dateUtc="2023-05-20T16:05:00Z"/>
  <w16cex:commentExtensible w16cex:durableId="2852A58C" w16cex:dateUtc="2023-07-07T18:54:00Z"/>
  <w16cex:commentExtensible w16cex:durableId="28552676" w16cex:dateUtc="2023-07-09T16:28:00Z"/>
  <w16cex:commentExtensible w16cex:durableId="28552886" w16cex:dateUtc="2023-07-09T16:37:00Z"/>
  <w16cex:commentExtensible w16cex:durableId="285522E2" w16cex:dateUtc="2023-07-09T16:13:00Z"/>
  <w16cex:commentExtensible w16cex:durableId="28552384" w16cex:dateUtc="2023-07-09T16:16:00Z"/>
  <w16cex:commentExtensible w16cex:durableId="282B5807" w16cex:dateUtc="2022-12-09T08:57:00Z"/>
  <w16cex:commentExtensible w16cex:durableId="282B5806" w16cex:dateUtc="2023-05-22T20: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B4209A" w16cid:durableId="281616B9"/>
  <w16cid:commentId w16cid:paraId="09CBABEC" w16cid:durableId="28540ED8"/>
  <w16cid:commentId w16cid:paraId="63317B31" w16cid:durableId="28540EFD"/>
  <w16cid:commentId w16cid:paraId="2266F42A" w16cid:durableId="281C7096"/>
  <w16cid:commentId w16cid:paraId="23F8FA6C" w16cid:durableId="2808C956"/>
  <w16cid:commentId w16cid:paraId="3B386856" w16cid:durableId="2808D1AE"/>
  <w16cid:commentId w16cid:paraId="11E2510F" w16cid:durableId="2808D444"/>
  <w16cid:commentId w16cid:paraId="526C352E" w16cid:durableId="28161CFF"/>
  <w16cid:commentId w16cid:paraId="566FB58C" w16cid:durableId="2815EF40"/>
  <w16cid:commentId w16cid:paraId="4BFD310E" w16cid:durableId="2816186C"/>
  <w16cid:commentId w16cid:paraId="2860EFAB" w16cid:durableId="2808FD74"/>
  <w16cid:commentId w16cid:paraId="5DD8C306" w16cid:durableId="2813AA95"/>
  <w16cid:commentId w16cid:paraId="066D3336" w16cid:durableId="282D89FC"/>
  <w16cid:commentId w16cid:paraId="7B801A9C" w16cid:durableId="2813A8C8"/>
  <w16cid:commentId w16cid:paraId="0D7274CF" w16cid:durableId="282AD93B"/>
  <w16cid:commentId w16cid:paraId="26E90B05" w16cid:durableId="2815F2E1"/>
  <w16cid:commentId w16cid:paraId="27D7A350" w16cid:durableId="281619B1"/>
  <w16cid:commentId w16cid:paraId="332BA34C" w16cid:durableId="281C88A9"/>
  <w16cid:commentId w16cid:paraId="36993C6E" w16cid:durableId="2813100B"/>
  <w16cid:commentId w16cid:paraId="5A6C1AC1" w16cid:durableId="2815F3CE"/>
  <w16cid:commentId w16cid:paraId="735A6CC4" w16cid:durableId="28161A15"/>
  <w16cid:commentId w16cid:paraId="6FAD54DA" w16cid:durableId="2813222C"/>
  <w16cid:commentId w16cid:paraId="6E410DBF" w16cid:durableId="28133606"/>
  <w16cid:commentId w16cid:paraId="5E85F0ED" w16cid:durableId="28298E9A"/>
  <w16cid:commentId w16cid:paraId="1D17645E" w16cid:durableId="282C7EAC"/>
  <w16cid:commentId w16cid:paraId="0B1E1E74" w16cid:durableId="28161D63"/>
  <w16cid:commentId w16cid:paraId="55602D6A" w16cid:durableId="282114C2"/>
  <w16cid:commentId w16cid:paraId="6F0F2FCC" w16cid:durableId="281C80EB"/>
  <w16cid:commentId w16cid:paraId="6D45D85A" w16cid:durableId="2824BB3A"/>
  <w16cid:commentId w16cid:paraId="5EAD1A10" w16cid:durableId="281C7CBF"/>
  <w16cid:commentId w16cid:paraId="78D4A70B" w16cid:durableId="281C84C4"/>
  <w16cid:commentId w16cid:paraId="08D8C7F2" w16cid:durableId="2824C112"/>
  <w16cid:commentId w16cid:paraId="4D424F0E" w16cid:durableId="2829788D"/>
  <w16cid:commentId w16cid:paraId="17CAF5FC" w16cid:durableId="281C7AC9"/>
  <w16cid:commentId w16cid:paraId="604B9265" w16cid:durableId="281C7AC8"/>
  <w16cid:commentId w16cid:paraId="6A8ED899" w16cid:durableId="281C8D93"/>
  <w16cid:commentId w16cid:paraId="7F7A9238" w16cid:durableId="281F1875"/>
  <w16cid:commentId w16cid:paraId="5EA25A27" w16cid:durableId="2824BDCC"/>
  <w16cid:commentId w16cid:paraId="6865E1D6" w16cid:durableId="282C8175"/>
  <w16cid:commentId w16cid:paraId="4BAD3C3A" w16cid:durableId="282DA8F1"/>
  <w16cid:commentId w16cid:paraId="0887D40B" w16cid:durableId="282DA89C"/>
  <w16cid:commentId w16cid:paraId="48BAEA2A" w16cid:durableId="282DA6C1"/>
  <w16cid:commentId w16cid:paraId="295D964E" w16cid:durableId="282C81EE"/>
  <w16cid:commentId w16cid:paraId="7B88B212" w16cid:durableId="282D9B26"/>
  <w16cid:commentId w16cid:paraId="1E7AB14C" w16cid:durableId="282ADA9D"/>
  <w16cid:commentId w16cid:paraId="6F01D374" w16cid:durableId="282DA64E"/>
  <w16cid:commentId w16cid:paraId="3BCE7760" w16cid:durableId="282AE396"/>
  <w16cid:commentId w16cid:paraId="7AC676D0" w16cid:durableId="282AE395"/>
  <w16cid:commentId w16cid:paraId="45DBBEBE" w16cid:durableId="2852A58C"/>
  <w16cid:commentId w16cid:paraId="4604BFEC" w16cid:durableId="28552676"/>
  <w16cid:commentId w16cid:paraId="23DB7A3C" w16cid:durableId="28552886"/>
  <w16cid:commentId w16cid:paraId="6D2A5DBF" w16cid:durableId="285522E2"/>
  <w16cid:commentId w16cid:paraId="65DD42BB" w16cid:durableId="28552384"/>
  <w16cid:commentId w16cid:paraId="2F7F0B0B" w16cid:durableId="282B5807"/>
  <w16cid:commentId w16cid:paraId="37D77CAA" w16cid:durableId="282B58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E3384" w14:textId="77777777" w:rsidR="00B4353B" w:rsidRDefault="00B4353B" w:rsidP="00634F96">
      <w:r>
        <w:separator/>
      </w:r>
    </w:p>
  </w:endnote>
  <w:endnote w:type="continuationSeparator" w:id="0">
    <w:p w14:paraId="4A2A0F0B" w14:textId="77777777" w:rsidR="00B4353B" w:rsidRDefault="00B4353B" w:rsidP="00634F96">
      <w:r>
        <w:continuationSeparator/>
      </w:r>
    </w:p>
  </w:endnote>
  <w:endnote w:type="continuationNotice" w:id="1">
    <w:p w14:paraId="11B6D2A6" w14:textId="77777777" w:rsidR="00B4353B" w:rsidRDefault="00B4353B"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0000500000000020000"/>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New Roma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D94D8" w14:textId="77777777" w:rsidR="00B4353B" w:rsidRDefault="00B4353B" w:rsidP="00634F96">
      <w:r>
        <w:separator/>
      </w:r>
    </w:p>
  </w:footnote>
  <w:footnote w:type="continuationSeparator" w:id="0">
    <w:p w14:paraId="49A33EC6" w14:textId="77777777" w:rsidR="00B4353B" w:rsidRDefault="00B4353B" w:rsidP="00634F96">
      <w:r>
        <w:continuationSeparator/>
      </w:r>
    </w:p>
  </w:footnote>
  <w:footnote w:type="continuationNotice" w:id="1">
    <w:p w14:paraId="61943301" w14:textId="77777777" w:rsidR="00B4353B" w:rsidRDefault="00B4353B"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r>
        <w:rPr>
          <w:rStyle w:val="FootnoteReference"/>
        </w:rPr>
        <w:footnoteRef/>
      </w:r>
      <w:r>
        <w:t xml:space="preserve"> For the present experiments, the analyses of all experiments strongly supported linear effects of acoustic continuum</w:t>
      </w:r>
      <w:r w:rsidR="002E2383">
        <w:t xml:space="preserve"> and non-linear effects of test blocks. The results we report below replicate when standard linear effects used for continuum and block.</w:t>
      </w:r>
    </w:p>
  </w:footnote>
  <w:footnote w:id="4">
    <w:p w14:paraId="1C0DEE1F" w14:textId="3232B30F"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 xml:space="preserve">effects were assessed in the center of the acoustic continuum for the first test block (paralleling Liu &amp; Jaeger, 2018, 2019). </w:t>
      </w:r>
    </w:p>
  </w:footnote>
  <w:footnote w:id="5">
    <w:p w14:paraId="2029CA00" w14:textId="3113EE54" w:rsidR="00D30126" w:rsidRDefault="00D30126">
      <w:pPr>
        <w:pStyle w:val="FootnoteText"/>
      </w:pPr>
      <w:ins w:id="273" w:author="Jaeger, Florian" w:date="2023-06-06T10:49:00Z">
        <w:r>
          <w:rPr>
            <w:rStyle w:val="FootnoteReference"/>
          </w:rPr>
          <w:footnoteRef/>
        </w:r>
        <w:r>
          <w:t xml:space="preserve"> The </w:t>
        </w:r>
      </w:ins>
      <w:ins w:id="274" w:author="Jaeger, Florian" w:date="2023-06-06T10:50:00Z">
        <w:r>
          <w:t xml:space="preserve">LJ18 data is available on OSF </w:t>
        </w:r>
        <w:r w:rsidRPr="00D30126">
          <w:rPr>
            <w:highlight w:val="yellow"/>
            <w:rPrChange w:id="275" w:author="Jaeger, Florian" w:date="2023-06-06T10:50:00Z">
              <w:rPr/>
            </w:rPrChange>
          </w:rPr>
          <w:t>XXX</w:t>
        </w:r>
        <w:r>
          <w:t>. We downloaded it and fit the same analysis to it as for Experiments 1a-c (except that pen location</w:t>
        </w:r>
      </w:ins>
      <w:ins w:id="276" w:author="Jaeger, Florian" w:date="2023-06-06T10:51:00Z">
        <w:r>
          <w:t xml:space="preserve">, visual bias, and their interactions were not manipulated in the audio-only </w:t>
        </w:r>
      </w:ins>
      <w:ins w:id="277" w:author="Jaeger, Florian" w:date="2023-06-06T10:52:00Z">
        <w:r>
          <w:t xml:space="preserve">LJ18 experiments and thus not </w:t>
        </w:r>
      </w:ins>
      <w:ins w:id="278" w:author="Jaeger, Florian" w:date="2023-06-06T10:51:00Z">
        <w:r>
          <w:t xml:space="preserve">included in the analysis.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C708F"/>
    <w:multiLevelType w:val="hybridMultilevel"/>
    <w:tmpl w:val="5ECC2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DFC549B"/>
    <w:multiLevelType w:val="hybridMultilevel"/>
    <w:tmpl w:val="1B201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2"/>
  </w:num>
  <w:num w:numId="2" w16cid:durableId="1937470372">
    <w:abstractNumId w:val="27"/>
  </w:num>
  <w:num w:numId="3" w16cid:durableId="284237462">
    <w:abstractNumId w:val="3"/>
  </w:num>
  <w:num w:numId="4" w16cid:durableId="844127995">
    <w:abstractNumId w:val="14"/>
  </w:num>
  <w:num w:numId="5" w16cid:durableId="862014625">
    <w:abstractNumId w:val="10"/>
  </w:num>
  <w:num w:numId="6" w16cid:durableId="604077374">
    <w:abstractNumId w:val="17"/>
  </w:num>
  <w:num w:numId="7" w16cid:durableId="241372837">
    <w:abstractNumId w:val="23"/>
  </w:num>
  <w:num w:numId="8" w16cid:durableId="1642466594">
    <w:abstractNumId w:val="33"/>
  </w:num>
  <w:num w:numId="9" w16cid:durableId="433138005">
    <w:abstractNumId w:val="13"/>
  </w:num>
  <w:num w:numId="10" w16cid:durableId="669530973">
    <w:abstractNumId w:val="21"/>
  </w:num>
  <w:num w:numId="11" w16cid:durableId="420563296">
    <w:abstractNumId w:val="20"/>
  </w:num>
  <w:num w:numId="12" w16cid:durableId="578907855">
    <w:abstractNumId w:val="16"/>
  </w:num>
  <w:num w:numId="13" w16cid:durableId="178127849">
    <w:abstractNumId w:val="18"/>
  </w:num>
  <w:num w:numId="14" w16cid:durableId="636649434">
    <w:abstractNumId w:val="19"/>
  </w:num>
  <w:num w:numId="15" w16cid:durableId="694696527">
    <w:abstractNumId w:val="25"/>
  </w:num>
  <w:num w:numId="16" w16cid:durableId="1765297479">
    <w:abstractNumId w:val="26"/>
  </w:num>
  <w:num w:numId="17" w16cid:durableId="40986502">
    <w:abstractNumId w:val="11"/>
  </w:num>
  <w:num w:numId="18" w16cid:durableId="927930495">
    <w:abstractNumId w:val="12"/>
  </w:num>
  <w:num w:numId="19" w16cid:durableId="1700011789">
    <w:abstractNumId w:val="31"/>
  </w:num>
  <w:num w:numId="20" w16cid:durableId="1229146778">
    <w:abstractNumId w:val="29"/>
  </w:num>
  <w:num w:numId="21" w16cid:durableId="220216002">
    <w:abstractNumId w:val="8"/>
  </w:num>
  <w:num w:numId="22" w16cid:durableId="14580772">
    <w:abstractNumId w:val="9"/>
  </w:num>
  <w:num w:numId="23" w16cid:durableId="97608300">
    <w:abstractNumId w:val="5"/>
  </w:num>
  <w:num w:numId="24" w16cid:durableId="1378550822">
    <w:abstractNumId w:val="34"/>
  </w:num>
  <w:num w:numId="25" w16cid:durableId="1075905966">
    <w:abstractNumId w:val="6"/>
  </w:num>
  <w:num w:numId="26" w16cid:durableId="1110510486">
    <w:abstractNumId w:val="7"/>
  </w:num>
  <w:num w:numId="27" w16cid:durableId="214775573">
    <w:abstractNumId w:val="30"/>
  </w:num>
  <w:num w:numId="28" w16cid:durableId="457457634">
    <w:abstractNumId w:val="32"/>
  </w:num>
  <w:num w:numId="29" w16cid:durableId="1685400787">
    <w:abstractNumId w:val="24"/>
  </w:num>
  <w:num w:numId="30" w16cid:durableId="1104881152">
    <w:abstractNumId w:val="1"/>
  </w:num>
  <w:num w:numId="31" w16cid:durableId="1181970774">
    <w:abstractNumId w:val="4"/>
  </w:num>
  <w:num w:numId="32" w16cid:durableId="501244050">
    <w:abstractNumId w:val="2"/>
  </w:num>
  <w:num w:numId="33" w16cid:durableId="1135177154">
    <w:abstractNumId w:val="28"/>
  </w:num>
  <w:num w:numId="34" w16cid:durableId="437023721">
    <w:abstractNumId w:val="0"/>
  </w:num>
  <w:num w:numId="35" w16cid:durableId="80971067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Cummings, Shawn">
    <w15:presenceInfo w15:providerId="AD" w15:userId="S::shawn.cummings@uconn.edu::de2d00fc-0438-4d53-9dfb-ffd47e6e9224"/>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6"/>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17DA7"/>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BED"/>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5FEC"/>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97A"/>
    <w:rsid w:val="000D0C5E"/>
    <w:rsid w:val="000D0F3B"/>
    <w:rsid w:val="000D272F"/>
    <w:rsid w:val="000D2900"/>
    <w:rsid w:val="000D2AE8"/>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6AF6"/>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5A66"/>
    <w:rsid w:val="000F64C1"/>
    <w:rsid w:val="000F6929"/>
    <w:rsid w:val="000F6AAE"/>
    <w:rsid w:val="000F6C82"/>
    <w:rsid w:val="000F703D"/>
    <w:rsid w:val="000F7189"/>
    <w:rsid w:val="000F7E3A"/>
    <w:rsid w:val="00100050"/>
    <w:rsid w:val="001010D7"/>
    <w:rsid w:val="0010125D"/>
    <w:rsid w:val="001016DA"/>
    <w:rsid w:val="00102065"/>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659"/>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795"/>
    <w:rsid w:val="0012585E"/>
    <w:rsid w:val="00125C73"/>
    <w:rsid w:val="0012600B"/>
    <w:rsid w:val="0012607A"/>
    <w:rsid w:val="00126506"/>
    <w:rsid w:val="001266A6"/>
    <w:rsid w:val="0012714F"/>
    <w:rsid w:val="001274CE"/>
    <w:rsid w:val="00127CB6"/>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3685"/>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C8D"/>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5E1"/>
    <w:rsid w:val="00182C92"/>
    <w:rsid w:val="00182C9F"/>
    <w:rsid w:val="00184017"/>
    <w:rsid w:val="00184E62"/>
    <w:rsid w:val="0018520A"/>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A7C43"/>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3148"/>
    <w:rsid w:val="001D41C5"/>
    <w:rsid w:val="001D4477"/>
    <w:rsid w:val="001D4999"/>
    <w:rsid w:val="001D4B6F"/>
    <w:rsid w:val="001D4F94"/>
    <w:rsid w:val="001D50A3"/>
    <w:rsid w:val="001D5902"/>
    <w:rsid w:val="001D5B52"/>
    <w:rsid w:val="001D5BB2"/>
    <w:rsid w:val="001D653F"/>
    <w:rsid w:val="001D660D"/>
    <w:rsid w:val="001D68CE"/>
    <w:rsid w:val="001D6B55"/>
    <w:rsid w:val="001D6E54"/>
    <w:rsid w:val="001D72AF"/>
    <w:rsid w:val="001D72E3"/>
    <w:rsid w:val="001D7E4C"/>
    <w:rsid w:val="001E0131"/>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3C86"/>
    <w:rsid w:val="001F48C5"/>
    <w:rsid w:val="001F4F5F"/>
    <w:rsid w:val="001F4F94"/>
    <w:rsid w:val="001F5610"/>
    <w:rsid w:val="001F58E3"/>
    <w:rsid w:val="001F5AD0"/>
    <w:rsid w:val="001F5ED9"/>
    <w:rsid w:val="001F699B"/>
    <w:rsid w:val="001F769C"/>
    <w:rsid w:val="001F7890"/>
    <w:rsid w:val="001F7F14"/>
    <w:rsid w:val="0020005B"/>
    <w:rsid w:val="00200A5D"/>
    <w:rsid w:val="00200E6C"/>
    <w:rsid w:val="002010AC"/>
    <w:rsid w:val="0020154B"/>
    <w:rsid w:val="00201A5C"/>
    <w:rsid w:val="00202520"/>
    <w:rsid w:val="0020289A"/>
    <w:rsid w:val="00202A9D"/>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698"/>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48"/>
    <w:rsid w:val="002215D9"/>
    <w:rsid w:val="002227B9"/>
    <w:rsid w:val="002229A8"/>
    <w:rsid w:val="00222D3F"/>
    <w:rsid w:val="00222E31"/>
    <w:rsid w:val="00223044"/>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87D"/>
    <w:rsid w:val="00261EF5"/>
    <w:rsid w:val="002620F3"/>
    <w:rsid w:val="00262BB0"/>
    <w:rsid w:val="00263138"/>
    <w:rsid w:val="002632E1"/>
    <w:rsid w:val="0026439B"/>
    <w:rsid w:val="00264D2A"/>
    <w:rsid w:val="00264FD3"/>
    <w:rsid w:val="002655E6"/>
    <w:rsid w:val="00265665"/>
    <w:rsid w:val="00265EBB"/>
    <w:rsid w:val="002667AD"/>
    <w:rsid w:val="00266E8D"/>
    <w:rsid w:val="00271564"/>
    <w:rsid w:val="00271815"/>
    <w:rsid w:val="00271877"/>
    <w:rsid w:val="00271B47"/>
    <w:rsid w:val="00271CA0"/>
    <w:rsid w:val="00271CBB"/>
    <w:rsid w:val="00272685"/>
    <w:rsid w:val="00272A78"/>
    <w:rsid w:val="00272CDC"/>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23"/>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329"/>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448"/>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37C"/>
    <w:rsid w:val="00366C82"/>
    <w:rsid w:val="0036725D"/>
    <w:rsid w:val="00367282"/>
    <w:rsid w:val="003676B0"/>
    <w:rsid w:val="0036788C"/>
    <w:rsid w:val="00367B93"/>
    <w:rsid w:val="00367E7B"/>
    <w:rsid w:val="00367F72"/>
    <w:rsid w:val="00370BD8"/>
    <w:rsid w:val="00370E33"/>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6A71"/>
    <w:rsid w:val="00396A75"/>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44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0A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E79A6"/>
    <w:rsid w:val="003F013D"/>
    <w:rsid w:val="003F05A5"/>
    <w:rsid w:val="003F0AD4"/>
    <w:rsid w:val="003F0BEB"/>
    <w:rsid w:val="003F0EB6"/>
    <w:rsid w:val="003F1429"/>
    <w:rsid w:val="003F146E"/>
    <w:rsid w:val="003F172F"/>
    <w:rsid w:val="003F1A28"/>
    <w:rsid w:val="003F29E2"/>
    <w:rsid w:val="003F2D9B"/>
    <w:rsid w:val="003F30B0"/>
    <w:rsid w:val="003F33E6"/>
    <w:rsid w:val="003F3425"/>
    <w:rsid w:val="003F412D"/>
    <w:rsid w:val="003F446D"/>
    <w:rsid w:val="003F48DF"/>
    <w:rsid w:val="003F4DBF"/>
    <w:rsid w:val="003F5649"/>
    <w:rsid w:val="003F6540"/>
    <w:rsid w:val="003F66D4"/>
    <w:rsid w:val="003F680F"/>
    <w:rsid w:val="003F6A7C"/>
    <w:rsid w:val="003F6B92"/>
    <w:rsid w:val="003F7188"/>
    <w:rsid w:val="003F7754"/>
    <w:rsid w:val="003F7B00"/>
    <w:rsid w:val="003F7BB9"/>
    <w:rsid w:val="00400551"/>
    <w:rsid w:val="004009F9"/>
    <w:rsid w:val="00400FD3"/>
    <w:rsid w:val="004012DF"/>
    <w:rsid w:val="004031EF"/>
    <w:rsid w:val="0040378F"/>
    <w:rsid w:val="00403DC3"/>
    <w:rsid w:val="004046BF"/>
    <w:rsid w:val="0040492F"/>
    <w:rsid w:val="00404C82"/>
    <w:rsid w:val="00404EFF"/>
    <w:rsid w:val="00406201"/>
    <w:rsid w:val="00406945"/>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4593"/>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2B6"/>
    <w:rsid w:val="004269B1"/>
    <w:rsid w:val="004271BA"/>
    <w:rsid w:val="0042736A"/>
    <w:rsid w:val="00427874"/>
    <w:rsid w:val="004279AE"/>
    <w:rsid w:val="00427FC5"/>
    <w:rsid w:val="004300C5"/>
    <w:rsid w:val="00430499"/>
    <w:rsid w:val="004309B2"/>
    <w:rsid w:val="00430E20"/>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50E1B"/>
    <w:rsid w:val="004514E7"/>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10D"/>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4B1"/>
    <w:rsid w:val="004C55FD"/>
    <w:rsid w:val="004C63E3"/>
    <w:rsid w:val="004C65F4"/>
    <w:rsid w:val="004C6656"/>
    <w:rsid w:val="004C6A3E"/>
    <w:rsid w:val="004C711B"/>
    <w:rsid w:val="004C799C"/>
    <w:rsid w:val="004C7F9F"/>
    <w:rsid w:val="004D065A"/>
    <w:rsid w:val="004D0829"/>
    <w:rsid w:val="004D1004"/>
    <w:rsid w:val="004D1D86"/>
    <w:rsid w:val="004D2109"/>
    <w:rsid w:val="004D2952"/>
    <w:rsid w:val="004D2F20"/>
    <w:rsid w:val="004D3209"/>
    <w:rsid w:val="004D427B"/>
    <w:rsid w:val="004D5065"/>
    <w:rsid w:val="004D603A"/>
    <w:rsid w:val="004D6B2E"/>
    <w:rsid w:val="004D6ED1"/>
    <w:rsid w:val="004D72C2"/>
    <w:rsid w:val="004D7307"/>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343"/>
    <w:rsid w:val="004F24FE"/>
    <w:rsid w:val="004F261E"/>
    <w:rsid w:val="004F2732"/>
    <w:rsid w:val="004F276B"/>
    <w:rsid w:val="004F2C52"/>
    <w:rsid w:val="004F30A9"/>
    <w:rsid w:val="004F3893"/>
    <w:rsid w:val="004F3921"/>
    <w:rsid w:val="004F39F3"/>
    <w:rsid w:val="004F4227"/>
    <w:rsid w:val="004F4248"/>
    <w:rsid w:val="004F4250"/>
    <w:rsid w:val="004F4416"/>
    <w:rsid w:val="004F51B3"/>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0B7"/>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72"/>
    <w:rsid w:val="00584DF3"/>
    <w:rsid w:val="0058587A"/>
    <w:rsid w:val="00585BA3"/>
    <w:rsid w:val="00585FBA"/>
    <w:rsid w:val="00586576"/>
    <w:rsid w:val="00586846"/>
    <w:rsid w:val="005868E6"/>
    <w:rsid w:val="005878C4"/>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78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440"/>
    <w:rsid w:val="005B687D"/>
    <w:rsid w:val="005B69F1"/>
    <w:rsid w:val="005B7445"/>
    <w:rsid w:val="005C0229"/>
    <w:rsid w:val="005C0E5E"/>
    <w:rsid w:val="005C0F04"/>
    <w:rsid w:val="005C170E"/>
    <w:rsid w:val="005C1B22"/>
    <w:rsid w:val="005C205B"/>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5B0"/>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B77"/>
    <w:rsid w:val="00601F7E"/>
    <w:rsid w:val="0060226B"/>
    <w:rsid w:val="0060321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17E9C"/>
    <w:rsid w:val="0062059C"/>
    <w:rsid w:val="00620763"/>
    <w:rsid w:val="00620961"/>
    <w:rsid w:val="00620BEF"/>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589"/>
    <w:rsid w:val="00640A55"/>
    <w:rsid w:val="00640BE9"/>
    <w:rsid w:val="00641E18"/>
    <w:rsid w:val="0064259B"/>
    <w:rsid w:val="006435AD"/>
    <w:rsid w:val="006437C1"/>
    <w:rsid w:val="00643B03"/>
    <w:rsid w:val="00643D04"/>
    <w:rsid w:val="00644431"/>
    <w:rsid w:val="00644620"/>
    <w:rsid w:val="00644F84"/>
    <w:rsid w:val="00645976"/>
    <w:rsid w:val="00646752"/>
    <w:rsid w:val="00646CAD"/>
    <w:rsid w:val="0064750A"/>
    <w:rsid w:val="006479D2"/>
    <w:rsid w:val="00647CE5"/>
    <w:rsid w:val="006504D3"/>
    <w:rsid w:val="00650954"/>
    <w:rsid w:val="00651041"/>
    <w:rsid w:val="00651EA0"/>
    <w:rsid w:val="006525C3"/>
    <w:rsid w:val="00652B9D"/>
    <w:rsid w:val="00652EE4"/>
    <w:rsid w:val="00653072"/>
    <w:rsid w:val="00653259"/>
    <w:rsid w:val="006544C3"/>
    <w:rsid w:val="006544EE"/>
    <w:rsid w:val="00654AE4"/>
    <w:rsid w:val="00654BA1"/>
    <w:rsid w:val="00654C0F"/>
    <w:rsid w:val="00655088"/>
    <w:rsid w:val="00655A96"/>
    <w:rsid w:val="00655E6E"/>
    <w:rsid w:val="006560D6"/>
    <w:rsid w:val="00656761"/>
    <w:rsid w:val="006568E4"/>
    <w:rsid w:val="00656E91"/>
    <w:rsid w:val="00657195"/>
    <w:rsid w:val="006574C5"/>
    <w:rsid w:val="00657B41"/>
    <w:rsid w:val="00657FEB"/>
    <w:rsid w:val="0066093F"/>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543"/>
    <w:rsid w:val="006857B3"/>
    <w:rsid w:val="00685872"/>
    <w:rsid w:val="00685DBC"/>
    <w:rsid w:val="006861A3"/>
    <w:rsid w:val="00686BE1"/>
    <w:rsid w:val="00686DEE"/>
    <w:rsid w:val="00687D86"/>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4AF"/>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3972"/>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E77BD"/>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3C2B"/>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47F"/>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1B7"/>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9E"/>
    <w:rsid w:val="00775AAC"/>
    <w:rsid w:val="00775B1C"/>
    <w:rsid w:val="007762C1"/>
    <w:rsid w:val="007763C2"/>
    <w:rsid w:val="0077717C"/>
    <w:rsid w:val="00777930"/>
    <w:rsid w:val="00780652"/>
    <w:rsid w:val="007809B1"/>
    <w:rsid w:val="00780D3B"/>
    <w:rsid w:val="0078127D"/>
    <w:rsid w:val="00781293"/>
    <w:rsid w:val="00781B12"/>
    <w:rsid w:val="00781C19"/>
    <w:rsid w:val="0078334D"/>
    <w:rsid w:val="00783BAB"/>
    <w:rsid w:val="007849A8"/>
    <w:rsid w:val="00784C53"/>
    <w:rsid w:val="00784EF1"/>
    <w:rsid w:val="00785B96"/>
    <w:rsid w:val="00786987"/>
    <w:rsid w:val="00786B88"/>
    <w:rsid w:val="00787D32"/>
    <w:rsid w:val="0079033F"/>
    <w:rsid w:val="00790F2D"/>
    <w:rsid w:val="007913D3"/>
    <w:rsid w:val="00791641"/>
    <w:rsid w:val="007917CB"/>
    <w:rsid w:val="00791DD5"/>
    <w:rsid w:val="00791F7D"/>
    <w:rsid w:val="0079239F"/>
    <w:rsid w:val="00792976"/>
    <w:rsid w:val="00792EE5"/>
    <w:rsid w:val="00793070"/>
    <w:rsid w:val="0079309B"/>
    <w:rsid w:val="00793755"/>
    <w:rsid w:val="007937E7"/>
    <w:rsid w:val="00793A36"/>
    <w:rsid w:val="00793A6D"/>
    <w:rsid w:val="007944D2"/>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E4D"/>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DCF"/>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10A"/>
    <w:rsid w:val="007E037D"/>
    <w:rsid w:val="007E0869"/>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04A"/>
    <w:rsid w:val="0080614C"/>
    <w:rsid w:val="008064FC"/>
    <w:rsid w:val="00807410"/>
    <w:rsid w:val="00807CC8"/>
    <w:rsid w:val="00807DA7"/>
    <w:rsid w:val="0081004E"/>
    <w:rsid w:val="0081007F"/>
    <w:rsid w:val="00810134"/>
    <w:rsid w:val="00810232"/>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143"/>
    <w:rsid w:val="008376DA"/>
    <w:rsid w:val="0083781D"/>
    <w:rsid w:val="0083797A"/>
    <w:rsid w:val="00837E30"/>
    <w:rsid w:val="0084004E"/>
    <w:rsid w:val="00840D63"/>
    <w:rsid w:val="00841006"/>
    <w:rsid w:val="00841782"/>
    <w:rsid w:val="00841B7F"/>
    <w:rsid w:val="00841BE2"/>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534"/>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2A86"/>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362"/>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B7104"/>
    <w:rsid w:val="008C0194"/>
    <w:rsid w:val="008C0388"/>
    <w:rsid w:val="008C22FD"/>
    <w:rsid w:val="008C3371"/>
    <w:rsid w:val="008C358F"/>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67E"/>
    <w:rsid w:val="008F0E74"/>
    <w:rsid w:val="008F121D"/>
    <w:rsid w:val="008F12B3"/>
    <w:rsid w:val="008F2068"/>
    <w:rsid w:val="008F2189"/>
    <w:rsid w:val="008F2203"/>
    <w:rsid w:val="008F2978"/>
    <w:rsid w:val="008F3194"/>
    <w:rsid w:val="008F3AD1"/>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6731"/>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292E"/>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0D6D"/>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3FE"/>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0C7"/>
    <w:rsid w:val="009E5819"/>
    <w:rsid w:val="009E5B00"/>
    <w:rsid w:val="009E5EEA"/>
    <w:rsid w:val="009E6F5A"/>
    <w:rsid w:val="009E77E5"/>
    <w:rsid w:val="009F036D"/>
    <w:rsid w:val="009F0503"/>
    <w:rsid w:val="009F0F8D"/>
    <w:rsid w:val="009F11F4"/>
    <w:rsid w:val="009F15D4"/>
    <w:rsid w:val="009F1C22"/>
    <w:rsid w:val="009F3BB5"/>
    <w:rsid w:val="009F3DC2"/>
    <w:rsid w:val="009F4070"/>
    <w:rsid w:val="009F4787"/>
    <w:rsid w:val="009F54C0"/>
    <w:rsid w:val="009F5737"/>
    <w:rsid w:val="009F5A93"/>
    <w:rsid w:val="009F6383"/>
    <w:rsid w:val="009F64BB"/>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295"/>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2EDF"/>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72C"/>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0995"/>
    <w:rsid w:val="00B016D3"/>
    <w:rsid w:val="00B0174F"/>
    <w:rsid w:val="00B018CE"/>
    <w:rsid w:val="00B01981"/>
    <w:rsid w:val="00B02C09"/>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26C3"/>
    <w:rsid w:val="00B42E3E"/>
    <w:rsid w:val="00B431F3"/>
    <w:rsid w:val="00B434DE"/>
    <w:rsid w:val="00B4353B"/>
    <w:rsid w:val="00B43857"/>
    <w:rsid w:val="00B43FC6"/>
    <w:rsid w:val="00B444C7"/>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6FA2"/>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302B"/>
    <w:rsid w:val="00B64AAB"/>
    <w:rsid w:val="00B6515E"/>
    <w:rsid w:val="00B6523E"/>
    <w:rsid w:val="00B6560C"/>
    <w:rsid w:val="00B65998"/>
    <w:rsid w:val="00B66F9D"/>
    <w:rsid w:val="00B671BD"/>
    <w:rsid w:val="00B671D3"/>
    <w:rsid w:val="00B678F4"/>
    <w:rsid w:val="00B67F52"/>
    <w:rsid w:val="00B70A54"/>
    <w:rsid w:val="00B70A91"/>
    <w:rsid w:val="00B70B39"/>
    <w:rsid w:val="00B70CD5"/>
    <w:rsid w:val="00B71026"/>
    <w:rsid w:val="00B718C4"/>
    <w:rsid w:val="00B71F1F"/>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39A"/>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3E54"/>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39"/>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12C"/>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62"/>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1FFD"/>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131"/>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84B"/>
    <w:rsid w:val="00C77992"/>
    <w:rsid w:val="00C779AB"/>
    <w:rsid w:val="00C779D7"/>
    <w:rsid w:val="00C8050F"/>
    <w:rsid w:val="00C80E05"/>
    <w:rsid w:val="00C818BF"/>
    <w:rsid w:val="00C81999"/>
    <w:rsid w:val="00C81A1C"/>
    <w:rsid w:val="00C81AD5"/>
    <w:rsid w:val="00C81F1A"/>
    <w:rsid w:val="00C827F9"/>
    <w:rsid w:val="00C83592"/>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2DDD"/>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3B93"/>
    <w:rsid w:val="00CD4B03"/>
    <w:rsid w:val="00CD525C"/>
    <w:rsid w:val="00CD529F"/>
    <w:rsid w:val="00CD5553"/>
    <w:rsid w:val="00CD5692"/>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1A3"/>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126"/>
    <w:rsid w:val="00D30C78"/>
    <w:rsid w:val="00D30ED2"/>
    <w:rsid w:val="00D314D3"/>
    <w:rsid w:val="00D31870"/>
    <w:rsid w:val="00D31A1F"/>
    <w:rsid w:val="00D31B79"/>
    <w:rsid w:val="00D320FC"/>
    <w:rsid w:val="00D32396"/>
    <w:rsid w:val="00D3249E"/>
    <w:rsid w:val="00D326A5"/>
    <w:rsid w:val="00D3485E"/>
    <w:rsid w:val="00D35F3F"/>
    <w:rsid w:val="00D362FB"/>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56D"/>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7C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6D88"/>
    <w:rsid w:val="00D778B5"/>
    <w:rsid w:val="00D8035D"/>
    <w:rsid w:val="00D80534"/>
    <w:rsid w:val="00D81014"/>
    <w:rsid w:val="00D81252"/>
    <w:rsid w:val="00D816D4"/>
    <w:rsid w:val="00D816FF"/>
    <w:rsid w:val="00D81744"/>
    <w:rsid w:val="00D819A1"/>
    <w:rsid w:val="00D81A2F"/>
    <w:rsid w:val="00D81E2A"/>
    <w:rsid w:val="00D81E87"/>
    <w:rsid w:val="00D82695"/>
    <w:rsid w:val="00D82B99"/>
    <w:rsid w:val="00D82BD3"/>
    <w:rsid w:val="00D8329D"/>
    <w:rsid w:val="00D83661"/>
    <w:rsid w:val="00D83BCC"/>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29C"/>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5A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8A"/>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2F4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182"/>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039"/>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3B58"/>
    <w:rsid w:val="00E543D9"/>
    <w:rsid w:val="00E54506"/>
    <w:rsid w:val="00E55D3A"/>
    <w:rsid w:val="00E56116"/>
    <w:rsid w:val="00E56259"/>
    <w:rsid w:val="00E562F3"/>
    <w:rsid w:val="00E56900"/>
    <w:rsid w:val="00E56A0A"/>
    <w:rsid w:val="00E56C12"/>
    <w:rsid w:val="00E56EC3"/>
    <w:rsid w:val="00E57091"/>
    <w:rsid w:val="00E57C79"/>
    <w:rsid w:val="00E60068"/>
    <w:rsid w:val="00E60326"/>
    <w:rsid w:val="00E6070C"/>
    <w:rsid w:val="00E60878"/>
    <w:rsid w:val="00E60AE3"/>
    <w:rsid w:val="00E610B2"/>
    <w:rsid w:val="00E616B2"/>
    <w:rsid w:val="00E617BE"/>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6B78"/>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0BA"/>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D2"/>
    <w:rsid w:val="00EC3AF3"/>
    <w:rsid w:val="00EC4052"/>
    <w:rsid w:val="00EC41F6"/>
    <w:rsid w:val="00EC42CF"/>
    <w:rsid w:val="00EC4607"/>
    <w:rsid w:val="00EC4F6D"/>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AC2"/>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2"/>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AE8"/>
    <w:rsid w:val="00F94C21"/>
    <w:rsid w:val="00F95564"/>
    <w:rsid w:val="00F95E93"/>
    <w:rsid w:val="00F96467"/>
    <w:rsid w:val="00F96578"/>
    <w:rsid w:val="00F966CD"/>
    <w:rsid w:val="00F96889"/>
    <w:rsid w:val="00F9695B"/>
    <w:rsid w:val="00F96F6A"/>
    <w:rsid w:val="00F96FEC"/>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178497864">
      <w:bodyDiv w:val="1"/>
      <w:marLeft w:val="0"/>
      <w:marRight w:val="0"/>
      <w:marTop w:val="0"/>
      <w:marBottom w:val="0"/>
      <w:divBdr>
        <w:top w:val="none" w:sz="0" w:space="0" w:color="auto"/>
        <w:left w:val="none" w:sz="0" w:space="0" w:color="auto"/>
        <w:bottom w:val="none" w:sz="0" w:space="0" w:color="auto"/>
        <w:right w:val="none" w:sz="0" w:space="0" w:color="auto"/>
      </w:divBdr>
      <w:divsChild>
        <w:div w:id="913659489">
          <w:marLeft w:val="0"/>
          <w:marRight w:val="0"/>
          <w:marTop w:val="0"/>
          <w:marBottom w:val="0"/>
          <w:divBdr>
            <w:top w:val="none" w:sz="0" w:space="0" w:color="auto"/>
            <w:left w:val="none" w:sz="0" w:space="0" w:color="auto"/>
            <w:bottom w:val="none" w:sz="0" w:space="0" w:color="auto"/>
            <w:right w:val="none" w:sz="0" w:space="0" w:color="auto"/>
          </w:divBdr>
        </w:div>
        <w:div w:id="1483231284">
          <w:marLeft w:val="0"/>
          <w:marRight w:val="0"/>
          <w:marTop w:val="0"/>
          <w:marBottom w:val="0"/>
          <w:divBdr>
            <w:top w:val="none" w:sz="0" w:space="0" w:color="auto"/>
            <w:left w:val="none" w:sz="0" w:space="0" w:color="auto"/>
            <w:bottom w:val="none" w:sz="0" w:space="0" w:color="auto"/>
            <w:right w:val="none" w:sz="0" w:space="0" w:color="auto"/>
          </w:divBdr>
        </w:div>
        <w:div w:id="143160953">
          <w:marLeft w:val="0"/>
          <w:marRight w:val="0"/>
          <w:marTop w:val="0"/>
          <w:marBottom w:val="0"/>
          <w:divBdr>
            <w:top w:val="none" w:sz="0" w:space="0" w:color="auto"/>
            <w:left w:val="none" w:sz="0" w:space="0" w:color="auto"/>
            <w:bottom w:val="none" w:sz="0" w:space="0" w:color="auto"/>
            <w:right w:val="none" w:sz="0" w:space="0" w:color="auto"/>
          </w:divBdr>
        </w:div>
        <w:div w:id="720590068">
          <w:marLeft w:val="0"/>
          <w:marRight w:val="0"/>
          <w:marTop w:val="0"/>
          <w:marBottom w:val="0"/>
          <w:divBdr>
            <w:top w:val="none" w:sz="0" w:space="0" w:color="auto"/>
            <w:left w:val="none" w:sz="0" w:space="0" w:color="auto"/>
            <w:bottom w:val="none" w:sz="0" w:space="0" w:color="auto"/>
            <w:right w:val="none" w:sz="0" w:space="0" w:color="auto"/>
          </w:divBdr>
        </w:div>
      </w:divsChild>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00084458">
      <w:bodyDiv w:val="1"/>
      <w:marLeft w:val="0"/>
      <w:marRight w:val="0"/>
      <w:marTop w:val="0"/>
      <w:marBottom w:val="0"/>
      <w:divBdr>
        <w:top w:val="none" w:sz="0" w:space="0" w:color="auto"/>
        <w:left w:val="none" w:sz="0" w:space="0" w:color="auto"/>
        <w:bottom w:val="none" w:sz="0" w:space="0" w:color="auto"/>
        <w:right w:val="none" w:sz="0" w:space="0" w:color="auto"/>
      </w:divBdr>
      <w:divsChild>
        <w:div w:id="204373252">
          <w:marLeft w:val="0"/>
          <w:marRight w:val="0"/>
          <w:marTop w:val="0"/>
          <w:marBottom w:val="0"/>
          <w:divBdr>
            <w:top w:val="none" w:sz="0" w:space="0" w:color="auto"/>
            <w:left w:val="none" w:sz="0" w:space="0" w:color="auto"/>
            <w:bottom w:val="none" w:sz="0" w:space="0" w:color="auto"/>
            <w:right w:val="none" w:sz="0" w:space="0" w:color="auto"/>
          </w:divBdr>
        </w:div>
        <w:div w:id="888298569">
          <w:marLeft w:val="0"/>
          <w:marRight w:val="0"/>
          <w:marTop w:val="0"/>
          <w:marBottom w:val="0"/>
          <w:divBdr>
            <w:top w:val="none" w:sz="0" w:space="0" w:color="auto"/>
            <w:left w:val="none" w:sz="0" w:space="0" w:color="auto"/>
            <w:bottom w:val="none" w:sz="0" w:space="0" w:color="auto"/>
            <w:right w:val="none" w:sz="0" w:space="0" w:color="auto"/>
          </w:divBdr>
        </w:div>
        <w:div w:id="1942495970">
          <w:marLeft w:val="0"/>
          <w:marRight w:val="0"/>
          <w:marTop w:val="0"/>
          <w:marBottom w:val="0"/>
          <w:divBdr>
            <w:top w:val="none" w:sz="0" w:space="0" w:color="auto"/>
            <w:left w:val="none" w:sz="0" w:space="0" w:color="auto"/>
            <w:bottom w:val="none" w:sz="0" w:space="0" w:color="auto"/>
            <w:right w:val="none" w:sz="0" w:space="0" w:color="auto"/>
          </w:divBdr>
        </w:div>
        <w:div w:id="1527669126">
          <w:marLeft w:val="0"/>
          <w:marRight w:val="0"/>
          <w:marTop w:val="0"/>
          <w:marBottom w:val="0"/>
          <w:divBdr>
            <w:top w:val="none" w:sz="0" w:space="0" w:color="auto"/>
            <w:left w:val="none" w:sz="0" w:space="0" w:color="auto"/>
            <w:bottom w:val="none" w:sz="0" w:space="0" w:color="auto"/>
            <w:right w:val="none" w:sz="0" w:space="0" w:color="auto"/>
          </w:divBdr>
        </w:div>
      </w:divsChild>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hyperlink" Target="https://github.com/hlplab/Tutorial-MTurk-experiments-via-mturkutils" TargetMode="Externa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7.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customXml/itemProps2.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45</Pages>
  <Words>11127</Words>
  <Characters>63429</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74408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Jaeger, Florian</cp:lastModifiedBy>
  <cp:revision>101</cp:revision>
  <cp:lastPrinted>2019-03-12T19:51:00Z</cp:lastPrinted>
  <dcterms:created xsi:type="dcterms:W3CDTF">2023-05-18T20:07:00Z</dcterms:created>
  <dcterms:modified xsi:type="dcterms:W3CDTF">2023-07-09T16:37:00Z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