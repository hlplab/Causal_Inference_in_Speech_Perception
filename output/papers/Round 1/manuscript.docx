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6ED7ACD1" w:rsidR="00B92F7F" w:rsidRDefault="00B92F7F" w:rsidP="003F5649">
      <w:pPr>
        <w:pStyle w:val="ListParagraph"/>
        <w:widowControl/>
        <w:numPr>
          <w:ilvl w:val="1"/>
          <w:numId w:val="32"/>
        </w:numPr>
        <w:autoSpaceDE/>
        <w:autoSpaceDN/>
        <w:adjustRightInd/>
        <w:spacing w:line="240" w:lineRule="auto"/>
        <w:jc w:val="left"/>
        <w:rPr>
          <w:ins w:id="6" w:author="Cummings, Shawn" w:date="2023-05-31T17:05:00Z"/>
        </w:rPr>
      </w:pPr>
      <w:ins w:id="7" w:author="Jaeger, Florian" w:date="2023-05-13T09:16:00Z">
        <w:del w:id="8" w:author="Cummings, Shawn" w:date="2023-05-31T17:05:00Z">
          <w:r w:rsidDel="003C30A1">
            <w:delText>Make exclusion table for Experiment 1a-c</w:delText>
          </w:r>
        </w:del>
      </w:ins>
      <w:ins w:id="9" w:author="Cummings, Shawn" w:date="2023-05-31T17:05:00Z">
        <w:r w:rsidR="003C30A1">
          <w:t>acoustic analyses</w:t>
        </w:r>
      </w:ins>
    </w:p>
    <w:p w14:paraId="6230B9B9" w14:textId="5CDB5AFD" w:rsidR="003C30A1" w:rsidRDefault="003C30A1" w:rsidP="003F5649">
      <w:pPr>
        <w:pStyle w:val="ListParagraph"/>
        <w:widowControl/>
        <w:numPr>
          <w:ilvl w:val="1"/>
          <w:numId w:val="32"/>
        </w:numPr>
        <w:autoSpaceDE/>
        <w:autoSpaceDN/>
        <w:adjustRightInd/>
        <w:spacing w:line="240" w:lineRule="auto"/>
        <w:jc w:val="left"/>
        <w:rPr>
          <w:ins w:id="10" w:author="Cummings, Shawn" w:date="2023-05-31T17:05:00Z"/>
        </w:rPr>
      </w:pPr>
      <w:proofErr w:type="spellStart"/>
      <w:ins w:id="11" w:author="Cummings, Shawn" w:date="2023-05-31T17:05:00Z">
        <w:r>
          <w:t>Occluder</w:t>
        </w:r>
        <w:proofErr w:type="spellEnd"/>
        <w:r>
          <w:t xml:space="preserve"> specifics</w:t>
        </w:r>
      </w:ins>
    </w:p>
    <w:p w14:paraId="2C1BBE1A" w14:textId="5EABD268" w:rsidR="003C30A1" w:rsidRDefault="003C30A1" w:rsidP="003F5649">
      <w:pPr>
        <w:pStyle w:val="ListParagraph"/>
        <w:widowControl/>
        <w:numPr>
          <w:ilvl w:val="1"/>
          <w:numId w:val="32"/>
        </w:numPr>
        <w:autoSpaceDE/>
        <w:autoSpaceDN/>
        <w:adjustRightInd/>
        <w:spacing w:line="240" w:lineRule="auto"/>
        <w:jc w:val="left"/>
        <w:rPr>
          <w:ins w:id="12" w:author="Jaeger, Florian" w:date="2023-05-13T09:15:00Z"/>
        </w:rPr>
      </w:pPr>
      <w:ins w:id="13" w:author="Cummings, Shawn" w:date="2023-05-31T17:05:00Z">
        <w:r>
          <w:t xml:space="preserve">Logic against </w:t>
        </w:r>
      </w:ins>
      <w:ins w:id="14" w:author="Cummings, Shawn" w:date="2023-05-31T17:06:00Z">
        <w:r>
          <w:t xml:space="preserve">‘pen as </w:t>
        </w:r>
        <w:proofErr w:type="spellStart"/>
        <w:r>
          <w:t>occluder</w:t>
        </w:r>
        <w:proofErr w:type="spellEnd"/>
        <w:r>
          <w:t>’</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15" w:author="Jaeger, Florian" w:date="2023-05-13T09:15:00Z"/>
        </w:rPr>
      </w:pPr>
      <w:ins w:id="16"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7" w:author="Jaeger, Florian" w:date="2023-05-13T09:15:00Z"/>
        </w:rPr>
      </w:pPr>
      <w:ins w:id="18" w:author="Jaeger, Florian" w:date="2023-05-13T09:15:00Z">
        <w:r>
          <w:t>Update websi</w:t>
        </w:r>
      </w:ins>
      <w:ins w:id="19"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20" w:author="Jaeger, Florian" w:date="2023-05-13T09:15:00Z"/>
        </w:rPr>
      </w:pPr>
      <w:ins w:id="21"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22" w:author="Cummings, Shawn" w:date="2023-05-22T13:33:00Z"/>
        </w:rPr>
      </w:pPr>
      <w:ins w:id="23" w:author="Jaeger, Florian" w:date="2023-05-13T09:14:00Z">
        <w:r w:rsidRPr="00B92F7F">
          <w:t xml:space="preserve">Run analyses for experiment 1a-c </w:t>
        </w:r>
      </w:ins>
      <w:ins w:id="24" w:author="Jaeger, Florian" w:date="2023-05-13T09:15:00Z">
        <w:r w:rsidRPr="00B92F7F">
          <w:t xml:space="preserve">with </w:t>
        </w:r>
        <w:proofErr w:type="spellStart"/>
        <w:r w:rsidRPr="00B92F7F">
          <w:t>mo</w:t>
        </w:r>
        <w:proofErr w:type="spellEnd"/>
        <w:r w:rsidRPr="00B92F7F">
          <w:t>() (potential problem: interpretation of main effects, etc.)</w:t>
        </w:r>
      </w:ins>
    </w:p>
    <w:p w14:paraId="6C821AB1" w14:textId="77777777" w:rsidR="00DF2F44" w:rsidRDefault="00DF2F44">
      <w:pPr>
        <w:widowControl/>
        <w:autoSpaceDE/>
        <w:autoSpaceDN/>
        <w:adjustRightInd/>
        <w:spacing w:line="240" w:lineRule="auto"/>
        <w:ind w:firstLine="0"/>
        <w:jc w:val="left"/>
        <w:rPr>
          <w:ins w:id="25" w:author="Cummings, Shawn" w:date="2023-05-30T22:06:00Z"/>
          <w:b/>
          <w:bCs/>
        </w:rPr>
      </w:pPr>
      <w:ins w:id="26" w:author="Cummings, Shawn" w:date="2023-05-30T22:06:00Z">
        <w:r>
          <w:rPr>
            <w:b/>
            <w:bCs/>
          </w:rPr>
          <w:br w:type="page"/>
        </w:r>
      </w:ins>
    </w:p>
    <w:p w14:paraId="6E4D4CA4" w14:textId="434C9878" w:rsidR="00B92F7F" w:rsidRPr="00B92F7F" w:rsidDel="00DF2F44" w:rsidRDefault="003F5649">
      <w:pPr>
        <w:pStyle w:val="ListParagraph"/>
        <w:widowControl/>
        <w:numPr>
          <w:ilvl w:val="1"/>
          <w:numId w:val="32"/>
        </w:numPr>
        <w:autoSpaceDE/>
        <w:autoSpaceDN/>
        <w:adjustRightInd/>
        <w:spacing w:line="240" w:lineRule="auto"/>
        <w:jc w:val="left"/>
        <w:rPr>
          <w:ins w:id="27" w:author="Jaeger, Florian" w:date="2023-05-13T09:13:00Z"/>
          <w:del w:id="28" w:author="Cummings, Shawn" w:date="2023-05-30T22:06:00Z"/>
        </w:rPr>
        <w:pPrChange w:id="29" w:author="Jaeger, Florian" w:date="2023-05-22T16:28:00Z">
          <w:pPr>
            <w:pStyle w:val="ListParagraph"/>
            <w:widowControl/>
            <w:numPr>
              <w:numId w:val="32"/>
            </w:numPr>
            <w:autoSpaceDE/>
            <w:autoSpaceDN/>
            <w:adjustRightInd/>
            <w:spacing w:line="240" w:lineRule="auto"/>
            <w:ind w:hanging="360"/>
            <w:jc w:val="left"/>
          </w:pPr>
        </w:pPrChange>
      </w:pPr>
      <w:commentRangeStart w:id="30"/>
      <w:commentRangeEnd w:id="30"/>
      <w:del w:id="31" w:author="Cummings, Shawn" w:date="2023-05-30T22:06:00Z">
        <w:r w:rsidDel="00DF2F44">
          <w:rPr>
            <w:rStyle w:val="CommentReference"/>
          </w:rPr>
          <w:lastRenderedPageBreak/>
          <w:commentReference w:id="30"/>
        </w:r>
      </w:del>
      <w:ins w:id="32" w:author="Jaeger, Florian" w:date="2023-05-13T09:13:00Z">
        <w:del w:id="33" w:author="Cummings, Shawn" w:date="2023-05-30T22:06:00Z">
          <w:r w:rsidR="00B92F7F" w:rsidRPr="00B92F7F" w:rsidDel="00DF2F44">
            <w:br w:type="page"/>
          </w:r>
        </w:del>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w:t>
      </w:r>
      <w:proofErr w:type="spellStart"/>
      <w:r w:rsidR="001E23A1" w:rsidRPr="00ED3418">
        <w:rPr>
          <w:szCs w:val="22"/>
        </w:rPr>
        <w:t>Bilski</w:t>
      </w:r>
      <w:proofErr w:type="spellEnd"/>
      <w:r w:rsidR="001E23A1" w:rsidRPr="00ED3418">
        <w:rPr>
          <w:szCs w:val="22"/>
        </w:rPr>
        <w:t xml:space="preserve">-Mayer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proofErr w:type="spellStart"/>
      <w:r w:rsidR="003F5649" w:rsidRPr="00ED3418">
        <w:rPr>
          <w:szCs w:val="22"/>
        </w:rPr>
        <w:t>by</w:t>
      </w:r>
      <w:proofErr w:type="spellEnd"/>
      <w:r w:rsidR="003F5649" w:rsidRPr="00ED3418">
        <w:rPr>
          <w:szCs w:val="22"/>
        </w:rPr>
        <w:t xml:space="preserve"> Sebastian Schuster</w:t>
      </w:r>
      <w:r w:rsidR="003F5649">
        <w:rPr>
          <w:szCs w:val="22"/>
        </w:rPr>
        <w:t xml:space="preserve"> (ALPs Lab, Stanford); </w:t>
      </w:r>
      <w:r w:rsidR="00423FF8" w:rsidRPr="00ED3418">
        <w:rPr>
          <w:szCs w:val="22"/>
        </w:rPr>
        <w:t xml:space="preserve">the </w:t>
      </w:r>
      <w:proofErr w:type="spellStart"/>
      <w:r w:rsidR="00423FF8" w:rsidRPr="00ED3418">
        <w:rPr>
          <w:szCs w:val="22"/>
        </w:rPr>
        <w:t>Javascript</w:t>
      </w:r>
      <w:proofErr w:type="spellEnd"/>
      <w:r w:rsidR="00423FF8" w:rsidRPr="00ED3418">
        <w:rPr>
          <w:szCs w:val="22"/>
        </w:rPr>
        <w:t xml:space="preserve">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34"/>
      <w:r w:rsidR="00AD0E69">
        <w:rPr>
          <w:szCs w:val="22"/>
        </w:rPr>
        <w:t>URL</w:t>
      </w:r>
      <w:commentRangeEnd w:id="34"/>
      <w:r w:rsidR="00AD0E69">
        <w:rPr>
          <w:rStyle w:val="CommentReference"/>
        </w:rPr>
        <w:commentReference w:id="34"/>
      </w:r>
      <w:r w:rsidR="00AD0E69">
        <w:rPr>
          <w:szCs w:val="22"/>
        </w:rPr>
        <w:t>)</w:t>
      </w:r>
      <w:r w:rsidR="00423FF8" w:rsidRPr="00ED3418">
        <w:rPr>
          <w:szCs w:val="22"/>
        </w:rPr>
        <w:t>.</w:t>
      </w:r>
      <w:r w:rsidR="003F5649" w:rsidDel="003F5649">
        <w:rPr>
          <w:szCs w:val="22"/>
        </w:rPr>
        <w:t xml:space="preserve"> </w:t>
      </w:r>
      <w:bookmarkStart w:id="35" w:name="OLE_LINK14"/>
      <w:bookmarkStart w:id="36" w:name="OLE_LINK15"/>
      <w:bookmarkStart w:id="37"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8"/>
      <w:commentRangeStart w:id="39"/>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35"/>
      <w:bookmarkEnd w:id="36"/>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8"/>
      <w:r w:rsidR="000922F6" w:rsidRPr="00ED3418">
        <w:rPr>
          <w:rStyle w:val="CommentReference"/>
          <w:sz w:val="22"/>
          <w:szCs w:val="22"/>
        </w:rPr>
        <w:commentReference w:id="38"/>
      </w:r>
      <w:commentRangeEnd w:id="39"/>
      <w:r w:rsidR="003F5649">
        <w:rPr>
          <w:rStyle w:val="CommentReference"/>
        </w:rPr>
        <w:commentReference w:id="39"/>
      </w:r>
    </w:p>
    <w:bookmarkEnd w:id="37"/>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40" w:author="Jaeger, Florian" w:date="2023-05-27T12:05:00Z"/>
          <w:szCs w:val="22"/>
        </w:rPr>
      </w:pPr>
      <w:r w:rsidRPr="00ED3418">
        <w:rPr>
          <w:szCs w:val="22"/>
        </w:rPr>
        <w:br w:type="page"/>
      </w:r>
    </w:p>
    <w:p w14:paraId="4DAC3B4C" w14:textId="77777777" w:rsidR="008A6F3D" w:rsidRPr="00E80486" w:rsidDel="00E80486" w:rsidRDefault="008A6F3D">
      <w:pPr>
        <w:pStyle w:val="Heading1"/>
        <w:rPr>
          <w:del w:id="41" w:author="Jaeger, Florian" w:date="2023-05-27T12:05:00Z"/>
        </w:rPr>
        <w:pPrChange w:id="42" w:author="Jaeger, Florian" w:date="2023-05-27T12:05:00Z">
          <w:pPr/>
        </w:pPrChange>
      </w:pPr>
    </w:p>
    <w:p w14:paraId="34E607E6" w14:textId="48CEDD95" w:rsidR="008A6F3D" w:rsidRPr="00ED3418" w:rsidDel="00E80486" w:rsidRDefault="00BD2D04">
      <w:pPr>
        <w:pStyle w:val="Heading1"/>
        <w:rPr>
          <w:del w:id="43" w:author="Jaeger, Florian" w:date="2023-05-27T12:05:00Z"/>
          <w:bCs/>
        </w:rPr>
        <w:pPrChange w:id="44" w:author="Jaeger, Florian" w:date="2023-05-27T12:05:00Z">
          <w:pPr/>
        </w:pPrChange>
      </w:pPr>
      <w:del w:id="45"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46"/>
        <w:r w:rsidRPr="00ED3418" w:rsidDel="00E80486">
          <w:rPr>
            <w:highlight w:val="cyan"/>
          </w:rPr>
          <w:delText>XYZ</w:delText>
        </w:r>
        <w:commentRangeEnd w:id="46"/>
        <w:r w:rsidRPr="00ED3418" w:rsidDel="00E80486">
          <w:rPr>
            <w:rStyle w:val="CommentReference"/>
            <w:sz w:val="22"/>
            <w:szCs w:val="22"/>
          </w:rPr>
          <w:commentReference w:id="46"/>
        </w:r>
        <w:r w:rsidRPr="00ED3418" w:rsidDel="00E80486">
          <w:delText>.</w:delText>
        </w:r>
        <w:r w:rsidR="0095211A" w:rsidRPr="00ED3418" w:rsidDel="00E80486">
          <w:delText xml:space="preserve"> </w:delText>
        </w:r>
      </w:del>
    </w:p>
    <w:p w14:paraId="12BE79FF" w14:textId="77777777" w:rsidR="00A91938" w:rsidRPr="00ED3418" w:rsidRDefault="00A91938">
      <w:pPr>
        <w:pStyle w:val="Heading1"/>
        <w:rPr>
          <w:sz w:val="22"/>
        </w:rPr>
        <w:pPrChange w:id="47"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w:t>
      </w:r>
      <w:proofErr w:type="spellStart"/>
      <w:r w:rsidR="000922F6" w:rsidRPr="00ED3418">
        <w:rPr>
          <w:szCs w:val="22"/>
        </w:rPr>
        <w:t>th</w:t>
      </w:r>
      <w:proofErr w:type="spellEnd"/>
      <w:r w:rsidR="000922F6" w:rsidRPr="00ED3418">
        <w:rPr>
          <w:szCs w:val="22"/>
        </w:rPr>
        <w:t>”, “s”, and “</w:t>
      </w:r>
      <w:proofErr w:type="spellStart"/>
      <w:r w:rsidR="000922F6" w:rsidRPr="00ED3418">
        <w:rPr>
          <w:szCs w:val="22"/>
        </w:rPr>
        <w:t>sh</w:t>
      </w:r>
      <w:proofErr w:type="spellEnd"/>
      <w:r w:rsidR="000922F6" w:rsidRPr="00ED3418">
        <w:rPr>
          <w:szCs w:val="22"/>
        </w:rPr>
        <w:t xml:space="preserve">”)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w:t>
      </w:r>
      <w:proofErr w:type="spellStart"/>
      <w:r w:rsidR="000922F6" w:rsidRPr="00ED3418">
        <w:rPr>
          <w:szCs w:val="22"/>
        </w:rPr>
        <w:t>sh</w:t>
      </w:r>
      <w:proofErr w:type="spellEnd"/>
      <w:r w:rsidR="000922F6" w:rsidRPr="00ED3418">
        <w:rPr>
          <w:szCs w:val="22"/>
        </w:rPr>
        <w:t xml:space="preserve">”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w:t>
      </w:r>
      <w:proofErr w:type="gramStart"/>
      <w:r w:rsidRPr="00ED3418">
        <w:rPr>
          <w:szCs w:val="22"/>
        </w:rPr>
        <w:t>e.g.</w:t>
      </w:r>
      <w:proofErr w:type="gramEnd"/>
      <w:r w:rsidRPr="00ED3418">
        <w:rPr>
          <w:szCs w:val="22"/>
        </w:rPr>
        <w:t xml:space="preserve">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8"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pPr>
        <w:pStyle w:val="Heading1"/>
        <w:rPr>
          <w:ins w:id="49" w:author="Jaeger, Florian" w:date="2023-05-27T12:04:00Z"/>
          <w:szCs w:val="22"/>
        </w:rPr>
        <w:pPrChange w:id="50" w:author="Jaeger, Florian" w:date="2023-05-27T12:05:00Z">
          <w:pPr/>
        </w:pPrChange>
      </w:pPr>
      <w:ins w:id="51" w:author="Jaeger, Florian" w:date="2023-05-27T12:04:00Z">
        <w:r w:rsidRPr="00E80486">
          <w:rPr>
            <w:sz w:val="22"/>
            <w:szCs w:val="22"/>
          </w:rPr>
          <w:t>Open science statement</w:t>
        </w:r>
      </w:ins>
    </w:p>
    <w:p w14:paraId="6C8C0BCD" w14:textId="7EB9FCE3" w:rsidR="00E80486" w:rsidRPr="00E80486" w:rsidRDefault="00E80486" w:rsidP="00E80486">
      <w:pPr>
        <w:rPr>
          <w:b/>
          <w:bCs/>
          <w:i/>
          <w:iCs/>
          <w:szCs w:val="22"/>
          <w:rPrChange w:id="52" w:author="Jaeger, Florian" w:date="2023-05-27T12:11:00Z">
            <w:rPr>
              <w:szCs w:val="22"/>
            </w:rPr>
          </w:rPrChange>
        </w:rPr>
      </w:pPr>
      <w:ins w:id="53" w:author="Jaeger, Florian" w:date="2023-05-27T12:05:00Z">
        <w:r>
          <w:rPr>
            <w:szCs w:val="22"/>
          </w:rPr>
          <w:t xml:space="preserve">All </w:t>
        </w:r>
      </w:ins>
      <w:ins w:id="54" w:author="Jaeger, Florian" w:date="2023-05-27T12:09:00Z">
        <w:r>
          <w:rPr>
            <w:szCs w:val="22"/>
          </w:rPr>
          <w:t xml:space="preserve">experimental </w:t>
        </w:r>
      </w:ins>
      <w:ins w:id="55" w:author="Jaeger, Florian" w:date="2023-05-27T12:05:00Z">
        <w:r>
          <w:rPr>
            <w:szCs w:val="22"/>
          </w:rPr>
          <w:t>materials—</w:t>
        </w:r>
      </w:ins>
      <w:ins w:id="56"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7" w:author="Jaeger, Florian" w:date="2023-05-27T12:09:00Z">
        <w:r>
          <w:rPr>
            <w:szCs w:val="22"/>
          </w:rPr>
          <w:t xml:space="preserve">lists, and trial-level data </w:t>
        </w:r>
      </w:ins>
      <w:ins w:id="58"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9" w:author="Jaeger, Florian" w:date="2023-05-27T12:11:00Z">
        <w:r>
          <w:rPr>
            <w:szCs w:val="22"/>
          </w:rPr>
          <w:t xml:space="preserve">the </w:t>
        </w:r>
      </w:ins>
      <w:ins w:id="60" w:author="Jaeger, Florian" w:date="2023-05-27T12:12:00Z">
        <w:r w:rsidRPr="00ED3418">
          <w:rPr>
            <w:szCs w:val="22"/>
          </w:rPr>
          <w:t>JavaScript</w:t>
        </w:r>
      </w:ins>
      <w:ins w:id="61" w:author="Jaeger, Florian" w:date="2023-05-27T12:05:00Z">
        <w:r w:rsidRPr="00ED3418">
          <w:rPr>
            <w:szCs w:val="22"/>
          </w:rPr>
          <w:t xml:space="preserve"> code</w:t>
        </w:r>
      </w:ins>
      <w:ins w:id="62" w:author="Jaeger, Florian" w:date="2023-05-27T12:06:00Z">
        <w:r>
          <w:rPr>
            <w:szCs w:val="22"/>
          </w:rPr>
          <w:t xml:space="preserve"> f</w:t>
        </w:r>
      </w:ins>
      <w:ins w:id="63" w:author="Jaeger, Florian" w:date="2023-05-27T12:07:00Z">
        <w:r>
          <w:rPr>
            <w:szCs w:val="22"/>
          </w:rPr>
          <w:t>or the experiments</w:t>
        </w:r>
      </w:ins>
      <w:ins w:id="64" w:author="Jaeger, Florian" w:date="2023-05-27T12:08:00Z">
        <w:r>
          <w:rPr>
            <w:szCs w:val="22"/>
          </w:rPr>
          <w:t>,</w:t>
        </w:r>
      </w:ins>
      <w:ins w:id="65" w:author="Jaeger, Florian" w:date="2023-05-27T12:07:00Z">
        <w:r>
          <w:rPr>
            <w:szCs w:val="22"/>
          </w:rPr>
          <w:t xml:space="preserve"> and the R code for analyses and visualizations</w:t>
        </w:r>
      </w:ins>
      <w:ins w:id="66" w:author="Jaeger, Florian" w:date="2023-05-27T12:08:00Z">
        <w:r>
          <w:rPr>
            <w:szCs w:val="22"/>
          </w:rPr>
          <w:t>. The latter is made available</w:t>
        </w:r>
      </w:ins>
      <w:ins w:id="67" w:author="Jaeger, Florian" w:date="2023-05-27T12:07:00Z">
        <w:r>
          <w:rPr>
            <w:szCs w:val="22"/>
          </w:rPr>
          <w:t xml:space="preserve"> in the form of a</w:t>
        </w:r>
      </w:ins>
      <w:ins w:id="68" w:author="Jaeger, Florian" w:date="2023-05-27T12:09:00Z">
        <w:r>
          <w:rPr>
            <w:szCs w:val="22"/>
          </w:rPr>
          <w:t xml:space="preserve"> </w:t>
        </w:r>
        <w:r w:rsidRPr="00ED3418">
          <w:rPr>
            <w:szCs w:val="22"/>
          </w:rPr>
          <w:t xml:space="preserve">“knittable” </w:t>
        </w:r>
      </w:ins>
      <w:ins w:id="69" w:author="Jaeger, Florian" w:date="2023-05-27T12:07:00Z">
        <w:r>
          <w:rPr>
            <w:szCs w:val="22"/>
          </w:rPr>
          <w:t xml:space="preserve">R Markdown </w:t>
        </w:r>
      </w:ins>
      <w:ins w:id="70" w:author="Jaeger, Florian" w:date="2023-05-27T12:08:00Z">
        <w:r>
          <w:rPr>
            <w:szCs w:val="22"/>
          </w:rPr>
          <w:t>(REF) document that generates the supplementary information for this article through a single click in a freely available software (R, REF; RStudio, REF).</w:t>
        </w:r>
      </w:ins>
      <w:ins w:id="71"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72" w:author="Jaeger, Florian" w:date="2023-05-27T12:11:00Z">
        <w:r>
          <w:rPr>
            <w:szCs w:val="22"/>
          </w:rPr>
          <w:t>available</w:t>
        </w:r>
      </w:ins>
      <w:ins w:id="73" w:author="Jaeger, Florian" w:date="2023-05-27T12:10:00Z">
        <w:r w:rsidRPr="00ED3418">
          <w:rPr>
            <w:szCs w:val="22"/>
          </w:rPr>
          <w:t xml:space="preserve"> at </w:t>
        </w:r>
        <w:commentRangeStart w:id="74"/>
        <w:r w:rsidRPr="00ED3418">
          <w:rPr>
            <w:szCs w:val="22"/>
            <w:highlight w:val="cyan"/>
          </w:rPr>
          <w:t>XYZ</w:t>
        </w:r>
        <w:commentRangeEnd w:id="74"/>
        <w:r w:rsidRPr="00ED3418">
          <w:rPr>
            <w:rStyle w:val="CommentReference"/>
            <w:sz w:val="22"/>
            <w:szCs w:val="22"/>
          </w:rPr>
          <w:commentReference w:id="74"/>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5"/>
      <w:r w:rsidR="00FD3AD0">
        <w:rPr>
          <w:szCs w:val="22"/>
        </w:rPr>
        <w:t>XXX</w:t>
      </w:r>
      <w:commentRangeEnd w:id="75"/>
      <w:r w:rsidR="00FD3AD0">
        <w:rPr>
          <w:rStyle w:val="CommentReference"/>
        </w:rPr>
        <w:commentReference w:id="75"/>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6"/>
      <w:r w:rsidR="00F05B25">
        <w:rPr>
          <w:szCs w:val="22"/>
        </w:rPr>
        <w:t>REFS</w:t>
      </w:r>
      <w:commentRangeEnd w:id="76"/>
      <w:r w:rsidR="00F05B25">
        <w:rPr>
          <w:rStyle w:val="CommentReference"/>
        </w:rPr>
        <w:commentReference w:id="76"/>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77" w:author="Jaeger, Florian" w:date="2023-05-27T13:27:00Z">
        <w:r w:rsidR="00D70DE7">
          <w:rPr>
            <w:szCs w:val="22"/>
          </w:rPr>
          <w:t>[</w:t>
        </w:r>
      </w:ins>
      <w:del w:id="78" w:author="Jaeger, Florian" w:date="2023-05-27T13:27:00Z">
        <w:r w:rsidR="00D037E1" w:rsidDel="00D70DE7">
          <w:rPr>
            <w:szCs w:val="22"/>
          </w:rPr>
          <w:delText>(</w:delText>
        </w:r>
      </w:del>
      <w:r w:rsidR="0066319E">
        <w:rPr>
          <w:szCs w:val="22"/>
        </w:rPr>
        <w:t>prior to articulation of the /d/-/g/ sound</w:t>
      </w:r>
      <w:ins w:id="79" w:author="Jaeger, Florian" w:date="2023-05-27T13:27:00Z">
        <w:r w:rsidR="00D70DE7">
          <w:rPr>
            <w:szCs w:val="22"/>
          </w:rPr>
          <w:t>]</w:t>
        </w:r>
      </w:ins>
      <w:del w:id="80"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81"/>
      <w:r w:rsidR="00B93163" w:rsidRPr="00ED3418">
        <w:rPr>
          <w:szCs w:val="22"/>
        </w:rPr>
        <w:t>2006</w:t>
      </w:r>
      <w:commentRangeEnd w:id="81"/>
      <w:r w:rsidR="0066319E">
        <w:rPr>
          <w:rStyle w:val="CommentReference"/>
        </w:rPr>
        <w:commentReference w:id="81"/>
      </w:r>
      <w:r w:rsidR="00B93163" w:rsidRPr="00ED3418">
        <w:rPr>
          <w:szCs w:val="22"/>
        </w:rPr>
        <w:t xml:space="preserve">). </w:t>
      </w:r>
    </w:p>
    <w:p w14:paraId="27C57315" w14:textId="40DB0126" w:rsidR="00B93163" w:rsidRPr="00ED3418" w:rsidRDefault="00244AD2" w:rsidP="00244AD2">
      <w:pPr>
        <w:rPr>
          <w:szCs w:val="22"/>
        </w:rPr>
      </w:pPr>
      <w:commentRangeStart w:id="82"/>
      <w:ins w:id="83" w:author="Jaeger, Florian" w:date="2023-05-22T16:52:00Z">
        <w:r>
          <w:rPr>
            <w:szCs w:val="22"/>
          </w:rPr>
          <w:t xml:space="preserve">To the best of our knowledge, it is an open question whether </w:t>
        </w:r>
      </w:ins>
      <w:ins w:id="84" w:author="Jaeger, Florian" w:date="2023-05-22T16:53:00Z">
        <w:r>
          <w:rPr>
            <w:szCs w:val="22"/>
          </w:rPr>
          <w:t xml:space="preserve">listeners indeed compensate  for expected effect on articulation </w:t>
        </w:r>
      </w:ins>
      <w:ins w:id="85" w:author="Jaeger, Florian" w:date="2023-05-22T16:54:00Z">
        <w:r>
          <w:rPr>
            <w:szCs w:val="22"/>
          </w:rPr>
          <w:t xml:space="preserve">of visually evident </w:t>
        </w:r>
      </w:ins>
      <w:ins w:id="86" w:author="Jaeger, Florian" w:date="2023-05-22T16:53:00Z">
        <w:r>
          <w:rPr>
            <w:szCs w:val="22"/>
          </w:rPr>
          <w:t>non-linguistic causes</w:t>
        </w:r>
      </w:ins>
      <w:ins w:id="87" w:author="Jaeger, Florian" w:date="2023-05-22T16:54:00Z">
        <w:r>
          <w:rPr>
            <w:szCs w:val="22"/>
          </w:rPr>
          <w:t>, such as kissing a loved one, or having a pen in the mouth.</w:t>
        </w:r>
      </w:ins>
      <w:moveFromRangeStart w:id="88" w:author="Jaeger, Florian" w:date="2023-05-22T16:51:00Z" w:name="move135666718"/>
      <w:moveFrom w:id="89" w:author="Jaeger, Florian" w:date="2023-05-22T16:51:00Z">
        <w:del w:id="90"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8"/>
      <w:del w:id="91"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82"/>
      <w:r>
        <w:rPr>
          <w:rStyle w:val="CommentReference"/>
        </w:rPr>
        <w:commentReference w:id="82"/>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Audio was dubbed onto video of a young female talker holding a pen</w:t>
      </w:r>
      <w:del w:id="92"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93"/>
      <w:commentRangeStart w:id="94"/>
      <w:r w:rsidR="00C161C5" w:rsidRPr="00ED3418">
        <w:rPr>
          <w:szCs w:val="22"/>
        </w:rPr>
        <w:t xml:space="preserve">thought the talker in the video </w:t>
      </w:r>
      <w:r w:rsidR="00D037E1">
        <w:rPr>
          <w:szCs w:val="22"/>
        </w:rPr>
        <w:t>said</w:t>
      </w:r>
      <w:r w:rsidR="000079D6" w:rsidRPr="00ED3418">
        <w:rPr>
          <w:szCs w:val="22"/>
        </w:rPr>
        <w:t xml:space="preserve"> </w:t>
      </w:r>
      <w:commentRangeEnd w:id="93"/>
      <w:r w:rsidR="00D037E1">
        <w:rPr>
          <w:rStyle w:val="CommentReference"/>
        </w:rPr>
        <w:commentReference w:id="93"/>
      </w:r>
      <w:commentRangeEnd w:id="94"/>
      <w:r w:rsidR="003F5649">
        <w:rPr>
          <w:rStyle w:val="CommentReference"/>
        </w:rPr>
        <w:commentReference w:id="94"/>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95"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95"/>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del w:id="96" w:author="Cummings, Shawn" w:date="2023-05-30T22:07:00Z">
        <w:r w:rsidRPr="00DF2F44" w:rsidDel="00DF2F44">
          <w:rPr>
            <w:i w:val="0"/>
            <w:iCs w:val="0"/>
            <w:szCs w:val="22"/>
            <w:rPrChange w:id="97" w:author="Cummings, Shawn" w:date="2023-05-30T22:07:00Z">
              <w:rPr>
                <w:szCs w:val="22"/>
              </w:rPr>
            </w:rPrChange>
          </w:rPr>
          <w:delText>“</w:delText>
        </w:r>
      </w:del>
      <w:proofErr w:type="spellStart"/>
      <w:r w:rsidRPr="00DF2F44">
        <w:rPr>
          <w:i w:val="0"/>
          <w:iCs w:val="0"/>
          <w:szCs w:val="22"/>
          <w:rPrChange w:id="98" w:author="Cummings, Shawn" w:date="2023-05-30T22:07:00Z">
            <w:rPr>
              <w:szCs w:val="22"/>
            </w:rPr>
          </w:rPrChange>
        </w:rPr>
        <w:t>asi</w:t>
      </w:r>
      <w:proofErr w:type="spellEnd"/>
      <w:del w:id="99" w:author="Cummings, Shawn" w:date="2023-05-30T22:07:00Z">
        <w:r w:rsidRPr="00ED3418" w:rsidDel="00DF2F44">
          <w:rPr>
            <w:szCs w:val="22"/>
          </w:rPr>
          <w:delText>”</w:delText>
        </w:r>
      </w:del>
      <w:r w:rsidRPr="00ED3418">
        <w:rPr>
          <w:szCs w:val="22"/>
        </w:rPr>
        <w:t xml:space="preserve"> to </w:t>
      </w:r>
      <w:del w:id="100" w:author="Cummings, Shawn" w:date="2023-05-30T22:07:00Z">
        <w:r w:rsidRPr="00DF2F44" w:rsidDel="00DF2F44">
          <w:rPr>
            <w:i w:val="0"/>
            <w:iCs w:val="0"/>
            <w:szCs w:val="22"/>
            <w:rPrChange w:id="101" w:author="Cummings, Shawn" w:date="2023-05-30T22:07:00Z">
              <w:rPr>
                <w:szCs w:val="22"/>
              </w:rPr>
            </w:rPrChange>
          </w:rPr>
          <w:delText>“</w:delText>
        </w:r>
      </w:del>
      <w:proofErr w:type="spellStart"/>
      <w:r w:rsidRPr="00DF2F44">
        <w:rPr>
          <w:i w:val="0"/>
          <w:iCs w:val="0"/>
          <w:szCs w:val="22"/>
          <w:rPrChange w:id="102" w:author="Cummings, Shawn" w:date="2023-05-30T22:07:00Z">
            <w:rPr>
              <w:szCs w:val="22"/>
            </w:rPr>
          </w:rPrChange>
        </w:rPr>
        <w:t>ash</w:t>
      </w:r>
      <w:r w:rsidRPr="00DF2F44">
        <w:rPr>
          <w:i w:val="0"/>
          <w:iCs w:val="0"/>
          <w:szCs w:val="22"/>
          <w:rPrChange w:id="103" w:author="Cummings, Shawn" w:date="2023-05-30T22:08:00Z">
            <w:rPr>
              <w:szCs w:val="22"/>
            </w:rPr>
          </w:rPrChange>
        </w:rPr>
        <w:t>i</w:t>
      </w:r>
      <w:proofErr w:type="spellEnd"/>
      <w:del w:id="104" w:author="Cummings, Shawn" w:date="2023-05-30T22:07:00Z">
        <w:r w:rsidRPr="00ED3418" w:rsidDel="00DF2F44">
          <w:rPr>
            <w:szCs w:val="22"/>
          </w:rPr>
          <w:delText>”</w:delText>
        </w:r>
      </w:del>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105"/>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106"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105"/>
      <w:r w:rsidR="00057517">
        <w:rPr>
          <w:rStyle w:val="CommentReference"/>
        </w:rPr>
        <w:commentReference w:id="105"/>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107" w:author="Jaeger, Florian" w:date="2023-05-20T20:06:00Z">
        <w:r w:rsidR="00D5256D">
          <w:rPr>
            <w:szCs w:val="22"/>
          </w:rPr>
          <w:t>counter-</w:t>
        </w:r>
      </w:ins>
      <w:r w:rsidR="005032D8" w:rsidRPr="00ED3418">
        <w:rPr>
          <w:szCs w:val="22"/>
        </w:rPr>
        <w:t xml:space="preserve">balanced nuisance </w:t>
      </w:r>
      <w:del w:id="108" w:author="Jaeger, Florian" w:date="2023-05-20T20:06:00Z">
        <w:r w:rsidR="005032D8" w:rsidRPr="00ED3418" w:rsidDel="00D5256D">
          <w:rPr>
            <w:szCs w:val="22"/>
          </w:rPr>
          <w:delText xml:space="preserve">factors </w:delText>
        </w:r>
      </w:del>
      <w:ins w:id="109" w:author="Jaeger, Florian" w:date="2023-05-20T20:06:00Z">
        <w:r w:rsidR="00D5256D">
          <w:rPr>
            <w:szCs w:val="22"/>
          </w:rPr>
          <w:t>variables</w:t>
        </w:r>
        <w:r w:rsidR="00D5256D" w:rsidRPr="00ED3418">
          <w:rPr>
            <w:szCs w:val="22"/>
          </w:rPr>
          <w:t xml:space="preserve"> </w:t>
        </w:r>
      </w:ins>
      <w:del w:id="110" w:author="Jaeger, Florian" w:date="2023-05-20T20:06:00Z">
        <w:r w:rsidR="005032D8" w:rsidRPr="00ED3418" w:rsidDel="00D5256D">
          <w:rPr>
            <w:szCs w:val="22"/>
          </w:rPr>
          <w:delText xml:space="preserve">and are </w:delText>
        </w:r>
      </w:del>
      <w:r w:rsidRPr="00ED3418">
        <w:rPr>
          <w:szCs w:val="22"/>
        </w:rPr>
        <w:t xml:space="preserve">described below. </w:t>
      </w:r>
      <w:del w:id="111"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112" w:author="Jaeger, Florian" w:date="2023-05-22T16:28:00Z">
        <w:r w:rsidRPr="00ED3418">
          <w:rPr>
            <w:szCs w:val="22"/>
          </w:rPr>
          <w:delText>Participations</w:delText>
        </w:r>
      </w:del>
      <w:ins w:id="113" w:author="Jaeger, Florian" w:date="2023-05-22T16:28:00Z">
        <w:r w:rsidRPr="00ED3418">
          <w:rPr>
            <w:szCs w:val="22"/>
          </w:rPr>
          <w:t>Participa</w:t>
        </w:r>
      </w:ins>
      <w:ins w:id="114" w:author="Jaeger, Florian" w:date="2023-05-20T20:09:00Z">
        <w:r w:rsidR="00C96151">
          <w:rPr>
            <w:szCs w:val="22"/>
          </w:rPr>
          <w:t>nts</w:t>
        </w:r>
      </w:ins>
      <w:del w:id="115"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w:t>
      </w:r>
      <w:proofErr w:type="spellStart"/>
      <w:r w:rsidR="00134C06" w:rsidRPr="00ED3418">
        <w:rPr>
          <w:szCs w:val="22"/>
        </w:rPr>
        <w:t>i</w:t>
      </w:r>
      <w:proofErr w:type="spellEnd"/>
      <w:r w:rsidR="00134C06" w:rsidRPr="00ED3418">
        <w:rPr>
          <w:szCs w:val="22"/>
        </w:rPr>
        <w:t xml:space="preserve">) they were </w:t>
      </w:r>
      <w:r w:rsidR="00134C06" w:rsidRPr="00ED3418">
        <w:rPr>
          <w:szCs w:val="22"/>
        </w:rPr>
        <w:lastRenderedPageBreak/>
        <w:t xml:space="preserve">located within the US, (ii) had an approval rating of 99% or higher, </w:t>
      </w:r>
      <w:del w:id="116" w:author="Jaeger, Florian" w:date="2023-05-22T16:28:00Z">
        <w:r w:rsidR="00134C06" w:rsidRPr="00ED3418">
          <w:rPr>
            <w:szCs w:val="22"/>
          </w:rPr>
          <w:delText>and (iii</w:delText>
        </w:r>
      </w:del>
      <w:ins w:id="117"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18" w:author="Jaeger, Florian" w:date="2023-05-22T16:28:00Z">
        <w:r w:rsidR="00134C06" w:rsidRPr="00ED3418">
          <w:rPr>
            <w:szCs w:val="22"/>
          </w:rPr>
          <w:t>and (i</w:t>
        </w:r>
      </w:ins>
      <w:ins w:id="119" w:author="Jaeger, Florian" w:date="2023-05-20T20:10:00Z">
        <w:r w:rsidR="00EC41F6">
          <w:rPr>
            <w:szCs w:val="22"/>
          </w:rPr>
          <w:t>v</w:t>
        </w:r>
      </w:ins>
      <w:del w:id="120"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21" w:author="Jaeger, Florian" w:date="2023-05-20T20:24:00Z">
        <w:r w:rsidR="000D32C8">
          <w:rPr>
            <w:szCs w:val="22"/>
          </w:rPr>
          <w:t xml:space="preserve">Before the experiment </w:t>
        </w:r>
      </w:ins>
      <w:ins w:id="122" w:author="Jaeger, Florian" w:date="2023-05-20T20:27:00Z">
        <w:r w:rsidR="007F52B4">
          <w:rPr>
            <w:szCs w:val="22"/>
          </w:rPr>
          <w:t>could be accepted</w:t>
        </w:r>
      </w:ins>
      <w:ins w:id="123" w:author="Jaeger, Florian" w:date="2023-05-20T20:24:00Z">
        <w:r w:rsidR="000D32C8">
          <w:rPr>
            <w:szCs w:val="22"/>
          </w:rPr>
          <w:t>, p</w:t>
        </w:r>
      </w:ins>
      <w:commentRangeStart w:id="124"/>
      <w:ins w:id="125" w:author="Jaeger, Florian" w:date="2023-05-20T20:19:00Z">
        <w:r w:rsidR="003D6AB3">
          <w:rPr>
            <w:szCs w:val="22"/>
          </w:rPr>
          <w:t xml:space="preserve">articipants </w:t>
        </w:r>
      </w:ins>
      <w:ins w:id="126" w:author="Jaeger, Florian" w:date="2023-05-20T20:22:00Z">
        <w:r w:rsidR="003D6AB3">
          <w:rPr>
            <w:szCs w:val="22"/>
          </w:rPr>
          <w:t>had to</w:t>
        </w:r>
      </w:ins>
      <w:ins w:id="127" w:author="Jaeger, Florian" w:date="2023-05-20T20:24:00Z">
        <w:r w:rsidR="000D32C8">
          <w:rPr>
            <w:szCs w:val="22"/>
          </w:rPr>
          <w:t xml:space="preserve"> </w:t>
        </w:r>
      </w:ins>
      <w:ins w:id="128" w:author="Jaeger, Florian" w:date="2023-05-20T20:25:00Z">
        <w:r w:rsidR="000D32C8">
          <w:rPr>
            <w:szCs w:val="22"/>
          </w:rPr>
          <w:t xml:space="preserve">confirm </w:t>
        </w:r>
      </w:ins>
      <w:ins w:id="129" w:author="Jaeger, Florian" w:date="2023-05-20T20:26:00Z">
        <w:r w:rsidR="000D32C8">
          <w:rPr>
            <w:szCs w:val="22"/>
          </w:rPr>
          <w:t>that</w:t>
        </w:r>
      </w:ins>
      <w:ins w:id="130" w:author="Jaeger, Florian" w:date="2023-05-20T20:27:00Z">
        <w:r w:rsidR="000D32C8">
          <w:rPr>
            <w:szCs w:val="22"/>
          </w:rPr>
          <w:t xml:space="preserve"> they were</w:t>
        </w:r>
      </w:ins>
      <w:ins w:id="131" w:author="Jaeger, Florian" w:date="2023-05-20T20:26:00Z">
        <w:r w:rsidR="000D32C8">
          <w:rPr>
            <w:szCs w:val="22"/>
          </w:rPr>
          <w:t xml:space="preserve"> (</w:t>
        </w:r>
        <w:proofErr w:type="spellStart"/>
        <w:r w:rsidR="000D32C8">
          <w:rPr>
            <w:szCs w:val="22"/>
          </w:rPr>
          <w:t>i</w:t>
        </w:r>
        <w:proofErr w:type="spellEnd"/>
        <w:r w:rsidR="000D32C8">
          <w:rPr>
            <w:szCs w:val="22"/>
          </w:rPr>
          <w:t xml:space="preserve">) </w:t>
        </w:r>
      </w:ins>
      <w:ins w:id="132" w:author="Jaeger, Florian" w:date="2023-05-20T20:20:00Z">
        <w:r w:rsidR="003D6AB3">
          <w:rPr>
            <w:szCs w:val="22"/>
          </w:rPr>
          <w:t xml:space="preserve">native speakers of US English (defined as </w:t>
        </w:r>
        <w:r w:rsidR="003D6AB3" w:rsidRPr="003D6AB3">
          <w:rPr>
            <w:szCs w:val="22"/>
            <w:highlight w:val="yellow"/>
            <w:rPrChange w:id="133" w:author="Jaeger, Florian" w:date="2023-05-20T20:20:00Z">
              <w:rPr>
                <w:szCs w:val="22"/>
              </w:rPr>
            </w:rPrChange>
          </w:rPr>
          <w:t>XXX</w:t>
        </w:r>
      </w:ins>
      <w:ins w:id="134" w:author="Jaeger, Florian" w:date="2023-05-20T20:26:00Z">
        <w:r w:rsidR="000D32C8">
          <w:rPr>
            <w:szCs w:val="22"/>
          </w:rPr>
          <w:t>), (ii) in a quiet room</w:t>
        </w:r>
      </w:ins>
      <w:ins w:id="135" w:author="Jaeger, Florian" w:date="2023-05-20T20:27:00Z">
        <w:r w:rsidR="000D32C8">
          <w:rPr>
            <w:szCs w:val="22"/>
          </w:rPr>
          <w:t xml:space="preserve"> without distractions</w:t>
        </w:r>
      </w:ins>
      <w:ins w:id="136" w:author="Jaeger, Florian" w:date="2023-05-20T20:26:00Z">
        <w:r w:rsidR="000D32C8">
          <w:rPr>
            <w:szCs w:val="22"/>
          </w:rPr>
          <w:t>, (ii) wear</w:t>
        </w:r>
      </w:ins>
      <w:ins w:id="137" w:author="Jaeger, Florian" w:date="2023-05-20T20:27:00Z">
        <w:r w:rsidR="000D32C8">
          <w:rPr>
            <w:szCs w:val="22"/>
          </w:rPr>
          <w:t xml:space="preserve">ing </w:t>
        </w:r>
      </w:ins>
      <w:ins w:id="138" w:author="Jaeger, Florian" w:date="2023-05-20T20:26:00Z">
        <w:r w:rsidR="000D32C8">
          <w:rPr>
            <w:szCs w:val="22"/>
          </w:rPr>
          <w:t>over-the-ear headphones</w:t>
        </w:r>
      </w:ins>
      <w:ins w:id="139" w:author="Jaeger, Florian" w:date="2023-05-20T20:27:00Z">
        <w:r w:rsidR="000D32C8">
          <w:rPr>
            <w:szCs w:val="22"/>
          </w:rPr>
          <w:t>.</w:t>
        </w:r>
      </w:ins>
      <w:del w:id="140"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41"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24"/>
      <w:r w:rsidR="003D6AB3">
        <w:rPr>
          <w:rStyle w:val="CommentReference"/>
        </w:rPr>
        <w:commentReference w:id="124"/>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w:t>
      </w:r>
      <w:proofErr w:type="spellStart"/>
      <w:r w:rsidR="005032D8" w:rsidRPr="00ED3418">
        <w:rPr>
          <w:szCs w:val="22"/>
        </w:rPr>
        <w:t>FricativeMakerPro</w:t>
      </w:r>
      <w:proofErr w:type="spellEnd"/>
      <w:r w:rsidR="005032D8" w:rsidRPr="00ED3418">
        <w:rPr>
          <w:szCs w:val="22"/>
        </w:rPr>
        <w:t xml:space="preserve">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asi</w:t>
      </w:r>
      <w:proofErr w:type="spellEnd"/>
      <w:r w:rsidR="00620763" w:rsidRPr="00ED3418">
        <w:rPr>
          <w:szCs w:val="22"/>
        </w:rPr>
        <w:t xml:space="preserve"> responses, four steps that would yield close to 50% </w:t>
      </w:r>
      <w:proofErr w:type="spellStart"/>
      <w:r w:rsidR="00BA1F61">
        <w:rPr>
          <w:i/>
          <w:iCs/>
          <w:szCs w:val="22"/>
        </w:rPr>
        <w:t>asi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42"/>
      <w:commentRangeStart w:id="143"/>
      <w:commentRangeStart w:id="144"/>
      <w:commentRangeEnd w:id="142"/>
      <w:r w:rsidRPr="00ED3418">
        <w:rPr>
          <w:rStyle w:val="CommentReference"/>
          <w:sz w:val="22"/>
          <w:szCs w:val="22"/>
          <w:highlight w:val="cyan"/>
        </w:rPr>
        <w:commentReference w:id="142"/>
      </w:r>
      <w:commentRangeEnd w:id="143"/>
      <w:r w:rsidR="00BC1055">
        <w:rPr>
          <w:rStyle w:val="CommentReference"/>
        </w:rPr>
        <w:commentReference w:id="143"/>
      </w:r>
      <w:commentRangeEnd w:id="144"/>
      <w:r w:rsidR="003F5649">
        <w:rPr>
          <w:rStyle w:val="CommentReference"/>
        </w:rPr>
        <w:commentReference w:id="144"/>
      </w:r>
      <w:r w:rsidR="00641E18">
        <w:rPr>
          <w:szCs w:val="22"/>
        </w:rPr>
        <w:t xml:space="preserve">, </w:t>
      </w:r>
      <w:r w:rsidRPr="00ED3418">
        <w:rPr>
          <w:szCs w:val="22"/>
        </w:rPr>
        <w:t xml:space="preserve">where higher numbers indicate acoustically more </w:t>
      </w:r>
      <w:del w:id="145" w:author="Cummings, Shawn" w:date="2023-05-30T22:08:00Z">
        <w:r w:rsidRPr="00DF2F44" w:rsidDel="00DF2F44">
          <w:rPr>
            <w:i/>
            <w:iCs/>
            <w:szCs w:val="22"/>
            <w:rPrChange w:id="146" w:author="Cummings, Shawn" w:date="2023-05-30T22:08:00Z">
              <w:rPr>
                <w:szCs w:val="22"/>
              </w:rPr>
            </w:rPrChange>
          </w:rPr>
          <w:delText>“</w:delText>
        </w:r>
      </w:del>
      <w:proofErr w:type="spellStart"/>
      <w:r w:rsidRPr="00DF2F44">
        <w:rPr>
          <w:i/>
          <w:iCs/>
          <w:szCs w:val="22"/>
          <w:rPrChange w:id="147" w:author="Cummings, Shawn" w:date="2023-05-30T22:08:00Z">
            <w:rPr>
              <w:szCs w:val="22"/>
            </w:rPr>
          </w:rPrChange>
        </w:rPr>
        <w:t>ashi</w:t>
      </w:r>
      <w:proofErr w:type="spellEnd"/>
      <w:del w:id="148" w:author="Cummings, Shawn" w:date="2023-05-30T22:08:00Z">
        <w:r w:rsidRPr="00ED3418" w:rsidDel="00DF2F44">
          <w:rPr>
            <w:szCs w:val="22"/>
          </w:rPr>
          <w:delText>”</w:delText>
        </w:r>
      </w:del>
      <w:r w:rsidRPr="00ED3418">
        <w:rPr>
          <w:szCs w:val="22"/>
        </w:rPr>
        <w:t>-like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proofErr w:type="spellStart"/>
      <w:r w:rsidR="00E20210" w:rsidRPr="00DF2F44">
        <w:rPr>
          <w:i/>
          <w:iCs/>
          <w:szCs w:val="22"/>
          <w:rPrChange w:id="149" w:author="Cummings, Shawn" w:date="2023-05-30T22:08:00Z">
            <w:rPr>
              <w:szCs w:val="22"/>
            </w:rPr>
          </w:rPrChange>
        </w:rPr>
        <w:t>asi</w:t>
      </w:r>
      <w:proofErr w:type="spellEnd"/>
      <w:r w:rsidRPr="00ED3418">
        <w:rPr>
          <w:szCs w:val="22"/>
        </w:rPr>
        <w:t xml:space="preserve">, rather than </w:t>
      </w:r>
      <w:del w:id="150" w:author="Cummings, Shawn" w:date="2023-05-30T22:08:00Z">
        <w:r w:rsidRPr="00DF2F44" w:rsidDel="00DF2F44">
          <w:rPr>
            <w:i/>
            <w:iCs/>
            <w:szCs w:val="22"/>
            <w:rPrChange w:id="151" w:author="Cummings, Shawn" w:date="2023-05-30T22:08:00Z">
              <w:rPr>
                <w:szCs w:val="22"/>
              </w:rPr>
            </w:rPrChange>
          </w:rPr>
          <w:delText>“</w:delText>
        </w:r>
      </w:del>
      <w:proofErr w:type="spellStart"/>
      <w:r w:rsidRPr="00DF2F44">
        <w:rPr>
          <w:i/>
          <w:iCs/>
          <w:szCs w:val="22"/>
          <w:rPrChange w:id="152" w:author="Cummings, Shawn" w:date="2023-05-30T22:08:00Z">
            <w:rPr>
              <w:szCs w:val="22"/>
            </w:rPr>
          </w:rPrChange>
        </w:rPr>
        <w:t>ashi</w:t>
      </w:r>
      <w:proofErr w:type="spellEnd"/>
      <w:del w:id="153" w:author="Cummings, Shawn" w:date="2023-05-30T22:08:00Z">
        <w:r w:rsidRPr="00ED3418" w:rsidDel="00DF2F44">
          <w:rPr>
            <w:szCs w:val="22"/>
          </w:rPr>
          <w:delText>”</w:delText>
        </w:r>
      </w:del>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proofErr w:type="spellStart"/>
      <w:r w:rsidR="00641E18">
        <w:rPr>
          <w:i/>
          <w:iCs/>
          <w:szCs w:val="22"/>
        </w:rPr>
        <w:t>ashi</w:t>
      </w:r>
      <w:proofErr w:type="spellEnd"/>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proofErr w:type="spellStart"/>
      <w:r w:rsidR="00E20210" w:rsidRPr="003F5649">
        <w:rPr>
          <w:i/>
        </w:rPr>
        <w:t>asi</w:t>
      </w:r>
      <w:proofErr w:type="spellEnd"/>
      <w:r w:rsidR="00457C4F" w:rsidRPr="00ED3418">
        <w:rPr>
          <w:szCs w:val="22"/>
        </w:rPr>
        <w:t xml:space="preserve"> than </w:t>
      </w:r>
      <w:del w:id="154" w:author="Cummings, Shawn" w:date="2023-05-30T22:08:00Z">
        <w:r w:rsidR="00457C4F" w:rsidRPr="00DF2F44" w:rsidDel="00DF2F44">
          <w:rPr>
            <w:i/>
            <w:iCs/>
            <w:szCs w:val="22"/>
            <w:rPrChange w:id="155" w:author="Cummings, Shawn" w:date="2023-05-30T22:08:00Z">
              <w:rPr>
                <w:szCs w:val="22"/>
              </w:rPr>
            </w:rPrChange>
          </w:rPr>
          <w:delText>“</w:delText>
        </w:r>
      </w:del>
      <w:proofErr w:type="spellStart"/>
      <w:r w:rsidR="00457C4F" w:rsidRPr="00DF2F44">
        <w:rPr>
          <w:i/>
          <w:iCs/>
          <w:szCs w:val="22"/>
          <w:rPrChange w:id="156" w:author="Cummings, Shawn" w:date="2023-05-30T22:08:00Z">
            <w:rPr>
              <w:szCs w:val="22"/>
            </w:rPr>
          </w:rPrChange>
        </w:rPr>
        <w:t>ashi</w:t>
      </w:r>
      <w:proofErr w:type="spellEnd"/>
      <w:del w:id="157" w:author="Cummings, Shawn" w:date="2023-05-30T22:08:00Z">
        <w:r w:rsidR="00457C4F" w:rsidRPr="00DF2F44" w:rsidDel="00DF2F44">
          <w:rPr>
            <w:i/>
            <w:iCs/>
            <w:szCs w:val="22"/>
            <w:rPrChange w:id="158" w:author="Cummings, Shawn" w:date="2023-05-30T22:08:00Z">
              <w:rPr>
                <w:szCs w:val="22"/>
              </w:rPr>
            </w:rPrChange>
          </w:rPr>
          <w:delText>”</w:delText>
        </w:r>
      </w:del>
      <w:r w:rsidR="00457C4F" w:rsidRPr="00DF2F44">
        <w:rPr>
          <w:i/>
          <w:iCs/>
          <w:szCs w:val="22"/>
          <w:rPrChange w:id="159" w:author="Cummings, Shawn" w:date="2023-05-30T22:08:00Z">
            <w:rPr>
              <w:szCs w:val="22"/>
            </w:rPr>
          </w:rPrChange>
        </w:rPr>
        <w:t xml:space="preserve"> </w:t>
      </w:r>
      <w:r w:rsidR="00457C4F" w:rsidRPr="00ED3418">
        <w:rPr>
          <w:szCs w:val="22"/>
        </w:rPr>
        <w:t>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w:t>
      </w:r>
      <w:del w:id="160" w:author="Cummings, Shawn" w:date="2023-05-30T22:09:00Z">
        <w:r w:rsidR="00457C4F" w:rsidRPr="00DF2F44" w:rsidDel="00DF2F44">
          <w:rPr>
            <w:i/>
            <w:iCs/>
            <w:szCs w:val="22"/>
            <w:rPrChange w:id="161" w:author="Cummings, Shawn" w:date="2023-05-30T22:09:00Z">
              <w:rPr>
                <w:szCs w:val="22"/>
              </w:rPr>
            </w:rPrChange>
          </w:rPr>
          <w:delText>“</w:delText>
        </w:r>
      </w:del>
      <w:proofErr w:type="spellStart"/>
      <w:r w:rsidR="00457C4F" w:rsidRPr="00DF2F44">
        <w:rPr>
          <w:i/>
          <w:iCs/>
          <w:szCs w:val="22"/>
          <w:rPrChange w:id="162" w:author="Cummings, Shawn" w:date="2023-05-30T22:09:00Z">
            <w:rPr>
              <w:szCs w:val="22"/>
            </w:rPr>
          </w:rPrChange>
        </w:rPr>
        <w:t>ashi</w:t>
      </w:r>
      <w:proofErr w:type="spellEnd"/>
      <w:del w:id="163" w:author="Cummings, Shawn" w:date="2023-05-30T22:09:00Z">
        <w:r w:rsidR="00457C4F" w:rsidRPr="00DF2F44" w:rsidDel="00DF2F44">
          <w:rPr>
            <w:i/>
            <w:iCs/>
            <w:szCs w:val="22"/>
            <w:rPrChange w:id="164" w:author="Cummings, Shawn" w:date="2023-05-30T22:09:00Z">
              <w:rPr>
                <w:szCs w:val="22"/>
              </w:rPr>
            </w:rPrChange>
          </w:rPr>
          <w:delText>”</w:delText>
        </w:r>
      </w:del>
      <w:r w:rsidR="00457C4F" w:rsidRPr="00DF2F44">
        <w:rPr>
          <w:i/>
          <w:iCs/>
          <w:szCs w:val="22"/>
          <w:rPrChange w:id="165" w:author="Cummings, Shawn" w:date="2023-05-30T22:09:00Z">
            <w:rPr>
              <w:szCs w:val="22"/>
            </w:rPr>
          </w:rPrChange>
        </w:rPr>
        <w:t xml:space="preserve"> </w:t>
      </w:r>
      <w:r w:rsidR="00457C4F" w:rsidRPr="00ED3418">
        <w:rPr>
          <w:szCs w:val="22"/>
        </w:rPr>
        <w:t xml:space="preserve">end of the continuum. However, </w:t>
      </w:r>
      <w:r w:rsidR="00B4671A" w:rsidRPr="00ED3418">
        <w:rPr>
          <w:szCs w:val="22"/>
        </w:rPr>
        <w:t xml:space="preserve">as we still had not discovered the labeling mistake, we ended up expanding the continuum even further towards the </w:t>
      </w:r>
      <w:proofErr w:type="spellStart"/>
      <w:r w:rsidR="00E20210" w:rsidRPr="00DF2F44">
        <w:rPr>
          <w:i/>
          <w:iCs/>
          <w:szCs w:val="22"/>
          <w:rPrChange w:id="166" w:author="Cummings, Shawn" w:date="2023-05-30T22:13:00Z">
            <w:rPr>
              <w:szCs w:val="22"/>
            </w:rPr>
          </w:rPrChange>
        </w:rPr>
        <w:t>asi</w:t>
      </w:r>
      <w:proofErr w:type="spellEnd"/>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67"/>
            <w:commentRangeStart w:id="168"/>
            <w:r>
              <w:rPr>
                <w:szCs w:val="22"/>
              </w:rPr>
              <w:t>STEP</w:t>
            </w:r>
          </w:p>
          <w:p w14:paraId="0DC6252C" w14:textId="633BF69E" w:rsidR="00DB15A1" w:rsidRDefault="00DB15A1" w:rsidP="003F5649">
            <w:pPr>
              <w:spacing w:line="240" w:lineRule="auto"/>
              <w:ind w:firstLine="0"/>
              <w:jc w:val="center"/>
              <w:rPr>
                <w:szCs w:val="22"/>
              </w:rPr>
            </w:pPr>
            <w:r>
              <w:rPr>
                <w:szCs w:val="22"/>
              </w:rPr>
              <w:t>(s-</w:t>
            </w:r>
            <w:proofErr w:type="spellStart"/>
            <w:r>
              <w:rPr>
                <w:szCs w:val="22"/>
              </w:rPr>
              <w:t>sh</w:t>
            </w:r>
            <w:proofErr w:type="spellEnd"/>
            <w:r>
              <w:rPr>
                <w:szCs w:val="22"/>
              </w:rPr>
              <w:t>)</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67"/>
    <w:p w14:paraId="27383D7F" w14:textId="77777777" w:rsidR="00641E18" w:rsidRPr="002D3F41" w:rsidRDefault="003F5649" w:rsidP="003F5649">
      <w:pPr>
        <w:ind w:firstLine="0"/>
        <w:rPr>
          <w:szCs w:val="22"/>
        </w:rPr>
      </w:pPr>
      <w:r>
        <w:rPr>
          <w:rStyle w:val="CommentReference"/>
        </w:rPr>
        <w:commentReference w:id="167"/>
      </w:r>
      <w:commentRangeEnd w:id="168"/>
      <w:r w:rsidR="00DF2F44">
        <w:rPr>
          <w:rStyle w:val="CommentReference"/>
        </w:rPr>
        <w:commentReference w:id="168"/>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w:t>
      </w:r>
      <w:proofErr w:type="gramStart"/>
      <w:r w:rsidR="002D3F41">
        <w:rPr>
          <w:szCs w:val="22"/>
        </w:rPr>
        <w:t>e.g.</w:t>
      </w:r>
      <w:proofErr w:type="gramEnd"/>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 xml:space="preserve">(e.g.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w:t>
      </w:r>
      <w:proofErr w:type="spellStart"/>
      <w:r w:rsidRPr="00ED3418">
        <w:rPr>
          <w:szCs w:val="22"/>
        </w:rPr>
        <w:t>Shotcut</w:t>
      </w:r>
      <w:proofErr w:type="spellEnd"/>
      <w:r w:rsidRPr="00ED3418">
        <w:rPr>
          <w:szCs w:val="22"/>
        </w:rPr>
        <w:t xml:space="preserve">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69" w:author="Jaeger, Florian" w:date="2023-05-27T12:04:00Z" w:name="move136081475"/>
      <w:commentRangeStart w:id="170"/>
      <w:moveFrom w:id="171" w:author="Jaeger, Florian" w:date="2023-05-27T12:04:00Z">
        <w:r w:rsidRPr="00ED3418" w:rsidDel="00E80486">
          <w:rPr>
            <w:szCs w:val="22"/>
          </w:rPr>
          <w:t>The original video and audio recordings as well as all audiovisual test stimuli for both experiments are available as part of the OSF repository.</w:t>
        </w:r>
        <w:commentRangeEnd w:id="170"/>
        <w:r w:rsidR="00E85D79" w:rsidDel="00E80486">
          <w:rPr>
            <w:rStyle w:val="CommentReference"/>
          </w:rPr>
          <w:commentReference w:id="170"/>
        </w:r>
      </w:moveFrom>
      <w:moveFromRangeEnd w:id="169"/>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72" w:author="Jaeger, Florian" w:date="2023-05-27T12:04:00Z">
        <w:r w:rsidR="00E80486" w:rsidRPr="00E80486">
          <w:rPr>
            <w:szCs w:val="22"/>
          </w:rPr>
          <w:t xml:space="preserve"> </w:t>
        </w:r>
      </w:ins>
      <w:moveToRangeStart w:id="173" w:author="Jaeger, Florian" w:date="2023-05-27T12:04:00Z" w:name="move136081475"/>
      <w:commentRangeStart w:id="174"/>
      <w:moveTo w:id="175" w:author="Jaeger, Florian" w:date="2023-05-27T12:04:00Z">
        <w:del w:id="176"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74"/>
          <w:r w:rsidR="00E80486" w:rsidDel="00E80486">
            <w:rPr>
              <w:rStyle w:val="CommentReference"/>
            </w:rPr>
            <w:commentReference w:id="174"/>
          </w:r>
        </w:del>
      </w:moveTo>
      <w:moveToRangeEnd w:id="173"/>
      <w:del w:id="177" w:author="Jaeger, Florian" w:date="2023-05-27T12:04:00Z">
        <w:r w:rsidR="003A0879" w:rsidRPr="00ED3418" w:rsidDel="00E80486">
          <w:rPr>
            <w:szCs w:val="22"/>
          </w:rPr>
          <w:delText xml:space="preserve"> </w:delText>
        </w:r>
        <w:commentRangeStart w:id="178"/>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79"/>
        <w:r w:rsidR="003A0879" w:rsidRPr="00ED3418" w:rsidDel="00E80486">
          <w:rPr>
            <w:szCs w:val="22"/>
            <w:highlight w:val="cyan"/>
          </w:rPr>
          <w:delText>XYZ</w:delText>
        </w:r>
        <w:commentRangeEnd w:id="179"/>
        <w:r w:rsidR="00E538CF" w:rsidDel="00E80486">
          <w:rPr>
            <w:rStyle w:val="CommentReference"/>
          </w:rPr>
          <w:commentReference w:id="179"/>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78"/>
        <w:r w:rsidR="00E85D79" w:rsidDel="00E80486">
          <w:rPr>
            <w:rStyle w:val="CommentReference"/>
          </w:rPr>
          <w:commentReference w:id="178"/>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commentRangeStart w:id="180"/>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t>
      </w:r>
      <w:commentRangeEnd w:id="180"/>
      <w:r w:rsidR="00DF2F44">
        <w:rPr>
          <w:rStyle w:val="CommentReference"/>
        </w:rPr>
        <w:commentReference w:id="180"/>
      </w:r>
      <w:r w:rsidRPr="00ED3418">
        <w:rPr>
          <w:i/>
          <w:iCs/>
          <w:szCs w:val="22"/>
        </w:rPr>
        <w:t xml:space="preserve">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81"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82" w:author="Jaeger, Florian" w:date="2023-05-12T21:13:00Z">
        <w:r w:rsidRPr="00ED3418" w:rsidDel="00CA07C9">
          <w:rPr>
            <w:szCs w:val="22"/>
          </w:rPr>
          <w:delText>20</w:delText>
        </w:r>
      </w:del>
      <w:del w:id="183"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DF2F44">
        <w:rPr>
          <w:i/>
          <w:iCs/>
          <w:szCs w:val="22"/>
          <w:rPrChange w:id="184" w:author="Cummings, Shawn" w:date="2023-05-30T22:15:00Z">
            <w:rPr>
              <w:szCs w:val="22"/>
            </w:rPr>
          </w:rPrChange>
        </w:rPr>
        <w:t>asi</w:t>
      </w:r>
      <w:proofErr w:type="spellEnd"/>
      <w:r w:rsidR="00F3028E" w:rsidRPr="00DF2F44">
        <w:rPr>
          <w:i/>
          <w:iCs/>
          <w:szCs w:val="22"/>
          <w:rPrChange w:id="185" w:author="Cummings, Shawn" w:date="2023-05-30T22:15:00Z">
            <w:rPr>
              <w:szCs w:val="22"/>
            </w:rPr>
          </w:rPrChange>
        </w:rPr>
        <w:t xml:space="preserve"> – </w:t>
      </w:r>
      <w:del w:id="186" w:author="Cummings, Shawn" w:date="2023-05-30T22:14:00Z">
        <w:r w:rsidR="00F3028E" w:rsidRPr="00DF2F44" w:rsidDel="00DF2F44">
          <w:rPr>
            <w:i/>
            <w:iCs/>
            <w:szCs w:val="22"/>
            <w:rPrChange w:id="187" w:author="Cummings, Shawn" w:date="2023-05-30T22:15:00Z">
              <w:rPr>
                <w:szCs w:val="22"/>
              </w:rPr>
            </w:rPrChange>
          </w:rPr>
          <w:delText>“</w:delText>
        </w:r>
      </w:del>
      <w:proofErr w:type="spellStart"/>
      <w:r w:rsidRPr="00DF2F44">
        <w:rPr>
          <w:i/>
          <w:iCs/>
          <w:szCs w:val="22"/>
          <w:rPrChange w:id="188" w:author="Cummings, Shawn" w:date="2023-05-30T22:15:00Z">
            <w:rPr>
              <w:szCs w:val="22"/>
            </w:rPr>
          </w:rPrChange>
        </w:rPr>
        <w:t>ashi</w:t>
      </w:r>
      <w:proofErr w:type="spellEnd"/>
      <w:del w:id="189" w:author="Cummings, Shawn" w:date="2023-05-30T22:14:00Z">
        <w:r w:rsidR="00F3028E" w:rsidRPr="00DF2F44" w:rsidDel="00DF2F44">
          <w:rPr>
            <w:i/>
            <w:iCs/>
            <w:szCs w:val="22"/>
            <w:rPrChange w:id="190" w:author="Cummings, Shawn" w:date="2023-05-30T22:15:00Z">
              <w:rPr>
                <w:szCs w:val="22"/>
              </w:rPr>
            </w:rPrChange>
          </w:rPr>
          <w:delText>”</w:delText>
        </w:r>
      </w:del>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91"/>
      <w:commentRangeStart w:id="192"/>
      <w:r w:rsidRPr="00ED3418">
        <w:rPr>
          <w:szCs w:val="22"/>
        </w:rPr>
        <w:t xml:space="preserve">results. </w:t>
      </w:r>
      <w:r w:rsidR="006D2EFB" w:rsidRPr="00ED3418">
        <w:rPr>
          <w:szCs w:val="22"/>
        </w:rPr>
        <w:t xml:space="preserve">For </w:t>
      </w:r>
      <w:commentRangeEnd w:id="191"/>
      <w:r w:rsidR="00E85D79">
        <w:rPr>
          <w:rStyle w:val="CommentReference"/>
        </w:rPr>
        <w:commentReference w:id="191"/>
      </w:r>
      <w:commentRangeEnd w:id="192"/>
      <w:r w:rsidR="00B834D2">
        <w:rPr>
          <w:rStyle w:val="CommentReference"/>
        </w:rPr>
        <w:commentReference w:id="192"/>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93"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94"/>
      <w:r w:rsidR="00E44892">
        <w:rPr>
          <w:szCs w:val="22"/>
        </w:rPr>
        <w:t>XXX</w:t>
      </w:r>
      <w:commentRangeEnd w:id="194"/>
      <w:r w:rsidR="00E44892">
        <w:rPr>
          <w:rStyle w:val="CommentReference"/>
        </w:rPr>
        <w:commentReference w:id="194"/>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95" w:author="Jaeger, Florian" w:date="2023-05-27T13:51:00Z">
        <w:r w:rsidR="00172D88" w:rsidRPr="00ED3418" w:rsidDel="005A63E5">
          <w:rPr>
            <w:szCs w:val="22"/>
          </w:rPr>
          <w:delText>.</w:delText>
        </w:r>
      </w:del>
      <w:r w:rsidR="00172D88" w:rsidRPr="00ED3418">
        <w:rPr>
          <w:rStyle w:val="FootnoteReference"/>
          <w:szCs w:val="22"/>
        </w:rPr>
        <w:footnoteReference w:id="2"/>
      </w:r>
      <w:ins w:id="196"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ins>
      <w:r w:rsidR="005A63E5">
        <w:rPr>
          <w:szCs w:val="22"/>
        </w:rPr>
      </w:r>
      <w:r w:rsidR="005A63E5">
        <w:rPr>
          <w:szCs w:val="22"/>
        </w:rPr>
        <w:fldChar w:fldCharType="separate"/>
      </w:r>
      <w:ins w:id="197"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98" w:author="Jaeger, Florian" w:date="2023-05-27T13:54:00Z">
        <w:r w:rsidR="005A63E5">
          <w:rPr>
            <w:szCs w:val="22"/>
          </w:rPr>
          <w:t xml:space="preserve">. </w:t>
        </w:r>
      </w:ins>
      <w:del w:id="199" w:author="Jaeger, Florian" w:date="2023-05-27T13:53:00Z">
        <w:r w:rsidR="00172D88" w:rsidRPr="00ED3418" w:rsidDel="005A63E5">
          <w:rPr>
            <w:szCs w:val="22"/>
          </w:rPr>
          <w:delText xml:space="preserve"> </w:delText>
        </w:r>
      </w:del>
      <w:del w:id="200"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w:t>
      </w:r>
      <w:proofErr w:type="gramStart"/>
      <w:r w:rsidR="00C310F4" w:rsidRPr="00C310F4">
        <w:rPr>
          <w:szCs w:val="22"/>
        </w:rPr>
        <w:t>experiment</w:t>
      </w:r>
      <w:proofErr w:type="gramEnd"/>
      <w:r w:rsidR="00C310F4" w:rsidRPr="00C310F4">
        <w:rPr>
          <w:szCs w:val="22"/>
        </w:rPr>
        <w:t>.</w:t>
      </w:r>
    </w:p>
    <w:p w14:paraId="10DE8D03" w14:textId="44E0172E" w:rsidR="005A63E5" w:rsidRPr="00ED3418" w:rsidRDefault="005A63E5">
      <w:pPr>
        <w:pStyle w:val="Caption"/>
        <w:rPr>
          <w:szCs w:val="22"/>
        </w:rPr>
        <w:pPrChange w:id="201" w:author="Jaeger, Florian" w:date="2023-05-27T13:51:00Z">
          <w:pPr/>
        </w:pPrChange>
      </w:pPr>
      <w:bookmarkStart w:id="202" w:name="_Ref136088042"/>
      <w:ins w:id="203" w:author="Jaeger, Florian" w:date="2023-05-27T13:51:00Z">
        <w:r>
          <w:t xml:space="preserve">Table </w:t>
        </w:r>
        <w:r>
          <w:fldChar w:fldCharType="begin"/>
        </w:r>
        <w:r>
          <w:instrText xml:space="preserve"> SEQ Table \* ARABIC </w:instrText>
        </w:r>
      </w:ins>
      <w:r>
        <w:fldChar w:fldCharType="separate"/>
      </w:r>
      <w:ins w:id="204" w:author="Jaeger, Florian" w:date="2023-05-27T13:51:00Z">
        <w:r>
          <w:rPr>
            <w:noProof/>
          </w:rPr>
          <w:t>1</w:t>
        </w:r>
        <w:r>
          <w:fldChar w:fldCharType="end"/>
        </w:r>
        <w:bookmarkEnd w:id="202"/>
        <w:r>
          <w:tab/>
          <w:t>Exclusions for all experiments</w:t>
        </w:r>
      </w:ins>
      <w:ins w:id="205" w:author="Jaeger, Florian" w:date="2023-05-27T13:52:00Z">
        <w:r>
          <w:t xml:space="preserve"> reported. The SI </w:t>
        </w:r>
      </w:ins>
      <w:ins w:id="206" w:author="Jaeger, Florian" w:date="2023-05-27T13:53:00Z">
        <w:r>
          <w:t>(</w:t>
        </w:r>
        <w:r w:rsidRPr="005A63E5">
          <w:rPr>
            <w:highlight w:val="yellow"/>
            <w:rPrChange w:id="207" w:author="Jaeger, Florian" w:date="2023-05-27T13:53:00Z">
              <w:rPr>
                <w:i/>
                <w:iCs/>
              </w:rPr>
            </w:rPrChange>
          </w:rPr>
          <w:t>XXX</w:t>
        </w:r>
        <w:r>
          <w:t xml:space="preserve">) </w:t>
        </w:r>
      </w:ins>
      <w:ins w:id="208"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209"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210">
          <w:tblGrid>
            <w:gridCol w:w="2082"/>
            <w:gridCol w:w="927"/>
            <w:gridCol w:w="941"/>
            <w:gridCol w:w="2395"/>
            <w:gridCol w:w="2395"/>
          </w:tblGrid>
        </w:tblGridChange>
      </w:tblGrid>
      <w:tr w:rsidR="005A63E5" w:rsidRPr="0072511C" w14:paraId="481AA135" w14:textId="1262A805" w:rsidTr="005A63E5">
        <w:trPr>
          <w:tblCellSpacing w:w="15" w:type="dxa"/>
          <w:trPrChange w:id="211" w:author="Jaeger, Florian" w:date="2023-05-27T13:56:00Z">
            <w:trPr>
              <w:tblCellSpacing w:w="15" w:type="dxa"/>
            </w:trPr>
          </w:trPrChange>
        </w:trPr>
        <w:tc>
          <w:tcPr>
            <w:tcW w:w="2037" w:type="dxa"/>
            <w:vAlign w:val="center"/>
            <w:hideMark/>
            <w:tcPrChange w:id="212"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13"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214" w:author="Jaeger, Florian" w:date="2023-05-27T13:49:00Z">
                  <w:rPr>
                    <w:rFonts w:ascii="Times" w:eastAsia="Times New Roman" w:hAnsi="Times"/>
                    <w:sz w:val="24"/>
                    <w:lang w:eastAsia="en-US"/>
                  </w:rPr>
                </w:rPrChange>
              </w:rPr>
              <w:t>Experiment</w:t>
            </w:r>
          </w:p>
        </w:tc>
        <w:tc>
          <w:tcPr>
            <w:tcW w:w="897" w:type="dxa"/>
            <w:vAlign w:val="center"/>
            <w:hideMark/>
            <w:tcPrChange w:id="215"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16" w:author="Jaeger, Florian" w:date="2023-05-27T13:49:00Z">
                  <w:rPr>
                    <w:rFonts w:ascii="Times" w:eastAsia="Times New Roman" w:hAnsi="Times"/>
                    <w:sz w:val="24"/>
                    <w:lang w:eastAsia="en-US"/>
                  </w:rPr>
                </w:rPrChange>
              </w:rPr>
            </w:pPr>
            <w:del w:id="217" w:author="Jaeger, Florian" w:date="2023-05-27T13:49:00Z">
              <w:r w:rsidRPr="005A63E5" w:rsidDel="005A63E5">
                <w:rPr>
                  <w:rFonts w:ascii="Times" w:eastAsia="Times New Roman" w:hAnsi="Times"/>
                  <w:b/>
                  <w:bCs/>
                  <w:sz w:val="24"/>
                  <w:lang w:eastAsia="en-US"/>
                  <w:rPrChange w:id="218"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219" w:author="Jaeger, Florian" w:date="2023-05-27T13:49:00Z">
                  <w:rPr>
                    <w:rFonts w:ascii="Times" w:eastAsia="Times New Roman" w:hAnsi="Times"/>
                    <w:sz w:val="24"/>
                    <w:lang w:eastAsia="en-US"/>
                  </w:rPr>
                </w:rPrChange>
              </w:rPr>
              <w:t>1a</w:t>
            </w:r>
          </w:p>
        </w:tc>
        <w:tc>
          <w:tcPr>
            <w:tcW w:w="911" w:type="dxa"/>
            <w:vAlign w:val="center"/>
            <w:hideMark/>
            <w:tcPrChange w:id="220"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21" w:author="Jaeger, Florian" w:date="2023-05-27T13:49:00Z">
                  <w:rPr>
                    <w:rFonts w:ascii="Times" w:eastAsia="Times New Roman" w:hAnsi="Times"/>
                    <w:sz w:val="24"/>
                    <w:lang w:eastAsia="en-US"/>
                  </w:rPr>
                </w:rPrChange>
              </w:rPr>
            </w:pPr>
            <w:del w:id="222" w:author="Jaeger, Florian" w:date="2023-05-27T13:50:00Z">
              <w:r w:rsidRPr="005A63E5" w:rsidDel="005A63E5">
                <w:rPr>
                  <w:rFonts w:ascii="Times" w:eastAsia="Times New Roman" w:hAnsi="Times"/>
                  <w:b/>
                  <w:bCs/>
                  <w:sz w:val="24"/>
                  <w:lang w:eastAsia="en-US"/>
                  <w:rPrChange w:id="223" w:author="Jaeger, Florian" w:date="2023-05-27T13:49:00Z">
                    <w:rPr>
                      <w:rFonts w:ascii="Times" w:eastAsia="Times New Roman" w:hAnsi="Times"/>
                      <w:sz w:val="24"/>
                      <w:lang w:eastAsia="en-US"/>
                    </w:rPr>
                  </w:rPrChange>
                </w:rPr>
                <w:delText>CI</w:delText>
              </w:r>
            </w:del>
            <w:del w:id="224" w:author="Jaeger, Florian" w:date="2023-05-27T13:49:00Z">
              <w:r w:rsidRPr="005A63E5" w:rsidDel="005A63E5">
                <w:rPr>
                  <w:rFonts w:ascii="Times" w:eastAsia="Times New Roman" w:hAnsi="Times"/>
                  <w:b/>
                  <w:bCs/>
                  <w:sz w:val="24"/>
                  <w:lang w:eastAsia="en-US"/>
                  <w:rPrChange w:id="225"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226" w:author="Jaeger, Florian" w:date="2023-05-27T13:49:00Z">
                  <w:rPr>
                    <w:rFonts w:ascii="Times" w:eastAsia="Times New Roman" w:hAnsi="Times"/>
                    <w:sz w:val="24"/>
                    <w:lang w:eastAsia="en-US"/>
                  </w:rPr>
                </w:rPrChange>
              </w:rPr>
              <w:t>1b</w:t>
            </w:r>
          </w:p>
        </w:tc>
        <w:tc>
          <w:tcPr>
            <w:tcW w:w="970" w:type="dxa"/>
            <w:vAlign w:val="center"/>
            <w:hideMark/>
            <w:tcPrChange w:id="227"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228" w:author="Jaeger, Florian" w:date="2023-05-27T13:49:00Z">
                  <w:rPr>
                    <w:rFonts w:ascii="Times" w:eastAsia="Times New Roman" w:hAnsi="Times"/>
                    <w:sz w:val="24"/>
                    <w:lang w:eastAsia="en-US"/>
                  </w:rPr>
                </w:rPrChange>
              </w:rPr>
            </w:pPr>
            <w:del w:id="229" w:author="Jaeger, Florian" w:date="2023-05-27T13:50:00Z">
              <w:r w:rsidRPr="005A63E5" w:rsidDel="005A63E5">
                <w:rPr>
                  <w:rFonts w:ascii="Times" w:eastAsia="Times New Roman" w:hAnsi="Times"/>
                  <w:b/>
                  <w:bCs/>
                  <w:sz w:val="24"/>
                  <w:lang w:eastAsia="en-US"/>
                  <w:rPrChange w:id="230"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231" w:author="Jaeger, Florian" w:date="2023-05-27T13:49:00Z">
                  <w:rPr>
                    <w:rFonts w:ascii="Times" w:eastAsia="Times New Roman" w:hAnsi="Times"/>
                    <w:sz w:val="24"/>
                    <w:lang w:eastAsia="en-US"/>
                  </w:rPr>
                </w:rPrChange>
              </w:rPr>
              <w:t>1c</w:t>
            </w:r>
          </w:p>
        </w:tc>
        <w:tc>
          <w:tcPr>
            <w:tcW w:w="2335" w:type="dxa"/>
            <w:tcPrChange w:id="232"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233"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234" w:author="Jaeger, Florian" w:date="2023-05-27T13:50:00Z"/>
          <w:trPrChange w:id="235" w:author="Jaeger, Florian" w:date="2023-05-27T13:56:00Z">
            <w:trPr>
              <w:tblCellSpacing w:w="15" w:type="dxa"/>
            </w:trPr>
          </w:trPrChange>
        </w:trPr>
        <w:tc>
          <w:tcPr>
            <w:tcW w:w="2037" w:type="dxa"/>
            <w:vAlign w:val="center"/>
            <w:tcPrChange w:id="236"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237" w:author="Jaeger, Florian" w:date="2023-05-27T13:50:00Z"/>
                <w:rFonts w:ascii="Times" w:eastAsia="Times New Roman" w:hAnsi="Times"/>
                <w:i/>
                <w:iCs/>
                <w:sz w:val="24"/>
                <w:lang w:eastAsia="en-US"/>
                <w:rPrChange w:id="238" w:author="Jaeger, Florian" w:date="2023-05-27T13:50:00Z">
                  <w:rPr>
                    <w:ins w:id="239" w:author="Jaeger, Florian" w:date="2023-05-27T13:50:00Z"/>
                    <w:rFonts w:ascii="Times" w:eastAsia="Times New Roman" w:hAnsi="Times"/>
                    <w:sz w:val="24"/>
                    <w:lang w:eastAsia="en-US"/>
                  </w:rPr>
                </w:rPrChange>
              </w:rPr>
            </w:pPr>
            <w:ins w:id="240" w:author="Jaeger, Florian" w:date="2023-05-27T13:50:00Z">
              <w:r w:rsidRPr="005A63E5">
                <w:rPr>
                  <w:rFonts w:ascii="Times" w:eastAsia="Times New Roman" w:hAnsi="Times"/>
                  <w:i/>
                  <w:iCs/>
                  <w:sz w:val="24"/>
                  <w:lang w:eastAsia="en-US"/>
                  <w:rPrChange w:id="241" w:author="Jaeger, Florian" w:date="2023-05-27T13:50:00Z">
                    <w:rPr>
                      <w:rFonts w:ascii="Times" w:eastAsia="Times New Roman" w:hAnsi="Times"/>
                      <w:sz w:val="24"/>
                      <w:lang w:eastAsia="en-US"/>
                    </w:rPr>
                  </w:rPrChange>
                </w:rPr>
                <w:t>Recruited</w:t>
              </w:r>
            </w:ins>
          </w:p>
        </w:tc>
        <w:tc>
          <w:tcPr>
            <w:tcW w:w="897" w:type="dxa"/>
            <w:vAlign w:val="center"/>
            <w:tcPrChange w:id="242"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243" w:author="Jaeger, Florian" w:date="2023-05-27T13:50:00Z"/>
                <w:rFonts w:ascii="Times" w:eastAsia="Times New Roman" w:hAnsi="Times"/>
                <w:sz w:val="24"/>
                <w:lang w:eastAsia="en-US"/>
              </w:rPr>
            </w:pPr>
          </w:p>
        </w:tc>
        <w:tc>
          <w:tcPr>
            <w:tcW w:w="911" w:type="dxa"/>
            <w:vAlign w:val="center"/>
            <w:tcPrChange w:id="244"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245" w:author="Jaeger, Florian" w:date="2023-05-27T13:50:00Z"/>
                <w:rFonts w:ascii="Times" w:eastAsia="Times New Roman" w:hAnsi="Times"/>
                <w:sz w:val="24"/>
                <w:lang w:eastAsia="en-US"/>
              </w:rPr>
            </w:pPr>
          </w:p>
        </w:tc>
        <w:tc>
          <w:tcPr>
            <w:tcW w:w="970" w:type="dxa"/>
            <w:vAlign w:val="center"/>
            <w:tcPrChange w:id="246"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247" w:author="Jaeger, Florian" w:date="2023-05-27T13:50:00Z"/>
                <w:rFonts w:ascii="Times" w:eastAsia="Times New Roman" w:hAnsi="Times"/>
                <w:sz w:val="24"/>
                <w:lang w:eastAsia="en-US"/>
              </w:rPr>
            </w:pPr>
          </w:p>
        </w:tc>
        <w:tc>
          <w:tcPr>
            <w:tcW w:w="2335" w:type="dxa"/>
            <w:tcPrChange w:id="248"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49"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50" w:author="Jaeger, Florian" w:date="2023-05-27T13:56:00Z">
            <w:trPr>
              <w:tblCellSpacing w:w="15" w:type="dxa"/>
            </w:trPr>
          </w:trPrChange>
        </w:trPr>
        <w:tc>
          <w:tcPr>
            <w:tcW w:w="2037" w:type="dxa"/>
            <w:vAlign w:val="center"/>
            <w:hideMark/>
            <w:tcPrChange w:id="251"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52" w:author="Jaeger, Florian" w:date="2023-05-27T13:48:00Z">
              <w:r>
                <w:rPr>
                  <w:rFonts w:ascii="Times" w:eastAsia="Times New Roman" w:hAnsi="Times"/>
                  <w:sz w:val="24"/>
                  <w:lang w:eastAsia="en-US"/>
                </w:rPr>
                <w:t xml:space="preserve"> i</w:t>
              </w:r>
            </w:ins>
            <w:del w:id="253"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54"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55"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56"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57"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58"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59" w:author="Jaeger, Florian" w:date="2023-05-27T13:56:00Z">
            <w:trPr>
              <w:tblCellSpacing w:w="15" w:type="dxa"/>
            </w:trPr>
          </w:trPrChange>
        </w:trPr>
        <w:tc>
          <w:tcPr>
            <w:tcW w:w="2037" w:type="dxa"/>
            <w:vAlign w:val="center"/>
            <w:hideMark/>
            <w:tcPrChange w:id="260"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61" w:author="Jaeger, Florian" w:date="2023-05-27T13:48:00Z">
              <w:r>
                <w:rPr>
                  <w:rFonts w:ascii="Times" w:eastAsia="Times New Roman" w:hAnsi="Times"/>
                  <w:sz w:val="24"/>
                  <w:lang w:eastAsia="en-US"/>
                </w:rPr>
                <w:t xml:space="preserve"> </w:t>
              </w:r>
            </w:ins>
            <w:ins w:id="262" w:author="Jaeger, Florian" w:date="2023-05-27T13:49:00Z">
              <w:r>
                <w:rPr>
                  <w:rFonts w:ascii="Times" w:eastAsia="Times New Roman" w:hAnsi="Times"/>
                  <w:sz w:val="24"/>
                  <w:lang w:eastAsia="en-US"/>
                </w:rPr>
                <w:t>q</w:t>
              </w:r>
            </w:ins>
            <w:del w:id="263"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64"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65"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66"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67"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68"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69" w:author="Jaeger, Florian" w:date="2023-05-27T13:56:00Z">
            <w:trPr>
              <w:tblCellSpacing w:w="15" w:type="dxa"/>
            </w:trPr>
          </w:trPrChange>
        </w:trPr>
        <w:tc>
          <w:tcPr>
            <w:tcW w:w="2037" w:type="dxa"/>
            <w:vAlign w:val="center"/>
            <w:hideMark/>
            <w:tcPrChange w:id="270"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71" w:author="Jaeger, Florian" w:date="2023-05-27T13:49:00Z">
              <w:r>
                <w:rPr>
                  <w:rFonts w:ascii="Times" w:eastAsia="Times New Roman" w:hAnsi="Times"/>
                  <w:sz w:val="24"/>
                  <w:lang w:eastAsia="en-US"/>
                </w:rPr>
                <w:t xml:space="preserve"> k</w:t>
              </w:r>
            </w:ins>
            <w:del w:id="272"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73"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74"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75"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76"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77"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78" w:author="Jaeger, Florian" w:date="2023-05-27T13:56:00Z">
            <w:trPr>
              <w:tblCellSpacing w:w="15" w:type="dxa"/>
            </w:trPr>
          </w:trPrChange>
        </w:trPr>
        <w:tc>
          <w:tcPr>
            <w:tcW w:w="2037" w:type="dxa"/>
            <w:vAlign w:val="center"/>
            <w:hideMark/>
            <w:tcPrChange w:id="279"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80"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81"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82"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83"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84"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85"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86" w:author="Jaeger, Florian" w:date="2023-05-27T13:56:00Z">
            <w:trPr>
              <w:tblCellSpacing w:w="15" w:type="dxa"/>
            </w:trPr>
          </w:trPrChange>
        </w:trPr>
        <w:tc>
          <w:tcPr>
            <w:tcW w:w="2037" w:type="dxa"/>
            <w:vAlign w:val="center"/>
            <w:hideMark/>
            <w:tcPrChange w:id="287"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88" w:author="Jaeger, Florian" w:date="2023-05-27T13:49:00Z">
              <w:r>
                <w:rPr>
                  <w:rFonts w:ascii="Times" w:eastAsia="Times New Roman" w:hAnsi="Times"/>
                  <w:sz w:val="24"/>
                  <w:lang w:eastAsia="en-US"/>
                </w:rPr>
                <w:t xml:space="preserve"> t</w:t>
              </w:r>
            </w:ins>
            <w:del w:id="289"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90"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91"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92"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93"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94"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95" w:author="Jaeger, Florian" w:date="2023-05-27T13:56:00Z">
            <w:trPr>
              <w:tblCellSpacing w:w="15" w:type="dxa"/>
            </w:trPr>
          </w:trPrChange>
        </w:trPr>
        <w:tc>
          <w:tcPr>
            <w:tcW w:w="2037" w:type="dxa"/>
            <w:vAlign w:val="center"/>
            <w:hideMark/>
            <w:tcPrChange w:id="296"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97" w:author="Jaeger, Florian" w:date="2023-05-27T13:50:00Z">
                  <w:rPr>
                    <w:rFonts w:ascii="Times" w:eastAsia="Times New Roman" w:hAnsi="Times"/>
                    <w:sz w:val="24"/>
                    <w:lang w:eastAsia="en-US"/>
                  </w:rPr>
                </w:rPrChange>
              </w:rPr>
            </w:pPr>
            <w:ins w:id="298" w:author="Jaeger, Florian" w:date="2023-05-27T13:50:00Z">
              <w:r>
                <w:rPr>
                  <w:rFonts w:ascii="Times" w:eastAsia="Times New Roman" w:hAnsi="Times"/>
                  <w:i/>
                  <w:iCs/>
                  <w:sz w:val="24"/>
                  <w:lang w:eastAsia="en-US"/>
                </w:rPr>
                <w:t>Total</w:t>
              </w:r>
            </w:ins>
            <w:commentRangeStart w:id="299"/>
            <w:commentRangeStart w:id="300"/>
            <w:commentRangeStart w:id="301"/>
            <w:del w:id="302" w:author="Jaeger, Florian" w:date="2023-05-27T13:50:00Z">
              <w:r w:rsidRPr="005A63E5" w:rsidDel="005A63E5">
                <w:rPr>
                  <w:rFonts w:ascii="Times" w:eastAsia="Times New Roman" w:hAnsi="Times"/>
                  <w:i/>
                  <w:iCs/>
                  <w:sz w:val="24"/>
                  <w:lang w:eastAsia="en-US"/>
                  <w:rPrChange w:id="303" w:author="Jaeger, Florian" w:date="2023-05-27T13:50:00Z">
                    <w:rPr>
                      <w:rFonts w:ascii="Times" w:eastAsia="Times New Roman" w:hAnsi="Times"/>
                      <w:sz w:val="24"/>
                      <w:lang w:eastAsia="en-US"/>
                    </w:rPr>
                  </w:rPrChange>
                </w:rPr>
                <w:delText>TOTAL</w:delText>
              </w:r>
            </w:del>
          </w:p>
        </w:tc>
        <w:tc>
          <w:tcPr>
            <w:tcW w:w="897" w:type="dxa"/>
            <w:vAlign w:val="center"/>
            <w:hideMark/>
            <w:tcPrChange w:id="304"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05"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06" w:author="Jaeger, Florian" w:date="2023-05-27T13:53:00Z">
                  <w:rPr>
                    <w:rFonts w:ascii="Times" w:eastAsia="Times New Roman" w:hAnsi="Times"/>
                    <w:sz w:val="24"/>
                    <w:lang w:eastAsia="en-US"/>
                  </w:rPr>
                </w:rPrChange>
              </w:rPr>
              <w:t>4 (6.2%)</w:t>
            </w:r>
          </w:p>
        </w:tc>
        <w:tc>
          <w:tcPr>
            <w:tcW w:w="911" w:type="dxa"/>
            <w:vAlign w:val="center"/>
            <w:hideMark/>
            <w:tcPrChange w:id="307"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08"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09" w:author="Jaeger, Florian" w:date="2023-05-27T13:53:00Z">
                  <w:rPr>
                    <w:rFonts w:ascii="Times" w:eastAsia="Times New Roman" w:hAnsi="Times"/>
                    <w:sz w:val="24"/>
                    <w:lang w:eastAsia="en-US"/>
                  </w:rPr>
                </w:rPrChange>
              </w:rPr>
              <w:t>4 (6.2%)</w:t>
            </w:r>
          </w:p>
        </w:tc>
        <w:tc>
          <w:tcPr>
            <w:tcW w:w="970" w:type="dxa"/>
            <w:vAlign w:val="center"/>
            <w:hideMark/>
            <w:tcPrChange w:id="310"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311"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312" w:author="Jaeger, Florian" w:date="2023-05-27T13:53:00Z">
                  <w:rPr>
                    <w:rFonts w:ascii="Times" w:eastAsia="Times New Roman" w:hAnsi="Times"/>
                    <w:sz w:val="24"/>
                    <w:lang w:eastAsia="en-US"/>
                  </w:rPr>
                </w:rPrChange>
              </w:rPr>
              <w:t>4 (6.3%)</w:t>
            </w:r>
            <w:commentRangeEnd w:id="299"/>
            <w:r w:rsidRPr="005A63E5">
              <w:rPr>
                <w:rStyle w:val="CommentReference"/>
                <w:i/>
                <w:iCs/>
                <w:rPrChange w:id="313" w:author="Jaeger, Florian" w:date="2023-05-27T13:53:00Z">
                  <w:rPr>
                    <w:rStyle w:val="CommentReference"/>
                  </w:rPr>
                </w:rPrChange>
              </w:rPr>
              <w:commentReference w:id="299"/>
            </w:r>
            <w:r w:rsidRPr="005A63E5">
              <w:rPr>
                <w:rStyle w:val="CommentReference"/>
                <w:i/>
                <w:iCs/>
                <w:rPrChange w:id="314" w:author="Jaeger, Florian" w:date="2023-05-27T13:53:00Z">
                  <w:rPr>
                    <w:rStyle w:val="CommentReference"/>
                  </w:rPr>
                </w:rPrChange>
              </w:rPr>
              <w:commentReference w:id="300"/>
            </w:r>
            <w:r w:rsidRPr="005A63E5">
              <w:rPr>
                <w:rStyle w:val="CommentReference"/>
                <w:i/>
                <w:iCs/>
                <w:rPrChange w:id="315" w:author="Jaeger, Florian" w:date="2023-05-27T13:53:00Z">
                  <w:rPr>
                    <w:rStyle w:val="CommentReference"/>
                  </w:rPr>
                </w:rPrChange>
              </w:rPr>
              <w:commentReference w:id="301"/>
            </w:r>
          </w:p>
        </w:tc>
        <w:tc>
          <w:tcPr>
            <w:tcW w:w="2335" w:type="dxa"/>
            <w:tcPrChange w:id="316"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317" w:author="Jaeger, Florian" w:date="2023-05-27T13:56:00Z">
              <w:r>
                <w:rPr>
                  <w:rFonts w:ascii="Times" w:eastAsia="Times New Roman" w:hAnsi="Times"/>
                  <w:sz w:val="24"/>
                  <w:lang w:eastAsia="en-US"/>
                </w:rPr>
                <w:t>4 (6.2%)</w:t>
              </w:r>
            </w:ins>
          </w:p>
        </w:tc>
      </w:tr>
      <w:commentRangeEnd w:id="300"/>
      <w:commentRangeEnd w:id="301"/>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318" w:author="Jaeger, Florian" w:date="2023-05-27T13:53:00Z"/>
          <w:szCs w:val="22"/>
        </w:rPr>
      </w:pPr>
      <w:del w:id="319"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320" w:author="Jaeger, Florian" w:date="2023-05-27T13:53:00Z"/>
        </w:rPr>
      </w:pPr>
      <w:bookmarkStart w:id="321" w:name="_Ref135474057"/>
      <w:del w:id="322" w:author="Jaeger, Florian" w:date="2023-05-27T13:53:00Z">
        <w:r w:rsidRPr="00C310F4" w:rsidDel="005A63E5">
          <w:delText xml:space="preserve">Figure </w:delText>
        </w:r>
        <w:r w:rsidRPr="00C310F4" w:rsidDel="005A63E5">
          <w:rPr>
            <w:i w:val="0"/>
            <w:iCs w:val="0"/>
          </w:rPr>
          <w:fldChar w:fldCharType="begin"/>
        </w:r>
        <w:r w:rsidRPr="00C310F4" w:rsidDel="005A63E5">
          <w:delInstrText xml:space="preserve"> SEQ Figure \* ARABIC </w:delInstrText>
        </w:r>
        <w:r w:rsidRPr="00C310F4" w:rsidDel="005A63E5">
          <w:rPr>
            <w:i w:val="0"/>
            <w:iCs w:val="0"/>
          </w:rPr>
          <w:fldChar w:fldCharType="separate"/>
        </w:r>
        <w:r w:rsidRPr="003F5649" w:rsidDel="005A63E5">
          <w:delText>3</w:delText>
        </w:r>
        <w:r w:rsidRPr="00C310F4" w:rsidDel="005A63E5">
          <w:rPr>
            <w:i w:val="0"/>
            <w:iCs w:val="0"/>
          </w:rPr>
          <w:fldChar w:fldCharType="end"/>
        </w:r>
        <w:bookmarkEnd w:id="321"/>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323" w:author="Jaeger, Florian" w:date="2023-05-20T11:19:00Z"/>
          <w:szCs w:val="22"/>
        </w:rPr>
      </w:pPr>
      <w:bookmarkStart w:id="324" w:name="_Ref81589633"/>
      <w:del w:id="325" w:author="Jaeger, Florian" w:date="2023-05-20T11:19:00Z">
        <w:r w:rsidRPr="00ED3418" w:rsidDel="00C310F4">
          <w:rPr>
            <w:szCs w:val="22"/>
          </w:rPr>
          <w:delText xml:space="preserve">Table </w:delText>
        </w:r>
        <w:r w:rsidR="002A2426" w:rsidRPr="00ED3418" w:rsidDel="00C310F4">
          <w:rPr>
            <w:szCs w:val="22"/>
          </w:rPr>
          <w:fldChar w:fldCharType="begin"/>
        </w:r>
        <w:r w:rsidR="002A2426" w:rsidRPr="00ED3418" w:rsidDel="00C310F4">
          <w:rPr>
            <w:szCs w:val="22"/>
          </w:rPr>
          <w:delInstrText xml:space="preserve"> SEQ Table \* ARABIC </w:delInstrText>
        </w:r>
        <w:r w:rsidR="002A2426" w:rsidRPr="00ED3418" w:rsidDel="00C310F4">
          <w:rPr>
            <w:szCs w:val="22"/>
          </w:rPr>
          <w:fldChar w:fldCharType="separate"/>
        </w:r>
        <w:r w:rsidRPr="00ED3418" w:rsidDel="00C310F4">
          <w:rPr>
            <w:noProof/>
            <w:szCs w:val="22"/>
          </w:rPr>
          <w:delText>1</w:delText>
        </w:r>
        <w:r w:rsidR="002A2426" w:rsidRPr="00ED3418" w:rsidDel="00C310F4">
          <w:rPr>
            <w:noProof/>
            <w:szCs w:val="22"/>
          </w:rPr>
          <w:fldChar w:fldCharType="end"/>
        </w:r>
        <w:bookmarkEnd w:id="324"/>
        <w:r w:rsidRPr="00ED3418" w:rsidDel="00C310F4">
          <w:rPr>
            <w:szCs w:val="22"/>
          </w:rPr>
          <w:tab/>
          <w:delText>Summary of participant exclusions for Experiments 1a-</w:delText>
        </w:r>
      </w:del>
      <w:del w:id="326" w:author="Jaeger, Florian" w:date="2023-05-20T10:20:00Z">
        <w:r w:rsidRPr="00ED3418" w:rsidDel="00FA67B2">
          <w:rPr>
            <w:szCs w:val="22"/>
          </w:rPr>
          <w:delText>1</w:delText>
        </w:r>
      </w:del>
      <w:del w:id="327"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328"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 xml:space="preserve">Responses (1 = </w:t>
      </w:r>
      <w:del w:id="329" w:author="Cummings, Shawn" w:date="2023-05-30T22:15:00Z">
        <w:r w:rsidRPr="00DF2F44" w:rsidDel="00DF2F44">
          <w:rPr>
            <w:i/>
            <w:iCs/>
            <w:szCs w:val="22"/>
            <w:rPrChange w:id="330" w:author="Cummings, Shawn" w:date="2023-05-30T22:15:00Z">
              <w:rPr>
                <w:szCs w:val="22"/>
              </w:rPr>
            </w:rPrChange>
          </w:rPr>
          <w:delText>“</w:delText>
        </w:r>
      </w:del>
      <w:proofErr w:type="spellStart"/>
      <w:r w:rsidRPr="00DF2F44">
        <w:rPr>
          <w:i/>
          <w:iCs/>
          <w:szCs w:val="22"/>
          <w:rPrChange w:id="331" w:author="Cummings, Shawn" w:date="2023-05-30T22:15:00Z">
            <w:rPr>
              <w:szCs w:val="22"/>
            </w:rPr>
          </w:rPrChange>
        </w:rPr>
        <w:t>ashi</w:t>
      </w:r>
      <w:proofErr w:type="spellEnd"/>
      <w:del w:id="332" w:author="Cummings, Shawn" w:date="2023-05-30T22:15:00Z">
        <w:r w:rsidRPr="00DF2F44" w:rsidDel="00DF2F44">
          <w:rPr>
            <w:i/>
            <w:iCs/>
            <w:szCs w:val="22"/>
            <w:rPrChange w:id="333" w:author="Cummings, Shawn" w:date="2023-05-30T22:15:00Z">
              <w:rPr>
                <w:szCs w:val="22"/>
              </w:rPr>
            </w:rPrChange>
          </w:rPr>
          <w:delText>”</w:delText>
        </w:r>
      </w:del>
      <w:r w:rsidRPr="00DF2F44">
        <w:rPr>
          <w:i/>
          <w:iCs/>
          <w:szCs w:val="22"/>
          <w:rPrChange w:id="334" w:author="Cummings, Shawn" w:date="2023-05-30T22:15:00Z">
            <w:rPr>
              <w:szCs w:val="22"/>
            </w:rPr>
          </w:rPrChange>
        </w:rPr>
        <w:t xml:space="preserve"> </w:t>
      </w:r>
      <w:r w:rsidRPr="00ED3418">
        <w:rPr>
          <w:szCs w:val="22"/>
        </w:rPr>
        <w:t xml:space="preserve">vs. 0 = </w:t>
      </w:r>
      <w:proofErr w:type="spellStart"/>
      <w:r w:rsidR="00E20210" w:rsidRPr="00DF2F44">
        <w:rPr>
          <w:i/>
          <w:iCs/>
          <w:szCs w:val="22"/>
          <w:rPrChange w:id="335" w:author="Cummings, Shawn" w:date="2023-05-30T22:15:00Z">
            <w:rPr>
              <w:szCs w:val="22"/>
            </w:rPr>
          </w:rPrChange>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336"/>
      <w:r w:rsidR="00CE6460" w:rsidRPr="003F5649">
        <w:t>test block</w:t>
      </w:r>
      <w:commentRangeEnd w:id="336"/>
      <w:r w:rsidR="007E5D3F" w:rsidRPr="00BC07C7">
        <w:rPr>
          <w:rStyle w:val="CommentReference"/>
        </w:rPr>
        <w:commentReference w:id="336"/>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337"/>
      <w:r w:rsidR="0024688C" w:rsidRPr="003F5649">
        <w:t>Charpentier</w:t>
      </w:r>
      <w:commentRangeEnd w:id="337"/>
      <w:r w:rsidR="0024688C" w:rsidRPr="00BC07C7">
        <w:rPr>
          <w:rStyle w:val="CommentReference"/>
        </w:rPr>
        <w:commentReference w:id="337"/>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338" w:author="Jaeger, Florian" w:date="2023-05-22T16:42:00Z">
        <w:r w:rsidR="00CE7AE0" w:rsidRPr="00ED3418">
          <w:rPr>
            <w:szCs w:val="22"/>
          </w:rPr>
          <w:t>Liu &amp; Jaeger, 2018, 2019</w:t>
        </w:r>
      </w:ins>
      <w:del w:id="339"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340"/>
      <w:commentRangeStart w:id="341"/>
      <w:r w:rsidR="0072511C">
        <w:rPr>
          <w:szCs w:val="22"/>
        </w:rPr>
        <w:t>Zhang &amp; Samuel, 2023; Hodges, Cummings, &amp; Theodore, in prep.</w:t>
      </w:r>
      <w:commentRangeEnd w:id="340"/>
      <w:r w:rsidR="0072511C">
        <w:rPr>
          <w:rStyle w:val="CommentReference"/>
        </w:rPr>
        <w:commentReference w:id="340"/>
      </w:r>
      <w:commentRangeEnd w:id="341"/>
      <w:r w:rsidR="00CE7AE0">
        <w:rPr>
          <w:rStyle w:val="CommentReference"/>
        </w:rPr>
        <w:commentReference w:id="341"/>
      </w:r>
      <w:r w:rsidR="00B26E09">
        <w:rPr>
          <w:szCs w:val="22"/>
        </w:rPr>
        <w:t xml:space="preserve">). </w:t>
      </w:r>
      <w:del w:id="342"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7BBDA72F" w:rsidR="007E1C0B" w:rsidRDefault="00996AA2" w:rsidP="006D093A">
      <w:pPr>
        <w:rPr>
          <w:ins w:id="343" w:author="Jaeger, Florian" w:date="2023-05-28T18:19:00Z"/>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del w:id="344" w:author="Jaeger, Florian" w:date="2023-05-28T18:19:00Z">
        <w:r w:rsidDel="002B7F50">
          <w:rPr>
            <w:szCs w:val="22"/>
          </w:rPr>
          <w:delText xml:space="preserve"> </w:delText>
        </w:r>
      </w:del>
      <w:ins w:id="345" w:author="Jaeger, Florian" w:date="2023-05-28T18:20:00Z">
        <w:r w:rsidR="002B7F50">
          <w:rPr>
            <w:szCs w:val="22"/>
          </w:rPr>
          <w:fldChar w:fldCharType="begin"/>
        </w:r>
        <w:r w:rsidR="002B7F50">
          <w:rPr>
            <w:szCs w:val="22"/>
          </w:rPr>
          <w:instrText xml:space="preserve"> REF _Ref136190384 \h </w:instrText>
        </w:r>
      </w:ins>
      <w:r w:rsidR="002B7F50">
        <w:rPr>
          <w:szCs w:val="22"/>
        </w:rPr>
      </w:r>
      <w:ins w:id="346" w:author="Jaeger, Florian" w:date="2023-05-28T18:20:00Z">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ins>
      <w:del w:id="347" w:author="Jaeger, Florian" w:date="2023-05-28T18:19:00Z">
        <w:r w:rsidR="004D065A" w:rsidRPr="00CE7AE0" w:rsidDel="002B7F50">
          <w:rPr>
            <w:szCs w:val="22"/>
            <w:highlight w:val="yellow"/>
          </w:rPr>
          <w:delText xml:space="preserve">Table/Figure </w:delText>
        </w:r>
        <w:r w:rsidR="00571B57" w:rsidRPr="00CE7AE0" w:rsidDel="002B7F50">
          <w:rPr>
            <w:szCs w:val="22"/>
            <w:highlight w:val="yellow"/>
          </w:rPr>
          <w:delText>XXX</w:delText>
        </w:r>
        <w:r w:rsidR="00571B57" w:rsidDel="002B7F50">
          <w:rPr>
            <w:szCs w:val="22"/>
          </w:rPr>
          <w:delText xml:space="preserve"> </w:delText>
        </w:r>
      </w:del>
      <w:r w:rsidR="00571B57">
        <w:rPr>
          <w:szCs w:val="22"/>
        </w:rPr>
        <w:t>summarizes those tests for all three experiments.</w:t>
      </w:r>
      <w:r w:rsidR="000A4738">
        <w:rPr>
          <w:rStyle w:val="FootnoteReference"/>
          <w:szCs w:val="22"/>
        </w:rPr>
        <w:footnoteReference w:id="4"/>
      </w:r>
      <w:r w:rsidR="00571B57">
        <w:rPr>
          <w:szCs w:val="22"/>
        </w:rPr>
        <w:t xml:space="preserve"> </w:t>
      </w:r>
      <w:ins w:id="348" w:author="Jaeger, Florian" w:date="2023-05-28T18:20:00Z">
        <w:r w:rsidR="002B7F50">
          <w:rPr>
            <w:szCs w:val="22"/>
          </w:rPr>
          <w:fldChar w:fldCharType="begin"/>
        </w:r>
        <w:r w:rsidR="002B7F50">
          <w:rPr>
            <w:szCs w:val="22"/>
          </w:rPr>
          <w:instrText xml:space="preserve"> REF _Ref136190394 \h </w:instrText>
        </w:r>
      </w:ins>
      <w:r w:rsidR="002B7F50">
        <w:rPr>
          <w:szCs w:val="22"/>
        </w:rPr>
      </w:r>
      <w:ins w:id="349" w:author="Jaeger, Florian" w:date="2023-05-28T18:20:00Z">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ins>
    </w:p>
    <w:p w14:paraId="7EC0D840" w14:textId="5D435E30" w:rsidR="002B7F50" w:rsidRDefault="00D83BCC" w:rsidP="002B7F50">
      <w:pPr>
        <w:jc w:val="center"/>
        <w:rPr>
          <w:ins w:id="350" w:author="Jaeger, Florian" w:date="2023-05-28T18:19:00Z"/>
          <w:szCs w:val="22"/>
        </w:rPr>
      </w:pPr>
      <w:ins w:id="351" w:author="Jaeger, Florian" w:date="2023-05-29T12:11:00Z">
        <w:r>
          <w:rPr>
            <w:noProof/>
            <w:szCs w:val="22"/>
          </w:rPr>
          <w:lastRenderedPageBreak/>
          <w:drawing>
            <wp:inline distT="0" distB="0" distL="0" distR="0" wp14:anchorId="7C8137B8" wp14:editId="2B463B38">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ins>
    </w:p>
    <w:p w14:paraId="7B76EE24" w14:textId="15DE9B0D" w:rsidR="002B7F50" w:rsidDel="002B7F50" w:rsidRDefault="002B7F50">
      <w:pPr>
        <w:pStyle w:val="Caption"/>
        <w:rPr>
          <w:del w:id="352" w:author="Jaeger, Florian" w:date="2023-05-28T18:21:00Z"/>
          <w:szCs w:val="22"/>
        </w:rPr>
        <w:pPrChange w:id="353" w:author="Jaeger, Florian" w:date="2023-05-28T18:21:00Z">
          <w:pPr/>
        </w:pPrChange>
      </w:pPr>
      <w:bookmarkStart w:id="354" w:name="_Ref136190394"/>
      <w:ins w:id="355" w:author="Jaeger, Florian" w:date="2023-05-28T18:19:00Z">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354"/>
        <w:r>
          <w:rPr>
            <w:noProof/>
            <w:szCs w:val="22"/>
          </w:rPr>
          <w:t>.</w:t>
        </w:r>
        <w:r w:rsidRPr="00ED3418">
          <w:rPr>
            <w:szCs w:val="22"/>
          </w:rPr>
          <w:tab/>
        </w:r>
        <w:r>
          <w:rPr>
            <w:szCs w:val="22"/>
          </w:rPr>
          <w:t xml:space="preserve">Summary of participants’ responses in Experiments 1a-c, depending on pen location and acoustic continuum step (Panel </w:t>
        </w:r>
      </w:ins>
      <w:ins w:id="356" w:author="Jaeger, Florian" w:date="2023-05-29T12:11:00Z">
        <w:r w:rsidR="00D83BCC">
          <w:rPr>
            <w:szCs w:val="22"/>
          </w:rPr>
          <w:t>A</w:t>
        </w:r>
      </w:ins>
      <w:ins w:id="357" w:author="Jaeger, Florian" w:date="2023-05-28T18:19:00Z">
        <w:r>
          <w:rPr>
            <w:szCs w:val="22"/>
          </w:rPr>
          <w:t>)</w:t>
        </w:r>
      </w:ins>
      <w:ins w:id="358" w:author="Jaeger, Florian" w:date="2023-05-29T12:11:00Z">
        <w:r w:rsidR="00D83BCC">
          <w:rPr>
            <w:szCs w:val="22"/>
          </w:rPr>
          <w:t xml:space="preserve"> or visual bias (Panel B)</w:t>
        </w:r>
      </w:ins>
      <w:ins w:id="359" w:author="Jaeger, Florian" w:date="2023-05-28T18:19:00Z">
        <w:r>
          <w:rPr>
            <w:szCs w:val="22"/>
          </w:rPr>
          <w:t xml:space="preserve">. </w:t>
        </w:r>
      </w:ins>
      <w:ins w:id="360" w:author="Jaeger, Florian" w:date="2023-05-28T18:20:00Z">
        <w:r>
          <w:rPr>
            <w:szCs w:val="22"/>
          </w:rPr>
          <w:t>Points show means of by-participant averages. Intervals</w:t>
        </w:r>
      </w:ins>
      <w:ins w:id="361" w:author="Jaeger, Florian" w:date="2023-05-28T18:21:00Z">
        <w:r>
          <w:rPr>
            <w:szCs w:val="22"/>
          </w:rPr>
          <w:t xml:space="preserve"> show bootstrapped 95% CIs over those by-participant means.</w:t>
        </w:r>
      </w:ins>
    </w:p>
    <w:p w14:paraId="00266130" w14:textId="77777777" w:rsidR="009625D1" w:rsidRDefault="009625D1">
      <w:pPr>
        <w:pStyle w:val="Caption"/>
        <w:rPr>
          <w:szCs w:val="22"/>
        </w:rPr>
        <w:pPrChange w:id="362" w:author="Jaeger, Florian" w:date="2023-05-28T18:21:00Z">
          <w:pPr/>
        </w:pPrChange>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63"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6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64"/>
      <w:r w:rsidR="00825EE6" w:rsidRPr="003F5649">
        <w:t xml:space="preserve">for which we had not strong expectations are </w:t>
      </w:r>
      <w:commentRangeStart w:id="365"/>
      <w:r w:rsidR="00825EE6" w:rsidRPr="003F5649">
        <w:t>shown with shaded backgrounds.</w:t>
      </w:r>
      <w:commentRangeEnd w:id="365"/>
      <w:r w:rsidR="00825EE6" w:rsidRPr="003F5649">
        <w:rPr>
          <w:rStyle w:val="CommentReference"/>
          <w:color w:val="auto"/>
        </w:rPr>
        <w:commentReference w:id="365"/>
      </w:r>
      <w:commentRangeEnd w:id="364"/>
      <w:r w:rsidR="004F276B">
        <w:rPr>
          <w:rStyle w:val="CommentReference"/>
          <w:i w:val="0"/>
          <w:iCs w:val="0"/>
          <w:color w:val="auto"/>
        </w:rPr>
        <w:commentReference w:id="364"/>
      </w:r>
    </w:p>
    <w:p w14:paraId="367CD34B" w14:textId="3C658242" w:rsidR="006D093A" w:rsidDel="002B7F50" w:rsidRDefault="006D093A" w:rsidP="006D093A">
      <w:pPr>
        <w:rPr>
          <w:del w:id="366" w:author="Jaeger, Florian" w:date="2023-05-28T18:19:00Z"/>
          <w:szCs w:val="22"/>
        </w:rPr>
      </w:pPr>
      <w:r>
        <w:rPr>
          <w:szCs w:val="22"/>
        </w:rPr>
        <w:t xml:space="preserve">Of primary interest, participants in all three experiments were less likely to respond </w:t>
      </w:r>
      <w:del w:id="367" w:author="Cummings, Shawn" w:date="2023-05-31T00:31:00Z">
        <w:r w:rsidRPr="00E960BA" w:rsidDel="00E960BA">
          <w:rPr>
            <w:i/>
            <w:iCs/>
            <w:szCs w:val="22"/>
            <w:rPrChange w:id="368" w:author="Cummings, Shawn" w:date="2023-05-31T00:31:00Z">
              <w:rPr>
                <w:szCs w:val="22"/>
              </w:rPr>
            </w:rPrChange>
          </w:rPr>
          <w:delText>“</w:delText>
        </w:r>
      </w:del>
      <w:proofErr w:type="spellStart"/>
      <w:r w:rsidRPr="00E960BA">
        <w:rPr>
          <w:i/>
          <w:iCs/>
          <w:szCs w:val="22"/>
          <w:rPrChange w:id="369" w:author="Cummings, Shawn" w:date="2023-05-31T00:31:00Z">
            <w:rPr>
              <w:szCs w:val="22"/>
            </w:rPr>
          </w:rPrChange>
        </w:rPr>
        <w:t>ashi</w:t>
      </w:r>
      <w:proofErr w:type="spellEnd"/>
      <w:del w:id="370" w:author="Cummings, Shawn" w:date="2023-05-31T00:30:00Z">
        <w:r w:rsidRPr="00E960BA" w:rsidDel="00E960BA">
          <w:rPr>
            <w:i/>
            <w:iCs/>
            <w:szCs w:val="22"/>
            <w:rPrChange w:id="371" w:author="Cummings, Shawn" w:date="2023-05-31T00:31:00Z">
              <w:rPr>
                <w:szCs w:val="22"/>
              </w:rPr>
            </w:rPrChange>
          </w:rPr>
          <w:delText>”</w:delText>
        </w:r>
      </w:del>
      <w:r w:rsidRPr="00E960BA">
        <w:rPr>
          <w:i/>
          <w:iCs/>
          <w:szCs w:val="22"/>
          <w:rPrChange w:id="372" w:author="Cummings, Shawn" w:date="2023-05-31T00:31:00Z">
            <w:rPr>
              <w:szCs w:val="22"/>
            </w:rPr>
          </w:rPrChange>
        </w:rPr>
        <w:t xml:space="preserve"> </w:t>
      </w:r>
      <w:r>
        <w:rPr>
          <w:szCs w:val="22"/>
        </w:rPr>
        <w:t xml:space="preserve">if the pen was in the mouth (BFs &gt; </w:t>
      </w:r>
      <w:r w:rsidRPr="00E617BE">
        <w:rPr>
          <w:szCs w:val="22"/>
          <w:highlight w:val="yellow"/>
          <w:rPrChange w:id="373" w:author="Jaeger, Florian" w:date="2023-05-28T18:23:00Z">
            <w:rPr>
              <w:szCs w:val="22"/>
            </w:rPr>
          </w:rPrChange>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del w:id="374" w:author="Cummings, Shawn" w:date="2023-05-31T00:31:00Z">
        <w:r w:rsidRPr="00E960BA" w:rsidDel="00E960BA">
          <w:rPr>
            <w:i/>
            <w:iCs/>
            <w:szCs w:val="22"/>
            <w:rPrChange w:id="375" w:author="Cummings, Shawn" w:date="2023-05-31T00:31:00Z">
              <w:rPr>
                <w:szCs w:val="22"/>
              </w:rPr>
            </w:rPrChange>
          </w:rPr>
          <w:delText>“</w:delText>
        </w:r>
      </w:del>
      <w:proofErr w:type="spellStart"/>
      <w:r w:rsidRPr="00E960BA">
        <w:rPr>
          <w:i/>
          <w:iCs/>
          <w:szCs w:val="22"/>
          <w:rPrChange w:id="376" w:author="Cummings, Shawn" w:date="2023-05-31T00:31:00Z">
            <w:rPr>
              <w:szCs w:val="22"/>
            </w:rPr>
          </w:rPrChange>
        </w:rPr>
        <w:t>ashi</w:t>
      </w:r>
      <w:proofErr w:type="spellEnd"/>
      <w:del w:id="377" w:author="Cummings, Shawn" w:date="2023-05-31T00:31:00Z">
        <w:r w:rsidDel="00E960BA">
          <w:rPr>
            <w:szCs w:val="22"/>
          </w:rPr>
          <w:delText>”</w:delText>
        </w:r>
      </w:del>
      <w:r>
        <w:rPr>
          <w:szCs w:val="22"/>
        </w:rPr>
        <w:t xml:space="preserve">-like. This evidence was strongest for Experiment 1c (BFs &gt; </w:t>
      </w:r>
      <w:r w:rsidRPr="00E617BE">
        <w:rPr>
          <w:szCs w:val="22"/>
          <w:highlight w:val="yellow"/>
          <w:rPrChange w:id="378" w:author="Jaeger, Florian" w:date="2023-05-28T18:23:00Z">
            <w:rPr>
              <w:szCs w:val="22"/>
            </w:rPr>
          </w:rPrChange>
        </w:rPr>
        <w:t>13.5</w:t>
      </w:r>
      <w:r>
        <w:rPr>
          <w:szCs w:val="22"/>
        </w:rPr>
        <w:t xml:space="preserve">), potentially because the effect of compensation—decreases in the probability of </w:t>
      </w:r>
      <w:del w:id="379" w:author="Cummings, Shawn" w:date="2023-05-31T00:31:00Z">
        <w:r w:rsidRPr="00E960BA" w:rsidDel="00E960BA">
          <w:rPr>
            <w:i/>
            <w:iCs/>
            <w:szCs w:val="22"/>
            <w:rPrChange w:id="380" w:author="Cummings, Shawn" w:date="2023-05-31T00:31:00Z">
              <w:rPr>
                <w:szCs w:val="22"/>
              </w:rPr>
            </w:rPrChange>
          </w:rPr>
          <w:delText>“</w:delText>
        </w:r>
      </w:del>
      <w:proofErr w:type="spellStart"/>
      <w:r w:rsidRPr="00E960BA">
        <w:rPr>
          <w:i/>
          <w:iCs/>
          <w:szCs w:val="22"/>
          <w:rPrChange w:id="381" w:author="Cummings, Shawn" w:date="2023-05-31T00:31:00Z">
            <w:rPr>
              <w:szCs w:val="22"/>
            </w:rPr>
          </w:rPrChange>
        </w:rPr>
        <w:t>ashi</w:t>
      </w:r>
      <w:proofErr w:type="spellEnd"/>
      <w:del w:id="382" w:author="Cummings, Shawn" w:date="2023-05-31T00:31:00Z">
        <w:r w:rsidDel="00E960BA">
          <w:rPr>
            <w:szCs w:val="22"/>
          </w:rPr>
          <w:delText>”</w:delText>
        </w:r>
      </w:del>
      <w:r>
        <w:rPr>
          <w:szCs w:val="22"/>
        </w:rPr>
        <w:t xml:space="preserve"> responses—is more difficult to detect for audio-visual stimuli for which </w:t>
      </w:r>
      <w:del w:id="383" w:author="Cummings, Shawn" w:date="2023-05-31T00:31:00Z">
        <w:r w:rsidRPr="00E960BA" w:rsidDel="00E960BA">
          <w:rPr>
            <w:i/>
            <w:iCs/>
            <w:szCs w:val="22"/>
            <w:rPrChange w:id="384" w:author="Cummings, Shawn" w:date="2023-05-31T00:31:00Z">
              <w:rPr>
                <w:szCs w:val="22"/>
              </w:rPr>
            </w:rPrChange>
          </w:rPr>
          <w:delText>“</w:delText>
        </w:r>
      </w:del>
      <w:proofErr w:type="spellStart"/>
      <w:r w:rsidRPr="00E960BA">
        <w:rPr>
          <w:i/>
          <w:iCs/>
          <w:szCs w:val="22"/>
          <w:rPrChange w:id="385" w:author="Cummings, Shawn" w:date="2023-05-31T00:31:00Z">
            <w:rPr>
              <w:szCs w:val="22"/>
            </w:rPr>
          </w:rPrChange>
        </w:rPr>
        <w:t>ashi</w:t>
      </w:r>
      <w:proofErr w:type="spellEnd"/>
      <w:del w:id="386" w:author="Cummings, Shawn" w:date="2023-05-31T00:31:00Z">
        <w:r w:rsidDel="00E960BA">
          <w:rPr>
            <w:szCs w:val="22"/>
          </w:rPr>
          <w:delText>”</w:delText>
        </w:r>
      </w:del>
      <w:r>
        <w:rPr>
          <w:szCs w:val="22"/>
        </w:rPr>
        <w:t>-responses are unlikely to being with.</w:t>
      </w:r>
      <w:ins w:id="387" w:author="Jaeger, Florian" w:date="2023-05-28T18:22:00Z">
        <w:r w:rsidR="00E617BE">
          <w:rPr>
            <w:szCs w:val="22"/>
          </w:rPr>
          <w:t xml:space="preserve"> The same trend </w:t>
        </w:r>
      </w:ins>
      <w:proofErr w:type="gramStart"/>
      <w:ins w:id="388" w:author="Jaeger, Florian" w:date="2023-05-28T18:23:00Z">
        <w:r w:rsidR="00E617BE">
          <w:rPr>
            <w:szCs w:val="22"/>
          </w:rPr>
          <w:t>are</w:t>
        </w:r>
      </w:ins>
      <w:proofErr w:type="gramEnd"/>
      <w:ins w:id="389" w:author="Jaeger, Florian" w:date="2023-05-28T18:22:00Z">
        <w:r w:rsidR="00E617BE">
          <w:rPr>
            <w:szCs w:val="22"/>
          </w:rPr>
          <w:t xml:space="preserve">, however, present across all </w:t>
        </w:r>
      </w:ins>
      <w:ins w:id="390" w:author="Jaeger, Florian" w:date="2023-05-28T18:23:00Z">
        <w:r w:rsidR="00E617BE">
          <w:rPr>
            <w:szCs w:val="22"/>
          </w:rPr>
          <w:t xml:space="preserve">three </w:t>
        </w:r>
      </w:ins>
      <w:ins w:id="391" w:author="Jaeger, Florian" w:date="2023-05-28T18:22:00Z">
        <w:r w:rsidR="00E617BE">
          <w:rPr>
            <w:szCs w:val="22"/>
          </w:rPr>
          <w:t>experiments.</w:t>
        </w:r>
      </w:ins>
    </w:p>
    <w:p w14:paraId="6DC2C1D4" w14:textId="77777777" w:rsidR="006D093A" w:rsidRDefault="006D093A" w:rsidP="002B7F50">
      <w:pPr>
        <w:rPr>
          <w:szCs w:val="22"/>
        </w:rPr>
      </w:pPr>
    </w:p>
    <w:p w14:paraId="6392DD32" w14:textId="696F68A8" w:rsidR="006D093A" w:rsidDel="002B7F50" w:rsidRDefault="006D093A" w:rsidP="006D093A">
      <w:pPr>
        <w:jc w:val="center"/>
        <w:rPr>
          <w:del w:id="392" w:author="Jaeger, Florian" w:date="2023-05-28T18:18:00Z"/>
          <w:szCs w:val="22"/>
        </w:rPr>
      </w:pPr>
      <w:del w:id="393" w:author="Jaeger, Florian" w:date="2023-05-28T18:15:00Z">
        <w:r w:rsidRPr="00ED3418" w:rsidDel="002B7F50">
          <w:rPr>
            <w:szCs w:val="22"/>
            <w:highlight w:val="cyan"/>
          </w:rPr>
          <w:delText xml:space="preserve">[INSERT </w:delText>
        </w:r>
        <w:r w:rsidDel="002B7F50">
          <w:rPr>
            <w:szCs w:val="22"/>
            <w:highlight w:val="cyan"/>
          </w:rPr>
          <w:delText>FIGURE</w:delText>
        </w:r>
        <w:r w:rsidRPr="00ED3418" w:rsidDel="002B7F50">
          <w:rPr>
            <w:szCs w:val="22"/>
            <w:highlight w:val="cyan"/>
          </w:rPr>
          <w:delText>]</w:delText>
        </w:r>
      </w:del>
    </w:p>
    <w:p w14:paraId="143CB8AF" w14:textId="6593E6EE" w:rsidR="006D093A" w:rsidDel="002B7F50" w:rsidRDefault="006D093A" w:rsidP="006D093A">
      <w:pPr>
        <w:pStyle w:val="Caption"/>
        <w:rPr>
          <w:del w:id="394" w:author="Jaeger, Florian" w:date="2023-05-28T18:18:00Z"/>
          <w:szCs w:val="22"/>
        </w:rPr>
      </w:pPr>
      <w:del w:id="395" w:author="Jaeger, Florian" w:date="2023-05-28T18:18:00Z">
        <w:r w:rsidRPr="00ED3418" w:rsidDel="002B7F50">
          <w:rPr>
            <w:szCs w:val="22"/>
          </w:rPr>
          <w:delText xml:space="preserve">Figure </w:delText>
        </w:r>
        <w:r w:rsidRPr="00ED3418" w:rsidDel="002B7F50">
          <w:rPr>
            <w:i w:val="0"/>
            <w:iCs w:val="0"/>
            <w:szCs w:val="22"/>
          </w:rPr>
          <w:fldChar w:fldCharType="begin"/>
        </w:r>
        <w:r w:rsidRPr="00ED3418" w:rsidDel="002B7F50">
          <w:rPr>
            <w:szCs w:val="22"/>
          </w:rPr>
          <w:delInstrText xml:space="preserve"> SEQ Figure \* ARABIC </w:delInstrText>
        </w:r>
        <w:r w:rsidRPr="00ED3418" w:rsidDel="002B7F50">
          <w:rPr>
            <w:i w:val="0"/>
            <w:iCs w:val="0"/>
            <w:szCs w:val="22"/>
          </w:rPr>
          <w:fldChar w:fldCharType="separate"/>
        </w:r>
        <w:r w:rsidRPr="00ED3418" w:rsidDel="002B7F50">
          <w:rPr>
            <w:noProof/>
            <w:szCs w:val="22"/>
          </w:rPr>
          <w:delText>4</w:delText>
        </w:r>
        <w:r w:rsidRPr="00ED3418" w:rsidDel="002B7F50">
          <w:rPr>
            <w:i w:val="0"/>
            <w:iCs w:val="0"/>
            <w:noProof/>
            <w:szCs w:val="22"/>
          </w:rPr>
          <w:fldChar w:fldCharType="end"/>
        </w:r>
        <w:r w:rsidDel="002B7F50">
          <w:rPr>
            <w:noProof/>
            <w:szCs w:val="22"/>
          </w:rPr>
          <w:delText>.</w:delText>
        </w:r>
        <w:r w:rsidRPr="00ED3418" w:rsidDel="002B7F50">
          <w:rPr>
            <w:szCs w:val="22"/>
          </w:rPr>
          <w:tab/>
        </w:r>
        <w:r w:rsidDel="002B7F50">
          <w:rPr>
            <w:szCs w:val="22"/>
          </w:rPr>
          <w:delText>Summary of participants’ responses in Experiments 1a-c, depending on pen location and acoustic continuum step. Shaded intervals show predictions based on posterior draws from the GLMM, marginalizing over all other population- and group-level effects (fixed and random effects).</w:delText>
        </w:r>
      </w:del>
    </w:p>
    <w:p w14:paraId="7885CC2A" w14:textId="70D94439"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xml:space="preserve">), with increasing probabilities of </w:t>
      </w:r>
      <w:del w:id="396" w:author="Cummings, Shawn" w:date="2023-05-31T00:33:00Z">
        <w:r w:rsidRPr="00E960BA" w:rsidDel="00E960BA">
          <w:rPr>
            <w:i/>
            <w:iCs/>
            <w:szCs w:val="22"/>
            <w:rPrChange w:id="397" w:author="Cummings, Shawn" w:date="2023-05-31T00:33:00Z">
              <w:rPr>
                <w:szCs w:val="22"/>
              </w:rPr>
            </w:rPrChange>
          </w:rPr>
          <w:delText>“</w:delText>
        </w:r>
      </w:del>
      <w:proofErr w:type="spellStart"/>
      <w:r w:rsidRPr="00E960BA">
        <w:rPr>
          <w:i/>
          <w:iCs/>
          <w:szCs w:val="22"/>
          <w:rPrChange w:id="398" w:author="Cummings, Shawn" w:date="2023-05-31T00:33:00Z">
            <w:rPr>
              <w:szCs w:val="22"/>
            </w:rPr>
          </w:rPrChange>
        </w:rPr>
        <w:t>ashi</w:t>
      </w:r>
      <w:proofErr w:type="spellEnd"/>
      <w:del w:id="399" w:author="Cummings, Shawn" w:date="2023-05-31T00:33:00Z">
        <w:r w:rsidDel="00E960BA">
          <w:rPr>
            <w:szCs w:val="22"/>
          </w:rPr>
          <w:delText>”</w:delText>
        </w:r>
      </w:del>
      <w:ins w:id="400" w:author="Cummings, Shawn" w:date="2023-05-31T00:33:00Z">
        <w:r w:rsidR="00E960BA">
          <w:rPr>
            <w:szCs w:val="22"/>
          </w:rPr>
          <w:t xml:space="preserve"> </w:t>
        </w:r>
      </w:ins>
      <w:del w:id="401" w:author="Cummings, Shawn" w:date="2023-05-31T00:33:00Z">
        <w:r w:rsidDel="00E960BA">
          <w:rPr>
            <w:szCs w:val="22"/>
          </w:rPr>
          <w:delText>-</w:delText>
        </w:r>
      </w:del>
      <w:r>
        <w:rPr>
          <w:szCs w:val="22"/>
        </w:rPr>
        <w:t xml:space="preserve">responses when the audio-visual articulatory evidence biased towards </w:t>
      </w:r>
      <w:del w:id="402" w:author="Cummings, Shawn" w:date="2023-05-31T00:33:00Z">
        <w:r w:rsidRPr="00E960BA" w:rsidDel="00E960BA">
          <w:rPr>
            <w:i/>
            <w:iCs/>
            <w:szCs w:val="22"/>
            <w:rPrChange w:id="403" w:author="Cummings, Shawn" w:date="2023-05-31T00:33:00Z">
              <w:rPr>
                <w:szCs w:val="22"/>
              </w:rPr>
            </w:rPrChange>
          </w:rPr>
          <w:delText>“</w:delText>
        </w:r>
      </w:del>
      <w:proofErr w:type="spellStart"/>
      <w:r w:rsidRPr="00E960BA">
        <w:rPr>
          <w:i/>
          <w:iCs/>
          <w:szCs w:val="22"/>
          <w:rPrChange w:id="404" w:author="Cummings, Shawn" w:date="2023-05-31T00:33:00Z">
            <w:rPr>
              <w:szCs w:val="22"/>
            </w:rPr>
          </w:rPrChange>
        </w:rPr>
        <w:t>ashi</w:t>
      </w:r>
      <w:proofErr w:type="spellEnd"/>
      <w:del w:id="405" w:author="Cummings, Shawn" w:date="2023-05-31T00:33:00Z">
        <w:r w:rsidDel="00E960BA">
          <w:rPr>
            <w:szCs w:val="22"/>
          </w:rPr>
          <w:delText>”</w:delText>
        </w:r>
      </w:del>
      <w:r>
        <w:rPr>
          <w:szCs w:val="22"/>
        </w:rPr>
        <w:t xml:space="preserve">. These two effects seem to be independent of each other, suggesting additive effects of acoustic and visual evidence (BFs &gt; 8, in line with models of ideal cue integration, </w:t>
      </w:r>
      <w:r w:rsidRPr="00E960BA">
        <w:rPr>
          <w:szCs w:val="22"/>
          <w:highlight w:val="yellow"/>
          <w:rPrChange w:id="406" w:author="Cummings, Shawn" w:date="2023-05-31T00:33:00Z">
            <w:rPr>
              <w:szCs w:val="22"/>
            </w:rPr>
          </w:rPrChange>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8199F24"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ins w:id="407" w:author="Cummings, Shawn" w:date="2023-05-31T00:33:00Z">
        <w:r w:rsidR="00E960BA">
          <w:rPr>
            <w:szCs w:val="22"/>
          </w:rPr>
          <w:t xml:space="preserve"> </w:t>
        </w:r>
      </w:ins>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del w:id="408" w:author="Cummings, Shawn" w:date="2023-05-31T00:33:00Z">
        <w:r w:rsidR="00A47696" w:rsidRPr="00E960BA" w:rsidDel="00E960BA">
          <w:rPr>
            <w:i/>
            <w:iCs/>
            <w:szCs w:val="22"/>
            <w:rPrChange w:id="409" w:author="Cummings, Shawn" w:date="2023-05-31T00:34:00Z">
              <w:rPr>
                <w:szCs w:val="22"/>
              </w:rPr>
            </w:rPrChange>
          </w:rPr>
          <w:delText>“</w:delText>
        </w:r>
      </w:del>
      <w:proofErr w:type="spellStart"/>
      <w:r w:rsidR="00A47696" w:rsidRPr="00E960BA">
        <w:rPr>
          <w:i/>
          <w:iCs/>
          <w:szCs w:val="22"/>
          <w:rPrChange w:id="410" w:author="Cummings, Shawn" w:date="2023-05-31T00:34:00Z">
            <w:rPr>
              <w:szCs w:val="22"/>
            </w:rPr>
          </w:rPrChange>
        </w:rPr>
        <w:t>ashi</w:t>
      </w:r>
      <w:proofErr w:type="spellEnd"/>
      <w:del w:id="411" w:author="Cummings, Shawn" w:date="2023-05-31T00:34:00Z">
        <w:r w:rsidR="00A47696" w:rsidDel="00E960BA">
          <w:rPr>
            <w:szCs w:val="22"/>
          </w:rPr>
          <w:delText>”</w:delText>
        </w:r>
      </w:del>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56035638"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del w:id="412" w:author="Jaeger, Florian" w:date="2023-05-22T16:56:00Z">
        <w:r w:rsidR="00A9453C" w:rsidDel="00244AD2">
          <w:rPr>
            <w:szCs w:val="22"/>
          </w:rPr>
          <w:delText>(REFS)</w:delText>
        </w:r>
      </w:del>
      <w:ins w:id="413" w:author="Jaeger, Florian" w:date="2023-05-22T16:56:00Z">
        <w:r w:rsidR="00244AD2">
          <w:rPr>
            <w:szCs w:val="22"/>
          </w:rPr>
          <w:t>(</w:t>
        </w:r>
        <w:proofErr w:type="gramStart"/>
        <w:r w:rsidR="00244AD2">
          <w:rPr>
            <w:szCs w:val="22"/>
          </w:rPr>
          <w:t>similar to</w:t>
        </w:r>
        <w:proofErr w:type="gramEnd"/>
        <w:r w:rsidR="00244AD2">
          <w:rPr>
            <w:szCs w:val="22"/>
          </w:rPr>
          <w:t xml:space="preserve"> the effects of a </w:t>
        </w:r>
        <w:commentRangeStart w:id="414"/>
        <w:commentRangeStart w:id="415"/>
        <w:r w:rsidR="00244AD2">
          <w:rPr>
            <w:szCs w:val="22"/>
          </w:rPr>
          <w:t>bite</w:t>
        </w:r>
      </w:ins>
      <w:ins w:id="416" w:author="Cummings, Shawn" w:date="2023-05-31T00:34:00Z">
        <w:r w:rsidR="00E960BA">
          <w:rPr>
            <w:szCs w:val="22"/>
          </w:rPr>
          <w:t>-</w:t>
        </w:r>
      </w:ins>
      <w:ins w:id="417" w:author="Jaeger, Florian" w:date="2023-05-22T16:56:00Z">
        <w:del w:id="418" w:author="Cummings, Shawn" w:date="2023-05-31T00:34:00Z">
          <w:r w:rsidR="00244AD2" w:rsidDel="00E960BA">
            <w:rPr>
              <w:szCs w:val="22"/>
            </w:rPr>
            <w:delText xml:space="preserve"> </w:delText>
          </w:r>
        </w:del>
        <w:r w:rsidR="00244AD2">
          <w:rPr>
            <w:szCs w:val="22"/>
          </w:rPr>
          <w:t>block</w:t>
        </w:r>
      </w:ins>
      <w:commentRangeEnd w:id="414"/>
      <w:ins w:id="419" w:author="Jaeger, Florian" w:date="2023-05-22T16:57:00Z">
        <w:r w:rsidR="00244AD2">
          <w:rPr>
            <w:rStyle w:val="CommentReference"/>
          </w:rPr>
          <w:commentReference w:id="414"/>
        </w:r>
      </w:ins>
      <w:commentRangeEnd w:id="415"/>
      <w:r w:rsidR="00E960BA">
        <w:rPr>
          <w:rStyle w:val="CommentReference"/>
        </w:rPr>
        <w:commentReference w:id="415"/>
      </w:r>
      <w:ins w:id="420" w:author="Jaeger, Florian" w:date="2023-05-22T16:56:00Z">
        <w:r w:rsidR="00244AD2">
          <w:rPr>
            <w:szCs w:val="22"/>
          </w:rPr>
          <w:t>,</w:t>
        </w:r>
      </w:ins>
      <w:ins w:id="421" w:author="Jaeger, Florian" w:date="2023-05-22T16:57:00Z">
        <w:r w:rsidR="00244AD2">
          <w:rPr>
            <w:szCs w:val="22"/>
          </w:rPr>
          <w:t xml:space="preserve"> </w:t>
        </w:r>
        <w:r w:rsidR="00244AD2" w:rsidRPr="00ED3418">
          <w:rPr>
            <w:szCs w:val="22"/>
          </w:rPr>
          <w:t>McFarland &amp; Baum, 1995; Baum et al. 1996</w:t>
        </w:r>
        <w:r w:rsidR="00244AD2">
          <w:rPr>
            <w:szCs w:val="22"/>
          </w:rPr>
          <w:t>)</w:t>
        </w:r>
      </w:ins>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w:t>
      </w:r>
      <w:del w:id="422" w:author="Cummings, Shawn" w:date="2023-05-31T00:35:00Z">
        <w:r w:rsidRPr="00E960BA" w:rsidDel="00E960BA">
          <w:rPr>
            <w:i/>
            <w:iCs/>
            <w:szCs w:val="22"/>
            <w:rPrChange w:id="423" w:author="Cummings, Shawn" w:date="2023-05-31T00:35:00Z">
              <w:rPr>
                <w:szCs w:val="22"/>
              </w:rPr>
            </w:rPrChange>
          </w:rPr>
          <w:delText>“</w:delText>
        </w:r>
      </w:del>
      <w:proofErr w:type="spellStart"/>
      <w:r w:rsidRPr="00E960BA">
        <w:rPr>
          <w:i/>
          <w:iCs/>
          <w:szCs w:val="22"/>
          <w:rPrChange w:id="424" w:author="Cummings, Shawn" w:date="2023-05-31T00:35:00Z">
            <w:rPr>
              <w:szCs w:val="22"/>
            </w:rPr>
          </w:rPrChange>
        </w:rPr>
        <w:t>ashi</w:t>
      </w:r>
      <w:proofErr w:type="spellEnd"/>
      <w:del w:id="425" w:author="Cummings, Shawn" w:date="2023-05-31T00:35:00Z">
        <w:r w:rsidDel="00E960BA">
          <w:rPr>
            <w:szCs w:val="22"/>
          </w:rPr>
          <w:delText>”</w:delText>
        </w:r>
      </w:del>
      <w:r>
        <w:rPr>
          <w:szCs w:val="22"/>
        </w:rPr>
        <w:t xml:space="preserve"> when the pen is in the mouth</w:t>
      </w:r>
      <w:r w:rsidR="001D0660">
        <w:rPr>
          <w:szCs w:val="22"/>
        </w:rPr>
        <w:t>—the opposite of what we observed in all three experiments</w:t>
      </w:r>
      <w:r>
        <w:rPr>
          <w:szCs w:val="22"/>
        </w:rPr>
        <w:t xml:space="preserve">. Similarly, if listeners ignored the pen, or if </w:t>
      </w:r>
      <w:r>
        <w:rPr>
          <w:szCs w:val="22"/>
        </w:rPr>
        <w:lastRenderedPageBreak/>
        <w:t xml:space="preserve">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commentRangeStart w:id="426"/>
      <w:commentRangeStart w:id="427"/>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del w:id="428" w:author="Jaeger, Florian" w:date="2023-05-22T16:47:00Z">
        <w:r w:rsidR="001D0660" w:rsidDel="00CE7AE0">
          <w:rPr>
            <w:szCs w:val="22"/>
          </w:rPr>
          <w:delText>other v</w:delText>
        </w:r>
        <w:r w:rsidDel="00CE7AE0">
          <w:rPr>
            <w:szCs w:val="22"/>
          </w:rPr>
          <w:delText>isually evident articulatory obstructions (</w:delText>
        </w:r>
        <w:r w:rsidR="0072511C" w:rsidDel="00CE7AE0">
          <w:rPr>
            <w:szCs w:val="22"/>
          </w:rPr>
          <w:delText>McFarland &amp; Baum, 1995</w:delText>
        </w:r>
        <w:commentRangeStart w:id="429"/>
        <w:commentRangeEnd w:id="429"/>
        <w:r w:rsidDel="00CE7AE0">
          <w:rPr>
            <w:rStyle w:val="CommentReference"/>
          </w:rPr>
          <w:commentReference w:id="429"/>
        </w:r>
        <w:r w:rsidDel="00CE7AE0">
          <w:rPr>
            <w:szCs w:val="22"/>
          </w:rPr>
          <w:delText>)</w:delText>
        </w:r>
        <w:r w:rsidR="001D0660" w:rsidDel="00CE7AE0">
          <w:rPr>
            <w:szCs w:val="22"/>
          </w:rPr>
          <w:delText xml:space="preserve"> </w:delText>
        </w:r>
        <w:commentRangeEnd w:id="426"/>
        <w:r w:rsidR="00067907" w:rsidDel="00CE7AE0">
          <w:rPr>
            <w:rStyle w:val="CommentReference"/>
          </w:rPr>
          <w:commentReference w:id="426"/>
        </w:r>
      </w:del>
      <w:commentRangeEnd w:id="427"/>
      <w:r w:rsidR="00CE7AE0">
        <w:rPr>
          <w:rStyle w:val="CommentReference"/>
        </w:rPr>
        <w:commentReference w:id="427"/>
      </w:r>
      <w:del w:id="430" w:author="Jaeger, Florian" w:date="2023-05-22T16:47:00Z">
        <w:r w:rsidR="001D0660" w:rsidDel="00CE7AE0">
          <w:rPr>
            <w:szCs w:val="22"/>
          </w:rPr>
          <w:delText xml:space="preserve">as well as </w:delText>
        </w:r>
      </w:del>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431"/>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432" w:author="Jaeger, Florian" w:date="2023-05-27T12:41:00Z">
        <w:r w:rsidR="00E17FC6" w:rsidRPr="00CE7AE0" w:rsidDel="008D6284">
          <w:rPr>
            <w:szCs w:val="22"/>
            <w:highlight w:val="yellow"/>
          </w:rPr>
          <w:delText>XXXXX</w:delText>
        </w:r>
        <w:commentRangeEnd w:id="431"/>
        <w:r w:rsidR="0080495B" w:rsidDel="008D6284">
          <w:rPr>
            <w:rStyle w:val="CommentReference"/>
          </w:rPr>
          <w:commentReference w:id="431"/>
        </w:r>
      </w:del>
      <w:ins w:id="433" w:author="Jaeger, Florian" w:date="2023-05-27T12:41:00Z">
        <w:r w:rsidR="008D6284">
          <w:rPr>
            <w:szCs w:val="22"/>
            <w:highlight w:val="yellow"/>
          </w:rPr>
          <w:t>This altern</w:t>
        </w:r>
      </w:ins>
      <w:ins w:id="434" w:author="Jaeger, Florian" w:date="2023-05-27T12:42:00Z">
        <w:r w:rsidR="008D6284">
          <w:rPr>
            <w:szCs w:val="22"/>
            <w:highlight w:val="yellow"/>
          </w:rPr>
          <w:t>ative explanation is addressed in Exper</w:t>
        </w:r>
      </w:ins>
      <w:ins w:id="435" w:author="Jaeger, Florian" w:date="2023-05-27T12:45:00Z">
        <w:r w:rsidR="008D6284">
          <w:rPr>
            <w:szCs w:val="22"/>
            <w:highlight w:val="yellow"/>
          </w:rPr>
          <w:t>iments 2.</w:t>
        </w:r>
      </w:ins>
    </w:p>
    <w:p w14:paraId="4804E457" w14:textId="22F71E63" w:rsidR="000E2896" w:rsidRDefault="00E17FC6" w:rsidP="000E2896">
      <w:pPr>
        <w:rPr>
          <w:szCs w:val="22"/>
        </w:rPr>
      </w:pPr>
      <w:commentRangeStart w:id="436"/>
      <w:del w:id="437" w:author="Jaeger, Florian" w:date="2023-05-27T12:45:00Z">
        <w:r w:rsidRPr="00CE7AE0" w:rsidDel="008D6284">
          <w:rPr>
            <w:szCs w:val="22"/>
          </w:rPr>
          <w:delText>Beyond the effects of the pen</w:delText>
        </w:r>
      </w:del>
      <w:ins w:id="438" w:author="Jaeger, Florian" w:date="2023-05-27T12:45:00Z">
        <w:r w:rsidR="008D6284">
          <w:rPr>
            <w:szCs w:val="22"/>
          </w:rPr>
          <w:t>Before we turn to those experiments</w:t>
        </w:r>
      </w:ins>
      <w:ins w:id="439" w:author="Jaeger, Florian" w:date="2023-05-27T12:47:00Z">
        <w:r w:rsidR="008D6284">
          <w:rPr>
            <w:szCs w:val="22"/>
          </w:rPr>
          <w:t>,</w:t>
        </w:r>
      </w:ins>
      <w:ins w:id="440" w:author="Jaeger, Florian" w:date="2023-05-27T12:45:00Z">
        <w:r w:rsidR="008D6284">
          <w:rPr>
            <w:szCs w:val="22"/>
          </w:rPr>
          <w:t xml:space="preserve"> we note</w:t>
        </w:r>
      </w:ins>
      <w:ins w:id="441" w:author="Jaeger, Florian" w:date="2023-05-27T12:47:00Z">
        <w:r w:rsidR="008D6284">
          <w:rPr>
            <w:szCs w:val="22"/>
          </w:rPr>
          <w:t xml:space="preserve"> that</w:t>
        </w:r>
      </w:ins>
      <w:del w:id="442" w:author="Jaeger, Florian" w:date="2023-05-27T12:47:00Z">
        <w:r w:rsidRPr="00CE7AE0" w:rsidDel="008D6284">
          <w:rPr>
            <w:szCs w:val="22"/>
          </w:rPr>
          <w:delText>,</w:delText>
        </w:r>
      </w:del>
      <w:r w:rsidRPr="00CE7AE0">
        <w:rPr>
          <w:szCs w:val="22"/>
        </w:rPr>
        <w:t xml:space="preserve"> Experiments 1a-c </w:t>
      </w:r>
      <w:ins w:id="443" w:author="Jaeger, Florian" w:date="2023-05-27T12:47:00Z">
        <w:r w:rsidR="008D6284">
          <w:rPr>
            <w:szCs w:val="22"/>
          </w:rPr>
          <w:t xml:space="preserve">also </w:t>
        </w:r>
      </w:ins>
      <w:r w:rsidRPr="00CE7AE0">
        <w:rPr>
          <w:szCs w:val="22"/>
        </w:rPr>
        <w:t>validate</w:t>
      </w:r>
      <w:del w:id="444" w:author="Jaeger, Florian" w:date="2023-05-27T12:47:00Z">
        <w:r w:rsidRPr="00CE7AE0" w:rsidDel="008D6284">
          <w:rPr>
            <w:szCs w:val="22"/>
          </w:rPr>
          <w:delText>d</w:delText>
        </w:r>
      </w:del>
      <w:r w:rsidRPr="00CE7AE0">
        <w:rPr>
          <w:szCs w:val="22"/>
        </w:rPr>
        <w:t xml:space="preserv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ins w:id="445" w:author="Jaeger, Florian" w:date="2023-05-27T14:04:00Z">
            <w:rPr>
              <w:rFonts w:ascii="Cambria Math" w:hAnsi="Cambria Math"/>
              <w:szCs w:val="22"/>
            </w:rPr>
            <m:t xml:space="preserve">.28&lt; </m:t>
          </w:ins>
        </m:r>
        <m:acc>
          <m:accPr>
            <m:ctrlPr>
              <w:ins w:id="446" w:author="Jaeger, Florian" w:date="2023-05-27T14:04:00Z">
                <w:rPr>
                  <w:rFonts w:ascii="Cambria Math" w:hAnsi="Cambria Math"/>
                  <w:i/>
                  <w:szCs w:val="22"/>
                </w:rPr>
              </w:ins>
            </m:ctrlPr>
          </m:accPr>
          <m:e>
            <m:r>
              <w:ins w:id="447" w:author="Jaeger, Florian" w:date="2023-05-27T14:04:00Z">
                <w:rPr>
                  <w:rFonts w:ascii="Cambria Math" w:hAnsi="Cambria Math"/>
                  <w:szCs w:val="22"/>
                </w:rPr>
                <m:t>β</m:t>
              </w:ins>
            </m:r>
          </m:e>
        </m:acc>
        <m:r>
          <w:ins w:id="448" w:author="Jaeger, Florian" w:date="2023-05-27T14:04:00Z">
            <w:rPr>
              <w:rFonts w:ascii="Cambria Math" w:hAnsi="Cambria Math"/>
              <w:szCs w:val="22"/>
            </w:rPr>
            <m:t>s=.34</m:t>
          </w:ins>
        </m:r>
        <m:r>
          <w:del w:id="449" w:author="Jaeger, Florian" w:date="2023-05-27T14:05:00Z">
            <m:rPr>
              <m:sty m:val="p"/>
            </m:rPr>
            <w:rPr>
              <w:rFonts w:ascii="Cambria Math" w:hAnsi="Cambria Math"/>
              <w:szCs w:val="22"/>
            </w:rPr>
            <m:t>.</m:t>
          </w:del>
        </m:r>
      </m:oMath>
      <w:del w:id="450" w:author="Jaeger, Florian" w:date="2023-05-27T14:05:00Z">
        <w:r w:rsidR="007C1B6D" w:rsidDel="00315C40">
          <w:rPr>
            <w:szCs w:val="22"/>
          </w:rPr>
          <w:delText>28 to .34</w:delText>
        </w:r>
      </w:del>
      <w:r w:rsidR="007C1B6D">
        <w:rPr>
          <w:szCs w:val="22"/>
        </w:rPr>
        <w:t xml:space="preserve"> in Experiment 1a-c vs. </w:t>
      </w:r>
      <m:oMath>
        <m:acc>
          <m:accPr>
            <m:ctrlPr>
              <w:ins w:id="451" w:author="Jaeger, Florian" w:date="2023-05-27T14:05:00Z">
                <w:rPr>
                  <w:rFonts w:ascii="Cambria Math" w:hAnsi="Cambria Math"/>
                  <w:i/>
                  <w:szCs w:val="22"/>
                </w:rPr>
              </w:ins>
            </m:ctrlPr>
          </m:accPr>
          <m:e>
            <m:r>
              <w:ins w:id="452" w:author="Jaeger, Florian" w:date="2023-05-27T14:05:00Z">
                <w:rPr>
                  <w:rFonts w:ascii="Cambria Math" w:hAnsi="Cambria Math"/>
                  <w:szCs w:val="22"/>
                </w:rPr>
                <m:t>β</m:t>
              </w:ins>
            </m:r>
          </m:e>
        </m:acc>
        <m:r>
          <w:ins w:id="453" w:author="Jaeger, Florian" w:date="2023-05-27T14:05:00Z">
            <w:rPr>
              <w:rFonts w:ascii="Cambria Math" w:hAnsi="Cambria Math"/>
              <w:szCs w:val="22"/>
            </w:rPr>
            <m:t>=.3</m:t>
          </w:ins>
        </m:r>
        <m:r>
          <w:ins w:id="454" w:author="Jaeger, Florian" w:date="2023-05-27T14:06:00Z">
            <w:rPr>
              <w:rFonts w:ascii="Cambria Math" w:hAnsi="Cambria Math"/>
              <w:szCs w:val="22"/>
            </w:rPr>
            <m:t>0</m:t>
          </w:ins>
        </m:r>
        <m:r>
          <w:ins w:id="455" w:author="Jaeger, Florian" w:date="2023-05-27T14:05:00Z">
            <w:rPr>
              <w:rFonts w:ascii="Cambria Math" w:hAnsi="Cambria Math"/>
              <w:szCs w:val="22"/>
            </w:rPr>
            <m:t>, SE=</m:t>
          </w:ins>
        </m:r>
        <m:r>
          <w:ins w:id="456" w:author="Jaeger, Florian" w:date="2023-05-27T14:06:00Z">
            <w:rPr>
              <w:rFonts w:ascii="Cambria Math" w:hAnsi="Cambria Math"/>
              <w:szCs w:val="22"/>
            </w:rPr>
            <m:t>.069</m:t>
          </w:ins>
        </m:r>
      </m:oMath>
      <w:del w:id="457"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458"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458"/>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436"/>
      <w:r w:rsidR="008D6284">
        <w:rPr>
          <w:rStyle w:val="CommentReference"/>
          <w:i w:val="0"/>
          <w:iCs w:val="0"/>
          <w:color w:val="auto"/>
        </w:rPr>
        <w:commentReference w:id="436"/>
      </w:r>
    </w:p>
    <w:p w14:paraId="43A122D0" w14:textId="5365B9A3" w:rsidR="002E008A" w:rsidRPr="00ED3418" w:rsidRDefault="002E008A" w:rsidP="002E008A">
      <w:pPr>
        <w:pStyle w:val="Heading1"/>
        <w:rPr>
          <w:ins w:id="459" w:author="Jaeger, Florian" w:date="2023-05-27T12:49:00Z"/>
          <w:sz w:val="22"/>
          <w:szCs w:val="22"/>
        </w:rPr>
      </w:pPr>
      <w:ins w:id="460" w:author="Jaeger, Florian" w:date="2023-05-27T12:49:00Z">
        <w:r w:rsidRPr="00ED3418">
          <w:rPr>
            <w:sz w:val="22"/>
            <w:szCs w:val="22"/>
          </w:rPr>
          <w:t>Experiment</w:t>
        </w:r>
        <w:r>
          <w:rPr>
            <w:sz w:val="22"/>
            <w:szCs w:val="22"/>
          </w:rPr>
          <w:t xml:space="preserve"> 2</w:t>
        </w:r>
      </w:ins>
    </w:p>
    <w:p w14:paraId="16D68E76" w14:textId="6B50BD82" w:rsidR="00E739EF" w:rsidRDefault="002E008A" w:rsidP="00972CE3">
      <w:pPr>
        <w:rPr>
          <w:ins w:id="461" w:author="Jaeger, Florian" w:date="2023-05-27T13:10:00Z"/>
          <w:szCs w:val="22"/>
        </w:rPr>
      </w:pPr>
      <w:ins w:id="462" w:author="Jaeger, Florian" w:date="2023-05-27T12:51:00Z">
        <w:r>
          <w:rPr>
            <w:szCs w:val="22"/>
          </w:rPr>
          <w:t xml:space="preserve">The </w:t>
        </w:r>
        <w:r w:rsidR="00703116">
          <w:rPr>
            <w:szCs w:val="22"/>
          </w:rPr>
          <w:t xml:space="preserve">materials and procedure of </w:t>
        </w:r>
      </w:ins>
      <w:ins w:id="463" w:author="Jaeger, Florian" w:date="2023-05-27T13:00:00Z">
        <w:r w:rsidR="004F7088">
          <w:rPr>
            <w:szCs w:val="22"/>
          </w:rPr>
          <w:t>E</w:t>
        </w:r>
      </w:ins>
      <w:ins w:id="464" w:author="Jaeger, Florian" w:date="2023-05-27T12:51:00Z">
        <w:r>
          <w:rPr>
            <w:szCs w:val="22"/>
          </w:rPr>
          <w:t xml:space="preserve">xperiment </w:t>
        </w:r>
      </w:ins>
      <w:ins w:id="465" w:author="Jaeger, Florian" w:date="2023-05-27T13:00:00Z">
        <w:r w:rsidR="004F7088">
          <w:rPr>
            <w:szCs w:val="22"/>
          </w:rPr>
          <w:t xml:space="preserve">2 </w:t>
        </w:r>
      </w:ins>
      <w:ins w:id="466" w:author="Jaeger, Florian" w:date="2023-05-27T12:51:00Z">
        <w:r>
          <w:rPr>
            <w:szCs w:val="22"/>
          </w:rPr>
          <w:t>w</w:t>
        </w:r>
        <w:r w:rsidR="00703116">
          <w:rPr>
            <w:szCs w:val="22"/>
          </w:rPr>
          <w:t>ere</w:t>
        </w:r>
        <w:r>
          <w:rPr>
            <w:szCs w:val="22"/>
          </w:rPr>
          <w:t xml:space="preserve"> identical to Experiment 1c, except that</w:t>
        </w:r>
      </w:ins>
      <w:ins w:id="467" w:author="Jaeger, Florian" w:date="2023-05-27T12:52:00Z">
        <w:r w:rsidR="00703116">
          <w:rPr>
            <w:szCs w:val="22"/>
          </w:rPr>
          <w:t xml:space="preserve"> the talker’s mouth </w:t>
        </w:r>
      </w:ins>
      <w:ins w:id="468" w:author="Jaeger, Florian" w:date="2023-05-27T12:54:00Z">
        <w:r w:rsidR="00703116">
          <w:rPr>
            <w:szCs w:val="22"/>
          </w:rPr>
          <w:t xml:space="preserve">was occluded by a black rectangle during the production of the </w:t>
        </w:r>
        <w:r w:rsidR="00703116" w:rsidRPr="00ED3418">
          <w:rPr>
            <w:szCs w:val="22"/>
          </w:rPr>
          <w:t>/s/-/ʃ/ fricative</w:t>
        </w:r>
      </w:ins>
      <w:ins w:id="469" w:author="Jaeger, Florian" w:date="2023-05-27T13:02:00Z">
        <w:r w:rsidR="004F7088">
          <w:rPr>
            <w:szCs w:val="22"/>
          </w:rPr>
          <w:t xml:space="preserve"> </w:t>
        </w:r>
        <w:r w:rsidR="004F7088">
          <w:rPr>
            <w:szCs w:val="22"/>
          </w:rPr>
          <w:lastRenderedPageBreak/>
          <w:t xml:space="preserve">(see </w:t>
        </w:r>
      </w:ins>
      <w:del w:id="470" w:author="Jaeger, Florian" w:date="2023-05-27T13:01:00Z">
        <w:r w:rsidR="00703116" w:rsidDel="004F7088">
          <w:rPr>
            <w:szCs w:val="22"/>
          </w:rPr>
          <w:delText xml:space="preserve">in </w:delText>
        </w:r>
      </w:del>
      <w:ins w:id="471" w:author="Jaeger, Florian" w:date="2023-05-27T13:01:00Z">
        <w:r w:rsidR="004F7088">
          <w:rPr>
            <w:szCs w:val="22"/>
          </w:rPr>
          <w:fldChar w:fldCharType="begin"/>
        </w:r>
        <w:r w:rsidR="004F7088">
          <w:rPr>
            <w:szCs w:val="22"/>
          </w:rPr>
          <w:instrText xml:space="preserve"> REF _Ref136084921 \h </w:instrText>
        </w:r>
      </w:ins>
      <w:r w:rsidR="004F7088">
        <w:rPr>
          <w:szCs w:val="22"/>
        </w:rPr>
      </w:r>
      <w:r w:rsidR="004F7088">
        <w:rPr>
          <w:szCs w:val="22"/>
        </w:rPr>
        <w:fldChar w:fldCharType="separate"/>
      </w:r>
      <w:ins w:id="472" w:author="Jaeger, Florian" w:date="2023-05-27T13:01:00Z">
        <w:r w:rsidR="004F7088" w:rsidRPr="00ED3418">
          <w:rPr>
            <w:szCs w:val="22"/>
          </w:rPr>
          <w:t xml:space="preserve">Figure </w:t>
        </w:r>
        <w:r w:rsidR="004F7088">
          <w:rPr>
            <w:noProof/>
            <w:szCs w:val="22"/>
          </w:rPr>
          <w:t>6</w:t>
        </w:r>
        <w:r w:rsidR="004F7088">
          <w:rPr>
            <w:szCs w:val="22"/>
          </w:rPr>
          <w:fldChar w:fldCharType="end"/>
        </w:r>
        <w:r w:rsidR="004F7088">
          <w:rPr>
            <w:szCs w:val="22"/>
          </w:rPr>
          <w:t>)</w:t>
        </w:r>
      </w:ins>
      <w:del w:id="473" w:author="Jaeger, Florian" w:date="2023-05-27T13:01:00Z">
        <w:r w:rsidRPr="00ED3418" w:rsidDel="004F7088">
          <w:rPr>
            <w:szCs w:val="22"/>
          </w:rPr>
          <w:fldChar w:fldCharType="begin"/>
        </w:r>
        <w:r w:rsidRPr="00ED3418" w:rsidDel="004F7088">
          <w:rPr>
            <w:szCs w:val="22"/>
          </w:rPr>
          <w:delInstrText xml:space="preserve"> REF _Ref81579849 \h  \* MERGEFORMAT </w:delInstrText>
        </w:r>
        <w:r w:rsidRPr="00ED3418" w:rsidDel="004F7088">
          <w:rPr>
            <w:szCs w:val="22"/>
          </w:rPr>
        </w:r>
        <w:r w:rsidRPr="00ED3418" w:rsidDel="004F7088">
          <w:rPr>
            <w:szCs w:val="22"/>
          </w:rPr>
          <w:fldChar w:fldCharType="separate"/>
        </w:r>
        <w:r w:rsidRPr="00ED3418" w:rsidDel="004F7088">
          <w:rPr>
            <w:szCs w:val="22"/>
          </w:rPr>
          <w:delText xml:space="preserve">Figure </w:delText>
        </w:r>
        <w:r w:rsidRPr="00ED3418" w:rsidDel="004F7088">
          <w:rPr>
            <w:noProof/>
            <w:szCs w:val="22"/>
          </w:rPr>
          <w:delText>1</w:delText>
        </w:r>
        <w:r w:rsidRPr="00ED3418" w:rsidDel="004F7088">
          <w:rPr>
            <w:szCs w:val="22"/>
          </w:rPr>
          <w:fldChar w:fldCharType="end"/>
        </w:r>
      </w:del>
      <w:ins w:id="474" w:author="Jaeger, Florian" w:date="2023-05-27T12:49:00Z">
        <w:r w:rsidRPr="00ED3418">
          <w:rPr>
            <w:szCs w:val="22"/>
          </w:rPr>
          <w:t xml:space="preserve">. </w:t>
        </w:r>
      </w:ins>
      <w:ins w:id="475" w:author="Jaeger, Florian" w:date="2023-05-27T13:03:00Z">
        <w:r w:rsidR="00E739EF">
          <w:rPr>
            <w:szCs w:val="22"/>
          </w:rPr>
          <w:t xml:space="preserve">The rectangle was absent at the start and end of the video, appearing XXX msecs before the start of the fricative and </w:t>
        </w:r>
      </w:ins>
      <w:ins w:id="476" w:author="Jaeger, Florian" w:date="2023-05-27T13:04:00Z">
        <w:r w:rsidR="00E739EF">
          <w:rPr>
            <w:szCs w:val="22"/>
          </w:rPr>
          <w:t xml:space="preserve">disappearing XXX msecs after the end of the fricative. This left it rather clear </w:t>
        </w:r>
        <w:r w:rsidR="00E739EF">
          <w:rPr>
            <w:i/>
            <w:iCs/>
            <w:szCs w:val="22"/>
          </w:rPr>
          <w:t>that</w:t>
        </w:r>
        <w:r w:rsidR="00E739EF">
          <w:rPr>
            <w:szCs w:val="22"/>
          </w:rPr>
          <w:t xml:space="preserve"> the pen was in the mouth during the production of the fricative</w:t>
        </w:r>
      </w:ins>
      <w:ins w:id="477" w:author="Jaeger, Florian" w:date="2023-05-27T13:05:00Z">
        <w:r w:rsidR="00E739EF">
          <w:rPr>
            <w:szCs w:val="22"/>
          </w:rPr>
          <w:t>, while occluding most</w:t>
        </w:r>
      </w:ins>
      <w:ins w:id="478" w:author="Jaeger, Florian" w:date="2023-05-27T13:06:00Z">
        <w:r w:rsidR="00E739EF">
          <w:rPr>
            <w:szCs w:val="22"/>
          </w:rPr>
          <w:t xml:space="preserve"> direct</w:t>
        </w:r>
      </w:ins>
      <w:ins w:id="479" w:author="Jaeger, Florian" w:date="2023-05-27T13:05:00Z">
        <w:r w:rsidR="00E739EF">
          <w:rPr>
            <w:szCs w:val="22"/>
          </w:rPr>
          <w:t xml:space="preserve"> evidence </w:t>
        </w:r>
      </w:ins>
      <w:ins w:id="480" w:author="Jaeger, Florian" w:date="2023-05-27T13:06:00Z">
        <w:r w:rsidR="00E739EF">
          <w:rPr>
            <w:szCs w:val="22"/>
          </w:rPr>
          <w:t xml:space="preserve">of the </w:t>
        </w:r>
      </w:ins>
      <w:commentRangeStart w:id="481"/>
      <w:ins w:id="482" w:author="Jaeger, Florian" w:date="2023-05-27T13:15:00Z">
        <w:r w:rsidR="00375884">
          <w:rPr>
            <w:szCs w:val="22"/>
          </w:rPr>
          <w:t xml:space="preserve">effect of the pen on the </w:t>
        </w:r>
      </w:ins>
      <w:ins w:id="483" w:author="Jaeger, Florian" w:date="2023-05-27T13:06:00Z">
        <w:r w:rsidR="00E739EF">
          <w:rPr>
            <w:szCs w:val="22"/>
          </w:rPr>
          <w:t>specific state of the articulators (lip rounding, oral cavity opening) during the production of the fricative.</w:t>
        </w:r>
      </w:ins>
      <w:ins w:id="484" w:author="Jaeger, Florian" w:date="2023-05-27T13:05:00Z">
        <w:r w:rsidR="00E739EF">
          <w:rPr>
            <w:szCs w:val="22"/>
          </w:rPr>
          <w:t xml:space="preserve"> </w:t>
        </w:r>
      </w:ins>
      <w:commentRangeEnd w:id="481"/>
      <w:ins w:id="485" w:author="Jaeger, Florian" w:date="2023-05-27T13:15:00Z">
        <w:r w:rsidR="00375884">
          <w:rPr>
            <w:rStyle w:val="CommentReference"/>
          </w:rPr>
          <w:commentReference w:id="481"/>
        </w:r>
      </w:ins>
    </w:p>
    <w:p w14:paraId="15154D13" w14:textId="43037B55" w:rsidR="002E008A" w:rsidRPr="00ED3418" w:rsidRDefault="00703116">
      <w:pPr>
        <w:ind w:firstLine="0"/>
        <w:rPr>
          <w:ins w:id="486" w:author="Jaeger, Florian" w:date="2023-05-27T12:49:00Z"/>
          <w:szCs w:val="22"/>
        </w:rPr>
        <w:pPrChange w:id="487" w:author="Jaeger, Florian" w:date="2023-05-27T13:29:00Z">
          <w:pPr/>
        </w:pPrChange>
      </w:pPr>
      <w:commentRangeStart w:id="488"/>
      <w:commentRangeEnd w:id="488"/>
      <w:ins w:id="489" w:author="Jaeger, Florian" w:date="2023-05-27T12:57:00Z">
        <w:r>
          <w:rPr>
            <w:rStyle w:val="CommentReference"/>
          </w:rPr>
          <w:commentReference w:id="488"/>
        </w:r>
      </w:ins>
    </w:p>
    <w:p w14:paraId="7EE39542" w14:textId="72F0396D" w:rsidR="008133E0" w:rsidRPr="00ED3418" w:rsidRDefault="008133E0" w:rsidP="008133E0">
      <w:pPr>
        <w:jc w:val="center"/>
        <w:rPr>
          <w:ins w:id="490" w:author="Jaeger, Florian" w:date="2023-05-28T18:26:00Z"/>
          <w:szCs w:val="22"/>
        </w:rPr>
      </w:pPr>
      <w:bookmarkStart w:id="491" w:name="_Ref136084921"/>
      <w:ins w:id="492" w:author="Jaeger, Florian" w:date="2023-05-28T18:26:00Z">
        <w:r w:rsidRPr="00ED3418">
          <w:rPr>
            <w:szCs w:val="22"/>
            <w:highlight w:val="cyan"/>
          </w:rPr>
          <w:t xml:space="preserve">[INSERT </w:t>
        </w:r>
        <w:r>
          <w:rPr>
            <w:szCs w:val="22"/>
            <w:highlight w:val="cyan"/>
          </w:rPr>
          <w:t>FIGURE</w:t>
        </w:r>
        <w:r w:rsidRPr="00ED3418">
          <w:rPr>
            <w:szCs w:val="22"/>
            <w:highlight w:val="cyan"/>
          </w:rPr>
          <w:t>]</w:t>
        </w:r>
      </w:ins>
    </w:p>
    <w:p w14:paraId="6D3AA166" w14:textId="7E07F2AB" w:rsidR="002E008A" w:rsidRPr="00ED3418" w:rsidRDefault="002E008A" w:rsidP="002E008A">
      <w:pPr>
        <w:pStyle w:val="Caption"/>
        <w:rPr>
          <w:ins w:id="493" w:author="Jaeger, Florian" w:date="2023-05-27T12:49:00Z"/>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ins w:id="494" w:author="Jaeger, Florian" w:date="2023-05-27T13:01:00Z">
        <w:r w:rsidR="004F7088">
          <w:rPr>
            <w:noProof/>
            <w:szCs w:val="22"/>
          </w:rPr>
          <w:t>6</w:t>
        </w:r>
      </w:ins>
      <w:del w:id="495" w:author="Jaeger, Florian" w:date="2023-05-27T13:01:00Z">
        <w:r w:rsidDel="004F7088">
          <w:rPr>
            <w:noProof/>
            <w:szCs w:val="22"/>
          </w:rPr>
          <w:delText>1</w:delText>
        </w:r>
      </w:del>
      <w:r w:rsidRPr="00ED3418">
        <w:rPr>
          <w:noProof/>
          <w:szCs w:val="22"/>
        </w:rPr>
        <w:fldChar w:fldCharType="end"/>
      </w:r>
      <w:bookmarkEnd w:id="491"/>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del w:id="496" w:author="Jaeger, Florian" w:date="2023-05-27T13:05:00Z">
        <w:r w:rsidRPr="00ED3418" w:rsidDel="00E739EF">
          <w:rPr>
            <w:szCs w:val="22"/>
          </w:rPr>
          <w:delText>illustrating the critical manipulation</w:delText>
        </w:r>
      </w:del>
      <w:ins w:id="497" w:author="Jaeger, Florian" w:date="2023-05-27T13:05:00Z">
        <w:r w:rsidR="00E739EF">
          <w:rPr>
            <w:szCs w:val="22"/>
          </w:rPr>
          <w:t>during the production of the fricative</w:t>
        </w:r>
      </w:ins>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w:t>
      </w:r>
      <w:ins w:id="498" w:author="Jaeger, Florian" w:date="2023-05-27T12:56:00Z">
        <w:r w:rsidR="00703116">
          <w:rPr>
            <w:szCs w:val="22"/>
          </w:rPr>
          <w:t>1a-c, a black box occluded the</w:t>
        </w:r>
      </w:ins>
      <w:ins w:id="499" w:author="Jaeger, Florian" w:date="2023-05-27T12:57:00Z">
        <w:r w:rsidR="00703116">
          <w:rPr>
            <w:szCs w:val="22"/>
          </w:rPr>
          <w:t xml:space="preserve"> talker’s mouth during the production of the fricative. This block box was absent at the start and end of the experiment.</w:t>
        </w:r>
      </w:ins>
    </w:p>
    <w:p w14:paraId="6600DD62" w14:textId="12DDB38E" w:rsidR="00972CE3" w:rsidRDefault="00972CE3" w:rsidP="00972CE3">
      <w:pPr>
        <w:rPr>
          <w:ins w:id="500" w:author="Jaeger, Florian" w:date="2023-05-27T13:30:00Z"/>
          <w:szCs w:val="22"/>
        </w:rPr>
      </w:pPr>
      <w:ins w:id="501" w:author="Jaeger, Florian" w:date="2023-05-27T13:30:00Z">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xml:space="preserve">” (Fowler, 2006, p. </w:t>
        </w:r>
        <w:r w:rsidRPr="008133E0">
          <w:rPr>
            <w:szCs w:val="22"/>
            <w:highlight w:val="yellow"/>
            <w:rPrChange w:id="502" w:author="Jaeger, Florian" w:date="2023-05-28T18:24:00Z">
              <w:rPr>
                <w:szCs w:val="22"/>
              </w:rPr>
            </w:rPrChange>
          </w:rPr>
          <w:t>XXX</w:t>
        </w:r>
        <w:r>
          <w:rPr>
            <w:szCs w:val="22"/>
          </w:rPr>
          <w:t>).</w:t>
        </w:r>
      </w:ins>
    </w:p>
    <w:p w14:paraId="4A39DE5B" w14:textId="77777777" w:rsidR="00972CE3" w:rsidRDefault="00972CE3" w:rsidP="00972CE3">
      <w:pPr>
        <w:rPr>
          <w:ins w:id="503" w:author="Jaeger, Florian" w:date="2023-05-27T13:30:00Z"/>
          <w:szCs w:val="22"/>
        </w:rPr>
      </w:pPr>
      <w:ins w:id="504" w:author="Jaeger, Florian" w:date="2023-05-27T13:30:00Z">
        <w:r>
          <w:rPr>
            <w:szCs w:val="22"/>
          </w:rPr>
          <w:t>Second, Experiment 2 allows us to test whether the decreased rate of “</w:t>
        </w:r>
        <w:proofErr w:type="spellStart"/>
        <w:r>
          <w:rPr>
            <w:szCs w:val="22"/>
          </w:rPr>
          <w:t>ashi</w:t>
        </w:r>
        <w:proofErr w:type="spellEnd"/>
        <w:r>
          <w:rPr>
            <w:szCs w:val="22"/>
          </w:rPr>
          <w:t>”-responses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Pr>
            <w:szCs w:val="22"/>
          </w:rPr>
          <w:t>ashi</w:t>
        </w:r>
        <w:proofErr w:type="spellEnd"/>
        <w:r>
          <w:rPr>
            <w:szCs w:val="22"/>
          </w:rPr>
          <w:t xml:space="preserve">”-responses comparable to the pen-in-the-mouth condition in Experiment 1c (since Experiment 2 occludes most direct visual evidence of </w:t>
        </w:r>
        <w:r>
          <w:rPr>
            <w:szCs w:val="22"/>
          </w:rPr>
          <w:lastRenderedPageBreak/>
          <w:t>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ins>
    </w:p>
    <w:p w14:paraId="7CF5CA67" w14:textId="77777777" w:rsidR="002E008A" w:rsidRPr="00ED3418" w:rsidRDefault="002E008A" w:rsidP="002E008A">
      <w:pPr>
        <w:pStyle w:val="Heading2"/>
        <w:rPr>
          <w:ins w:id="505" w:author="Jaeger, Florian" w:date="2023-05-27T12:49:00Z"/>
          <w:szCs w:val="22"/>
        </w:rPr>
      </w:pPr>
      <w:ins w:id="506" w:author="Jaeger, Florian" w:date="2023-05-27T12:49:00Z">
        <w:r w:rsidRPr="00ED3418">
          <w:rPr>
            <w:szCs w:val="22"/>
          </w:rPr>
          <w:t>Methods</w:t>
        </w:r>
      </w:ins>
    </w:p>
    <w:p w14:paraId="7316D4DA" w14:textId="5408FDC0" w:rsidR="002E008A" w:rsidRPr="00ED3418" w:rsidRDefault="002E008A" w:rsidP="002E008A">
      <w:pPr>
        <w:rPr>
          <w:ins w:id="507" w:author="Jaeger, Florian" w:date="2023-05-27T12:49:00Z"/>
          <w:szCs w:val="22"/>
        </w:rPr>
      </w:pPr>
      <w:ins w:id="508" w:author="Jaeger, Florian" w:date="2023-05-27T12:49:00Z">
        <w:r w:rsidRPr="00ED3418">
          <w:rPr>
            <w:b/>
            <w:bCs/>
            <w:i/>
            <w:iCs/>
            <w:szCs w:val="22"/>
          </w:rPr>
          <w:t>Participants.</w:t>
        </w:r>
        <w:r w:rsidRPr="00ED3418">
          <w:rPr>
            <w:szCs w:val="22"/>
          </w:rPr>
          <w:t xml:space="preserve"> </w:t>
        </w:r>
      </w:ins>
      <w:ins w:id="509" w:author="Jaeger, Florian" w:date="2023-05-27T13:30:00Z">
        <w:r w:rsidR="00972CE3">
          <w:rPr>
            <w:szCs w:val="22"/>
          </w:rPr>
          <w:t>We again recruited</w:t>
        </w:r>
      </w:ins>
      <w:ins w:id="510" w:author="Jaeger, Florian" w:date="2023-05-27T12:49:00Z">
        <w:r w:rsidRPr="00ED3418">
          <w:rPr>
            <w:szCs w:val="22"/>
          </w:rPr>
          <w:t xml:space="preserve"> 64 participants, </w:t>
        </w:r>
      </w:ins>
      <w:ins w:id="511" w:author="Jaeger, Florian" w:date="2023-05-27T13:31:00Z">
        <w:r w:rsidR="00972CE3">
          <w:rPr>
            <w:szCs w:val="22"/>
          </w:rPr>
          <w:t>using the same approach, payment, etc. as in Experiment 1</w:t>
        </w:r>
        <w:commentRangeStart w:id="512"/>
        <w:r w:rsidR="00972CE3">
          <w:rPr>
            <w:szCs w:val="22"/>
          </w:rPr>
          <w:t>c.</w:t>
        </w:r>
        <w:commentRangeEnd w:id="512"/>
        <w:r w:rsidR="00972CE3">
          <w:rPr>
            <w:rStyle w:val="CommentReference"/>
          </w:rPr>
          <w:commentReference w:id="512"/>
        </w:r>
      </w:ins>
    </w:p>
    <w:p w14:paraId="630B8C5C" w14:textId="75F31759" w:rsidR="002E008A" w:rsidRPr="00972CE3" w:rsidRDefault="002E008A">
      <w:pPr>
        <w:rPr>
          <w:ins w:id="513" w:author="Jaeger, Florian" w:date="2023-05-27T12:49:00Z"/>
          <w:szCs w:val="22"/>
        </w:rPr>
        <w:pPrChange w:id="514" w:author="Jaeger, Florian" w:date="2023-05-27T13:32:00Z">
          <w:pPr>
            <w:ind w:firstLine="0"/>
          </w:pPr>
        </w:pPrChange>
      </w:pPr>
      <w:ins w:id="515" w:author="Jaeger, Florian" w:date="2023-05-27T12:49:00Z">
        <w:r w:rsidRPr="00ED3418">
          <w:rPr>
            <w:b/>
            <w:bCs/>
            <w:i/>
            <w:iCs/>
            <w:szCs w:val="22"/>
          </w:rPr>
          <w:t xml:space="preserve">Materials. </w:t>
        </w:r>
      </w:ins>
      <w:ins w:id="516" w:author="Jaeger, Florian" w:date="2023-05-27T13:32:00Z">
        <w:r w:rsidR="00972CE3" w:rsidRPr="00972CE3">
          <w:rPr>
            <w:szCs w:val="22"/>
            <w:rPrChange w:id="517" w:author="Jaeger, Florian" w:date="2023-05-27T13:33:00Z">
              <w:rPr>
                <w:b/>
                <w:bCs/>
                <w:i/>
                <w:iCs/>
                <w:szCs w:val="22"/>
              </w:rPr>
            </w:rPrChange>
          </w:rPr>
          <w:t>All materials were the same as in Exper</w:t>
        </w:r>
      </w:ins>
      <w:ins w:id="518" w:author="Jaeger, Florian" w:date="2023-05-27T13:33:00Z">
        <w:r w:rsidR="00972CE3">
          <w:rPr>
            <w:szCs w:val="22"/>
          </w:rPr>
          <w:t>i</w:t>
        </w:r>
      </w:ins>
      <w:ins w:id="519" w:author="Jaeger, Florian" w:date="2023-05-27T13:32:00Z">
        <w:r w:rsidR="00972CE3" w:rsidRPr="00972CE3">
          <w:rPr>
            <w:szCs w:val="22"/>
            <w:rPrChange w:id="520" w:author="Jaeger, Florian" w:date="2023-05-27T13:33:00Z">
              <w:rPr>
                <w:b/>
                <w:bCs/>
                <w:i/>
                <w:iCs/>
                <w:szCs w:val="22"/>
              </w:rPr>
            </w:rPrChange>
          </w:rPr>
          <w:t>ment 1c, except for the addition of a black rectangle to the video, as described above.</w:t>
        </w:r>
      </w:ins>
      <w:ins w:id="521" w:author="Jaeger, Florian" w:date="2023-05-27T13:33:00Z">
        <w:r w:rsidR="00972CE3">
          <w:rPr>
            <w:szCs w:val="22"/>
          </w:rPr>
          <w:t xml:space="preserve"> </w:t>
        </w:r>
        <w:r w:rsidR="00972CE3" w:rsidRPr="00972CE3">
          <w:rPr>
            <w:szCs w:val="22"/>
            <w:highlight w:val="yellow"/>
            <w:rPrChange w:id="522" w:author="Jaeger, Florian" w:date="2023-05-27T13:33:00Z">
              <w:rPr>
                <w:szCs w:val="22"/>
              </w:rPr>
            </w:rPrChange>
          </w:rPr>
          <w:t xml:space="preserve">MORE DETAILS </w:t>
        </w:r>
        <w:commentRangeStart w:id="523"/>
        <w:r w:rsidR="00972CE3" w:rsidRPr="00972CE3">
          <w:rPr>
            <w:szCs w:val="22"/>
            <w:highlight w:val="yellow"/>
            <w:rPrChange w:id="524" w:author="Jaeger, Florian" w:date="2023-05-27T13:33:00Z">
              <w:rPr>
                <w:szCs w:val="22"/>
              </w:rPr>
            </w:rPrChange>
          </w:rPr>
          <w:t>HERE</w:t>
        </w:r>
        <w:commentRangeEnd w:id="523"/>
        <w:r w:rsidR="00972CE3">
          <w:rPr>
            <w:rStyle w:val="CommentReference"/>
          </w:rPr>
          <w:commentReference w:id="523"/>
        </w:r>
        <w:r w:rsidR="00972CE3" w:rsidRPr="00972CE3">
          <w:rPr>
            <w:szCs w:val="22"/>
            <w:highlight w:val="yellow"/>
            <w:rPrChange w:id="525" w:author="Jaeger, Florian" w:date="2023-05-27T13:33:00Z">
              <w:rPr>
                <w:szCs w:val="22"/>
              </w:rPr>
            </w:rPrChange>
          </w:rPr>
          <w:t>.</w:t>
        </w:r>
      </w:ins>
    </w:p>
    <w:p w14:paraId="52FC772A" w14:textId="02B856B1" w:rsidR="002E008A" w:rsidRDefault="002E008A" w:rsidP="002E008A">
      <w:pPr>
        <w:rPr>
          <w:ins w:id="526" w:author="Jaeger, Florian" w:date="2023-05-27T12:49:00Z"/>
          <w:szCs w:val="22"/>
        </w:rPr>
      </w:pPr>
      <w:ins w:id="527" w:author="Jaeger, Florian" w:date="2023-05-27T12:49:00Z">
        <w:r w:rsidRPr="00ED3418">
          <w:rPr>
            <w:szCs w:val="22"/>
          </w:rPr>
          <w:t xml:space="preserve"> </w:t>
        </w:r>
      </w:ins>
    </w:p>
    <w:p w14:paraId="3A7459A7" w14:textId="72A20E4A" w:rsidR="002E008A" w:rsidRPr="00ED3418" w:rsidRDefault="002E008A" w:rsidP="002E008A">
      <w:pPr>
        <w:rPr>
          <w:ins w:id="528" w:author="Jaeger, Florian" w:date="2023-05-27T12:49:00Z"/>
          <w:b/>
          <w:bCs/>
          <w:i/>
          <w:iCs/>
          <w:szCs w:val="22"/>
        </w:rPr>
      </w:pPr>
      <w:ins w:id="529" w:author="Jaeger, Florian" w:date="2023-05-27T12:49:00Z">
        <w:r w:rsidRPr="00ED3418">
          <w:rPr>
            <w:b/>
            <w:bCs/>
            <w:i/>
            <w:iCs/>
            <w:szCs w:val="22"/>
          </w:rPr>
          <w:t xml:space="preserve">Procedure. </w:t>
        </w:r>
      </w:ins>
      <w:ins w:id="530" w:author="Jaeger, Florian" w:date="2023-05-27T13:34:00Z">
        <w:r w:rsidR="006904D7">
          <w:rPr>
            <w:szCs w:val="22"/>
          </w:rPr>
          <w:t xml:space="preserve">The procedure was identical to Experiment </w:t>
        </w:r>
        <w:commentRangeStart w:id="531"/>
        <w:r w:rsidR="006904D7">
          <w:rPr>
            <w:szCs w:val="22"/>
          </w:rPr>
          <w:t>1c</w:t>
        </w:r>
        <w:commentRangeEnd w:id="531"/>
        <w:r w:rsidR="006904D7">
          <w:rPr>
            <w:rStyle w:val="CommentReference"/>
          </w:rPr>
          <w:commentReference w:id="531"/>
        </w:r>
        <w:r w:rsidR="006904D7">
          <w:rPr>
            <w:szCs w:val="22"/>
          </w:rPr>
          <w:t>.</w:t>
        </w:r>
      </w:ins>
    </w:p>
    <w:p w14:paraId="667A03D8" w14:textId="52A0D188" w:rsidR="002E008A" w:rsidRPr="00ED3418" w:rsidRDefault="002E008A" w:rsidP="002E008A">
      <w:pPr>
        <w:rPr>
          <w:ins w:id="532" w:author="Jaeger, Florian" w:date="2023-05-27T12:49:00Z"/>
          <w:szCs w:val="22"/>
        </w:rPr>
      </w:pPr>
      <w:ins w:id="533" w:author="Jaeger, Florian" w:date="2023-05-27T12:49:00Z">
        <w:r w:rsidRPr="00ED3418">
          <w:rPr>
            <w:b/>
            <w:bCs/>
            <w:i/>
            <w:iCs/>
            <w:szCs w:val="22"/>
          </w:rPr>
          <w:t xml:space="preserve">Exclusions. </w:t>
        </w:r>
        <w:r w:rsidRPr="00ED3418">
          <w:rPr>
            <w:szCs w:val="22"/>
          </w:rPr>
          <w:t>We</w:t>
        </w:r>
        <w:r>
          <w:rPr>
            <w:szCs w:val="22"/>
          </w:rPr>
          <w:t xml:space="preserve"> </w:t>
        </w:r>
      </w:ins>
      <w:ins w:id="534" w:author="Jaeger, Florian" w:date="2023-05-27T13:35:00Z">
        <w:r w:rsidR="006904D7">
          <w:rPr>
            <w:szCs w:val="22"/>
          </w:rPr>
          <w:t>applied the same exclusion criteria as in Experiments 1a-c</w:t>
        </w:r>
      </w:ins>
      <w:ins w:id="535" w:author="Jaeger, Florian" w:date="2023-05-27T13:47:00Z">
        <w:r w:rsidR="003F7B00">
          <w:rPr>
            <w:szCs w:val="22"/>
          </w:rPr>
          <w:t xml:space="preserve">, removing four participants (6.2%; see </w:t>
        </w:r>
      </w:ins>
      <w:ins w:id="536" w:author="Jaeger, Florian" w:date="2023-05-27T13:57:00Z">
        <w:r w:rsidR="00A27D9D">
          <w:rPr>
            <w:szCs w:val="22"/>
          </w:rPr>
          <w:fldChar w:fldCharType="begin"/>
        </w:r>
        <w:r w:rsidR="00A27D9D">
          <w:rPr>
            <w:szCs w:val="22"/>
          </w:rPr>
          <w:instrText xml:space="preserve"> REF _Ref136088042 \h </w:instrText>
        </w:r>
      </w:ins>
      <w:r w:rsidR="00A27D9D">
        <w:rPr>
          <w:szCs w:val="22"/>
        </w:rPr>
      </w:r>
      <w:r w:rsidR="00A27D9D">
        <w:rPr>
          <w:szCs w:val="22"/>
        </w:rPr>
        <w:fldChar w:fldCharType="separate"/>
      </w:r>
      <w:ins w:id="537" w:author="Jaeger, Florian" w:date="2023-05-27T13:57:00Z">
        <w:r w:rsidR="00A27D9D">
          <w:t xml:space="preserve">Table </w:t>
        </w:r>
        <w:r w:rsidR="00A27D9D">
          <w:rPr>
            <w:noProof/>
          </w:rPr>
          <w:t>1</w:t>
        </w:r>
        <w:r w:rsidR="00A27D9D">
          <w:rPr>
            <w:szCs w:val="22"/>
          </w:rPr>
          <w:fldChar w:fldCharType="end"/>
        </w:r>
      </w:ins>
      <w:ins w:id="538" w:author="Jaeger, Florian" w:date="2023-05-27T13:47:00Z">
        <w:r w:rsidR="003F7B00">
          <w:rPr>
            <w:szCs w:val="22"/>
          </w:rPr>
          <w:t>)</w:t>
        </w:r>
      </w:ins>
      <w:ins w:id="539" w:author="Jaeger, Florian" w:date="2023-05-27T13:35:00Z">
        <w:r w:rsidR="006904D7">
          <w:rPr>
            <w:szCs w:val="22"/>
          </w:rPr>
          <w:t>.</w:t>
        </w:r>
      </w:ins>
      <w:ins w:id="540" w:author="Jaeger, Florian" w:date="2023-05-27T12:49:00Z">
        <w:r w:rsidRPr="00ED3418">
          <w:rPr>
            <w:szCs w:val="22"/>
          </w:rPr>
          <w:t xml:space="preserve"> </w:t>
        </w:r>
        <w:r>
          <w:rPr>
            <w:szCs w:val="22"/>
          </w:rPr>
          <w:t xml:space="preserve">After participant exclusions, </w:t>
        </w:r>
      </w:ins>
      <w:ins w:id="541" w:author="Jaeger, Florian" w:date="2023-05-27T13:47:00Z">
        <w:r w:rsidR="006904D7">
          <w:rPr>
            <w:szCs w:val="22"/>
          </w:rPr>
          <w:t>11</w:t>
        </w:r>
      </w:ins>
      <w:ins w:id="542" w:author="Jaeger, Florian" w:date="2023-05-27T12:49:00Z">
        <w:r w:rsidRPr="00C310F4">
          <w:rPr>
            <w:szCs w:val="22"/>
          </w:rPr>
          <w:t xml:space="preserve"> </w:t>
        </w:r>
        <w:r>
          <w:rPr>
            <w:szCs w:val="22"/>
          </w:rPr>
          <w:t xml:space="preserve">trials </w:t>
        </w:r>
        <w:r w:rsidRPr="00C310F4">
          <w:rPr>
            <w:szCs w:val="22"/>
          </w:rPr>
          <w:t>(0.</w:t>
        </w:r>
      </w:ins>
      <w:ins w:id="543" w:author="Jaeger, Florian" w:date="2023-05-27T13:47:00Z">
        <w:r w:rsidR="006904D7">
          <w:rPr>
            <w:szCs w:val="22"/>
          </w:rPr>
          <w:t>3</w:t>
        </w:r>
      </w:ins>
      <w:ins w:id="544" w:author="Jaeger, Florian" w:date="2023-05-27T12:49:00Z">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ins>
      <w:ins w:id="545" w:author="Jaeger, Florian" w:date="2023-05-27T13:57:00Z">
        <w:r w:rsidR="00315C40" w:rsidRPr="00315C40">
          <w:rPr>
            <w:szCs w:val="22"/>
          </w:rPr>
          <w:t>4214</w:t>
        </w:r>
      </w:ins>
      <w:ins w:id="546" w:author="Jaeger, Florian" w:date="2023-05-27T12:49:00Z">
        <w:r w:rsidRPr="00C310F4">
          <w:rPr>
            <w:szCs w:val="22"/>
          </w:rPr>
          <w:t xml:space="preserve"> observations from </w:t>
        </w:r>
      </w:ins>
      <w:ins w:id="547" w:author="Jaeger, Florian" w:date="2023-05-27T13:57:00Z">
        <w:r w:rsidR="00A27D9D">
          <w:rPr>
            <w:szCs w:val="22"/>
          </w:rPr>
          <w:t>60</w:t>
        </w:r>
      </w:ins>
      <w:ins w:id="548" w:author="Jaeger, Florian" w:date="2023-05-27T12:49:00Z">
        <w:r w:rsidRPr="00C310F4">
          <w:rPr>
            <w:szCs w:val="22"/>
          </w:rPr>
          <w:t xml:space="preserve"> participants</w:t>
        </w:r>
      </w:ins>
      <w:ins w:id="549" w:author="Jaeger, Florian" w:date="2023-05-27T13:57:00Z">
        <w:r w:rsidR="00315C40">
          <w:rPr>
            <w:szCs w:val="22"/>
          </w:rPr>
          <w:t xml:space="preserve"> for analysis</w:t>
        </w:r>
      </w:ins>
      <w:ins w:id="550" w:author="Jaeger, Florian" w:date="2023-05-27T12:49:00Z">
        <w:r w:rsidRPr="00C310F4">
          <w:rPr>
            <w:szCs w:val="22"/>
          </w:rPr>
          <w:t>.</w:t>
        </w:r>
      </w:ins>
    </w:p>
    <w:p w14:paraId="212B84A9" w14:textId="51CF5218" w:rsidR="002E008A" w:rsidRPr="00ED3418" w:rsidRDefault="002E008A" w:rsidP="002E008A">
      <w:pPr>
        <w:pStyle w:val="Heading2"/>
        <w:rPr>
          <w:ins w:id="551" w:author="Jaeger, Florian" w:date="2023-05-27T12:49:00Z"/>
          <w:szCs w:val="22"/>
        </w:rPr>
      </w:pPr>
      <w:ins w:id="552" w:author="Jaeger, Florian" w:date="2023-05-27T12:49:00Z">
        <w:r w:rsidRPr="00ED3418">
          <w:rPr>
            <w:szCs w:val="22"/>
          </w:rPr>
          <w:t>Results</w:t>
        </w:r>
      </w:ins>
    </w:p>
    <w:p w14:paraId="76DA84F6" w14:textId="698915A4" w:rsidR="002E008A" w:rsidRDefault="00315C40" w:rsidP="00315C40">
      <w:pPr>
        <w:rPr>
          <w:ins w:id="553" w:author="Jaeger, Florian" w:date="2023-05-28T18:25:00Z"/>
          <w:szCs w:val="22"/>
        </w:rPr>
      </w:pPr>
      <w:ins w:id="554" w:author="Jaeger, Florian" w:date="2023-05-27T13:58:00Z">
        <w:r>
          <w:rPr>
            <w:szCs w:val="22"/>
          </w:rPr>
          <w:t>We used the exact same analysis approach as in Experiments 1a-c.</w:t>
        </w:r>
      </w:ins>
      <w:ins w:id="555" w:author="Jaeger, Florian" w:date="2023-05-27T12:49:00Z">
        <w:r w:rsidR="002E008A">
          <w:rPr>
            <w:b/>
            <w:bCs/>
            <w:i/>
            <w:iCs/>
            <w:szCs w:val="22"/>
          </w:rPr>
          <w:t xml:space="preserve"> </w:t>
        </w:r>
        <w:r w:rsidR="002E008A">
          <w:rPr>
            <w:szCs w:val="22"/>
          </w:rPr>
          <w:t xml:space="preserve">The SI lists the full model summary for all analyses. </w:t>
        </w:r>
      </w:ins>
      <w:ins w:id="556" w:author="Jaeger, Florian" w:date="2023-05-28T18:26:00Z">
        <w:r w:rsidR="008133E0">
          <w:rPr>
            <w:szCs w:val="22"/>
          </w:rPr>
          <w:fldChar w:fldCharType="begin"/>
        </w:r>
        <w:r w:rsidR="008133E0">
          <w:rPr>
            <w:szCs w:val="22"/>
          </w:rPr>
          <w:instrText xml:space="preserve"> REF _Ref136190818 \h </w:instrText>
        </w:r>
      </w:ins>
      <w:r w:rsidR="008133E0">
        <w:rPr>
          <w:szCs w:val="22"/>
        </w:rPr>
      </w:r>
      <w:r w:rsidR="008133E0">
        <w:rPr>
          <w:szCs w:val="22"/>
        </w:rPr>
        <w:fldChar w:fldCharType="separate"/>
      </w:r>
      <w:ins w:id="557" w:author="Jaeger, Florian" w:date="2023-05-28T18:26:00Z">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ins>
      <w:ins w:id="558" w:author="Jaeger, Florian" w:date="2023-05-27T12:49:00Z">
        <w:r w:rsidR="002E008A">
          <w:rPr>
            <w:szCs w:val="22"/>
          </w:rPr>
          <w:t xml:space="preserve">summarizes </w:t>
        </w:r>
      </w:ins>
      <w:ins w:id="559" w:author="Jaeger, Florian" w:date="2023-05-27T13:58:00Z">
        <w:r>
          <w:rPr>
            <w:szCs w:val="22"/>
          </w:rPr>
          <w:t xml:space="preserve">the hypothesis </w:t>
        </w:r>
      </w:ins>
      <w:ins w:id="560" w:author="Jaeger, Florian" w:date="2023-05-27T12:49:00Z">
        <w:r w:rsidR="002E008A">
          <w:rPr>
            <w:szCs w:val="22"/>
          </w:rPr>
          <w:t>tests</w:t>
        </w:r>
      </w:ins>
      <w:ins w:id="561" w:author="Jaeger, Florian" w:date="2023-05-28T18:26:00Z">
        <w:r w:rsidR="008133E0">
          <w:rPr>
            <w:szCs w:val="22"/>
          </w:rPr>
          <w:t xml:space="preserve">, </w:t>
        </w:r>
        <w:r w:rsidR="008133E0">
          <w:rPr>
            <w:szCs w:val="22"/>
          </w:rPr>
          <w:fldChar w:fldCharType="begin"/>
        </w:r>
        <w:r w:rsidR="008133E0">
          <w:rPr>
            <w:szCs w:val="22"/>
          </w:rPr>
          <w:instrText xml:space="preserve"> REF _Ref136190811 \h </w:instrText>
        </w:r>
      </w:ins>
      <w:r w:rsidR="008133E0">
        <w:rPr>
          <w:szCs w:val="22"/>
        </w:rPr>
      </w:r>
      <w:ins w:id="562" w:author="Jaeger, Florian" w:date="2023-05-28T18:26:00Z">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ins>
      <w:ins w:id="563" w:author="Jaeger, Florian" w:date="2023-05-29T12:12:00Z">
        <w:r w:rsidR="001F5AD0">
          <w:rPr>
            <w:szCs w:val="22"/>
          </w:rPr>
          <w:t xml:space="preserve"> with those from Experiment 1c shown in the background for comparison</w:t>
        </w:r>
      </w:ins>
      <w:ins w:id="564" w:author="Jaeger, Florian" w:date="2023-05-27T12:49:00Z">
        <w:r w:rsidR="002E008A">
          <w:rPr>
            <w:szCs w:val="22"/>
          </w:rPr>
          <w:t>.</w:t>
        </w:r>
      </w:ins>
      <w:ins w:id="565" w:author="Jaeger, Florian" w:date="2023-05-27T13:59:00Z">
        <w:r>
          <w:rPr>
            <w:szCs w:val="22"/>
          </w:rPr>
          <w:t xml:space="preserve"> In</w:t>
        </w:r>
      </w:ins>
      <w:ins w:id="566" w:author="Jaeger, Florian" w:date="2023-05-27T14:00:00Z">
        <w:r>
          <w:rPr>
            <w:szCs w:val="22"/>
          </w:rPr>
          <w:t xml:space="preserve"> </w:t>
        </w:r>
      </w:ins>
      <w:ins w:id="567" w:author="Jaeger, Florian" w:date="2023-05-27T13:59:00Z">
        <w:r>
          <w:rPr>
            <w:szCs w:val="22"/>
          </w:rPr>
          <w:t>contrast to Expe</w:t>
        </w:r>
      </w:ins>
      <w:ins w:id="568" w:author="Jaeger, Florian" w:date="2023-05-27T14:00:00Z">
        <w:r>
          <w:rPr>
            <w:szCs w:val="22"/>
          </w:rPr>
          <w:t xml:space="preserve">riments 1a-c, we </w:t>
        </w:r>
      </w:ins>
      <w:ins w:id="569" w:author="Jaeger, Florian" w:date="2023-05-29T12:13:00Z">
        <w:r w:rsidR="001F5AD0">
          <w:rPr>
            <w:szCs w:val="22"/>
          </w:rPr>
          <w:t>found no</w:t>
        </w:r>
      </w:ins>
      <w:ins w:id="570" w:author="Jaeger, Florian" w:date="2023-05-27T14:00:00Z">
        <w:r>
          <w:rPr>
            <w:szCs w:val="22"/>
          </w:rPr>
          <w:t xml:space="preserve"> notable evidence for an effect of pen </w:t>
        </w:r>
      </w:ins>
      <w:ins w:id="571" w:author="Jaeger, Florian" w:date="2023-05-27T14:10:00Z">
        <w:r w:rsidR="0044611A">
          <w:rPr>
            <w:szCs w:val="22"/>
          </w:rPr>
          <w:t xml:space="preserve">location </w:t>
        </w:r>
      </w:ins>
      <w:ins w:id="572" w:author="Jaeger, Florian" w:date="2023-05-27T14:00:00Z">
        <w:r>
          <w:rPr>
            <w:szCs w:val="22"/>
          </w:rPr>
          <w:t>(BF = 1.1)</w:t>
        </w:r>
      </w:ins>
      <w:ins w:id="573" w:author="Jaeger, Florian" w:date="2023-05-27T14:01:00Z">
        <w:r>
          <w:rPr>
            <w:szCs w:val="22"/>
          </w:rPr>
          <w:t>.</w:t>
        </w:r>
      </w:ins>
      <w:ins w:id="574" w:author="Jaeger, Florian" w:date="2023-05-27T14:02:00Z">
        <w:r>
          <w:rPr>
            <w:szCs w:val="22"/>
          </w:rPr>
          <w:t xml:space="preserve"> </w:t>
        </w:r>
      </w:ins>
      <w:ins w:id="575" w:author="Jaeger, Florian" w:date="2023-05-27T14:07:00Z">
        <w:r>
          <w:rPr>
            <w:szCs w:val="22"/>
          </w:rPr>
          <w:t xml:space="preserve">Unsurprisingly, the effect of visual bias was also substantially reduced </w:t>
        </w:r>
      </w:ins>
      <w:ins w:id="576" w:author="Jaeger, Florian" w:date="2023-05-29T12:13:00Z">
        <w:r w:rsidR="001F5AD0">
          <w:rPr>
            <w:szCs w:val="22"/>
          </w:rPr>
          <w:t xml:space="preserve">, though still present </w:t>
        </w:r>
      </w:ins>
      <w:ins w:id="577" w:author="Jaeger, Florian" w:date="2023-05-27T14:07:00Z">
        <w:r>
          <w:rPr>
            <w:szCs w:val="22"/>
          </w:rPr>
          <w:lastRenderedPageBreak/>
          <w:t xml:space="preserve">(BF = 2.2). </w:t>
        </w:r>
      </w:ins>
      <w:ins w:id="578" w:author="Jaeger, Florian" w:date="2023-05-27T14:02:00Z">
        <w:r>
          <w:rPr>
            <w:szCs w:val="22"/>
          </w:rPr>
          <w:t xml:space="preserve">Participants did, however, continue to be strongly affected by the acoustic continuum (BF &gt; 4000), </w:t>
        </w:r>
      </w:ins>
      <w:ins w:id="579" w:author="Jaeger, Florian" w:date="2023-05-27T14:03:00Z">
        <w:r>
          <w:rPr>
            <w:szCs w:val="22"/>
          </w:rPr>
          <w:t xml:space="preserve">the effect of which was similar </w:t>
        </w:r>
      </w:ins>
      <w:ins w:id="580" w:author="Jaeger, Florian" w:date="2023-05-29T12:13:00Z">
        <w:r w:rsidR="001F5AD0">
          <w:rPr>
            <w:szCs w:val="22"/>
          </w:rPr>
          <w:t xml:space="preserve">in </w:t>
        </w:r>
      </w:ins>
      <w:ins w:id="581" w:author="Jaeger, Florian" w:date="2023-05-27T14:03:00Z">
        <w:r>
          <w:rPr>
            <w:szCs w:val="22"/>
          </w:rPr>
          <w:t>magnitude (</w:t>
        </w:r>
      </w:ins>
      <m:oMath>
        <m:acc>
          <m:accPr>
            <m:ctrlPr>
              <w:ins w:id="582" w:author="Jaeger, Florian" w:date="2023-05-27T14:03:00Z">
                <w:rPr>
                  <w:rFonts w:ascii="Cambria Math" w:hAnsi="Cambria Math"/>
                  <w:i/>
                  <w:szCs w:val="22"/>
                </w:rPr>
              </w:ins>
            </m:ctrlPr>
          </m:accPr>
          <m:e>
            <m:r>
              <w:ins w:id="583" w:author="Jaeger, Florian" w:date="2023-05-27T14:03:00Z">
                <w:rPr>
                  <w:rFonts w:ascii="Cambria Math" w:hAnsi="Cambria Math"/>
                  <w:szCs w:val="22"/>
                </w:rPr>
                <m:t>β</m:t>
              </w:ins>
            </m:r>
          </m:e>
        </m:acc>
        <m:r>
          <w:ins w:id="584" w:author="Jaeger, Florian" w:date="2023-05-27T14:03:00Z">
            <w:rPr>
              <w:rFonts w:ascii="Cambria Math" w:hAnsi="Cambria Math"/>
              <w:szCs w:val="22"/>
            </w:rPr>
            <m:t>=.33</m:t>
          </w:ins>
        </m:r>
        <m:r>
          <w:ins w:id="585" w:author="Jaeger, Florian" w:date="2023-05-27T14:04:00Z">
            <w:rPr>
              <w:rFonts w:ascii="Cambria Math" w:hAnsi="Cambria Math"/>
              <w:szCs w:val="22"/>
            </w:rPr>
            <m:t>, SE= .026</m:t>
          </w:ins>
        </m:r>
      </m:oMath>
      <w:ins w:id="586" w:author="Jaeger, Florian" w:date="2023-05-27T14:04:00Z">
        <w:r>
          <w:rPr>
            <w:szCs w:val="22"/>
          </w:rPr>
          <w:t xml:space="preserve">) </w:t>
        </w:r>
      </w:ins>
      <w:ins w:id="587" w:author="Jaeger, Florian" w:date="2023-05-29T12:13:00Z">
        <w:r w:rsidR="001F5AD0">
          <w:rPr>
            <w:szCs w:val="22"/>
          </w:rPr>
          <w:t>to</w:t>
        </w:r>
      </w:ins>
      <w:ins w:id="588" w:author="Jaeger, Florian" w:date="2023-05-27T14:04:00Z">
        <w:r>
          <w:rPr>
            <w:szCs w:val="22"/>
          </w:rPr>
          <w:t xml:space="preserve"> Experiments 1a-c </w:t>
        </w:r>
      </w:ins>
      <w:ins w:id="589" w:author="Jaeger, Florian" w:date="2023-05-27T14:06:00Z">
        <w:r>
          <w:rPr>
            <w:szCs w:val="22"/>
          </w:rPr>
          <w:t>(</w:t>
        </w:r>
      </w:ins>
      <m:oMath>
        <m:r>
          <w:ins w:id="590" w:author="Jaeger, Florian" w:date="2023-05-27T14:06:00Z">
            <w:rPr>
              <w:rFonts w:ascii="Cambria Math" w:hAnsi="Cambria Math"/>
              <w:szCs w:val="22"/>
            </w:rPr>
            <m:t xml:space="preserve">.28&lt; </m:t>
          </w:ins>
        </m:r>
        <m:acc>
          <m:accPr>
            <m:ctrlPr>
              <w:ins w:id="591" w:author="Jaeger, Florian" w:date="2023-05-27T14:06:00Z">
                <w:rPr>
                  <w:rFonts w:ascii="Cambria Math" w:hAnsi="Cambria Math"/>
                  <w:i/>
                  <w:szCs w:val="22"/>
                </w:rPr>
              </w:ins>
            </m:ctrlPr>
          </m:accPr>
          <m:e>
            <m:r>
              <w:ins w:id="592" w:author="Jaeger, Florian" w:date="2023-05-27T14:06:00Z">
                <w:rPr>
                  <w:rFonts w:ascii="Cambria Math" w:hAnsi="Cambria Math"/>
                  <w:szCs w:val="22"/>
                </w:rPr>
                <m:t>β</m:t>
              </w:ins>
            </m:r>
          </m:e>
        </m:acc>
        <m:r>
          <w:ins w:id="593" w:author="Jaeger, Florian" w:date="2023-05-27T14:06:00Z">
            <w:rPr>
              <w:rFonts w:ascii="Cambria Math" w:hAnsi="Cambria Math"/>
              <w:szCs w:val="22"/>
            </w:rPr>
            <m:t>s=.34</m:t>
          </w:ins>
        </m:r>
      </m:oMath>
      <w:ins w:id="594" w:author="Jaeger, Florian" w:date="2023-05-27T14:04:00Z">
        <w:r>
          <w:rPr>
            <w:szCs w:val="22"/>
          </w:rPr>
          <w:t>)</w:t>
        </w:r>
      </w:ins>
      <w:ins w:id="595" w:author="Jaeger, Florian" w:date="2023-05-27T14:07:00Z">
        <w:r>
          <w:rPr>
            <w:szCs w:val="22"/>
          </w:rPr>
          <w:t>.</w:t>
        </w:r>
      </w:ins>
    </w:p>
    <w:p w14:paraId="61505410" w14:textId="4A76C9AE" w:rsidR="008133E0" w:rsidRDefault="00C83592" w:rsidP="00315C40">
      <w:pPr>
        <w:rPr>
          <w:ins w:id="596" w:author="Jaeger, Florian" w:date="2023-05-27T12:49:00Z"/>
          <w:szCs w:val="22"/>
        </w:rPr>
      </w:pPr>
      <w:ins w:id="597" w:author="Jaeger, Florian" w:date="2023-05-29T12:11:00Z">
        <w:r>
          <w:rPr>
            <w:noProof/>
            <w:szCs w:val="22"/>
          </w:rPr>
          <w:drawing>
            <wp:inline distT="0" distB="0" distL="0" distR="0" wp14:anchorId="4A240202" wp14:editId="2F0A4CCB">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0"/>
                      <a:stretch>
                        <a:fillRect/>
                      </a:stretch>
                    </pic:blipFill>
                    <pic:spPr>
                      <a:xfrm>
                        <a:off x="0" y="0"/>
                        <a:ext cx="4800600" cy="2146300"/>
                      </a:xfrm>
                      <a:prstGeom prst="rect">
                        <a:avLst/>
                      </a:prstGeom>
                    </pic:spPr>
                  </pic:pic>
                </a:graphicData>
              </a:graphic>
            </wp:inline>
          </w:drawing>
        </w:r>
      </w:ins>
    </w:p>
    <w:p w14:paraId="382BBF96" w14:textId="0003628D" w:rsidR="002E008A" w:rsidRDefault="008133E0">
      <w:pPr>
        <w:pStyle w:val="Caption"/>
        <w:rPr>
          <w:ins w:id="598" w:author="Jaeger, Florian" w:date="2023-05-27T12:49:00Z"/>
          <w:szCs w:val="22"/>
        </w:rPr>
        <w:pPrChange w:id="599" w:author="Jaeger, Florian" w:date="2023-05-29T12:24:00Z">
          <w:pPr/>
        </w:pPrChange>
      </w:pPr>
      <w:bookmarkStart w:id="600" w:name="_Ref136190811"/>
      <w:ins w:id="601" w:author="Jaeger, Florian" w:date="2023-05-28T18:25:00Z">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600"/>
        <w:r>
          <w:rPr>
            <w:noProof/>
            <w:szCs w:val="22"/>
          </w:rPr>
          <w:t>.</w:t>
        </w:r>
        <w:r w:rsidRPr="00ED3418">
          <w:rPr>
            <w:szCs w:val="22"/>
          </w:rPr>
          <w:tab/>
        </w:r>
        <w:r>
          <w:rPr>
            <w:szCs w:val="22"/>
          </w:rPr>
          <w:t>Summary of participants’ responses in Experiments 2, depending on pen location and acoustic continuum step (Panel</w:t>
        </w:r>
      </w:ins>
      <w:ins w:id="602" w:author="Jaeger, Florian" w:date="2023-05-29T12:11:00Z">
        <w:r w:rsidR="00C83592">
          <w:rPr>
            <w:szCs w:val="22"/>
          </w:rPr>
          <w:t xml:space="preserve"> A</w:t>
        </w:r>
      </w:ins>
      <w:ins w:id="603" w:author="Jaeger, Florian" w:date="2023-05-28T18:25:00Z">
        <w:r>
          <w:rPr>
            <w:szCs w:val="22"/>
          </w:rPr>
          <w:t>)</w:t>
        </w:r>
      </w:ins>
      <w:ins w:id="604" w:author="Jaeger, Florian" w:date="2023-05-29T12:11:00Z">
        <w:r w:rsidR="00C83592">
          <w:rPr>
            <w:szCs w:val="22"/>
          </w:rPr>
          <w:t xml:space="preserve"> or visual bias (Panel B)</w:t>
        </w:r>
      </w:ins>
      <w:ins w:id="605" w:author="Jaeger, Florian" w:date="2023-05-28T18:25:00Z">
        <w:r>
          <w:rPr>
            <w:szCs w:val="22"/>
          </w:rPr>
          <w:t xml:space="preserve">. </w:t>
        </w:r>
      </w:ins>
      <w:ins w:id="606" w:author="Jaeger, Florian" w:date="2023-05-28T18:31:00Z">
        <w:r>
          <w:rPr>
            <w:szCs w:val="22"/>
          </w:rPr>
          <w:t>For comparison, the results from Experiment 1c</w:t>
        </w:r>
      </w:ins>
      <w:ins w:id="607" w:author="Jaeger, Florian" w:date="2023-05-29T11:25:00Z">
        <w:r w:rsidR="00C92DDD">
          <w:rPr>
            <w:szCs w:val="22"/>
          </w:rPr>
          <w:t xml:space="preserve"> </w:t>
        </w:r>
      </w:ins>
      <w:proofErr w:type="gramStart"/>
      <w:ins w:id="608" w:author="Jaeger, Florian" w:date="2023-05-29T12:06:00Z">
        <w:r w:rsidR="00C21FFD">
          <w:rPr>
            <w:szCs w:val="22"/>
          </w:rPr>
          <w:t>is</w:t>
        </w:r>
        <w:proofErr w:type="gramEnd"/>
        <w:r w:rsidR="00C21FFD">
          <w:rPr>
            <w:szCs w:val="22"/>
          </w:rPr>
          <w:t xml:space="preserve"> shown in the background</w:t>
        </w:r>
      </w:ins>
      <w:ins w:id="609" w:author="Jaeger, Florian" w:date="2023-05-28T18:25:00Z">
        <w:r>
          <w:rPr>
            <w:szCs w:val="22"/>
          </w:rPr>
          <w:t>.</w:t>
        </w:r>
      </w:ins>
      <w:ins w:id="610" w:author="Jaeger, Florian" w:date="2023-05-29T12:24:00Z">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ins>
    </w:p>
    <w:p w14:paraId="0161BED4" w14:textId="77777777" w:rsidR="002E008A" w:rsidRPr="00ED3418" w:rsidRDefault="002E008A" w:rsidP="002E008A">
      <w:pPr>
        <w:jc w:val="center"/>
        <w:rPr>
          <w:ins w:id="611" w:author="Jaeger, Florian" w:date="2023-05-27T12:49:00Z"/>
          <w:szCs w:val="22"/>
        </w:rPr>
      </w:pPr>
      <w:ins w:id="612" w:author="Jaeger, Florian" w:date="2023-05-27T12:49:00Z">
        <w:r w:rsidRPr="00ED3418">
          <w:rPr>
            <w:szCs w:val="22"/>
            <w:highlight w:val="cyan"/>
          </w:rPr>
          <w:t>[INSERT TABLE]</w:t>
        </w:r>
      </w:ins>
    </w:p>
    <w:p w14:paraId="3196B1E5" w14:textId="5D24B9AB" w:rsidR="002E008A" w:rsidRPr="00ED3418" w:rsidRDefault="002E008A">
      <w:pPr>
        <w:pStyle w:val="Caption"/>
        <w:rPr>
          <w:ins w:id="613" w:author="Jaeger, Florian" w:date="2023-05-27T12:49:00Z"/>
          <w:szCs w:val="22"/>
        </w:rPr>
        <w:pPrChange w:id="614" w:author="Jaeger, Florian" w:date="2023-05-27T14:10:00Z">
          <w:pPr>
            <w:pStyle w:val="Heading2"/>
          </w:pPr>
        </w:pPrChange>
      </w:pPr>
      <w:bookmarkStart w:id="615"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615"/>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ins w:id="616" w:author="Jaeger, Florian" w:date="2023-05-27T12:49:00Z">
        <w:r w:rsidRPr="003F5649">
          <w:t xml:space="preserve">Hypotheses </w:t>
        </w:r>
        <w:commentRangeStart w:id="617"/>
        <w:r w:rsidRPr="003F5649">
          <w:t xml:space="preserve">for which we had not strong expectations are </w:t>
        </w:r>
        <w:commentRangeStart w:id="618"/>
        <w:r w:rsidRPr="003F5649">
          <w:t>shown with shaded backgrounds.</w:t>
        </w:r>
        <w:commentRangeEnd w:id="618"/>
        <w:r w:rsidRPr="003F5649">
          <w:rPr>
            <w:rStyle w:val="CommentReference"/>
            <w:color w:val="auto"/>
          </w:rPr>
          <w:commentReference w:id="618"/>
        </w:r>
        <w:commentRangeEnd w:id="617"/>
        <w:r>
          <w:rPr>
            <w:rStyle w:val="CommentReference"/>
            <w:i w:val="0"/>
            <w:iCs w:val="0"/>
            <w:color w:val="auto"/>
          </w:rPr>
          <w:commentReference w:id="617"/>
        </w:r>
      </w:ins>
    </w:p>
    <w:p w14:paraId="4EBC0A9C" w14:textId="1A8E2AE1" w:rsidR="001F5AD0" w:rsidRPr="00ED3418" w:rsidRDefault="001F5AD0" w:rsidP="001F5AD0">
      <w:pPr>
        <w:pStyle w:val="Heading2"/>
        <w:rPr>
          <w:ins w:id="619" w:author="Jaeger, Florian" w:date="2023-05-29T12:14:00Z"/>
          <w:szCs w:val="22"/>
        </w:rPr>
      </w:pPr>
      <w:ins w:id="620" w:author="Jaeger, Florian" w:date="2023-05-29T12:14:00Z">
        <w:r>
          <w:rPr>
            <w:szCs w:val="22"/>
          </w:rPr>
          <w:t>Discussion</w:t>
        </w:r>
      </w:ins>
    </w:p>
    <w:p w14:paraId="5648F2B0" w14:textId="3DA95488" w:rsidR="001F5AD0" w:rsidRDefault="0044611A" w:rsidP="00E17FC6">
      <w:pPr>
        <w:rPr>
          <w:ins w:id="621" w:author="Jaeger, Florian" w:date="2023-05-29T12:16:00Z"/>
          <w:szCs w:val="22"/>
        </w:rPr>
      </w:pPr>
      <w:ins w:id="622" w:author="Jaeger, Florian" w:date="2023-05-27T14:10:00Z">
        <w:r>
          <w:rPr>
            <w:szCs w:val="22"/>
          </w:rPr>
          <w:t xml:space="preserve">These results suggest that </w:t>
        </w:r>
      </w:ins>
      <w:ins w:id="623" w:author="Jaeger, Florian" w:date="2023-05-29T12:14:00Z">
        <w:r w:rsidR="001F5AD0">
          <w:rPr>
            <w:szCs w:val="22"/>
          </w:rPr>
          <w:t>participants in Experiment 2</w:t>
        </w:r>
      </w:ins>
      <w:ins w:id="624" w:author="Jaeger, Florian" w:date="2023-05-27T14:10:00Z">
        <w:r>
          <w:rPr>
            <w:szCs w:val="22"/>
          </w:rPr>
          <w:t xml:space="preserve"> paid attention to the stimul</w:t>
        </w:r>
      </w:ins>
      <w:ins w:id="625" w:author="Jaeger, Florian" w:date="2023-05-29T12:14:00Z">
        <w:r w:rsidR="001F5AD0">
          <w:rPr>
            <w:szCs w:val="22"/>
          </w:rPr>
          <w:t>i</w:t>
        </w:r>
      </w:ins>
      <w:ins w:id="626" w:author="Jaeger, Florian" w:date="2023-05-27T14:10:00Z">
        <w:r>
          <w:rPr>
            <w:szCs w:val="22"/>
          </w:rPr>
          <w:t>, and yet failed to exhibit any effects of pen location</w:t>
        </w:r>
      </w:ins>
      <w:ins w:id="627" w:author="Jaeger, Florian" w:date="2023-05-27T14:12:00Z">
        <w:r>
          <w:rPr>
            <w:szCs w:val="22"/>
          </w:rPr>
          <w:t xml:space="preserve"> (a</w:t>
        </w:r>
      </w:ins>
      <w:ins w:id="628" w:author="Jaeger, Florian" w:date="2023-05-27T14:11:00Z">
        <w:r>
          <w:rPr>
            <w:szCs w:val="22"/>
          </w:rPr>
          <w:t xml:space="preserve">n auxiliary experiment </w:t>
        </w:r>
      </w:ins>
      <w:ins w:id="629" w:author="Jaeger, Florian" w:date="2023-05-27T14:12:00Z">
        <w:r>
          <w:rPr>
            <w:szCs w:val="22"/>
          </w:rPr>
          <w:t xml:space="preserve">with </w:t>
        </w:r>
      </w:ins>
      <w:ins w:id="630" w:author="Jaeger, Florian" w:date="2023-05-27T14:11:00Z">
        <w:r>
          <w:rPr>
            <w:szCs w:val="22"/>
          </w:rPr>
          <w:t>N = 64 participant</w:t>
        </w:r>
      </w:ins>
      <w:ins w:id="631" w:author="Jaeger, Florian" w:date="2023-05-27T14:12:00Z">
        <w:r>
          <w:rPr>
            <w:szCs w:val="22"/>
          </w:rPr>
          <w:t>s</w:t>
        </w:r>
      </w:ins>
      <w:ins w:id="632" w:author="Jaeger, Florian" w:date="2023-05-27T14:11:00Z">
        <w:r>
          <w:rPr>
            <w:szCs w:val="22"/>
          </w:rPr>
          <w:t xml:space="preserve"> </w:t>
        </w:r>
      </w:ins>
      <w:ins w:id="633" w:author="Jaeger, Florian" w:date="2023-05-27T14:12:00Z">
        <w:r>
          <w:rPr>
            <w:szCs w:val="22"/>
          </w:rPr>
          <w:t xml:space="preserve">reported in the SI </w:t>
        </w:r>
      </w:ins>
      <w:ins w:id="634" w:author="Jaeger, Florian" w:date="2023-05-27T14:11:00Z">
        <w:r>
          <w:rPr>
            <w:szCs w:val="22"/>
          </w:rPr>
          <w:t xml:space="preserve">provides additional evidence that </w:t>
        </w:r>
      </w:ins>
      <w:ins w:id="635" w:author="Jaeger, Florian" w:date="2023-05-27T14:12:00Z">
        <w:r>
          <w:rPr>
            <w:szCs w:val="22"/>
          </w:rPr>
          <w:t>participants noticed the presence and location of the</w:t>
        </w:r>
      </w:ins>
      <w:commentRangeStart w:id="636"/>
      <w:ins w:id="637" w:author="Jaeger, Florian" w:date="2023-05-27T14:09:00Z">
        <w:r>
          <w:rPr>
            <w:szCs w:val="22"/>
          </w:rPr>
          <w:t xml:space="preserve"> pen</w:t>
        </w:r>
      </w:ins>
      <w:ins w:id="638" w:author="Jaeger, Florian" w:date="2023-05-27T14:12:00Z">
        <w:r>
          <w:rPr>
            <w:szCs w:val="22"/>
          </w:rPr>
          <w:t>)</w:t>
        </w:r>
      </w:ins>
      <w:ins w:id="639" w:author="Jaeger, Florian" w:date="2023-05-27T14:09:00Z">
        <w:r>
          <w:rPr>
            <w:szCs w:val="22"/>
          </w:rPr>
          <w:t>.</w:t>
        </w:r>
        <w:commentRangeEnd w:id="636"/>
        <w:r>
          <w:rPr>
            <w:rStyle w:val="CommentReference"/>
          </w:rPr>
          <w:commentReference w:id="636"/>
        </w:r>
      </w:ins>
      <w:ins w:id="640" w:author="Jaeger, Florian" w:date="2023-05-27T14:12:00Z">
        <w:r>
          <w:rPr>
            <w:szCs w:val="22"/>
          </w:rPr>
          <w:t xml:space="preserve"> </w:t>
        </w:r>
      </w:ins>
      <w:ins w:id="641" w:author="Jaeger, Florian" w:date="2023-05-27T14:13:00Z">
        <w:r>
          <w:rPr>
            <w:szCs w:val="22"/>
          </w:rPr>
          <w:t xml:space="preserve">This finding suggests that </w:t>
        </w:r>
      </w:ins>
      <w:ins w:id="642" w:author="Jaeger, Florian" w:date="2023-05-27T14:14:00Z">
        <w:r>
          <w:rPr>
            <w:szCs w:val="22"/>
          </w:rPr>
          <w:t xml:space="preserve">a </w:t>
        </w:r>
      </w:ins>
      <w:ins w:id="643" w:author="Jaeger, Florian" w:date="2023-05-27T14:13:00Z">
        <w:r>
          <w:rPr>
            <w:szCs w:val="22"/>
          </w:rPr>
          <w:t xml:space="preserve">pen in the mouth of the talker is not sufficient to elicit </w:t>
        </w:r>
      </w:ins>
      <w:ins w:id="644" w:author="Jaeger, Florian" w:date="2023-05-27T14:14:00Z">
        <w:r>
          <w:rPr>
            <w:szCs w:val="22"/>
          </w:rPr>
          <w:t xml:space="preserve">the effect observed in Experiments 1a-c. </w:t>
        </w:r>
      </w:ins>
    </w:p>
    <w:p w14:paraId="73DE8ECE" w14:textId="4F2E8B13" w:rsidR="001F5AD0" w:rsidRPr="00414593" w:rsidRDefault="001F5AD0" w:rsidP="00E17FC6">
      <w:pPr>
        <w:rPr>
          <w:ins w:id="645" w:author="Jaeger, Florian" w:date="2023-05-29T12:16:00Z"/>
          <w:szCs w:val="22"/>
        </w:rPr>
      </w:pPr>
      <w:ins w:id="646" w:author="Jaeger, Florian" w:date="2023-05-29T12:16:00Z">
        <w:r>
          <w:rPr>
            <w:szCs w:val="22"/>
          </w:rPr>
          <w:t xml:space="preserve">The comparison of Experiment 2 against Experiment 1c in </w:t>
        </w:r>
        <w:r>
          <w:rPr>
            <w:szCs w:val="22"/>
          </w:rPr>
          <w:fldChar w:fldCharType="begin"/>
        </w:r>
        <w:r>
          <w:rPr>
            <w:szCs w:val="22"/>
          </w:rPr>
          <w:instrText xml:space="preserve"> REF _Ref136190811 \h </w:instrText>
        </w:r>
      </w:ins>
      <w:r>
        <w:rPr>
          <w:szCs w:val="22"/>
        </w:rPr>
      </w:r>
      <w:ins w:id="647" w:author="Jaeger, Florian" w:date="2023-05-29T12:16:00Z">
        <w:r>
          <w:rPr>
            <w:szCs w:val="22"/>
          </w:rPr>
          <w:fldChar w:fldCharType="separate"/>
        </w:r>
        <w:r w:rsidRPr="00ED3418">
          <w:rPr>
            <w:szCs w:val="22"/>
          </w:rPr>
          <w:t xml:space="preserve">Figure </w:t>
        </w:r>
        <w:r w:rsidRPr="00ED3418">
          <w:rPr>
            <w:noProof/>
            <w:szCs w:val="22"/>
          </w:rPr>
          <w:t>4</w:t>
        </w:r>
        <w:r>
          <w:rPr>
            <w:szCs w:val="22"/>
          </w:rPr>
          <w:fldChar w:fldCharType="end"/>
        </w:r>
      </w:ins>
      <w:ins w:id="648" w:author="Jaeger, Florian" w:date="2023-05-29T12:19:00Z">
        <w:r w:rsidR="00414593">
          <w:rPr>
            <w:szCs w:val="22"/>
          </w:rPr>
          <w:t>A</w:t>
        </w:r>
      </w:ins>
      <w:ins w:id="649" w:author="Jaeger, Florian" w:date="2023-05-29T12:16:00Z">
        <w:r>
          <w:rPr>
            <w:szCs w:val="22"/>
          </w:rPr>
          <w:t xml:space="preserve"> further suggests that </w:t>
        </w:r>
      </w:ins>
      <w:ins w:id="650" w:author="Jaeger, Florian" w:date="2023-05-29T12:17:00Z">
        <w:r w:rsidR="00414593">
          <w:rPr>
            <w:szCs w:val="22"/>
          </w:rPr>
          <w:t>the effects of pen location in Experiments 1a-c are unlikely to b</w:t>
        </w:r>
      </w:ins>
      <w:ins w:id="651" w:author="Jaeger, Florian" w:date="2023-05-29T12:18:00Z">
        <w:r w:rsidR="00414593">
          <w:rPr>
            <w:szCs w:val="22"/>
          </w:rPr>
          <w:t xml:space="preserve">e exclusively due to the pen </w:t>
        </w:r>
        <w:r w:rsidR="00414593">
          <w:rPr>
            <w:szCs w:val="22"/>
          </w:rPr>
          <w:lastRenderedPageBreak/>
          <w:t xml:space="preserve">obstructing visual cues to </w:t>
        </w:r>
        <w:r w:rsidR="00414593" w:rsidRPr="00ED3418">
          <w:rPr>
            <w:szCs w:val="22"/>
          </w:rPr>
          <w:t>/s/-/ʃ/</w:t>
        </w:r>
      </w:ins>
      <w:ins w:id="652" w:author="Jaeger, Florian" w:date="2023-05-29T12:19:00Z">
        <w:r w:rsidR="00414593">
          <w:rPr>
            <w:szCs w:val="22"/>
          </w:rPr>
          <w:t xml:space="preserve">: at least for </w:t>
        </w:r>
      </w:ins>
      <w:ins w:id="653" w:author="Jaeger, Florian" w:date="2023-05-29T12:21:00Z">
        <w:r w:rsidR="00414593">
          <w:rPr>
            <w:szCs w:val="22"/>
          </w:rPr>
          <w:t>the two most</w:t>
        </w:r>
      </w:ins>
      <w:ins w:id="654" w:author="Jaeger, Florian" w:date="2023-05-29T12:19:00Z">
        <w:r w:rsidR="00414593">
          <w:rPr>
            <w:szCs w:val="22"/>
          </w:rPr>
          <w:t xml:space="preserve"> “</w:t>
        </w:r>
        <w:proofErr w:type="spellStart"/>
        <w:r w:rsidR="00414593">
          <w:rPr>
            <w:szCs w:val="22"/>
          </w:rPr>
          <w:t>ashi</w:t>
        </w:r>
        <w:proofErr w:type="spellEnd"/>
        <w:r w:rsidR="00414593">
          <w:rPr>
            <w:szCs w:val="22"/>
          </w:rPr>
          <w:t>”-like audio stimuli</w:t>
        </w:r>
      </w:ins>
      <w:ins w:id="655" w:author="Jaeger, Florian" w:date="2023-05-29T12:20:00Z">
        <w:r w:rsidR="00414593">
          <w:rPr>
            <w:szCs w:val="22"/>
          </w:rPr>
          <w:t xml:space="preserve"> (for which the effect of pen location was strongest in Experiments 1a-c)</w:t>
        </w:r>
      </w:ins>
      <w:ins w:id="656" w:author="Jaeger, Florian" w:date="2023-05-29T12:19:00Z">
        <w:r w:rsidR="00414593">
          <w:rPr>
            <w:szCs w:val="22"/>
          </w:rPr>
          <w:t>, responses in Experiment 2 seem to group with</w:t>
        </w:r>
      </w:ins>
      <w:ins w:id="657" w:author="Jaeger, Florian" w:date="2023-05-29T12:20:00Z">
        <w:r w:rsidR="00414593">
          <w:rPr>
            <w:szCs w:val="22"/>
          </w:rPr>
          <w:t xml:space="preserve"> the pen-in-hand</w:t>
        </w:r>
      </w:ins>
      <w:ins w:id="658" w:author="Jaeger, Florian" w:date="2023-05-29T17:15:00Z">
        <w:r w:rsidR="00620BEF">
          <w:rPr>
            <w:szCs w:val="22"/>
          </w:rPr>
          <w:t xml:space="preserve"> (no occlusion)</w:t>
        </w:r>
      </w:ins>
      <w:ins w:id="659" w:author="Jaeger, Florian" w:date="2023-05-29T17:14:00Z">
        <w:r w:rsidR="00620BEF">
          <w:rPr>
            <w:szCs w:val="22"/>
          </w:rPr>
          <w:t>, rather than pen-in-mouth</w:t>
        </w:r>
      </w:ins>
      <w:ins w:id="660" w:author="Jaeger, Florian" w:date="2023-05-29T17:15:00Z">
        <w:r w:rsidR="00620BEF">
          <w:rPr>
            <w:szCs w:val="22"/>
          </w:rPr>
          <w:t>,</w:t>
        </w:r>
      </w:ins>
      <w:ins w:id="661" w:author="Jaeger, Florian" w:date="2023-05-29T12:20:00Z">
        <w:r w:rsidR="00414593">
          <w:rPr>
            <w:szCs w:val="22"/>
          </w:rPr>
          <w:t xml:space="preserve"> condition in Experiment 1c.</w:t>
        </w:r>
      </w:ins>
      <w:ins w:id="662" w:author="Jaeger, Florian" w:date="2023-05-29T12:21:00Z">
        <w:r w:rsidR="00414593">
          <w:rPr>
            <w:szCs w:val="22"/>
          </w:rPr>
          <w:t xml:space="preserve"> There is, however, also some evidence that visual occlusion might explain </w:t>
        </w:r>
      </w:ins>
      <w:ins w:id="663" w:author="Jaeger, Florian" w:date="2023-05-29T17:16:00Z">
        <w:r w:rsidR="00B56FA2">
          <w:rPr>
            <w:i/>
            <w:iCs/>
            <w:szCs w:val="22"/>
          </w:rPr>
          <w:t>part</w:t>
        </w:r>
      </w:ins>
      <w:ins w:id="664" w:author="Jaeger, Florian" w:date="2023-05-29T12:21:00Z">
        <w:r w:rsidR="00414593">
          <w:rPr>
            <w:i/>
            <w:iCs/>
            <w:szCs w:val="22"/>
          </w:rPr>
          <w:t xml:space="preserve"> </w:t>
        </w:r>
        <w:r w:rsidR="00414593">
          <w:rPr>
            <w:szCs w:val="22"/>
          </w:rPr>
          <w:t xml:space="preserve">of the effects in Experiments 1a-c. For </w:t>
        </w:r>
      </w:ins>
      <w:ins w:id="665" w:author="Jaeger, Florian" w:date="2023-05-29T12:22:00Z">
        <w:r w:rsidR="00414593">
          <w:rPr>
            <w:szCs w:val="22"/>
          </w:rPr>
          <w:t xml:space="preserve">the two steps in the middle of the acoustic continuum, responses in Experiment 2 </w:t>
        </w:r>
      </w:ins>
      <w:ins w:id="666" w:author="Jaeger, Florian" w:date="2023-05-29T17:15:00Z">
        <w:r w:rsidR="00620BEF">
          <w:rPr>
            <w:szCs w:val="22"/>
          </w:rPr>
          <w:t>fall</w:t>
        </w:r>
      </w:ins>
      <w:ins w:id="667" w:author="Jaeger, Florian" w:date="2023-05-29T12:22:00Z">
        <w:r w:rsidR="00414593">
          <w:rPr>
            <w:szCs w:val="22"/>
          </w:rPr>
          <w:t xml:space="preserve"> half-way between the pen-in-hand and pen-in-mouth conditions</w:t>
        </w:r>
      </w:ins>
      <w:ins w:id="668" w:author="Jaeger, Florian" w:date="2023-05-29T12:23:00Z">
        <w:r w:rsidR="00414593">
          <w:rPr>
            <w:szCs w:val="22"/>
          </w:rPr>
          <w:t xml:space="preserve"> of Experiment 1c (for the remaining two steps, the effect of pen location was too small even in Experiment 1c to draw meaningful conclusions about Experiment 2).</w:t>
        </w:r>
      </w:ins>
      <w:commentRangeStart w:id="669"/>
      <w:commentRangeEnd w:id="669"/>
      <w:ins w:id="670" w:author="Jaeger, Florian" w:date="2023-05-29T12:26:00Z">
        <w:r w:rsidR="00584D72">
          <w:rPr>
            <w:rStyle w:val="CommentReference"/>
          </w:rPr>
          <w:commentReference w:id="669"/>
        </w:r>
      </w:ins>
    </w:p>
    <w:p w14:paraId="560D7002" w14:textId="7963B802" w:rsidR="00D70E8E" w:rsidRDefault="00D70E8E" w:rsidP="00E17FC6">
      <w:pPr>
        <w:rPr>
          <w:ins w:id="671" w:author="Jaeger, Florian" w:date="2023-05-29T12:25:00Z"/>
          <w:szCs w:val="22"/>
        </w:rPr>
      </w:pPr>
      <w:ins w:id="672" w:author="Jaeger, Florian" w:date="2023-05-27T14:29:00Z">
        <w:r>
          <w:rPr>
            <w:szCs w:val="22"/>
          </w:rPr>
          <w:t xml:space="preserve">CONTINUE HERE WITH </w:t>
        </w:r>
      </w:ins>
      <w:ins w:id="673" w:author="Jaeger, Florian" w:date="2023-05-29T12:24:00Z">
        <w:r w:rsidR="00B93E54">
          <w:rPr>
            <w:szCs w:val="22"/>
          </w:rPr>
          <w:t xml:space="preserve">REGRESSION </w:t>
        </w:r>
      </w:ins>
      <w:ins w:id="674" w:author="Jaeger, Florian" w:date="2023-05-27T14:29:00Z">
        <w:r>
          <w:rPr>
            <w:szCs w:val="22"/>
          </w:rPr>
          <w:t>RESULTS OF COMPARISON ACROSS 2 vs. 1c.</w:t>
        </w:r>
      </w:ins>
      <w:ins w:id="675" w:author="Jaeger, Florian" w:date="2023-05-27T17:08:00Z">
        <w:r w:rsidR="004C54B1">
          <w:rPr>
            <w:szCs w:val="22"/>
          </w:rPr>
          <w:t xml:space="preserve"> </w:t>
        </w:r>
        <w:r w:rsidR="004C54B1" w:rsidRPr="004C54B1">
          <w:rPr>
            <w:szCs w:val="22"/>
            <w:highlight w:val="yellow"/>
            <w:rPrChange w:id="676" w:author="Jaeger, Florian" w:date="2023-05-27T17:08:00Z">
              <w:rPr>
                <w:szCs w:val="22"/>
              </w:rPr>
            </w:rPrChange>
          </w:rPr>
          <w:t>THIS LOOKS POTENTIALLY QUITE COMPATIBLE WITH SIMPLE OBSTRUCTION OF CUE, EXCEPT FOR THE RIGHT END OF THE CONTINUUM.</w:t>
        </w:r>
      </w:ins>
    </w:p>
    <w:p w14:paraId="27D8A3D6" w14:textId="52962C85" w:rsidR="008C358F" w:rsidRDefault="00584D72" w:rsidP="00E17FC6">
      <w:pPr>
        <w:rPr>
          <w:ins w:id="677" w:author="Jaeger, Florian" w:date="2023-05-29T12:30:00Z"/>
          <w:szCs w:val="22"/>
        </w:rPr>
      </w:pPr>
      <w:ins w:id="678" w:author="Jaeger, Florian" w:date="2023-05-29T12:25:00Z">
        <w:r>
          <w:rPr>
            <w:szCs w:val="22"/>
          </w:rPr>
          <w:t xml:space="preserve">We thus tentatively conclude that at least some </w:t>
        </w:r>
      </w:ins>
      <w:ins w:id="679" w:author="Jaeger, Florian" w:date="2023-05-29T12:26:00Z">
        <w:r>
          <w:rPr>
            <w:szCs w:val="22"/>
          </w:rPr>
          <w:t>of the results in Experiments 1a-c are due to compensation</w:t>
        </w:r>
      </w:ins>
      <w:ins w:id="680" w:author="Jaeger, Florian" w:date="2023-05-29T12:27:00Z">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w:t>
        </w:r>
      </w:ins>
      <w:ins w:id="681" w:author="Jaeger, Florian" w:date="2023-05-29T12:28:00Z">
        <w:r w:rsidR="008C358F">
          <w:rPr>
            <w:szCs w:val="22"/>
          </w:rPr>
          <w:t xml:space="preserve"> This suggests that listeners can normalize or ‘explain away’ some </w:t>
        </w:r>
      </w:ins>
      <w:ins w:id="682" w:author="Jaeger, Florian" w:date="2023-05-29T12:29:00Z">
        <w:r w:rsidR="008C358F">
          <w:rPr>
            <w:szCs w:val="22"/>
          </w:rPr>
          <w:t>effects of the pen (if they are sufficiently visually evident)</w:t>
        </w:r>
      </w:ins>
      <w:ins w:id="683" w:author="Jaeger, Florian" w:date="2023-05-29T12:30:00Z">
        <w:r w:rsidR="008C358F">
          <w:rPr>
            <w:szCs w:val="22"/>
          </w:rPr>
          <w:t xml:space="preserve">. Equipped with this insight, we turn to the second question we seek to address: how </w:t>
        </w:r>
      </w:ins>
      <w:ins w:id="684" w:author="Jaeger, Florian" w:date="2023-05-29T12:31:00Z">
        <w:r w:rsidR="008C358F">
          <w:rPr>
            <w:szCs w:val="22"/>
          </w:rPr>
          <w:t>is</w:t>
        </w:r>
      </w:ins>
      <w:ins w:id="685" w:author="Jaeger, Florian" w:date="2023-05-29T12:30:00Z">
        <w:r w:rsidR="008C358F">
          <w:rPr>
            <w:szCs w:val="22"/>
          </w:rPr>
          <w:t xml:space="preserve"> listeners</w:t>
        </w:r>
      </w:ins>
      <w:ins w:id="686" w:author="Jaeger, Florian" w:date="2023-05-29T12:31:00Z">
        <w:r w:rsidR="008C358F">
          <w:rPr>
            <w:szCs w:val="22"/>
          </w:rPr>
          <w:t>’</w:t>
        </w:r>
      </w:ins>
      <w:ins w:id="687" w:author="Jaeger, Florian" w:date="2023-05-29T12:30:00Z">
        <w:r w:rsidR="008C358F">
          <w:rPr>
            <w:szCs w:val="22"/>
          </w:rPr>
          <w:t xml:space="preserve"> adapt</w:t>
        </w:r>
      </w:ins>
      <w:ins w:id="688" w:author="Jaeger, Florian" w:date="2023-05-29T12:31:00Z">
        <w:r w:rsidR="008C358F">
          <w:rPr>
            <w:szCs w:val="22"/>
          </w:rPr>
          <w:t>ation</w:t>
        </w:r>
      </w:ins>
      <w:ins w:id="689" w:author="Jaeger, Florian" w:date="2023-05-29T12:30:00Z">
        <w:r w:rsidR="008C358F">
          <w:rPr>
            <w:szCs w:val="22"/>
          </w:rPr>
          <w:t xml:space="preserve"> to </w:t>
        </w:r>
      </w:ins>
      <w:ins w:id="690" w:author="Jaeger, Florian" w:date="2023-05-29T12:31:00Z">
        <w:r w:rsidR="008C358F">
          <w:rPr>
            <w:szCs w:val="22"/>
          </w:rPr>
          <w:t>unexpected pronunciations affected by the presence of a</w:t>
        </w:r>
      </w:ins>
      <w:ins w:id="691" w:author="Jaeger, Florian" w:date="2023-05-29T12:32:00Z">
        <w:r w:rsidR="008C358F">
          <w:rPr>
            <w:szCs w:val="22"/>
          </w:rPr>
          <w:t>n incidental (visually evident) cause for those</w:t>
        </w:r>
      </w:ins>
      <w:ins w:id="692" w:author="Jaeger, Florian" w:date="2023-05-29T12:33:00Z">
        <w:r w:rsidR="008C358F">
          <w:rPr>
            <w:szCs w:val="22"/>
          </w:rPr>
          <w:t xml:space="preserve"> pronunciations</w:t>
        </w:r>
      </w:ins>
      <w:ins w:id="693" w:author="Jaeger, Florian" w:date="2023-05-29T12:32:00Z">
        <w:r w:rsidR="008C358F">
          <w:rPr>
            <w:szCs w:val="22"/>
          </w:rPr>
          <w:t xml:space="preserve">? </w:t>
        </w:r>
      </w:ins>
    </w:p>
    <w:p w14:paraId="0E73A317" w14:textId="6B69DF08" w:rsidR="00584D72" w:rsidRPr="00CE7AE0" w:rsidDel="00685543" w:rsidRDefault="00584D72" w:rsidP="00E17FC6">
      <w:pPr>
        <w:rPr>
          <w:del w:id="694" w:author="Jaeger, Florian" w:date="2023-05-29T12:33:00Z"/>
          <w:szCs w:val="22"/>
        </w:rPr>
      </w:pPr>
    </w:p>
    <w:p w14:paraId="243D23C7" w14:textId="77777777" w:rsidR="00244AD2" w:rsidRDefault="00244AD2" w:rsidP="00CE7AE0">
      <w:pPr>
        <w:ind w:firstLine="0"/>
        <w:rPr>
          <w:ins w:id="695" w:author="Jaeger, Florian" w:date="2023-05-22T16:51:00Z"/>
          <w:szCs w:val="22"/>
        </w:rPr>
      </w:pPr>
    </w:p>
    <w:p w14:paraId="5C9FDFCE" w14:textId="77777777" w:rsidR="00244AD2" w:rsidRDefault="00244AD2" w:rsidP="00CE7AE0">
      <w:pPr>
        <w:ind w:firstLine="0"/>
        <w:rPr>
          <w:ins w:id="696" w:author="Jaeger, Florian" w:date="2023-05-22T16:51:00Z"/>
          <w:szCs w:val="22"/>
        </w:rPr>
      </w:pPr>
      <w:ins w:id="697" w:author="Jaeger, Florian" w:date="2023-05-22T16:51:00Z">
        <w:r>
          <w:rPr>
            <w:szCs w:val="22"/>
          </w:rPr>
          <w:t>MOVED HERE TO BE INTEGRATED INTO LATER EXPERIMENTS:</w:t>
        </w:r>
      </w:ins>
    </w:p>
    <w:p w14:paraId="2AA42922" w14:textId="7C59BDFF" w:rsidR="004526C4" w:rsidRDefault="00244AD2" w:rsidP="00CE7AE0">
      <w:pPr>
        <w:ind w:firstLine="0"/>
        <w:rPr>
          <w:szCs w:val="22"/>
        </w:rPr>
      </w:pPr>
      <w:moveToRangeStart w:id="698" w:author="Jaeger, Florian" w:date="2023-05-22T16:51:00Z" w:name="move135666718"/>
      <w:moveTo w:id="699"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698"/>
      <w:r w:rsidR="00620763" w:rsidRPr="00BF6D97">
        <w:rPr>
          <w:szCs w:val="22"/>
        </w:rPr>
        <w:t xml:space="preserve"> </w:t>
      </w:r>
      <w:bookmarkStart w:id="700"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proofErr w:type="spellStart"/>
      <w:r w:rsidRPr="0008080F">
        <w:rPr>
          <w:szCs w:val="22"/>
        </w:rPr>
        <w:lastRenderedPageBreak/>
        <w:t>Signiticant</w:t>
      </w:r>
      <w:proofErr w:type="spellEnd"/>
      <w:r w:rsidRPr="0008080F">
        <w:rPr>
          <w:szCs w:val="22"/>
        </w:rPr>
        <w:t xml:space="preserve"> interaction of Vowel (lip rounding) and </w:t>
      </w:r>
      <w:proofErr w:type="gramStart"/>
      <w:r w:rsidRPr="0008080F">
        <w:rPr>
          <w:szCs w:val="22"/>
        </w:rPr>
        <w:t>Original</w:t>
      </w:r>
      <w:proofErr w:type="gramEnd"/>
      <w:r w:rsidRPr="0008080F">
        <w:rPr>
          <w:szCs w:val="22"/>
        </w:rPr>
        <w:t xml:space="preserve">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700"/>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w:t>
      </w:r>
      <w:proofErr w:type="gramStart"/>
      <w:r w:rsidRPr="008736CF">
        <w:rPr>
          <w:szCs w:val="22"/>
        </w:rPr>
        <w:t>novel talker results</w:t>
      </w:r>
      <w:proofErr w:type="gramEnd"/>
      <w:r w:rsidRPr="008736CF">
        <w:rPr>
          <w:szCs w:val="22"/>
        </w:rPr>
        <w:t xml:space="preserve">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lastRenderedPageBreak/>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w:t>
      </w:r>
      <w:r w:rsidRPr="008736CF">
        <w:rPr>
          <w:szCs w:val="22"/>
        </w:rPr>
        <w:lastRenderedPageBreak/>
        <w:t>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w:t>
      </w:r>
      <w:proofErr w:type="spellStart"/>
      <w:r w:rsidRPr="008736CF">
        <w:rPr>
          <w:szCs w:val="22"/>
        </w:rPr>
        <w:t>sh</w:t>
      </w:r>
      <w:proofErr w:type="spellEnd"/>
      <w:r w:rsidRPr="008736CF">
        <w:rPr>
          <w:szCs w:val="22"/>
        </w:rPr>
        <w:t xml:space="preserve">”-labelled group (those hearing words </w:t>
      </w:r>
      <w:r w:rsidRPr="008736CF">
        <w:rPr>
          <w:szCs w:val="22"/>
        </w:rPr>
        <w:lastRenderedPageBreak/>
        <w:t xml:space="preserve">ambiguous between, </w:t>
      </w:r>
      <w:proofErr w:type="gramStart"/>
      <w:r w:rsidRPr="008736CF">
        <w:rPr>
          <w:szCs w:val="22"/>
        </w:rPr>
        <w:t>e.g.</w:t>
      </w:r>
      <w:proofErr w:type="gramEnd"/>
      <w:r w:rsidRPr="008736CF">
        <w:rPr>
          <w:szCs w:val="22"/>
        </w:rPr>
        <w:t xml:space="preserve"> publisher and </w:t>
      </w:r>
      <w:proofErr w:type="spellStart"/>
      <w:r w:rsidRPr="008736CF">
        <w:rPr>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lastRenderedPageBreak/>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The exposure phase used identical stimuli to that of Liu &amp; Jaeger (2018, Exp. 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 xml:space="preserve">We used the same HTML, CSS, and </w:t>
      </w:r>
      <w:proofErr w:type="spellStart"/>
      <w:r w:rsidR="005E5AD7" w:rsidRPr="005E5AD7">
        <w:rPr>
          <w:szCs w:val="22"/>
          <w:shd w:val="clear" w:color="auto" w:fill="EFEFEF"/>
        </w:rPr>
        <w:t>Javascript</w:t>
      </w:r>
      <w:proofErr w:type="spellEnd"/>
      <w:r w:rsidR="005E5AD7" w:rsidRPr="005E5AD7">
        <w:rPr>
          <w:szCs w:val="22"/>
          <w:shd w:val="clear" w:color="auto" w:fill="EFEFEF"/>
        </w:rPr>
        <w:t xml:space="preserve">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 xml:space="preserve">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w:t>
      </w:r>
      <w:r w:rsidRPr="005E5AD7">
        <w:rPr>
          <w:szCs w:val="22"/>
          <w:shd w:val="clear" w:color="auto" w:fill="EFEFEF"/>
        </w:rPr>
        <w:lastRenderedPageBreak/>
        <w:t>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not expected to affect test performance. Stimulus order was generated online, as part of the experiment. Invisible to participants, we divided exposure into ten blocks, each consisting of one word with a typical fricative (/s/ or /</w:t>
      </w:r>
      <w:proofErr w:type="spellStart"/>
      <w:r w:rsidRPr="005E5AD7">
        <w:rPr>
          <w:szCs w:val="22"/>
          <w:shd w:val="clear" w:color="auto" w:fill="EFEFEF"/>
        </w:rPr>
        <w:t>sh</w:t>
      </w:r>
      <w:proofErr w:type="spellEnd"/>
      <w:r w:rsidRPr="005E5AD7">
        <w:rPr>
          <w:szCs w:val="22"/>
          <w:shd w:val="clear" w:color="auto" w:fill="EFEFEF"/>
        </w:rPr>
        <w:t>/ depending on the exposure condition), one word with shifted fricative (/</w:t>
      </w:r>
      <w:proofErr w:type="spellStart"/>
      <w:r w:rsidRPr="005E5AD7">
        <w:rPr>
          <w:szCs w:val="22"/>
          <w:shd w:val="clear" w:color="auto" w:fill="EFEFEF"/>
        </w:rPr>
        <w:t>sh</w:t>
      </w:r>
      <w:proofErr w:type="spellEnd"/>
      <w:r w:rsidRPr="005E5AD7">
        <w:rPr>
          <w:szCs w:val="22"/>
          <w:shd w:val="clear" w:color="auto" w:fill="EFEFEF"/>
        </w:rPr>
        <w:t>/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 xml:space="preserve">Catch trials were evenly distributed across the ten blocks, with one catch trial per block. </w:t>
      </w:r>
      <w:r w:rsidRPr="005E5AD7">
        <w:rPr>
          <w:szCs w:val="22"/>
          <w:shd w:val="clear" w:color="auto" w:fill="EFEFEF"/>
        </w:rPr>
        <w:lastRenderedPageBreak/>
        <w:t>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 xml:space="preserve">As in Liu and Jaeger (2018), participants listened to nonce-word stimuli drawn from the </w:t>
      </w:r>
      <w:proofErr w:type="spellStart"/>
      <w:r w:rsidRPr="005E5AD7">
        <w:rPr>
          <w:szCs w:val="22"/>
          <w:shd w:val="clear" w:color="auto" w:fill="EFEFEF"/>
        </w:rPr>
        <w:t>asi-ashi</w:t>
      </w:r>
      <w:proofErr w:type="spellEnd"/>
      <w:r w:rsidRPr="005E5AD7">
        <w:rPr>
          <w:szCs w:val="22"/>
          <w:shd w:val="clear" w:color="auto" w:fill="EFEFEF"/>
        </w:rPr>
        <w:t xml:space="preserve"> continuum, and were instructed to respond "whether the speaker is saying “</w:t>
      </w:r>
      <w:proofErr w:type="spellStart"/>
      <w:r w:rsidRPr="005E5AD7">
        <w:rPr>
          <w:szCs w:val="22"/>
          <w:shd w:val="clear" w:color="auto" w:fill="EFEFEF"/>
        </w:rPr>
        <w:t>asi</w:t>
      </w:r>
      <w:proofErr w:type="spellEnd"/>
      <w:r w:rsidRPr="005E5AD7">
        <w:rPr>
          <w:szCs w:val="22"/>
          <w:shd w:val="clear" w:color="auto" w:fill="EFEFEF"/>
        </w:rPr>
        <w:t>” or “</w:t>
      </w:r>
      <w:proofErr w:type="spellStart"/>
      <w:r w:rsidRPr="005E5AD7">
        <w:rPr>
          <w:szCs w:val="22"/>
          <w:shd w:val="clear" w:color="auto" w:fill="EFEFEF"/>
        </w:rPr>
        <w:t>ashi</w:t>
      </w:r>
      <w:proofErr w:type="spellEnd"/>
      <w:r w:rsidRPr="005E5AD7">
        <w:rPr>
          <w:szCs w:val="22"/>
          <w:shd w:val="clear" w:color="auto" w:fill="EFEFEF"/>
        </w:rPr>
        <w:t>"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w:t>
      </w:r>
      <w:proofErr w:type="spellStart"/>
      <w:r w:rsidRPr="005E5AD7">
        <w:rPr>
          <w:szCs w:val="22"/>
          <w:shd w:val="clear" w:color="auto" w:fill="EFEFEF"/>
        </w:rPr>
        <w:t>asi-ashi</w:t>
      </w:r>
      <w:proofErr w:type="spellEnd"/>
      <w:r w:rsidRPr="005E5AD7">
        <w:rPr>
          <w:szCs w:val="22"/>
          <w:shd w:val="clear" w:color="auto" w:fill="EFEFEF"/>
        </w:rPr>
        <w:t xml:space="preserve"> continuum). We further made sure that the same video was never repeated within the same block, and that each block contained exactly six videos that had been extracted from a video with a word containing /s/ (3 with the pen in the hand, 3 with the pen in the mouth) and six videos that had been extracted from a video with a word containing /</w:t>
      </w:r>
      <w:proofErr w:type="spellStart"/>
      <w:r w:rsidRPr="005E5AD7">
        <w:rPr>
          <w:szCs w:val="22"/>
          <w:shd w:val="clear" w:color="auto" w:fill="EFEFEF"/>
        </w:rPr>
        <w:t>sh</w:t>
      </w:r>
      <w:proofErr w:type="spellEnd"/>
      <w:r w:rsidRPr="005E5AD7">
        <w:rPr>
          <w:szCs w:val="22"/>
          <w:shd w:val="clear" w:color="auto" w:fill="EFEFEF"/>
        </w:rPr>
        <w:t>/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lastRenderedPageBreak/>
        <w:t xml:space="preserve">"The videos and sounds in this experiment were manipulated by aligning the same video with different sound sources. As a consequence, you might have noticed some 'jumps' or slightly </w:t>
      </w:r>
      <w:proofErr w:type="gramStart"/>
      <w:r w:rsidRPr="005E5AD7">
        <w:rPr>
          <w:szCs w:val="22"/>
          <w:shd w:val="clear" w:color="auto" w:fill="EFEFEF"/>
        </w:rPr>
        <w:t>odd looking</w:t>
      </w:r>
      <w:proofErr w:type="gramEnd"/>
      <w:r w:rsidRPr="005E5AD7">
        <w:rPr>
          <w:szCs w:val="22"/>
          <w:shd w:val="clear" w:color="auto" w:fill="EFEFEF"/>
        </w:rPr>
        <w:t xml:space="preserve"> moments in the video. **Here we are interested in *potential technical issues with the internet connection* beyond any oddities you might have noticed about how the video and sound 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We followed the same exclusion criteria as for Experiments 1a and 1b, including excluding participants who did not make the acceptance criteria but who took the experiment anyway. Additionally, we excluded participants with a less than 0.85 lexical decision accuracy in 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lastRenderedPageBreak/>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2"/>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3B6B13FF" w14:textId="4AF99A6D" w:rsidR="009B33EA" w:rsidRPr="009B33EA" w:rsidRDefault="009B33EA" w:rsidP="009B33EA">
      <w:pPr>
        <w:ind w:firstLine="0"/>
        <w:rPr>
          <w:szCs w:val="22"/>
          <w:u w:val="single"/>
          <w:lang w:val="tr-TR" w:eastAsia="tr-TR"/>
        </w:rPr>
      </w:pPr>
      <w:proofErr w:type="spellStart"/>
      <w:r w:rsidRPr="009B33EA">
        <w:rPr>
          <w:szCs w:val="22"/>
          <w:u w:val="single"/>
          <w:lang w:val="tr-TR" w:eastAsia="tr-TR"/>
        </w:rPr>
        <w:t>Discussion</w:t>
      </w:r>
      <w:proofErr w:type="spellEnd"/>
      <w:r w:rsidRPr="009B33EA">
        <w:rPr>
          <w:szCs w:val="22"/>
          <w:u w:val="single"/>
          <w:lang w:val="tr-TR" w:eastAsia="tr-TR"/>
        </w:rPr>
        <w:t>:</w:t>
      </w:r>
    </w:p>
    <w:p w14:paraId="68BBDE87" w14:textId="42EDE4B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w:t>
      </w:r>
      <w:proofErr w:type="spellStart"/>
      <w:r w:rsidRPr="008736CF">
        <w:rPr>
          <w:szCs w:val="22"/>
          <w:lang w:val="tr-TR" w:eastAsia="tr-TR"/>
        </w:rPr>
        <w:t>Kraljic</w:t>
      </w:r>
      <w:proofErr w:type="spellEnd"/>
      <w:r w:rsidRPr="008736CF">
        <w:rPr>
          <w:szCs w:val="22"/>
          <w:lang w:val="tr-TR" w:eastAsia="tr-TR"/>
        </w:rPr>
        <w:t xml:space="preserve">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w:t>
      </w:r>
      <w:proofErr w:type="spellStart"/>
      <w:r w:rsidRPr="008736CF">
        <w:rPr>
          <w:szCs w:val="22"/>
          <w:lang w:val="tr-TR" w:eastAsia="tr-TR"/>
        </w:rPr>
        <w:t>Jaeger</w:t>
      </w:r>
      <w:proofErr w:type="spellEnd"/>
      <w:r w:rsidRPr="008736CF">
        <w:rPr>
          <w:szCs w:val="22"/>
          <w:lang w:val="tr-TR" w:eastAsia="tr-TR"/>
        </w:rPr>
        <w:t xml:space="preserve">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lastRenderedPageBreak/>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4"/>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a priori unlikely and doesn’t pattern out in the data. Since the effect of the pen is handled </w:t>
      </w:r>
      <w:r w:rsidRPr="00467F50">
        <w:lastRenderedPageBreak/>
        <w:t xml:space="preserve">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 PIM tokens should be lower in /ʃ/ responses than their PIH counterparts. Learning (as a difference from baseline/exp1) should be exhibited by the ʃ-groups </w:t>
      </w:r>
      <w:proofErr w:type="spellStart"/>
      <w:r w:rsidRPr="00467F50">
        <w:t>moreso</w:t>
      </w:r>
      <w:proofErr w:type="spellEnd"/>
      <w:r w:rsidRPr="00467F50">
        <w:t xml:space="preserve"> than the s-groups.  </w:t>
      </w:r>
      <w:r w:rsidRPr="00467F50">
        <w:tab/>
      </w:r>
    </w:p>
    <w:p w14:paraId="6B88B158" w14:textId="77777777" w:rsidR="00467F50" w:rsidRDefault="00467F50" w:rsidP="00467F50">
      <w:pPr>
        <w:pStyle w:val="ListParagraph"/>
        <w:numPr>
          <w:ilvl w:val="1"/>
          <w:numId w:val="29"/>
        </w:numPr>
        <w:spacing w:line="240" w:lineRule="auto"/>
      </w:pPr>
      <w:r w:rsidRPr="00467F50">
        <w:t xml:space="preserve">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w:t>
      </w:r>
      <w:proofErr w:type="spellStart"/>
      <w:r w:rsidRPr="00467F50">
        <w:t>hypothesisǃ</w:t>
      </w:r>
      <w:proofErr w:type="spellEnd"/>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w:t>
      </w:r>
      <w:proofErr w:type="spellStart"/>
      <w:r w:rsidRPr="00467F50">
        <w:t>sh</w:t>
      </w:r>
      <w:proofErr w:type="spellEnd"/>
      <w:r w:rsidRPr="00467F50">
        <w:t xml:space="preserve">-bias but not s-bias groups. </w:t>
      </w:r>
    </w:p>
    <w:p w14:paraId="59D834CA" w14:textId="77777777" w:rsidR="00467F50" w:rsidRDefault="00467F50" w:rsidP="00467F50">
      <w:pPr>
        <w:pStyle w:val="ListParagraph"/>
        <w:numPr>
          <w:ilvl w:val="1"/>
          <w:numId w:val="29"/>
        </w:numPr>
        <w:spacing w:line="240" w:lineRule="auto"/>
      </w:pPr>
      <w:r w:rsidRPr="00467F50">
        <w:t xml:space="preserve">Second Exposure predictionsː Causality is </w:t>
      </w:r>
      <w:proofErr w:type="spellStart"/>
      <w:r w:rsidRPr="00467F50">
        <w:t>disambiguatedǃ</w:t>
      </w:r>
      <w:proofErr w:type="spellEnd"/>
      <w:r w:rsidRPr="00467F50">
        <w:t xml:space="preserve"> </w:t>
      </w:r>
      <w:proofErr w:type="gramStart"/>
      <w:r w:rsidRPr="00467F50">
        <w:t>For</w:t>
      </w:r>
      <w:proofErr w:type="gramEnd"/>
      <w:r w:rsidRPr="00467F50">
        <w:t xml:space="preserve"> </w:t>
      </w:r>
      <w:proofErr w:type="spellStart"/>
      <w:r w:rsidRPr="00467F50">
        <w:t>sh</w:t>
      </w:r>
      <w:proofErr w:type="spellEnd"/>
      <w:r w:rsidRPr="00467F50">
        <w:t xml:space="preserve">-bias group, perhaps ‘unlearning’ is predicted, but perhaps not (see Cummings &amp; Theodore, 2022; consistency of input doesn’t seem to matter as much as quantity). For s-bias group, causal compensation gains support (as it predicts the pattern of </w:t>
      </w:r>
      <w:proofErr w:type="spellStart"/>
      <w:r w:rsidRPr="00467F50">
        <w:t>Amb</w:t>
      </w:r>
      <w:proofErr w:type="spellEnd"/>
      <w:r w:rsidRPr="00467F50">
        <w:t>-PIM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w:t>
      </w:r>
      <w:proofErr w:type="spellStart"/>
      <w:r w:rsidRPr="00467F50">
        <w:t>predicitons</w:t>
      </w:r>
      <w:proofErr w:type="spellEnd"/>
      <w:r w:rsidRPr="00467F50">
        <w:t xml:space="preserve">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proofErr w:type="spellStart"/>
      <w:r w:rsidRPr="00467F50">
        <w:t>tenous</w:t>
      </w:r>
      <w:proofErr w:type="spellEnd"/>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 xml:space="preserve">We are deeply grateful to Linda Liu for answering our questions about the stimuli and procedure employed in Liu and Jaeger (2018), and to Zach Burchill for invaluable technical support with several </w:t>
      </w:r>
      <w:proofErr w:type="spellStart"/>
      <w:r w:rsidRPr="00ED3418">
        <w:rPr>
          <w:szCs w:val="22"/>
          <w:shd w:val="clear" w:color="auto" w:fill="D9D9D9" w:themeFill="background1" w:themeFillShade="D9"/>
        </w:rPr>
        <w:t>Javascript</w:t>
      </w:r>
      <w:proofErr w:type="spellEnd"/>
      <w:r w:rsidRPr="00ED3418">
        <w:rPr>
          <w:szCs w:val="22"/>
          <w:shd w:val="clear" w:color="auto" w:fill="D9D9D9" w:themeFill="background1" w:themeFillShade="D9"/>
        </w:rPr>
        <w:t xml:space="preserve">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701" w:author="Jaeger, Florian" w:date="2023-05-27T12:53:00Z"/>
          <w:szCs w:val="22"/>
        </w:rPr>
      </w:pPr>
      <w:del w:id="702"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703" w:author="Jaeger, Florian" w:date="2023-05-27T12:53:00Z"/>
          <w:szCs w:val="22"/>
          <w:shd w:val="clear" w:color="auto" w:fill="EFEFEF"/>
        </w:rPr>
      </w:pPr>
      <w:del w:id="704"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705" w:author="Jaeger, Florian" w:date="2023-05-27T12:53:00Z"/>
          <w:szCs w:val="22"/>
          <w:shd w:val="clear" w:color="auto" w:fill="EFEFEF"/>
        </w:rPr>
      </w:pPr>
      <w:del w:id="706"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34" w:author="Jaeger, Florian" w:date="2023-05-12T13:56:00Z" w:initials="TJ">
    <w:p w14:paraId="33F0508C" w14:textId="10AB8C50" w:rsidR="00AD0E69" w:rsidRPr="00584D72" w:rsidRDefault="00AD0E69">
      <w:pPr>
        <w:pStyle w:val="CommentText"/>
      </w:pPr>
      <w:r w:rsidRPr="00584D72">
        <w:rPr>
          <w:rStyle w:val="CommentReference"/>
        </w:rPr>
        <w:annotationRef/>
      </w:r>
      <w:r w:rsidRPr="00584D72">
        <w:t xml:space="preserve">Add link to </w:t>
      </w:r>
      <w:r w:rsidRPr="00584D72">
        <w:t>hlplab repo</w:t>
      </w:r>
    </w:p>
  </w:comment>
  <w:comment w:id="38" w:author="Shawn Cummings" w:date="2022-12-09T03:57:00Z" w:initials="SC">
    <w:p w14:paraId="47B34FBA" w14:textId="77777777" w:rsidR="000922F6" w:rsidRPr="00584D72" w:rsidRDefault="000922F6" w:rsidP="00E56997">
      <w:pPr>
        <w:pStyle w:val="CommentText"/>
        <w:jc w:val="left"/>
      </w:pPr>
      <w:r w:rsidRPr="00584D72">
        <w:rPr>
          <w:rStyle w:val="CommentReference"/>
        </w:rPr>
        <w:annotationRef/>
      </w:r>
      <w:r w:rsidRPr="00584D72">
        <w:t>Worth a revisit before we submit</w:t>
      </w:r>
    </w:p>
  </w:comment>
  <w:comment w:id="39" w:author="Jaeger, Florian" w:date="2023-05-22T16:31:00Z" w:initials="TJ">
    <w:p w14:paraId="12C0C908" w14:textId="1FF7675A" w:rsidR="003F5649" w:rsidRPr="00584D72" w:rsidRDefault="003F5649">
      <w:pPr>
        <w:pStyle w:val="CommentText"/>
      </w:pPr>
      <w:r w:rsidRPr="00584D72">
        <w:rPr>
          <w:rStyle w:val="CommentReference"/>
        </w:rPr>
        <w:annotationRef/>
      </w:r>
      <w:r w:rsidRPr="00584D72">
        <w:t>Yes, good point.</w:t>
      </w:r>
    </w:p>
  </w:comment>
  <w:comment w:id="46" w:author="Jaeger, Florian" w:date="2021-09-03T17:46:00Z" w:initials="JF">
    <w:p w14:paraId="6D8C15F5" w14:textId="67888252" w:rsidR="003D72BC" w:rsidRPr="00584D72" w:rsidRDefault="003D72BC">
      <w:pPr>
        <w:pStyle w:val="CommentText"/>
      </w:pPr>
      <w:r w:rsidRPr="00584D72">
        <w:rPr>
          <w:rStyle w:val="CommentReference"/>
        </w:rPr>
        <w:annotationRef/>
      </w:r>
      <w:r w:rsidR="001B57A7" w:rsidRPr="00584D72">
        <w:t xml:space="preserve">IF </w:t>
      </w:r>
      <w:r w:rsidRPr="00584D72">
        <w:t xml:space="preserve">Gevher’s </w:t>
      </w:r>
      <w:r w:rsidR="001B57A7" w:rsidRPr="00584D72">
        <w:t xml:space="preserve">page has all links on it, add it here. But first make sure that we move it to a location where it will </w:t>
      </w:r>
      <w:r w:rsidR="008E4D28" w:rsidRPr="00584D72">
        <w:t>‘</w:t>
      </w:r>
      <w:r w:rsidR="001B57A7" w:rsidRPr="00584D72">
        <w:t>always</w:t>
      </w:r>
      <w:r w:rsidR="008E4D28" w:rsidRPr="00584D72">
        <w:t>’</w:t>
      </w:r>
      <w:r w:rsidR="001B57A7" w:rsidRPr="00584D72">
        <w:t xml:space="preserve"> be available (e.g., the lab server)</w:t>
      </w:r>
      <w:r w:rsidRPr="00584D72">
        <w:t>.</w:t>
      </w:r>
    </w:p>
  </w:comment>
  <w:comment w:id="74"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r w:rsidRPr="00584D72">
        <w:t>Gevher’s page has all links on it, add it here. But first make sure that we move it to a location where it will ‘always’ be available (e.g., the lab server).</w:t>
      </w:r>
    </w:p>
  </w:comment>
  <w:comment w:id="75"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w:t>
      </w:r>
      <w:r w:rsidRPr="00584D72">
        <w:t>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76"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w:t>
      </w:r>
      <w:r w:rsidRPr="00584D72">
        <w:t>actually, they might even replicate the vowel context effect?)</w:t>
      </w:r>
    </w:p>
  </w:comment>
  <w:comment w:id="81"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82"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 xml:space="preserve">Changed this since the bite block experiment was about adaptation, not discounting upon presentation of visual evidence. If </w:t>
      </w:r>
      <w:r w:rsidRPr="00584D72">
        <w:t>anything that makes our finding more exciting, I think.</w:t>
      </w:r>
    </w:p>
  </w:comment>
  <w:comment w:id="93"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 xml:space="preserve">Our instructions are “what word the speaker is </w:t>
      </w:r>
      <w:r w:rsidRPr="00584D72">
        <w:t>saying”… don’t know how much this differs from “what word the talker produced” or “what word the talker intended” or “what you hear”, but don’t want to open that can of worms</w:t>
      </w:r>
    </w:p>
  </w:comment>
  <w:comment w:id="94"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105"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124" w:author="Jaeger, Florian" w:date="2023-05-20T20:22:00Z" w:initials="TJ">
    <w:p w14:paraId="5DD8C306" w14:textId="5EEF7259" w:rsidR="003D6AB3" w:rsidRPr="00584D72" w:rsidRDefault="003D6AB3">
      <w:pPr>
        <w:pStyle w:val="CommentText"/>
      </w:pPr>
      <w:r w:rsidRPr="00584D72">
        <w:rPr>
          <w:rStyle w:val="CommentReference"/>
        </w:rPr>
        <w:annotationRef/>
      </w:r>
      <w:r w:rsidRPr="00584D72">
        <w:t>Correct?</w:t>
      </w:r>
    </w:p>
  </w:comment>
  <w:comment w:id="142" w:author="Jaeger, Florian" w:date="2021-09-03T18:20:00Z" w:initials="JF">
    <w:p w14:paraId="7F19C6A1" w14:textId="36A59113" w:rsidR="003D72BC" w:rsidRPr="00584D72" w:rsidRDefault="003D72BC">
      <w:pPr>
        <w:pStyle w:val="CommentText"/>
      </w:pPr>
      <w:r w:rsidRPr="00584D72">
        <w:rPr>
          <w:rStyle w:val="CommentReference"/>
        </w:rPr>
        <w:annotationRef/>
      </w:r>
      <w:r w:rsidRPr="00584D72">
        <w:rPr>
          <w:highlight w:val="cyan"/>
        </w:rPr>
        <w:t xml:space="preserve">Is this correct? Please double check. We should use one labeling scheme here (higher </w:t>
      </w:r>
      <w:r w:rsidRPr="00584D72">
        <w:rPr>
          <w:highlight w:val="cyan"/>
        </w:rPr>
        <w:sym w:font="Wingdings" w:char="F0E0"/>
      </w:r>
      <w:r w:rsidRPr="00584D72">
        <w:rPr>
          <w:highlight w:val="cyan"/>
        </w:rPr>
        <w:t xml:space="preserve"> more </w:t>
      </w:r>
      <w:r w:rsidRPr="00584D72">
        <w:rPr>
          <w:highlight w:val="cyan"/>
        </w:rPr>
        <w:t>ashi)</w:t>
      </w:r>
    </w:p>
  </w:comment>
  <w:comment w:id="143" w:author="Cummings, Shawn" w:date="2023-05-22T14:26:00Z" w:initials="SC">
    <w:p w14:paraId="097A5E5E" w14:textId="77777777" w:rsidR="00BC1055" w:rsidRPr="00584D72" w:rsidRDefault="00BC1055" w:rsidP="003837B8">
      <w:pPr>
        <w:jc w:val="left"/>
      </w:pPr>
      <w:r w:rsidRPr="00584D72">
        <w:rPr>
          <w:rStyle w:val="CommentReference"/>
        </w:rPr>
        <w:annotationRef/>
      </w:r>
      <w:r w:rsidRPr="00584D72">
        <w:t xml:space="preserve">Why would we not scale to make ASI high, such that our X axis scales positively with </w:t>
      </w:r>
      <w:r w:rsidRPr="00584D72">
        <w:t>CoG?</w:t>
      </w:r>
    </w:p>
  </w:comment>
  <w:comment w:id="144" w:author="Jaeger, Florian" w:date="2023-05-22T16:37:00Z" w:initials="TJ">
    <w:p w14:paraId="1F1E39AC" w14:textId="2BADE4D7" w:rsidR="003F5649" w:rsidRPr="00584D72" w:rsidRDefault="003F5649">
      <w:pPr>
        <w:pStyle w:val="CommentText"/>
      </w:pPr>
      <w:r w:rsidRPr="00584D72">
        <w:rPr>
          <w:rStyle w:val="CommentReference"/>
        </w:rPr>
        <w:annotationRef/>
      </w:r>
      <w:r w:rsidRPr="00584D72">
        <w:t xml:space="preserve">We could but I think all of our previous work plotted it this way? We can reverse the </w:t>
      </w:r>
      <w:r w:rsidRPr="00584D72">
        <w:t>CoG axis later?</w:t>
      </w:r>
    </w:p>
  </w:comment>
  <w:comment w:id="167" w:author="Jaeger, Florian" w:date="2023-05-22T16:38:00Z" w:initials="TJ">
    <w:p w14:paraId="283D8E19" w14:textId="54C1C635" w:rsidR="003F5649" w:rsidRPr="00584D72" w:rsidRDefault="003F5649">
      <w:pPr>
        <w:pStyle w:val="CommentText"/>
      </w:pPr>
      <w:r w:rsidRPr="00584D72">
        <w:rPr>
          <w:rStyle w:val="CommentReference"/>
        </w:rPr>
        <w:annotationRef/>
      </w:r>
      <w:r w:rsidRPr="00584D72">
        <w:t>I think we can delete this? I appreciate it but perhaps it’s more info for the SI, if at all?</w:t>
      </w:r>
    </w:p>
  </w:comment>
  <w:comment w:id="168" w:author="Cummings, Shawn" w:date="2023-05-30T22:13:00Z" w:initials="SC">
    <w:p w14:paraId="50D093F2" w14:textId="77777777" w:rsidR="00DF2F44" w:rsidRDefault="00DF2F44" w:rsidP="00BE7E0C">
      <w:pPr>
        <w:jc w:val="left"/>
      </w:pPr>
      <w:r>
        <w:rPr>
          <w:rStyle w:val="CommentReference"/>
        </w:rPr>
        <w:annotationRef/>
      </w:r>
      <w:r>
        <w:t xml:space="preserve">Agreed! Indeed, this entire paragraph feels like it should be more of a footnote/erratum… could we perhaps in main text just say “the three steps differed based on factors orthogonal to the aims of the study, but we stress that the location is not critical.” And either footnote the current paragraph or direct readers towards SI for it? </w:t>
      </w:r>
    </w:p>
  </w:comment>
  <w:comment w:id="170" w:author="Jaeger, Florian" w:date="2023-05-12T18:11:00Z" w:initials="TJ">
    <w:p w14:paraId="73984CB4" w14:textId="293BA9BF" w:rsidR="00E85D79" w:rsidRPr="00584D72" w:rsidRDefault="00E85D79">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74" w:author="Jaeger, Florian" w:date="2023-05-12T18:11:00Z" w:initials="TJ">
    <w:p w14:paraId="209B2D64" w14:textId="77777777" w:rsidR="00E80486" w:rsidRPr="00584D72" w:rsidRDefault="00E80486" w:rsidP="00E80486">
      <w:pPr>
        <w:pStyle w:val="CommentText"/>
      </w:pPr>
      <w:r w:rsidRPr="00584D72">
        <w:rPr>
          <w:rStyle w:val="CommentReference"/>
        </w:rPr>
        <w:annotationRef/>
      </w:r>
      <w:r w:rsidRPr="00584D72">
        <w:t xml:space="preserve">Let’s consolidate these statements </w:t>
      </w:r>
      <w:r w:rsidRPr="00584D72">
        <w:rPr>
          <w:i/>
          <w:iCs/>
        </w:rPr>
        <w:t xml:space="preserve">prior </w:t>
      </w:r>
      <w:r w:rsidRPr="00584D72">
        <w:t>to any of the experiments. Reviewers seem to not like this repetition.</w:t>
      </w:r>
    </w:p>
  </w:comment>
  <w:comment w:id="179" w:author="Jaeger, Florian" w:date="2023-05-12T20:56:00Z" w:initials="TJ">
    <w:p w14:paraId="74C09277" w14:textId="5073175F" w:rsidR="00E538CF" w:rsidRPr="00584D72" w:rsidRDefault="00E538CF">
      <w:pPr>
        <w:pStyle w:val="CommentText"/>
      </w:pPr>
      <w:r w:rsidRPr="00584D72">
        <w:rPr>
          <w:rStyle w:val="CommentReference"/>
        </w:rPr>
        <w:annotationRef/>
      </w:r>
      <w:r w:rsidRPr="00584D72">
        <w:t>Gevher, could we make the HTML such that it works as part of our OSF? Then we could just link to the exact OSF location here.</w:t>
      </w:r>
    </w:p>
  </w:comment>
  <w:comment w:id="178" w:author="Jaeger, Florian" w:date="2023-05-12T18:12:00Z" w:initials="TJ">
    <w:p w14:paraId="2B8D7E1E" w14:textId="7B9AEECC" w:rsidR="00E85D79" w:rsidRPr="00584D72" w:rsidRDefault="00E85D79">
      <w:pPr>
        <w:pStyle w:val="CommentText"/>
      </w:pPr>
      <w:r w:rsidRPr="00584D72">
        <w:rPr>
          <w:rStyle w:val="CommentReference"/>
        </w:rPr>
        <w:annotationRef/>
      </w:r>
      <w:r w:rsidRPr="00584D72">
        <w:t>Same of this. Let’s move it up to the intro.</w:t>
      </w:r>
    </w:p>
  </w:comment>
  <w:comment w:id="180" w:author="Cummings, Shawn" w:date="2023-05-30T22:14:00Z" w:initials="SC">
    <w:p w14:paraId="0DBB140C" w14:textId="77777777" w:rsidR="00DF2F44" w:rsidRDefault="00DF2F44" w:rsidP="000E27BC">
      <w:pPr>
        <w:jc w:val="left"/>
      </w:pPr>
      <w:r>
        <w:rPr>
          <w:rStyle w:val="CommentReference"/>
        </w:rPr>
        <w:annotationRef/>
      </w:r>
      <w:r>
        <w:t>Here I’m leaving the quotation marks rather than italics, because it’s copied from our instructions in the actual task</w:t>
      </w:r>
    </w:p>
  </w:comment>
  <w:comment w:id="191" w:author="Jaeger, Florian" w:date="2023-05-12T18:16:00Z" w:initials="TJ">
    <w:p w14:paraId="4D72B468" w14:textId="111AF3AA" w:rsidR="00E85D79" w:rsidRPr="00584D72" w:rsidRDefault="00E85D79">
      <w:pPr>
        <w:pStyle w:val="CommentText"/>
      </w:pPr>
      <w:r w:rsidRPr="00584D72">
        <w:rPr>
          <w:rStyle w:val="CommentReference"/>
        </w:rPr>
        <w:annotationRef/>
      </w:r>
      <w:r w:rsidRPr="00584D72">
        <w:t>If you agree with this cut, let’s completely remove this health sensitive data from our data set and never look at it again? If we keep it, we should mention it.</w:t>
      </w:r>
    </w:p>
  </w:comment>
  <w:comment w:id="192" w:author="Cummings, Shawn" w:date="2023-05-22T13:44:00Z" w:initials="SC">
    <w:p w14:paraId="6077A889" w14:textId="77777777" w:rsidR="00B834D2" w:rsidRPr="00584D72" w:rsidRDefault="00B834D2" w:rsidP="008F7F79">
      <w:pPr>
        <w:jc w:val="left"/>
      </w:pPr>
      <w:r w:rsidRPr="00584D72">
        <w:rPr>
          <w:rStyle w:val="CommentReference"/>
        </w:rPr>
        <w:annotationRef/>
      </w:r>
      <w:r w:rsidRPr="00584D72">
        <w:t>Agreed! 2021 Shawn really thought this was crucial… thanks to 2021 Florian for humoring it but I agree it can and should disappear forever</w:t>
      </w:r>
    </w:p>
  </w:comment>
  <w:comment w:id="194"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99" w:author="Cummings, Shawn" w:date="2023-05-22T13:55:00Z" w:initials="SC">
    <w:p w14:paraId="26E90B05" w14:textId="77777777" w:rsidR="005A63E5" w:rsidRPr="00584D72" w:rsidRDefault="005A63E5" w:rsidP="00363A46">
      <w:pPr>
        <w:jc w:val="left"/>
      </w:pPr>
      <w:r w:rsidRPr="00584D72">
        <w:rPr>
          <w:rStyle w:val="CommentReference"/>
        </w:rPr>
        <w:annotationRef/>
      </w:r>
      <w:r w:rsidRPr="00584D72">
        <w:t>This is probably redundant now, seeing the summary below, but attaching just in case!</w:t>
      </w:r>
    </w:p>
  </w:comment>
  <w:comment w:id="300" w:author="Jaeger, Florian" w:date="2023-05-22T16:41:00Z" w:initials="TJ">
    <w:p w14:paraId="27D7A350" w14:textId="4749C38A" w:rsidR="005A63E5" w:rsidRPr="00584D72" w:rsidRDefault="005A63E5">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301" w:author="Jaeger, Florian" w:date="2023-05-27T13:48:00Z" w:initials="TJ">
    <w:p w14:paraId="317BA647" w14:textId="77777777" w:rsidR="005A63E5" w:rsidRPr="00584D72" w:rsidRDefault="005A63E5">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5A63E5" w:rsidRPr="00584D72" w:rsidRDefault="005A63E5">
      <w:pPr>
        <w:pStyle w:val="CommentText"/>
      </w:pPr>
    </w:p>
    <w:p w14:paraId="332BA34C" w14:textId="74EDB290" w:rsidR="005A63E5" w:rsidRPr="00584D72" w:rsidRDefault="005A63E5">
      <w:pPr>
        <w:pStyle w:val="CommentText"/>
      </w:pPr>
      <w:r w:rsidRPr="00584D72">
        <w:t>We also need to add a row at the top that states how many participants were recruited.</w:t>
      </w:r>
    </w:p>
  </w:comment>
  <w:comment w:id="336" w:author="Jaeger, Florian" w:date="2023-05-12T21:17:00Z" w:initials="TJ">
    <w:p w14:paraId="2DD7FEAE" w14:textId="266C8BE3" w:rsidR="007E5D3F" w:rsidRPr="00584D72" w:rsidRDefault="007E5D3F">
      <w:pPr>
        <w:pStyle w:val="CommentText"/>
      </w:pPr>
      <w:r w:rsidRPr="00584D72">
        <w:rPr>
          <w:rStyle w:val="CommentReference"/>
        </w:rPr>
        <w:annotationRef/>
      </w:r>
      <w:r w:rsidRPr="00584D72">
        <w:t xml:space="preserve">Have we tried using </w:t>
      </w:r>
      <w:r w:rsidRPr="00584D72">
        <w:t>mo() instead?</w:t>
      </w:r>
    </w:p>
  </w:comment>
  <w:comment w:id="337"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340"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341"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65"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364"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414" w:author="Jaeger, Florian" w:date="2023-05-22T16:57:00Z" w:initials="TJ">
    <w:p w14:paraId="0B1E1E74" w14:textId="02B03DFA" w:rsidR="00244AD2" w:rsidRPr="00584D72" w:rsidRDefault="00244AD2">
      <w:pPr>
        <w:pStyle w:val="CommentText"/>
      </w:pPr>
      <w:r w:rsidRPr="00584D72">
        <w:rPr>
          <w:rStyle w:val="CommentReference"/>
        </w:rPr>
        <w:annotationRef/>
      </w:r>
      <w:r w:rsidRPr="00584D72">
        <w:t>Is that the term they used?</w:t>
      </w:r>
    </w:p>
  </w:comment>
  <w:comment w:id="415"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429" w:author="Jaeger, Florian" w:date="2023-05-20T15:36:00Z" w:initials="TJ">
    <w:p w14:paraId="5A671C22" w14:textId="526FF68F" w:rsidR="00795899" w:rsidRPr="00584D72" w:rsidRDefault="00795899">
      <w:pPr>
        <w:pStyle w:val="CommentText"/>
      </w:pPr>
      <w:r w:rsidRPr="00584D72">
        <w:rPr>
          <w:rStyle w:val="CommentReference"/>
        </w:rPr>
        <w:annotationRef/>
      </w:r>
      <w:r w:rsidRPr="00584D72">
        <w:t>Biteblock ref above.</w:t>
      </w:r>
    </w:p>
  </w:comment>
  <w:comment w:id="426" w:author="Cummings, Shawn" w:date="2023-05-22T14:07:00Z" w:initials="SC">
    <w:p w14:paraId="0EE5155A" w14:textId="77777777" w:rsidR="00067907" w:rsidRPr="00584D72" w:rsidRDefault="00067907" w:rsidP="00072A80">
      <w:pPr>
        <w:jc w:val="left"/>
      </w:pPr>
      <w:r w:rsidRPr="00584D72">
        <w:rPr>
          <w:rStyle w:val="CommentReference"/>
        </w:rPr>
        <w:annotationRef/>
      </w:r>
      <w:r w:rsidRPr="00584D72">
        <w:t xml:space="preserve">This isn’t quite as clean as we’d like it to be: What we have is </w:t>
      </w:r>
      <w:r w:rsidRPr="00584D72">
        <w:rPr>
          <w:i/>
          <w:iCs/>
        </w:rPr>
        <w:t xml:space="preserve">production </w:t>
      </w:r>
      <w:r w:rsidRPr="00584D72">
        <w:t xml:space="preserve">data showing lowered </w:t>
      </w:r>
      <w:r w:rsidRPr="00584D72">
        <w:t xml:space="preserve">CoG, followed by compensation over time. Additionally, we have </w:t>
      </w:r>
      <w:r w:rsidRPr="00584D72">
        <w:rPr>
          <w:i/>
          <w:iCs/>
        </w:rPr>
        <w:t xml:space="preserve">perception </w:t>
      </w:r>
      <w:r w:rsidRPr="00584D72">
        <w:t xml:space="preserve">data (unfortunately, audio only), showing lowered quality ratings. We </w:t>
      </w:r>
      <w:r w:rsidRPr="00584D72">
        <w:rPr>
          <w:i/>
          <w:iCs/>
        </w:rPr>
        <w:t xml:space="preserve">don’t </w:t>
      </w:r>
      <w:r w:rsidRPr="00584D72">
        <w:t>have perceptual compensation findings for the bite-block :(</w:t>
      </w:r>
    </w:p>
  </w:comment>
  <w:comment w:id="427" w:author="Jaeger, Florian" w:date="2023-05-22T16:47:00Z" w:initials="TJ">
    <w:p w14:paraId="523D0827" w14:textId="2C3B893B" w:rsidR="00CE7AE0" w:rsidRPr="00584D72" w:rsidRDefault="00CE7AE0">
      <w:pPr>
        <w:pStyle w:val="CommentText"/>
      </w:pPr>
      <w:r w:rsidRPr="00584D72">
        <w:rPr>
          <w:rStyle w:val="CommentReference"/>
        </w:rPr>
        <w:annotationRef/>
      </w:r>
      <w:r w:rsidRPr="00584D72">
        <w:t xml:space="preserve">Thank you for clarifying. Then we should postpone the discussion of the perception data from McFarland and Baum to the </w:t>
      </w:r>
      <w:r w:rsidRPr="00584D72">
        <w:rPr>
          <w:i/>
          <w:iCs/>
        </w:rPr>
        <w:t xml:space="preserve">adaptation </w:t>
      </w:r>
      <w:r w:rsidRPr="00584D72">
        <w:t>experiments.</w:t>
      </w:r>
    </w:p>
  </w:comment>
  <w:comment w:id="431" w:author="Jaeger, Florian" w:date="2023-05-20T16:14:00Z" w:initials="TJ">
    <w:p w14:paraId="77BDFF72" w14:textId="4FC73203" w:rsidR="0080495B" w:rsidRPr="00584D72" w:rsidRDefault="0080495B">
      <w:pPr>
        <w:pStyle w:val="CommentText"/>
      </w:pPr>
      <w:r w:rsidRPr="00584D72">
        <w:rPr>
          <w:rStyle w:val="CommentReference"/>
        </w:rPr>
        <w:annotationRef/>
      </w:r>
      <w:r w:rsidR="00E80486" w:rsidRPr="00584D72">
        <w:rPr>
          <w:highlight w:val="yellow"/>
        </w:rPr>
        <w:t xml:space="preserve">HIGH PRIORITY: </w:t>
      </w:r>
      <w:r w:rsidRPr="00584D72">
        <w:rPr>
          <w:highlight w:val="yellow"/>
        </w:rPr>
        <w:t>It’s not clear to me that this has actually been ruled out.</w:t>
      </w:r>
      <w:r w:rsidR="00813D35" w:rsidRPr="00584D72">
        <w:t xml:space="preserve"> But I guess </w:t>
      </w:r>
    </w:p>
  </w:comment>
  <w:comment w:id="436" w:author="Jaeger, Florian" w:date="2023-05-27T12:47:00Z" w:initials="TJ">
    <w:p w14:paraId="50954B7C" w14:textId="1EB2A665" w:rsidR="008D6284" w:rsidRPr="00584D72" w:rsidRDefault="008D6284">
      <w:pPr>
        <w:pStyle w:val="CommentText"/>
      </w:pPr>
      <w:r w:rsidRPr="00584D72">
        <w:rPr>
          <w:rStyle w:val="CommentReference"/>
        </w:rPr>
        <w:annotationRef/>
      </w:r>
      <w:r w:rsidRPr="00584D72">
        <w:t>Could potentially be moved to start of this discussion, depending on whether we want to use this plot to also discuss how the pen affects perception relative to the audio-only inputs in LJ18?</w:t>
      </w:r>
    </w:p>
  </w:comment>
  <w:comment w:id="481"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488" w:author="Jaeger, Florian" w:date="2023-05-27T12:57:00Z" w:initials="TJ">
    <w:p w14:paraId="5EAD1A10" w14:textId="73BCC151"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512"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523" w:author="Jaeger, Florian" w:date="2023-05-27T13:33:00Z" w:initials="TJ">
    <w:p w14:paraId="0D78AD55" w14:textId="4F7CAE0A" w:rsidR="00972CE3" w:rsidRPr="00584D72" w:rsidRDefault="00972CE3">
      <w:pPr>
        <w:pStyle w:val="CommentText"/>
      </w:pPr>
      <w:r w:rsidRPr="00584D72">
        <w:rPr>
          <w:rStyle w:val="CommentReference"/>
        </w:rPr>
        <w:annotationRef/>
      </w:r>
      <w:r w:rsidRPr="00584D72">
        <w:t>How was box added. When did it start, when end? How did this relate to evidence about the pen</w:t>
      </w:r>
      <w:r w:rsidR="006904D7" w:rsidRPr="00584D72">
        <w:t>.</w:t>
      </w:r>
    </w:p>
  </w:comment>
  <w:comment w:id="531" w:author="Jaeger, Florian" w:date="2023-05-27T13:34:00Z" w:initials="TJ">
    <w:p w14:paraId="72D1D309" w14:textId="59840876" w:rsidR="006904D7" w:rsidRPr="00584D72" w:rsidRDefault="006904D7">
      <w:pPr>
        <w:pStyle w:val="CommentText"/>
      </w:pPr>
      <w:r w:rsidRPr="00584D72">
        <w:rPr>
          <w:rStyle w:val="CommentReference"/>
        </w:rPr>
        <w:annotationRef/>
      </w:r>
      <w:r w:rsidRPr="00584D72">
        <w:t xml:space="preserve">Any changes/addition to instructions, </w:t>
      </w:r>
      <w:r w:rsidRPr="00584D72">
        <w:t>etc?</w:t>
      </w:r>
    </w:p>
  </w:comment>
  <w:comment w:id="618" w:author="Jaeger, Florian" w:date="2023-05-20T10:40:00Z" w:initials="TJ">
    <w:p w14:paraId="17CAF5FC" w14:textId="77777777"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617" w:author="Jaeger, Florian" w:date="2023-05-20T12:05:00Z" w:initials="TJ">
    <w:p w14:paraId="604B9265" w14:textId="77777777" w:rsidR="002E008A" w:rsidRPr="00584D72" w:rsidRDefault="002E008A" w:rsidP="002E008A">
      <w:pPr>
        <w:pStyle w:val="CommentText"/>
      </w:pPr>
      <w:r w:rsidRPr="00584D72">
        <w:rPr>
          <w:rStyle w:val="CommentReference"/>
        </w:rPr>
        <w:annotationRef/>
      </w:r>
      <w:r w:rsidRPr="00584D72">
        <w:t>I cut the stuff about the items. Let’s put that into the SI.</w:t>
      </w:r>
    </w:p>
  </w:comment>
  <w:comment w:id="636" w:author="Jaeger, Florian" w:date="2023-05-27T14:09:00Z" w:initials="TJ">
    <w:p w14:paraId="6A8ED899" w14:textId="75EB27CB" w:rsidR="0044611A" w:rsidRPr="00584D72" w:rsidRDefault="0044611A">
      <w:pPr>
        <w:pStyle w:val="CommentText"/>
      </w:pPr>
      <w:r w:rsidRPr="00584D72">
        <w:rPr>
          <w:rStyle w:val="CommentReference"/>
        </w:rPr>
        <w:annotationRef/>
      </w:r>
      <w:r w:rsidRPr="00584D72">
        <w:t>Did we have survey questions about that, too?</w:t>
      </w:r>
    </w:p>
  </w:comment>
  <w:comment w:id="669" w:author="Jaeger, Florian" w:date="2023-05-29T12:26:00Z" w:initials="TJ">
    <w:p w14:paraId="7F7A9238" w14:textId="0DD76415"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50D093F2" w15:paraIdParent="283D8E19" w15:done="0"/>
  <w15:commentEx w15:paraId="73984CB4" w15:done="0"/>
  <w15:commentEx w15:paraId="209B2D64" w15:done="0"/>
  <w15:commentEx w15:paraId="74C09277" w15:done="0"/>
  <w15:commentEx w15:paraId="2B8D7E1E" w15:done="0"/>
  <w15:commentEx w15:paraId="0DBB140C"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0"/>
  <w15:commentEx w15:paraId="0B1E1E74" w15:done="0"/>
  <w15:commentEx w15:paraId="55602D6A" w15:paraIdParent="0B1E1E74" w15:done="0"/>
  <w15:commentEx w15:paraId="5A671C22" w15:done="0"/>
  <w15:commentEx w15:paraId="0EE5155A" w15:done="1"/>
  <w15:commentEx w15:paraId="523D0827" w15:paraIdParent="0EE5155A" w15:done="1"/>
  <w15:commentEx w15:paraId="77BDFF72" w15:done="0"/>
  <w15:commentEx w15:paraId="50954B7C" w15:done="0"/>
  <w15:commentEx w15:paraId="6F0F2FCC" w15:done="0"/>
  <w15:commentEx w15:paraId="5EAD1A10" w15:done="0"/>
  <w15:commentEx w15:paraId="78D4A70B" w15:done="0"/>
  <w15:commentEx w15:paraId="0D78AD55" w15:done="0"/>
  <w15:commentEx w15:paraId="72D1D309" w15:done="0"/>
  <w15:commentEx w15:paraId="17CAF5FC" w15:done="0"/>
  <w15:commentEx w15:paraId="604B9265" w15:done="0"/>
  <w15:commentEx w15:paraId="6A8ED899" w15:done="0"/>
  <w15:commentEx w15:paraId="7F7A92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20F373" w16cex:dateUtc="2023-05-30T20:13: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20F3D4" w16cex:dateUtc="2023-05-30T20:14: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2114C2" w16cex:dateUtc="2023-05-30T22:35:00Z"/>
  <w16cex:commentExtensible w16cex:durableId="2815F58A" w16cex:dateUtc="2023-05-22T12:07:00Z"/>
  <w16cex:commentExtensible w16cex:durableId="28161B2C" w16cex:dateUtc="2023-05-22T20:47:00Z"/>
  <w16cex:commentExtensible w16cex:durableId="2813705F" w16cex:dateUtc="2023-05-20T20:14:00Z"/>
  <w16cex:commentExtensible w16cex:durableId="281C7A5A" w16cex:dateUtc="2023-05-27T16:47:00Z"/>
  <w16cex:commentExtensible w16cex:durableId="281C80EB" w16cex:dateUtc="2023-05-27T17:15:00Z"/>
  <w16cex:commentExtensible w16cex:durableId="281C7CBF" w16cex:dateUtc="2023-05-27T16:57:00Z"/>
  <w16cex:commentExtensible w16cex:durableId="281C84C4" w16cex:dateUtc="2023-05-27T17:31:00Z"/>
  <w16cex:commentExtensible w16cex:durableId="281C8531" w16cex:dateUtc="2023-05-27T17:33:00Z"/>
  <w16cex:commentExtensible w16cex:durableId="281C855A" w16cex:dateUtc="2023-05-27T17:34: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50D093F2" w16cid:durableId="2820F373"/>
  <w16cid:commentId w16cid:paraId="73984CB4" w16cid:durableId="2808FFE9"/>
  <w16cid:commentId w16cid:paraId="209B2D64" w16cid:durableId="281C7043"/>
  <w16cid:commentId w16cid:paraId="74C09277" w16cid:durableId="28092672"/>
  <w16cid:commentId w16cid:paraId="2B8D7E1E" w16cid:durableId="28090005"/>
  <w16cid:commentId w16cid:paraId="0DBB140C" w16cid:durableId="2820F3D4"/>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5602D6A" w16cid:durableId="282114C2"/>
  <w16cid:commentId w16cid:paraId="5A671C22" w16cid:durableId="2816168F"/>
  <w16cid:commentId w16cid:paraId="0EE5155A" w16cid:durableId="2815F58A"/>
  <w16cid:commentId w16cid:paraId="523D0827" w16cid:durableId="28161B2C"/>
  <w16cid:commentId w16cid:paraId="77BDFF72" w16cid:durableId="2813705F"/>
  <w16cid:commentId w16cid:paraId="50954B7C" w16cid:durableId="281C7A5A"/>
  <w16cid:commentId w16cid:paraId="6F0F2FCC" w16cid:durableId="281C80EB"/>
  <w16cid:commentId w16cid:paraId="5EAD1A10" w16cid:durableId="281C7CBF"/>
  <w16cid:commentId w16cid:paraId="78D4A70B" w16cid:durableId="281C84C4"/>
  <w16cid:commentId w16cid:paraId="0D78AD55" w16cid:durableId="281C8531"/>
  <w16cid:commentId w16cid:paraId="72D1D309" w16cid:durableId="281C855A"/>
  <w16cid:commentId w16cid:paraId="17CAF5FC" w16cid:durableId="281C7AC9"/>
  <w16cid:commentId w16cid:paraId="604B9265" w16cid:durableId="281C7AC8"/>
  <w16cid:commentId w16cid:paraId="6A8ED899" w16cid:durableId="281C8D93"/>
  <w16cid:commentId w16cid:paraId="7F7A9238" w16cid:durableId="281F18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354B6" w14:textId="77777777" w:rsidR="005838D9" w:rsidRDefault="005838D9" w:rsidP="00634F96">
      <w:r>
        <w:separator/>
      </w:r>
    </w:p>
  </w:endnote>
  <w:endnote w:type="continuationSeparator" w:id="0">
    <w:p w14:paraId="5779A8EA" w14:textId="77777777" w:rsidR="005838D9" w:rsidRDefault="005838D9" w:rsidP="00634F96">
      <w:r>
        <w:continuationSeparator/>
      </w:r>
    </w:p>
  </w:endnote>
  <w:endnote w:type="continuationNotice" w:id="1">
    <w:p w14:paraId="7056FB12" w14:textId="77777777" w:rsidR="005838D9" w:rsidRDefault="005838D9"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Sylfae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AC737" w14:textId="77777777" w:rsidR="005838D9" w:rsidRDefault="005838D9" w:rsidP="00634F96">
      <w:r>
        <w:separator/>
      </w:r>
    </w:p>
  </w:footnote>
  <w:footnote w:type="continuationSeparator" w:id="0">
    <w:p w14:paraId="4026F052" w14:textId="77777777" w:rsidR="005838D9" w:rsidRDefault="005838D9" w:rsidP="00634F96">
      <w:r>
        <w:continuationSeparator/>
      </w:r>
    </w:p>
  </w:footnote>
  <w:footnote w:type="continuationNotice" w:id="1">
    <w:p w14:paraId="5B49A406" w14:textId="77777777" w:rsidR="005838D9" w:rsidRDefault="005838D9"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38D9"/>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45</Pages>
  <Words>11555</Words>
  <Characters>65867</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29</cp:revision>
  <cp:lastPrinted>2019-03-12T19:51:00Z</cp:lastPrinted>
  <dcterms:created xsi:type="dcterms:W3CDTF">2023-05-18T20:07:00Z</dcterms:created>
  <dcterms:modified xsi:type="dcterms:W3CDTF">2023-05-31T15:06:00Z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