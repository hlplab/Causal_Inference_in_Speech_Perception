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3B9B" w14:textId="77777777" w:rsidR="00B92F7F" w:rsidRDefault="00B92F7F">
      <w:pPr>
        <w:widowControl/>
        <w:autoSpaceDE/>
        <w:autoSpaceDN/>
        <w:adjustRightInd/>
        <w:spacing w:line="240" w:lineRule="auto"/>
        <w:ind w:firstLine="0"/>
        <w:jc w:val="left"/>
        <w:rPr>
          <w:ins w:id="0" w:author="Jaeger, Florian" w:date="2023-05-13T09:13:00Z"/>
          <w:b/>
          <w:bCs/>
        </w:rPr>
      </w:pPr>
      <w:bookmarkStart w:id="1" w:name="_Hlk121458098"/>
      <w:bookmarkEnd w:id="1"/>
      <w:ins w:id="2" w:author="Jaeger, Florian" w:date="2023-05-13T09:13:00Z">
        <w:r>
          <w:rPr>
            <w:b/>
            <w:bCs/>
          </w:rPr>
          <w:t>TO DO list:</w:t>
        </w:r>
      </w:ins>
    </w:p>
    <w:p w14:paraId="4E9C3BA4" w14:textId="77777777" w:rsidR="00B92F7F" w:rsidRDefault="00B92F7F">
      <w:pPr>
        <w:widowControl/>
        <w:autoSpaceDE/>
        <w:autoSpaceDN/>
        <w:adjustRightInd/>
        <w:spacing w:line="240" w:lineRule="auto"/>
        <w:ind w:firstLine="0"/>
        <w:jc w:val="left"/>
        <w:rPr>
          <w:ins w:id="3" w:author="Jaeger, Florian" w:date="2023-05-13T09:13:00Z"/>
          <w:b/>
          <w:bCs/>
        </w:rPr>
      </w:pPr>
    </w:p>
    <w:p w14:paraId="7040B1A4" w14:textId="4256E099" w:rsidR="00B92F7F" w:rsidRDefault="00B92F7F" w:rsidP="00B92F7F">
      <w:pPr>
        <w:pStyle w:val="ListParagraph"/>
        <w:widowControl/>
        <w:numPr>
          <w:ilvl w:val="0"/>
          <w:numId w:val="32"/>
        </w:numPr>
        <w:autoSpaceDE/>
        <w:autoSpaceDN/>
        <w:adjustRightInd/>
        <w:spacing w:line="240" w:lineRule="auto"/>
        <w:jc w:val="left"/>
        <w:rPr>
          <w:ins w:id="4" w:author="Jaeger, Florian" w:date="2023-05-13T09:16:00Z"/>
        </w:rPr>
      </w:pPr>
      <w:ins w:id="5" w:author="Jaeger, Florian" w:date="2023-05-13T09:15:00Z">
        <w:r>
          <w:t>Shawn:</w:t>
        </w:r>
      </w:ins>
    </w:p>
    <w:p w14:paraId="2C1BBE1A" w14:textId="738FC47B" w:rsidR="003C30A1" w:rsidRDefault="00B92F7F" w:rsidP="003F5649">
      <w:pPr>
        <w:pStyle w:val="ListParagraph"/>
        <w:widowControl/>
        <w:numPr>
          <w:ilvl w:val="1"/>
          <w:numId w:val="32"/>
        </w:numPr>
        <w:autoSpaceDE/>
        <w:autoSpaceDN/>
        <w:adjustRightInd/>
        <w:spacing w:line="240" w:lineRule="auto"/>
        <w:jc w:val="left"/>
        <w:rPr>
          <w:ins w:id="6" w:author="Jaeger, Florian" w:date="2023-05-13T09:15:00Z"/>
        </w:rPr>
      </w:pPr>
      <w:ins w:id="7" w:author="Jaeger, Florian" w:date="2023-05-13T09:16:00Z">
        <w:del w:id="8" w:author="Cummings, Shawn" w:date="2023-05-31T17:05:00Z">
          <w:r w:rsidDel="003C30A1">
            <w:delText>Make exclusion table for Experiment 1a-c</w:delText>
          </w:r>
        </w:del>
      </w:ins>
      <w:ins w:id="9" w:author="Cummings, Shawn" w:date="2023-05-31T17:05:00Z">
        <w:r w:rsidR="003C30A1">
          <w:t xml:space="preserve">Logic against </w:t>
        </w:r>
      </w:ins>
      <w:ins w:id="10" w:author="Cummings, Shawn" w:date="2023-05-31T17:06:00Z">
        <w:r w:rsidR="003C30A1">
          <w:t>‘pen as occluder’</w:t>
        </w:r>
      </w:ins>
    </w:p>
    <w:p w14:paraId="13797276" w14:textId="553D6EB8" w:rsidR="00B92F7F" w:rsidRDefault="00B92F7F" w:rsidP="00B92F7F">
      <w:pPr>
        <w:pStyle w:val="ListParagraph"/>
        <w:widowControl/>
        <w:numPr>
          <w:ilvl w:val="0"/>
          <w:numId w:val="32"/>
        </w:numPr>
        <w:autoSpaceDE/>
        <w:autoSpaceDN/>
        <w:adjustRightInd/>
        <w:spacing w:line="240" w:lineRule="auto"/>
        <w:jc w:val="left"/>
        <w:rPr>
          <w:ins w:id="11" w:author="Jaeger, Florian" w:date="2023-05-13T09:15:00Z"/>
        </w:rPr>
      </w:pPr>
      <w:ins w:id="12" w:author="Jaeger, Florian" w:date="2023-05-13T09:15:00Z">
        <w:r>
          <w:t>Gevher:</w:t>
        </w:r>
      </w:ins>
    </w:p>
    <w:p w14:paraId="3F2AB8FD" w14:textId="113B68BE" w:rsidR="00B92F7F" w:rsidRDefault="00B92F7F" w:rsidP="003F5649">
      <w:pPr>
        <w:pStyle w:val="ListParagraph"/>
        <w:widowControl/>
        <w:numPr>
          <w:ilvl w:val="1"/>
          <w:numId w:val="32"/>
        </w:numPr>
        <w:autoSpaceDE/>
        <w:autoSpaceDN/>
        <w:adjustRightInd/>
        <w:spacing w:line="240" w:lineRule="auto"/>
        <w:jc w:val="left"/>
        <w:rPr>
          <w:ins w:id="13" w:author="Jaeger, Florian" w:date="2023-05-13T09:15:00Z"/>
        </w:rPr>
      </w:pPr>
      <w:ins w:id="14" w:author="Jaeger, Florian" w:date="2023-05-13T09:15:00Z">
        <w:r>
          <w:t>Update websi</w:t>
        </w:r>
      </w:ins>
      <w:ins w:id="15" w:author="Jaeger, Florian" w:date="2023-05-13T09:16:00Z">
        <w:r>
          <w:t>te and see whether it can be integrated into OSF (i.e., work locally on OSF, ideally with videos etc. being links to the local OSF repo)</w:t>
        </w:r>
      </w:ins>
    </w:p>
    <w:p w14:paraId="5FB2326E" w14:textId="4FFB217E" w:rsidR="00B92F7F" w:rsidRDefault="00B92F7F" w:rsidP="00B92F7F">
      <w:pPr>
        <w:pStyle w:val="ListParagraph"/>
        <w:widowControl/>
        <w:numPr>
          <w:ilvl w:val="0"/>
          <w:numId w:val="32"/>
        </w:numPr>
        <w:autoSpaceDE/>
        <w:autoSpaceDN/>
        <w:adjustRightInd/>
        <w:spacing w:line="240" w:lineRule="auto"/>
        <w:jc w:val="left"/>
        <w:rPr>
          <w:ins w:id="16" w:author="Jaeger, Florian" w:date="2023-05-13T09:15:00Z"/>
        </w:rPr>
      </w:pPr>
      <w:ins w:id="17" w:author="Jaeger, Florian" w:date="2023-05-13T09:15:00Z">
        <w:r>
          <w:t>Florian:</w:t>
        </w:r>
      </w:ins>
    </w:p>
    <w:p w14:paraId="1EAAB925" w14:textId="77777777" w:rsidR="00D037E1" w:rsidRDefault="00B92F7F" w:rsidP="00D037E1">
      <w:pPr>
        <w:pStyle w:val="ListParagraph"/>
        <w:widowControl/>
        <w:numPr>
          <w:ilvl w:val="1"/>
          <w:numId w:val="32"/>
        </w:numPr>
        <w:autoSpaceDE/>
        <w:autoSpaceDN/>
        <w:adjustRightInd/>
        <w:spacing w:line="240" w:lineRule="auto"/>
        <w:jc w:val="left"/>
        <w:rPr>
          <w:ins w:id="18" w:author="Cummings, Shawn" w:date="2023-05-22T13:33:00Z"/>
        </w:rPr>
      </w:pPr>
      <w:ins w:id="19" w:author="Jaeger, Florian" w:date="2023-05-13T09:14:00Z">
        <w:r w:rsidRPr="00B92F7F">
          <w:t xml:space="preserve">Run analyses for experiment 1a-c </w:t>
        </w:r>
      </w:ins>
      <w:ins w:id="20" w:author="Jaeger, Florian" w:date="2023-05-13T09:15:00Z">
        <w:r w:rsidRPr="00B92F7F">
          <w:t xml:space="preserve">with </w:t>
        </w:r>
        <w:proofErr w:type="spellStart"/>
        <w:r w:rsidRPr="00B92F7F">
          <w:t>mo</w:t>
        </w:r>
        <w:proofErr w:type="spellEnd"/>
        <w:r w:rsidRPr="00B92F7F">
          <w:t>() (potential problem: interpretation of main effects, etc.)</w:t>
        </w:r>
      </w:ins>
    </w:p>
    <w:p w14:paraId="6C821AB1" w14:textId="77777777" w:rsidR="00DF2F44" w:rsidRDefault="00DF2F44">
      <w:pPr>
        <w:widowControl/>
        <w:autoSpaceDE/>
        <w:autoSpaceDN/>
        <w:adjustRightInd/>
        <w:spacing w:line="240" w:lineRule="auto"/>
        <w:ind w:firstLine="0"/>
        <w:jc w:val="left"/>
        <w:rPr>
          <w:ins w:id="21" w:author="Cummings, Shawn" w:date="2023-05-30T22:06:00Z"/>
          <w:b/>
          <w:bCs/>
        </w:rPr>
      </w:pPr>
      <w:ins w:id="22" w:author="Cummings, Shawn" w:date="2023-05-30T22:06:00Z">
        <w:r>
          <w:rPr>
            <w:b/>
            <w:bCs/>
          </w:rPr>
          <w:br w:type="page"/>
        </w:r>
      </w:ins>
    </w:p>
    <w:p w14:paraId="6E4D4CA4" w14:textId="663ED51F" w:rsidR="00B92F7F" w:rsidRPr="00B92F7F" w:rsidRDefault="003F5649" w:rsidP="0066093F">
      <w:pPr>
        <w:widowControl/>
        <w:autoSpaceDE/>
        <w:autoSpaceDN/>
        <w:adjustRightInd/>
        <w:spacing w:line="240" w:lineRule="auto"/>
        <w:ind w:firstLine="0"/>
        <w:jc w:val="left"/>
      </w:pPr>
      <w:commentRangeStart w:id="23"/>
      <w:commentRangeEnd w:id="23"/>
      <w:r>
        <w:rPr>
          <w:rStyle w:val="CommentReference"/>
        </w:rPr>
        <w:lastRenderedPageBreak/>
        <w:commentReference w:id="23"/>
      </w:r>
    </w:p>
    <w:p w14:paraId="4EC59FC1"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3F5649">
        <w:rPr>
          <w:highlight w:val="yellow"/>
        </w:rPr>
        <w:t>Causal inference</w:t>
      </w:r>
      <w:r w:rsidRPr="00ED3418">
        <w:rPr>
          <w:szCs w:val="22"/>
        </w:rPr>
        <w:t xml:space="preserve"> in audiovisual speech perception</w:t>
      </w:r>
      <w:r w:rsidR="008537CE">
        <w:rPr>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22F05FE9" w:rsidR="00620763" w:rsidRPr="00ED3418" w:rsidRDefault="00620763" w:rsidP="00634F96">
      <w:pPr>
        <w:rPr>
          <w:szCs w:val="22"/>
          <w:vertAlign w:val="superscript"/>
        </w:rPr>
      </w:pPr>
      <w:r w:rsidRPr="00ED3418">
        <w:rPr>
          <w:szCs w:val="22"/>
        </w:rPr>
        <w:t>Shawn Cummings</w:t>
      </w:r>
      <w:r w:rsidRPr="00ED3418">
        <w:rPr>
          <w:szCs w:val="22"/>
          <w:vertAlign w:val="superscript"/>
        </w:rPr>
        <w:t>1</w:t>
      </w:r>
      <w:r w:rsidR="0084004E" w:rsidRPr="00ED3418">
        <w:rPr>
          <w:szCs w:val="22"/>
          <w:vertAlign w:val="superscript"/>
        </w:rPr>
        <w:t>,3</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13"/>
          <w:footerReference w:type="even" r:id="rId14"/>
          <w:footerReference w:type="default" r:id="rId15"/>
          <w:pgSz w:w="12240" w:h="15840"/>
          <w:pgMar w:top="1440" w:right="1800" w:bottom="1440" w:left="1800" w:header="720" w:footer="720" w:gutter="0"/>
          <w:cols w:space="720"/>
          <w:titlePg/>
          <w:docGrid w:linePitch="360"/>
        </w:sectPr>
      </w:pPr>
    </w:p>
    <w:p w14:paraId="7719FD7E" w14:textId="7E130B94" w:rsidR="009C3E9E" w:rsidRPr="00ED3418" w:rsidRDefault="009C3E9E" w:rsidP="00EF7CF4">
      <w:pPr>
        <w:ind w:firstLine="0"/>
        <w:rPr>
          <w:b/>
          <w:bCs/>
          <w:szCs w:val="22"/>
        </w:rPr>
      </w:pPr>
      <w:r w:rsidRPr="00ED3418">
        <w:rPr>
          <w:b/>
          <w:bCs/>
          <w:szCs w:val="22"/>
        </w:rPr>
        <w:lastRenderedPageBreak/>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12BE79FF" w14:textId="0684FEA7" w:rsidR="00A91938" w:rsidRPr="00ED3418" w:rsidRDefault="00423FF8" w:rsidP="00102065">
      <w:pPr>
        <w:pStyle w:val="Heading1"/>
        <w:rPr>
          <w:sz w:val="22"/>
        </w:rPr>
      </w:pPr>
      <w:r w:rsidRPr="00ED3418">
        <w:rPr>
          <w:szCs w:val="22"/>
        </w:rPr>
        <w:br w:type="page"/>
      </w:r>
      <w:r w:rsidR="00A91938" w:rsidRPr="00ED3418">
        <w:rPr>
          <w:sz w:val="22"/>
        </w:rPr>
        <w:lastRenderedPageBreak/>
        <w:t xml:space="preserve">Introduction </w:t>
      </w:r>
    </w:p>
    <w:p w14:paraId="174FE507" w14:textId="6A2A0730" w:rsidR="000922F6" w:rsidRPr="00ED3418" w:rsidRDefault="00A91938" w:rsidP="000922F6">
      <w:pPr>
        <w:rPr>
          <w:szCs w:val="22"/>
        </w:rPr>
      </w:pPr>
      <w:r w:rsidRPr="00ED3418">
        <w:rPr>
          <w:szCs w:val="22"/>
        </w:rPr>
        <w:t xml:space="preserve"> </w:t>
      </w:r>
      <w:r w:rsidRPr="00ED3418">
        <w:rPr>
          <w:szCs w:val="22"/>
        </w:rPr>
        <w:tab/>
      </w:r>
      <w:r w:rsidR="000922F6" w:rsidRPr="00ED3418">
        <w:rPr>
          <w:szCs w:val="22"/>
        </w:rPr>
        <w:t>Understanding one another is paramount to daily life. And yet, the mechanisms underlying our ability to do so are not yet fully understood. Speech involves a ‘paradox of perception’ (Kraljic, Samuel, &amp; Brennan, 2008), in that listeners must be able to discern miniscule acoustic differences (e.g., the deviations in frequency spectra between English “f”, “</w:t>
      </w:r>
      <w:proofErr w:type="spellStart"/>
      <w:r w:rsidR="000922F6" w:rsidRPr="00ED3418">
        <w:rPr>
          <w:szCs w:val="22"/>
        </w:rPr>
        <w:t>th</w:t>
      </w:r>
      <w:proofErr w:type="spellEnd"/>
      <w:r w:rsidR="000922F6" w:rsidRPr="00ED3418">
        <w:rPr>
          <w:szCs w:val="22"/>
        </w:rPr>
        <w:t>”, “s”, and “</w:t>
      </w:r>
      <w:proofErr w:type="spellStart"/>
      <w:r w:rsidR="000922F6" w:rsidRPr="00ED3418">
        <w:rPr>
          <w:szCs w:val="22"/>
        </w:rPr>
        <w:t>sh</w:t>
      </w:r>
      <w:proofErr w:type="spellEnd"/>
      <w:r w:rsidR="000922F6" w:rsidRPr="00ED3418">
        <w:rPr>
          <w:szCs w:val="22"/>
        </w:rPr>
        <w:t xml:space="preserve">”) as meaningful, but simultaneously must perceive potentially far greater acoustic differences as non-contrastive. Indeed, one talker’s production of, for example, the “s” sound in </w:t>
      </w:r>
      <w:r w:rsidR="000922F6" w:rsidRPr="00ED3418">
        <w:rPr>
          <w:i/>
          <w:iCs/>
          <w:szCs w:val="22"/>
        </w:rPr>
        <w:t>sun</w:t>
      </w:r>
      <w:r w:rsidR="000922F6" w:rsidRPr="00ED3418">
        <w:rPr>
          <w:szCs w:val="22"/>
        </w:rPr>
        <w:t xml:space="preserve"> may well be acoustically identical to a different talker’s “</w:t>
      </w:r>
      <w:proofErr w:type="spellStart"/>
      <w:r w:rsidR="000922F6" w:rsidRPr="00ED3418">
        <w:rPr>
          <w:szCs w:val="22"/>
        </w:rPr>
        <w:t>sh</w:t>
      </w:r>
      <w:proofErr w:type="spellEnd"/>
      <w:r w:rsidR="000922F6" w:rsidRPr="00ED3418">
        <w:rPr>
          <w:szCs w:val="22"/>
        </w:rPr>
        <w:t xml:space="preserve">” in </w:t>
      </w:r>
      <w:r w:rsidR="000922F6" w:rsidRPr="00ED3418">
        <w:rPr>
          <w:i/>
          <w:iCs/>
          <w:szCs w:val="22"/>
        </w:rPr>
        <w:t>shun</w:t>
      </w:r>
      <w:r w:rsidR="000922F6"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000922F6" w:rsidRPr="00ED3418">
        <w:rPr>
          <w:szCs w:val="22"/>
        </w:rPr>
        <w:t>). Similarly, a single talker may generate the same acoustics for an</w:t>
      </w:r>
      <w:r w:rsidR="00ED6849">
        <w:rPr>
          <w:szCs w:val="22"/>
        </w:rPr>
        <w:t xml:space="preserve"> /s/</w:t>
      </w:r>
      <w:r w:rsidR="000922F6" w:rsidRPr="00ED3418">
        <w:rPr>
          <w:szCs w:val="22"/>
        </w:rPr>
        <w:t xml:space="preserve"> in one phonetic context as for an</w:t>
      </w:r>
      <w:r w:rsidR="00ED6849">
        <w:rPr>
          <w:szCs w:val="22"/>
        </w:rPr>
        <w:t xml:space="preserve"> /ʃ/</w:t>
      </w:r>
      <w:r w:rsidR="000922F6" w:rsidRPr="00ED3418">
        <w:rPr>
          <w:szCs w:val="22"/>
        </w:rPr>
        <w:t xml:space="preserve"> in another (Smits, 2001). Both of these factors contribute to the ‘lack of invariance’ problem, which has haunted research in speech perception for decades and continues to be a central theme of current work (Liberman et al., 1957; Saltzman et al. 2021).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t>
      </w:r>
      <w:r w:rsidR="00ED6849">
        <w:rPr>
          <w:szCs w:val="22"/>
        </w:rPr>
        <w:t xml:space="preserve">rather </w:t>
      </w:r>
      <w:r w:rsidR="000922F6" w:rsidRPr="00ED3418">
        <w:rPr>
          <w:szCs w:val="22"/>
        </w:rPr>
        <w:t xml:space="preserve">differences in speech between talkers. These lines of research have been pursued largely independent from one another, and their effects have been attributed to largely separate mechanisms. </w:t>
      </w:r>
    </w:p>
    <w:p w14:paraId="6F11F031" w14:textId="4DC2F589" w:rsidR="000922F6" w:rsidRPr="00ED3418" w:rsidRDefault="000922F6" w:rsidP="00ED6849">
      <w:pPr>
        <w:rPr>
          <w:szCs w:val="22"/>
        </w:rPr>
      </w:pPr>
      <w:r w:rsidRPr="00ED3418">
        <w:rPr>
          <w:szCs w:val="22"/>
        </w:rPr>
        <w:t>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w:t>
      </w:r>
      <w:proofErr w:type="gramStart"/>
      <w:r w:rsidRPr="00ED3418">
        <w:rPr>
          <w:szCs w:val="22"/>
        </w:rPr>
        <w:t>e.g.</w:t>
      </w:r>
      <w:proofErr w:type="gramEnd"/>
      <w:r w:rsidRPr="00ED3418">
        <w:rPr>
          <w:szCs w:val="22"/>
        </w:rPr>
        <w:t xml:space="preserve"> Clarke &amp; Garrett, 2004; Bradlow &amp; Bent, 2008). Listeners, however, are able to rapidly adjust their expectations to better reflect the input they receive. This </w:t>
      </w:r>
      <w:r w:rsidRPr="00ED3418">
        <w:rPr>
          <w:szCs w:val="22"/>
        </w:rPr>
        <w:lastRenderedPageBreak/>
        <w:t xml:space="preserve">is true for differences in production resultant of real-world </w:t>
      </w:r>
      <w:r w:rsidR="00B93163" w:rsidRPr="00ED3418">
        <w:rPr>
          <w:szCs w:val="22"/>
        </w:rPr>
        <w:t xml:space="preserve">talker characteristics, such as physiology, </w:t>
      </w:r>
      <w:proofErr w:type="spellStart"/>
      <w:r w:rsidR="00B93163" w:rsidRPr="00ED3418">
        <w:rPr>
          <w:szCs w:val="22"/>
        </w:rPr>
        <w:t>sociophonetic</w:t>
      </w:r>
      <w:proofErr w:type="spellEnd"/>
      <w:r w:rsidR="00B93163" w:rsidRPr="00ED3418">
        <w:rPr>
          <w:szCs w:val="22"/>
        </w:rPr>
        <w:t xml:space="preserve">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7B3B93B2" w:rsidR="000922F6" w:rsidRDefault="000922F6" w:rsidP="00ED6849">
      <w:pPr>
        <w:rPr>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Jaeger, 2018; </w:t>
      </w:r>
      <w:r w:rsidR="00ED6849">
        <w:rPr>
          <w:szCs w:val="22"/>
        </w:rPr>
        <w:t>Cummings &amp; Theodore, 2022</w:t>
      </w:r>
      <w:r w:rsidR="002E6FC8">
        <w:rPr>
          <w:szCs w:val="22"/>
        </w:rPr>
        <w:t>; Cummings &amp; Theodore, 2023</w:t>
      </w:r>
      <w:r w:rsidRPr="00ED3418">
        <w:rPr>
          <w:szCs w:val="22"/>
        </w:rPr>
        <w:t xml:space="preserve">). On the other, they hear speech within a specific abnormal 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xml:space="preserve">. The current investigation hopes to further understanding of the specificity of learning through acknowledging the potential joint contributions of both talker and context on </w:t>
      </w:r>
      <w:r w:rsidRPr="00ED3418">
        <w:rPr>
          <w:b/>
          <w:bCs/>
          <w:szCs w:val="22"/>
        </w:rPr>
        <w:lastRenderedPageBreak/>
        <w:t>variability in speech.</w:t>
      </w:r>
      <w:r w:rsidRPr="00ED3418">
        <w:rPr>
          <w:szCs w:val="22"/>
        </w:rPr>
        <w:t xml:space="preserve"> To this end, an initial goal is to establish incidental causality as a type of contextual variation that perceptual mechanisms may already be equipped to handle.  This is 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36898DA0" w14:textId="108B5BCC" w:rsidR="00E80486" w:rsidRPr="004C54B1" w:rsidRDefault="00E80486" w:rsidP="00102065">
      <w:pPr>
        <w:pStyle w:val="Heading1"/>
        <w:rPr>
          <w:szCs w:val="22"/>
        </w:rPr>
      </w:pPr>
      <w:r w:rsidRPr="00E80486">
        <w:rPr>
          <w:sz w:val="22"/>
          <w:szCs w:val="22"/>
        </w:rPr>
        <w:t>Open science statement</w:t>
      </w:r>
    </w:p>
    <w:p w14:paraId="6C8C0BCD" w14:textId="7EB9FCE3" w:rsidR="00E80486" w:rsidRPr="00102065" w:rsidRDefault="00E80486" w:rsidP="00E80486">
      <w:pPr>
        <w:rPr>
          <w:b/>
          <w:bCs/>
          <w:i/>
          <w:iCs/>
          <w:szCs w:val="22"/>
        </w:rPr>
      </w:pPr>
      <w:r>
        <w:rPr>
          <w:szCs w:val="22"/>
        </w:rPr>
        <w:t>All experimental materials—including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Pr>
          <w:szCs w:val="22"/>
        </w:rPr>
        <w:t xml:space="preserve">—lists, and trial-level data </w:t>
      </w:r>
      <w:r w:rsidRPr="00ED3418">
        <w:rPr>
          <w:szCs w:val="22"/>
        </w:rPr>
        <w:t>are available as part of the OSF repository</w:t>
      </w:r>
      <w:r>
        <w:rPr>
          <w:szCs w:val="22"/>
        </w:rPr>
        <w:t xml:space="preserve"> </w:t>
      </w:r>
      <w:r w:rsidRPr="00ED3418">
        <w:rPr>
          <w:szCs w:val="22"/>
        </w:rPr>
        <w:t xml:space="preserve">at </w:t>
      </w:r>
      <w:r w:rsidRPr="00ED3418">
        <w:rPr>
          <w:szCs w:val="22"/>
          <w:highlight w:val="cyan"/>
        </w:rPr>
        <w:t>XYZ</w:t>
      </w:r>
      <w:r>
        <w:rPr>
          <w:szCs w:val="22"/>
        </w:rPr>
        <w:t xml:space="preserve">. The same holds for the </w:t>
      </w:r>
      <w:r w:rsidRPr="00ED3418">
        <w:rPr>
          <w:szCs w:val="22"/>
        </w:rPr>
        <w:t>JavaScript code</w:t>
      </w:r>
      <w:r>
        <w:rPr>
          <w:szCs w:val="22"/>
        </w:rPr>
        <w:t xml:space="preserve"> for the experiments, and the R code for analyses and visualizations. The latter is made available in the form of a </w:t>
      </w:r>
      <w:r w:rsidRPr="00ED3418">
        <w:rPr>
          <w:szCs w:val="22"/>
        </w:rPr>
        <w:t xml:space="preserve">“knittable” </w:t>
      </w:r>
      <w:r>
        <w:rPr>
          <w:szCs w:val="22"/>
        </w:rPr>
        <w:t xml:space="preserve">R Markdown (REF) document that generates the supplementary information for this article through a single click in a freely available software (R, REF; RStudio, REF). </w:t>
      </w:r>
      <w:r w:rsidRPr="00ED3418">
        <w:rPr>
          <w:szCs w:val="22"/>
        </w:rPr>
        <w:t xml:space="preserve">Exact replica of </w:t>
      </w:r>
      <w:r>
        <w:rPr>
          <w:szCs w:val="22"/>
        </w:rPr>
        <w:t>all experiments</w:t>
      </w:r>
      <w:r w:rsidRPr="00ED3418">
        <w:rPr>
          <w:szCs w:val="22"/>
        </w:rPr>
        <w:t xml:space="preserve"> for demonstration purposes </w:t>
      </w:r>
      <w:r>
        <w:rPr>
          <w:szCs w:val="22"/>
        </w:rPr>
        <w:t>are available</w:t>
      </w:r>
      <w:r w:rsidRPr="00ED3418">
        <w:rPr>
          <w:szCs w:val="22"/>
        </w:rPr>
        <w:t xml:space="preserve"> at </w:t>
      </w:r>
      <w:commentRangeStart w:id="24"/>
      <w:r w:rsidRPr="00ED3418">
        <w:rPr>
          <w:szCs w:val="22"/>
          <w:highlight w:val="cyan"/>
        </w:rPr>
        <w:t>XYZ</w:t>
      </w:r>
      <w:commentRangeEnd w:id="24"/>
      <w:r w:rsidRPr="00ED3418">
        <w:rPr>
          <w:rStyle w:val="CommentReference"/>
          <w:sz w:val="22"/>
          <w:szCs w:val="22"/>
        </w:rPr>
        <w:commentReference w:id="24"/>
      </w:r>
      <w:r w:rsidRPr="00ED3418">
        <w:rPr>
          <w:szCs w:val="22"/>
        </w:rPr>
        <w:t xml:space="preserve">. </w:t>
      </w:r>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472E87ED"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3F5649">
        <w:rPr>
          <w:szCs w:val="22"/>
        </w:rPr>
        <w:t xml:space="preserve"> </w:t>
      </w:r>
      <w:r w:rsidR="00B93163" w:rsidRPr="00ED3418">
        <w:rPr>
          <w:szCs w:val="22"/>
        </w:rPr>
        <w:t>phonetic context</w:t>
      </w:r>
      <w:r w:rsidR="009725F4">
        <w:rPr>
          <w:szCs w:val="22"/>
        </w:rPr>
        <w:t>,</w:t>
      </w:r>
      <w:r w:rsidR="00B93163" w:rsidRPr="00ED3418">
        <w:rPr>
          <w:szCs w:val="22"/>
        </w:rPr>
        <w:t xml:space="preserve"> a process known as co-articulation. For example, </w:t>
      </w:r>
      <w:r w:rsidR="009725F4">
        <w:rPr>
          <w:szCs w:val="22"/>
        </w:rPr>
        <w:t>English</w:t>
      </w:r>
      <w:r w:rsidR="003F5649">
        <w:rPr>
          <w:szCs w:val="22"/>
        </w:rPr>
        <w:t xml:space="preserve"> </w:t>
      </w:r>
      <w:r w:rsidR="00B93163" w:rsidRPr="00ED3418">
        <w:rPr>
          <w:szCs w:val="22"/>
        </w:rPr>
        <w:t>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(Soli, 1981; Yeni-</w:t>
      </w:r>
      <w:proofErr w:type="spellStart"/>
      <w:r w:rsidR="00B93163" w:rsidRPr="00ED3418">
        <w:rPr>
          <w:szCs w:val="22"/>
        </w:rPr>
        <w:t>Komshian</w:t>
      </w:r>
      <w:proofErr w:type="spellEnd"/>
      <w:r w:rsidR="00B93163"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similar to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w:t>
      </w:r>
      <w:proofErr w:type="spellStart"/>
      <w:r w:rsidR="00B93163" w:rsidRPr="00ED3418">
        <w:rPr>
          <w:szCs w:val="22"/>
        </w:rPr>
        <w:t>Repp</w:t>
      </w:r>
      <w:proofErr w:type="spellEnd"/>
      <w:r w:rsidR="00B93163" w:rsidRPr="00ED3418">
        <w:rPr>
          <w:szCs w:val="22"/>
        </w:rPr>
        <w:t xml:space="preserve">, 1980; Mann &amp; Soli, 1991). </w:t>
      </w:r>
      <w:r w:rsidR="009725F4">
        <w:rPr>
          <w:szCs w:val="22"/>
        </w:rPr>
        <w:t xml:space="preserve">That is, listeners seem to attribute </w:t>
      </w:r>
      <w:r w:rsidR="003F5649">
        <w:rPr>
          <w:szCs w:val="22"/>
        </w:rPr>
        <w:t xml:space="preserve">the </w:t>
      </w:r>
      <w:r w:rsidR="009725F4">
        <w:rPr>
          <w:szCs w:val="22"/>
        </w:rPr>
        <w:lastRenderedPageBreak/>
        <w:t>l</w:t>
      </w:r>
      <w:r w:rsidR="00B93163" w:rsidRPr="00ED3418">
        <w:rPr>
          <w:szCs w:val="22"/>
        </w:rPr>
        <w:t>owered spectral center of gravity</w:t>
      </w:r>
      <w:r w:rsidR="003F5649">
        <w:rPr>
          <w:szCs w:val="22"/>
        </w:rPr>
        <w:t xml:space="preserve">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3F5649">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production and compensation in perception is schematically illustrated in Figure </w:t>
      </w:r>
      <w:commentRangeStart w:id="25"/>
      <w:r w:rsidR="00FD3AD0">
        <w:rPr>
          <w:szCs w:val="22"/>
        </w:rPr>
        <w:t>XXX</w:t>
      </w:r>
      <w:commentRangeEnd w:id="25"/>
      <w:r w:rsidR="00FD3AD0">
        <w:rPr>
          <w:rStyle w:val="CommentReference"/>
        </w:rPr>
        <w:commentReference w:id="25"/>
      </w:r>
      <w:r w:rsidR="00FD3AD0">
        <w:rPr>
          <w:szCs w:val="22"/>
        </w:rPr>
        <w:t>.</w:t>
      </w:r>
      <w:r w:rsidR="00F05B25">
        <w:rPr>
          <w:szCs w:val="22"/>
        </w:rPr>
        <w:t xml:space="preserve"> Similar compensation 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26"/>
      <w:r w:rsidR="00F05B25">
        <w:rPr>
          <w:szCs w:val="22"/>
        </w:rPr>
        <w:t>REFS</w:t>
      </w:r>
      <w:commentRangeEnd w:id="26"/>
      <w:r w:rsidR="00F05B25">
        <w:rPr>
          <w:rStyle w:val="CommentReference"/>
        </w:rPr>
        <w:commentReference w:id="26"/>
      </w:r>
      <w:r w:rsidR="00F05B25">
        <w:rPr>
          <w:szCs w:val="22"/>
        </w:rPr>
        <w:t xml:space="preserve">). </w:t>
      </w:r>
    </w:p>
    <w:p w14:paraId="4756D071" w14:textId="17C7777C" w:rsidR="00B93163" w:rsidRDefault="000B3584" w:rsidP="0054350C">
      <w:pPr>
        <w:rPr>
          <w:szCs w:val="22"/>
        </w:rPr>
      </w:pPr>
      <w:r>
        <w:rPr>
          <w:szCs w:val="22"/>
        </w:rPr>
        <w:t xml:space="preserve">There is </w:t>
      </w:r>
      <w:r w:rsidR="0066319E">
        <w:rPr>
          <w:szCs w:val="22"/>
        </w:rPr>
        <w:t xml:space="preserve">also </w:t>
      </w:r>
      <w:r>
        <w:rPr>
          <w:szCs w:val="22"/>
        </w:rPr>
        <w:t>evidence that c</w:t>
      </w:r>
      <w:r w:rsidR="00B93163" w:rsidRPr="00ED3418">
        <w:rPr>
          <w:szCs w:val="22"/>
        </w:rPr>
        <w:t xml:space="preserve">ompensation for co-articulation is not limited to </w:t>
      </w:r>
      <w:r w:rsidR="00FD3AD0">
        <w:rPr>
          <w:szCs w:val="22"/>
        </w:rPr>
        <w:t>acoustic context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 xml:space="preserve">/u/, </w:t>
      </w:r>
      <w:r w:rsidR="00244AD2">
        <w:rPr>
          <w:szCs w:val="22"/>
        </w:rPr>
        <w:t>v</w:t>
      </w:r>
      <w:r w:rsidR="00244AD2" w:rsidRPr="00ED3418">
        <w:rPr>
          <w:szCs w:val="22"/>
        </w:rPr>
        <w:t>isual</w:t>
      </w:r>
      <w:r w:rsidR="00244AD2">
        <w:rPr>
          <w:szCs w:val="22"/>
        </w:rPr>
        <w:t>ly</w:t>
      </w:r>
      <w:r w:rsidR="00B93163" w:rsidRPr="00ED3418">
        <w:rPr>
          <w:szCs w:val="22"/>
        </w:rPr>
        <w:t xml:space="preserve">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 xml:space="preserve">As </w:t>
      </w:r>
      <w:r w:rsidR="00B93163" w:rsidRPr="00ED3418">
        <w:rPr>
          <w:szCs w:val="22"/>
        </w:rPr>
        <w:t>Fowler (2006</w:t>
      </w:r>
      <w:r w:rsidR="0066319E">
        <w:rPr>
          <w:szCs w:val="22"/>
        </w:rPr>
        <w:t xml:space="preserve">, p. </w:t>
      </w:r>
      <w:r w:rsidR="00D037E1">
        <w:rPr>
          <w:szCs w:val="22"/>
        </w:rPr>
        <w:t>166</w:t>
      </w:r>
      <w:r w:rsidR="00B93163" w:rsidRPr="00ED3418">
        <w:rPr>
          <w:szCs w:val="22"/>
        </w:rPr>
        <w:t xml:space="preserve">) </w:t>
      </w:r>
      <w:r w:rsidR="0066319E">
        <w:rPr>
          <w:szCs w:val="22"/>
        </w:rPr>
        <w:t>put i</w:t>
      </w:r>
      <w:r w:rsidR="00D037E1">
        <w:rPr>
          <w:szCs w:val="22"/>
        </w:rPr>
        <w:t>t</w:t>
      </w:r>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“was about to whistle a merry tune or about to kiss a loved one”, as “it does not matter why the lips were rounded; it only matters that they were rounded</w:t>
      </w:r>
      <w:r w:rsidR="0066319E">
        <w:rPr>
          <w:szCs w:val="22"/>
        </w:rPr>
        <w:t xml:space="preserve"> </w:t>
      </w:r>
      <w:r w:rsidR="00D70DE7">
        <w:rPr>
          <w:szCs w:val="22"/>
        </w:rPr>
        <w:t>[</w:t>
      </w:r>
      <w:r w:rsidR="0066319E">
        <w:rPr>
          <w:szCs w:val="22"/>
        </w:rPr>
        <w:t>prior to articulation of the /d/-/g/ sound</w:t>
      </w:r>
      <w:r w:rsidR="00D70DE7">
        <w:rPr>
          <w:szCs w:val="22"/>
        </w:rPr>
        <w:t>]</w:t>
      </w:r>
      <w:r w:rsidR="00B93163" w:rsidRPr="00ED3418">
        <w:rPr>
          <w:szCs w:val="22"/>
        </w:rPr>
        <w:t xml:space="preserve"> and, therefore, would lower the F3 of the syllable that the gesture overlapped with temporally” (Fowler, </w:t>
      </w:r>
      <w:commentRangeStart w:id="27"/>
      <w:r w:rsidR="00B93163" w:rsidRPr="00ED3418">
        <w:rPr>
          <w:szCs w:val="22"/>
        </w:rPr>
        <w:t>2006</w:t>
      </w:r>
      <w:commentRangeEnd w:id="27"/>
      <w:r w:rsidR="0066319E">
        <w:rPr>
          <w:rStyle w:val="CommentReference"/>
        </w:rPr>
        <w:commentReference w:id="27"/>
      </w:r>
      <w:r w:rsidR="00B93163" w:rsidRPr="00ED3418">
        <w:rPr>
          <w:szCs w:val="22"/>
        </w:rPr>
        <w:t xml:space="preserve">). </w:t>
      </w:r>
    </w:p>
    <w:p w14:paraId="27C57315" w14:textId="73508ECB" w:rsidR="00B93163" w:rsidRPr="00ED3418" w:rsidRDefault="00244AD2" w:rsidP="00244AD2">
      <w:pPr>
        <w:rPr>
          <w:szCs w:val="22"/>
        </w:rPr>
      </w:pPr>
      <w:commentRangeStart w:id="28"/>
      <w:r>
        <w:rPr>
          <w:szCs w:val="22"/>
        </w:rPr>
        <w:t>To the best of our knowledge, it is an open question whether listeners indeed compensate for expected effect on articulation of visually evident non-linguistic causes, such as kissing a loved one, or having a pen in the mouth.</w:t>
      </w:r>
      <w:r w:rsidR="00A9453C">
        <w:rPr>
          <w:szCs w:val="22"/>
        </w:rPr>
        <w:t xml:space="preserve"> </w:t>
      </w:r>
      <w:r w:rsidR="00B93163" w:rsidRPr="00ED3418">
        <w:rPr>
          <w:szCs w:val="22"/>
        </w:rPr>
        <w:t xml:space="preserve">A pen </w:t>
      </w:r>
      <w:commentRangeEnd w:id="28"/>
      <w:r>
        <w:rPr>
          <w:rStyle w:val="CommentReference"/>
        </w:rPr>
        <w:commentReference w:id="28"/>
      </w:r>
      <w:r w:rsidR="00B93163" w:rsidRPr="00ED3418">
        <w:rPr>
          <w:szCs w:val="22"/>
        </w:rPr>
        <w:t>in the mouth has two visually</w:t>
      </w:r>
      <w:r w:rsidR="003F5649">
        <w:rPr>
          <w:szCs w:val="22"/>
        </w:rPr>
        <w:t xml:space="preserve"> </w:t>
      </w:r>
      <w:r w:rsidR="00A9453C">
        <w:rPr>
          <w:szCs w:val="22"/>
        </w:rPr>
        <w:t>evident</w:t>
      </w:r>
      <w:r w:rsidR="00A9453C" w:rsidRPr="00ED3418">
        <w:rPr>
          <w:szCs w:val="22"/>
        </w:rPr>
        <w:t xml:space="preserve"> </w:t>
      </w:r>
      <w:r w:rsidR="00B93163" w:rsidRPr="00ED3418">
        <w:rPr>
          <w:szCs w:val="22"/>
        </w:rPr>
        <w:t xml:space="preserve">effects on the articulators during speech. The first is to increase the opening of the jaw and size of oral cavity (as the pen prevents the mouth from closing), and the second is to force lip rounding around the protruding end of the pen. As the size of the oral cavity opening and amount of air constriction are </w:t>
      </w:r>
      <w:r w:rsidR="00B93163" w:rsidRPr="00ED3418">
        <w:rPr>
          <w:szCs w:val="22"/>
        </w:rPr>
        <w:lastRenderedPageBreak/>
        <w:t>inversely related for fricatives, forced mouth opening is expected to lower spectral center of gravity</w:t>
      </w:r>
      <w:r w:rsidR="00B834D2">
        <w:rPr>
          <w:szCs w:val="22"/>
        </w:rPr>
        <w:t xml:space="preserve"> (McFarland &amp; Baum, 1995)</w:t>
      </w:r>
      <w:r w:rsidR="00B93163" w:rsidRPr="00ED3418">
        <w:rPr>
          <w:szCs w:val="22"/>
        </w:rPr>
        <w:t xml:space="preserve">. </w:t>
      </w:r>
      <w:r w:rsidR="0054350C">
        <w:rPr>
          <w:szCs w:val="22"/>
        </w:rPr>
        <w:t>L</w:t>
      </w:r>
      <w:r w:rsidR="00B93163" w:rsidRPr="00ED3418">
        <w:rPr>
          <w:szCs w:val="22"/>
        </w:rPr>
        <w:t xml:space="preserve">ip rounding is also expected (in English) to lower the spectral center 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from /s/ in English (</w:t>
      </w:r>
      <w:r w:rsidR="00D037E1">
        <w:rPr>
          <w:szCs w:val="22"/>
        </w:rPr>
        <w:t>Jongman, Wayland, &amp; Wong, 2000</w:t>
      </w:r>
      <w:r w:rsidR="001A15DD">
        <w:rPr>
          <w:szCs w:val="22"/>
        </w:rPr>
        <w:t xml:space="preserve">), both of these </w:t>
      </w:r>
      <w:r w:rsidR="00B93163" w:rsidRPr="00ED3418">
        <w:rPr>
          <w:szCs w:val="22"/>
        </w:rPr>
        <w:t>effects</w:t>
      </w:r>
      <w:r w:rsidR="001A15DD">
        <w:rPr>
          <w:szCs w:val="22"/>
        </w:rPr>
        <w:t xml:space="preserve"> are predicted to make</w:t>
      </w:r>
      <w:r w:rsidR="003F5649">
        <w:rPr>
          <w:szCs w:val="22"/>
        </w:rPr>
        <w:t xml:space="preserve"> </w:t>
      </w:r>
      <w:r w:rsidR="00B93163" w:rsidRPr="00ED3418">
        <w:rPr>
          <w:szCs w:val="22"/>
        </w:rPr>
        <w:t>fricatives produced with a pen in the mouth</w:t>
      </w:r>
      <w:r w:rsidR="001A15DD">
        <w:rPr>
          <w:szCs w:val="22"/>
        </w:rPr>
        <w:t xml:space="preserve"> </w:t>
      </w:r>
      <w:r w:rsidR="00B93163" w:rsidRPr="00ED3418">
        <w:rPr>
          <w:szCs w:val="22"/>
        </w:rPr>
        <w:t xml:space="preserve">acoustically more ‘/ʃ/-like’. </w:t>
      </w:r>
      <w:r w:rsidR="001A15DD">
        <w:rPr>
          <w:szCs w:val="22"/>
        </w:rPr>
        <w:t>If</w:t>
      </w:r>
      <w:r w:rsidR="003F5649">
        <w:rPr>
          <w:szCs w:val="22"/>
        </w:rPr>
        <w:t xml:space="preserve"> </w:t>
      </w:r>
      <w:r w:rsidR="001A15DD">
        <w:rPr>
          <w:szCs w:val="22"/>
        </w:rPr>
        <w:t>listeners c</w:t>
      </w:r>
      <w:r w:rsidR="00B93163" w:rsidRPr="00ED3418">
        <w:rPr>
          <w:szCs w:val="22"/>
        </w:rPr>
        <w:t>ompensa</w:t>
      </w:r>
      <w:r w:rsidR="001A15DD">
        <w:rPr>
          <w:szCs w:val="22"/>
        </w:rPr>
        <w:t xml:space="preserve">te for either or both of these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7271FB4F"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 xml:space="preserve">Audio was dubbed onto video of a young female talker holding a pen.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29"/>
      <w:commentRangeStart w:id="30"/>
      <w:r w:rsidR="00C161C5" w:rsidRPr="00ED3418">
        <w:rPr>
          <w:szCs w:val="22"/>
        </w:rPr>
        <w:t xml:space="preserve">thought the talker in the video </w:t>
      </w:r>
      <w:r w:rsidR="00D037E1">
        <w:rPr>
          <w:szCs w:val="22"/>
        </w:rPr>
        <w:t>said</w:t>
      </w:r>
      <w:r w:rsidR="000079D6" w:rsidRPr="00ED3418">
        <w:rPr>
          <w:szCs w:val="22"/>
        </w:rPr>
        <w:t xml:space="preserve"> </w:t>
      </w:r>
      <w:commentRangeEnd w:id="29"/>
      <w:r w:rsidR="00D037E1">
        <w:rPr>
          <w:rStyle w:val="CommentReference"/>
        </w:rPr>
        <w:commentReference w:id="29"/>
      </w:r>
      <w:commentRangeEnd w:id="30"/>
      <w:r w:rsidR="003F5649">
        <w:rPr>
          <w:rStyle w:val="CommentReference"/>
        </w:rPr>
        <w:commentReference w:id="30"/>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lastRenderedPageBreak/>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1F1AF607" w:rsidR="000758F1" w:rsidRPr="00ED3418" w:rsidRDefault="00A303DD" w:rsidP="00634F96">
      <w:pPr>
        <w:pStyle w:val="Caption"/>
        <w:rPr>
          <w:szCs w:val="22"/>
        </w:rPr>
      </w:pPr>
      <w:bookmarkStart w:id="31"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31"/>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w:t>
      </w:r>
      <w:proofErr w:type="spellStart"/>
      <w:r w:rsidRPr="001F3C86">
        <w:rPr>
          <w:i w:val="0"/>
          <w:iCs w:val="0"/>
          <w:szCs w:val="22"/>
        </w:rPr>
        <w:t>asi</w:t>
      </w:r>
      <w:proofErr w:type="spellEnd"/>
      <w:r w:rsidRPr="00ED3418">
        <w:rPr>
          <w:szCs w:val="22"/>
        </w:rPr>
        <w:t xml:space="preserve"> to </w:t>
      </w:r>
      <w:proofErr w:type="spellStart"/>
      <w:r w:rsidRPr="001F3C86">
        <w:rPr>
          <w:i w:val="0"/>
          <w:iCs w:val="0"/>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E0CB892" w:rsidR="003A6A69" w:rsidRPr="00ED3418" w:rsidRDefault="009F6383" w:rsidP="00EE67E0">
      <w:pPr>
        <w:rPr>
          <w:szCs w:val="22"/>
        </w:rPr>
      </w:pPr>
      <w:commentRangeStart w:id="32"/>
      <w:r w:rsidRPr="00ED3418">
        <w:rPr>
          <w:szCs w:val="22"/>
        </w:rPr>
        <w:t xml:space="preserve">The use of audiovisual stimuli comes with unique challenges. While our goal was to investigate how the presence of the pen affects the perception of the acoustic input, the use of audiovisual stimuli entails </w:t>
      </w:r>
      <w:proofErr w:type="gramStart"/>
      <w:r w:rsidRPr="00ED3418">
        <w:rPr>
          <w:szCs w:val="22"/>
        </w:rPr>
        <w:t>that participants</w:t>
      </w:r>
      <w:proofErr w:type="gramEnd"/>
      <w:r w:rsidRPr="00ED3418">
        <w:rPr>
          <w:szCs w:val="22"/>
        </w:rPr>
        <w:t xml:space="preserve">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w:t>
      </w:r>
      <w:r w:rsidR="003F5649">
        <w:rPr>
          <w:szCs w:val="22"/>
        </w:rPr>
        <w:t xml:space="preserv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w:t>
      </w:r>
      <w:r w:rsidR="00982723" w:rsidRPr="00ED3418">
        <w:rPr>
          <w:szCs w:val="22"/>
        </w:rPr>
        <w:lastRenderedPageBreak/>
        <w:t xml:space="preserve">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r w:rsidR="001329E0">
        <w:rPr>
          <w:szCs w:val="22"/>
        </w:rPr>
        <w:t>e.g.</w:t>
      </w:r>
      <w:r w:rsidR="00CE7AE0">
        <w:rPr>
          <w:szCs w:val="22"/>
        </w:rPr>
        <w:t>,</w:t>
      </w:r>
      <w:r w:rsidR="001329E0">
        <w:rPr>
          <w:szCs w:val="22"/>
        </w:rPr>
        <w:t xml:space="preserve"> </w:t>
      </w:r>
      <w:r w:rsidR="00982723" w:rsidRPr="00ED3418">
        <w:rPr>
          <w:szCs w:val="22"/>
        </w:rPr>
        <w:t>Bejjanki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also modeling the visual consequences of perturbing articulation by</w:t>
      </w:r>
      <w:r w:rsidR="00982723" w:rsidRPr="00ED3418">
        <w:rPr>
          <w:szCs w:val="22"/>
        </w:rPr>
        <w:t xml:space="preserve"> a pen is in the mouth. </w:t>
      </w:r>
    </w:p>
    <w:p w14:paraId="6D04E68F" w14:textId="6E46BCFD"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proofErr w:type="spellStart"/>
      <w:r w:rsidR="003901D6">
        <w:rPr>
          <w:i/>
          <w:iCs/>
          <w:szCs w:val="22"/>
        </w:rPr>
        <w:t>asi</w:t>
      </w:r>
      <w:proofErr w:type="spellEnd"/>
      <w:r w:rsidRPr="00ED3418">
        <w:rPr>
          <w:szCs w:val="22"/>
        </w:rPr>
        <w:t xml:space="preserve"> or </w:t>
      </w:r>
      <w:proofErr w:type="spellStart"/>
      <w:r w:rsidR="003901D6">
        <w:rPr>
          <w:i/>
          <w:iCs/>
          <w:szCs w:val="22"/>
        </w:rPr>
        <w:t>ashi</w:t>
      </w:r>
      <w:proofErr w:type="spellEnd"/>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proofErr w:type="spellStart"/>
      <w:r w:rsidR="003901D6">
        <w:rPr>
          <w:i/>
          <w:iCs/>
          <w:szCs w:val="22"/>
        </w:rPr>
        <w:t>asi</w:t>
      </w:r>
      <w:proofErr w:type="spellEnd"/>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proofErr w:type="spellStart"/>
      <w:r w:rsidR="003901D6">
        <w:rPr>
          <w:i/>
          <w:iCs/>
          <w:szCs w:val="22"/>
        </w:rPr>
        <w:t>ashi</w:t>
      </w:r>
      <w:proofErr w:type="spellEnd"/>
      <w:r w:rsidR="00620763" w:rsidRPr="00ED3418">
        <w:rPr>
          <w:szCs w:val="22"/>
        </w:rPr>
        <w:t>.</w:t>
      </w:r>
      <w:commentRangeEnd w:id="32"/>
      <w:r w:rsidR="00057517">
        <w:rPr>
          <w:rStyle w:val="CommentReference"/>
        </w:rPr>
        <w:commentReference w:id="32"/>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proofErr w:type="spellStart"/>
      <w:r w:rsidR="003901D6">
        <w:rPr>
          <w:i/>
          <w:iCs/>
          <w:szCs w:val="22"/>
        </w:rPr>
        <w:t>ashi</w:t>
      </w:r>
      <w:proofErr w:type="spellEnd"/>
      <w:r w:rsidR="003901D6">
        <w:rPr>
          <w:i/>
          <w:iCs/>
          <w:szCs w:val="22"/>
        </w:rPr>
        <w:t>–</w:t>
      </w:r>
      <w:proofErr w:type="spellStart"/>
      <w:r w:rsidR="003901D6">
        <w:rPr>
          <w:i/>
          <w:iCs/>
          <w:szCs w:val="22"/>
        </w:rPr>
        <w:t>asi</w:t>
      </w:r>
      <w:proofErr w:type="spellEnd"/>
      <w:r w:rsidR="003901D6">
        <w:rPr>
          <w:i/>
          <w:iCs/>
          <w:szCs w:val="22"/>
        </w:rPr>
        <w:t xml:space="preserve">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44C05458" w14:textId="72A4E6CF" w:rsidR="005032D8" w:rsidRPr="00ED3418" w:rsidRDefault="00620763" w:rsidP="003A6A69">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r w:rsidR="00D5256D">
        <w:rPr>
          <w:szCs w:val="22"/>
        </w:rPr>
        <w:t>counter-</w:t>
      </w:r>
      <w:r w:rsidR="005032D8" w:rsidRPr="00ED3418">
        <w:rPr>
          <w:szCs w:val="22"/>
        </w:rPr>
        <w:t xml:space="preserve">balanced nuisance </w:t>
      </w:r>
      <w:r w:rsidR="00D5256D">
        <w:rPr>
          <w:szCs w:val="22"/>
        </w:rPr>
        <w:t>variables</w:t>
      </w:r>
      <w:r w:rsidR="00D5256D" w:rsidRPr="00ED3418">
        <w:rPr>
          <w:szCs w:val="22"/>
        </w:rPr>
        <w:t xml:space="preserve"> </w:t>
      </w:r>
      <w:r w:rsidRPr="00ED3418">
        <w:rPr>
          <w:szCs w:val="22"/>
        </w:rPr>
        <w:t xml:space="preserve">described below. </w:t>
      </w:r>
    </w:p>
    <w:p w14:paraId="5D53BB6B" w14:textId="4ADA9061" w:rsidR="005032D8" w:rsidRPr="005427E2" w:rsidRDefault="00620763" w:rsidP="005427E2">
      <w:pPr>
        <w:rPr>
          <w:szCs w:val="22"/>
        </w:rPr>
      </w:pPr>
      <w:r w:rsidRPr="00ED3418">
        <w:rPr>
          <w:szCs w:val="22"/>
        </w:rPr>
        <w:t>Participants were paid $6/hour prorated by the duration of the experiment (15 minutes). Participa</w:t>
      </w:r>
      <w:r w:rsidR="00C96151">
        <w:rPr>
          <w:szCs w:val="22"/>
        </w:rPr>
        <w:t>nts</w:t>
      </w:r>
      <w:r w:rsidRPr="00ED3418">
        <w:rPr>
          <w:szCs w:val="22"/>
        </w:rPr>
        <w:t xml:space="preserve"> only saw the experiment advertised, and could only participate in it, if </w:t>
      </w:r>
      <w:r w:rsidR="00134C06" w:rsidRPr="00ED3418">
        <w:rPr>
          <w:szCs w:val="22"/>
        </w:rPr>
        <w:t xml:space="preserve">(i) they were </w:t>
      </w:r>
      <w:r w:rsidR="00134C06" w:rsidRPr="00ED3418">
        <w:rPr>
          <w:szCs w:val="22"/>
        </w:rPr>
        <w:lastRenderedPageBreak/>
        <w:t xml:space="preserve">located within the US, (ii) had an approval rating of 99% or higher, </w:t>
      </w:r>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r w:rsidR="00134C06" w:rsidRPr="00ED3418">
        <w:rPr>
          <w:szCs w:val="22"/>
        </w:rPr>
        <w:t>and (i</w:t>
      </w:r>
      <w:r w:rsidR="00EC41F6">
        <w:rPr>
          <w:szCs w:val="22"/>
        </w:rPr>
        <w:t>v</w:t>
      </w:r>
      <w:r w:rsidR="00134C06" w:rsidRPr="00ED3418">
        <w:rPr>
          <w:szCs w:val="22"/>
        </w:rPr>
        <w:t xml:space="preserve">) </w:t>
      </w:r>
      <w:r w:rsidRPr="00ED3418">
        <w:rPr>
          <w:szCs w:val="22"/>
        </w:rPr>
        <w:t>had not previously taken any of the other experiments in this study or in Liu and Jaeger (2018, 2019).</w:t>
      </w:r>
      <w:r w:rsidR="00134C06" w:rsidRPr="00ED3418">
        <w:rPr>
          <w:szCs w:val="22"/>
        </w:rPr>
        <w:t xml:space="preserve"> </w:t>
      </w:r>
      <w:r w:rsidR="000D32C8">
        <w:rPr>
          <w:szCs w:val="22"/>
        </w:rPr>
        <w:t xml:space="preserve">Before the experiment </w:t>
      </w:r>
      <w:r w:rsidR="007F52B4">
        <w:rPr>
          <w:szCs w:val="22"/>
        </w:rPr>
        <w:t>could be accepted</w:t>
      </w:r>
      <w:r w:rsidR="000D32C8">
        <w:rPr>
          <w:szCs w:val="22"/>
        </w:rPr>
        <w:t>, p</w:t>
      </w:r>
      <w:commentRangeStart w:id="33"/>
      <w:r w:rsidR="003D6AB3">
        <w:rPr>
          <w:szCs w:val="22"/>
        </w:rPr>
        <w:t>articipants had to</w:t>
      </w:r>
      <w:r w:rsidR="000D32C8">
        <w:rPr>
          <w:szCs w:val="22"/>
        </w:rPr>
        <w:t xml:space="preserve"> confirm that they were (i) </w:t>
      </w:r>
      <w:r w:rsidR="003D6AB3">
        <w:rPr>
          <w:szCs w:val="22"/>
        </w:rPr>
        <w:t xml:space="preserve">native speakers of US English (defined as </w:t>
      </w:r>
      <w:r w:rsidR="003D6AB3" w:rsidRPr="001F3C86">
        <w:rPr>
          <w:szCs w:val="22"/>
          <w:highlight w:val="yellow"/>
        </w:rPr>
        <w:t>XXX</w:t>
      </w:r>
      <w:r w:rsidR="000D32C8">
        <w:rPr>
          <w:szCs w:val="22"/>
        </w:rPr>
        <w:t>), (ii) in a quiet room without distractions, (ii) wearing over-the-ear headphones.</w:t>
      </w:r>
      <w:commentRangeEnd w:id="33"/>
      <w:r w:rsidR="003D6AB3">
        <w:rPr>
          <w:rStyle w:val="CommentReference"/>
        </w:rPr>
        <w:commentReference w:id="33"/>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4F43900B" w14:textId="30FDCAEE" w:rsidR="00620763" w:rsidRPr="002D3F41" w:rsidRDefault="00801CA0" w:rsidP="003E79A6">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proofErr w:type="spellStart"/>
      <w:r w:rsidR="00E20210">
        <w:rPr>
          <w:i/>
          <w:iCs/>
          <w:szCs w:val="22"/>
        </w:rPr>
        <w:t>ashi</w:t>
      </w:r>
      <w:proofErr w:type="spellEnd"/>
      <w:r w:rsidR="00E20210">
        <w:rPr>
          <w:i/>
          <w:iCs/>
          <w:szCs w:val="22"/>
        </w:rPr>
        <w:t xml:space="preserve"> </w:t>
      </w:r>
      <w:r w:rsidR="00E20210">
        <w:rPr>
          <w:szCs w:val="22"/>
        </w:rPr>
        <w:t xml:space="preserve">to </w:t>
      </w:r>
      <w:proofErr w:type="spellStart"/>
      <w:r w:rsidR="00E20210">
        <w:rPr>
          <w:i/>
          <w:iCs/>
          <w:szCs w:val="22"/>
        </w:rPr>
        <w:t>asi</w:t>
      </w:r>
      <w:proofErr w:type="spellEnd"/>
      <w:r w:rsidR="00E20210">
        <w:rPr>
          <w:i/>
          <w:iCs/>
          <w:szCs w:val="22"/>
        </w:rPr>
        <w:t xml:space="preserve">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w:t>
      </w:r>
      <w:proofErr w:type="spellStart"/>
      <w:r w:rsidR="005032D8" w:rsidRPr="00ED3418">
        <w:rPr>
          <w:szCs w:val="22"/>
        </w:rPr>
        <w:t>FricativeMakerPro</w:t>
      </w:r>
      <w:proofErr w:type="spellEnd"/>
      <w:r w:rsidR="005032D8" w:rsidRPr="00ED3418">
        <w:rPr>
          <w:szCs w:val="22"/>
        </w:rPr>
        <w:t xml:space="preserve"> (McMurray, Rhone, &amp; Galle, 2012) based on </w:t>
      </w:r>
      <w:r w:rsidR="00620763" w:rsidRPr="00ED3418">
        <w:rPr>
          <w:szCs w:val="22"/>
        </w:rPr>
        <w:t>recordings</w:t>
      </w:r>
      <w:r w:rsidR="005032D8" w:rsidRPr="00ED3418">
        <w:rPr>
          <w:szCs w:val="22"/>
        </w:rPr>
        <w:t xml:space="preserve"> of typical </w:t>
      </w:r>
      <w:proofErr w:type="spellStart"/>
      <w:r w:rsidR="00E20210">
        <w:rPr>
          <w:i/>
          <w:iCs/>
          <w:szCs w:val="22"/>
        </w:rPr>
        <w:t>ashi</w:t>
      </w:r>
      <w:proofErr w:type="spellEnd"/>
      <w:r w:rsidR="005032D8" w:rsidRPr="00ED3418">
        <w:rPr>
          <w:szCs w:val="22"/>
        </w:rPr>
        <w:t xml:space="preserve"> and </w:t>
      </w:r>
      <w:proofErr w:type="spellStart"/>
      <w:r w:rsidR="00E20210">
        <w:rPr>
          <w:i/>
          <w:iCs/>
          <w:szCs w:val="22"/>
        </w:rPr>
        <w:t>asi</w:t>
      </w:r>
      <w:proofErr w:type="spellEnd"/>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proofErr w:type="spellStart"/>
      <w:r w:rsidR="00BA1F61">
        <w:rPr>
          <w:i/>
          <w:iCs/>
          <w:szCs w:val="22"/>
        </w:rPr>
        <w:t>ashi</w:t>
      </w:r>
      <w:proofErr w:type="spellEnd"/>
      <w:r w:rsidR="00BA1F61">
        <w:rPr>
          <w:i/>
          <w:iCs/>
          <w:szCs w:val="22"/>
        </w:rPr>
        <w:t xml:space="preserve"> </w:t>
      </w:r>
      <w:r w:rsidR="00457C4F" w:rsidRPr="00ED3418">
        <w:rPr>
          <w:szCs w:val="22"/>
        </w:rPr>
        <w:t xml:space="preserve">and 50% </w:t>
      </w:r>
      <w:proofErr w:type="spellStart"/>
      <w:r w:rsidR="00BA1F61">
        <w:rPr>
          <w:i/>
          <w:iCs/>
          <w:szCs w:val="22"/>
        </w:rPr>
        <w:t>asi</w:t>
      </w:r>
      <w:proofErr w:type="spellEnd"/>
      <w:r w:rsidR="00457C4F" w:rsidRPr="00ED3418">
        <w:rPr>
          <w:szCs w:val="22"/>
        </w:rPr>
        <w:t xml:space="preserve"> responses. Similar to experiments on perceptual recalibration, we thus aimed to select one step </w:t>
      </w:r>
      <w:r w:rsidR="00620763" w:rsidRPr="00ED3418">
        <w:rPr>
          <w:szCs w:val="22"/>
        </w:rPr>
        <w:t xml:space="preserve">that, across all other manipulations, would yield approximated 25%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four steps that would yield close to 50%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-response</w:t>
      </w:r>
      <w:r w:rsidR="00BA1F61">
        <w:rPr>
          <w:szCs w:val="22"/>
        </w:rPr>
        <w:t>s</w:t>
      </w:r>
      <w:r w:rsidR="00620763" w:rsidRPr="00ED3418">
        <w:rPr>
          <w:szCs w:val="22"/>
        </w:rPr>
        <w:t xml:space="preserve">, and one step that would yield 75%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w:t>
      </w:r>
      <w:r w:rsidR="00457C4F" w:rsidRPr="00ED3418">
        <w:rPr>
          <w:szCs w:val="22"/>
        </w:rPr>
        <w:t>e.g.,</w:t>
      </w:r>
      <w:r w:rsidR="00620763" w:rsidRPr="00ED3418">
        <w:rPr>
          <w:szCs w:val="22"/>
        </w:rPr>
        <w:t xml:space="preserve"> Kraljic et al., </w:t>
      </w:r>
      <w:r w:rsidR="00620763" w:rsidRPr="00ED3418">
        <w:rPr>
          <w:szCs w:val="22"/>
        </w:rPr>
        <w:lastRenderedPageBreak/>
        <w:t xml:space="preserve">2008 and </w:t>
      </w:r>
      <w:r w:rsidR="001F3C86">
        <w:rPr>
          <w:szCs w:val="22"/>
        </w:rPr>
        <w:t>later</w:t>
      </w:r>
      <w:r w:rsidR="001F3C86" w:rsidRPr="00ED3418">
        <w:rPr>
          <w:szCs w:val="22"/>
        </w:rPr>
        <w:t xml:space="preserve"> </w:t>
      </w:r>
      <w:r w:rsidR="00620763" w:rsidRPr="00ED3418">
        <w:rPr>
          <w:szCs w:val="22"/>
        </w:rPr>
        <w:t>work).</w:t>
      </w:r>
      <w:r w:rsidR="00BA5C7C" w:rsidRPr="00ED3418">
        <w:rPr>
          <w:szCs w:val="22"/>
        </w:rPr>
        <w:t>The six acoustic continuum steps selected differed between Experiments 1a-c</w:t>
      </w:r>
      <w:r w:rsidR="003E79A6">
        <w:rPr>
          <w:szCs w:val="22"/>
        </w:rPr>
        <w:t>, with the goal to increase power for this and subsequent experiments (for details, see SI:XXX)</w:t>
      </w:r>
      <w:r w:rsidR="00BA5C7C" w:rsidRPr="00ED3418">
        <w:rPr>
          <w:szCs w:val="22"/>
        </w:rPr>
        <w:t xml:space="preserve">. </w:t>
      </w:r>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Kraljic et al. (2008; Kraljic &amp; Samuel, 2011), providing a highly plausible match for the voice of the talker in audio recordings. Previous study has used this exact combination of the videos recorded by Babel and the audio recorded by Kraljic and found perceptual recalibration for audio-only test stimuli from the audio recorded by Kraljic (Liu &amp; Jaeger, 2018).</w:t>
      </w:r>
    </w:p>
    <w:p w14:paraId="601FBC3D" w14:textId="5966F7E5" w:rsidR="00620763" w:rsidRPr="00ED3418" w:rsidRDefault="00620763" w:rsidP="00634F96">
      <w:pPr>
        <w:rPr>
          <w:szCs w:val="22"/>
        </w:rPr>
      </w:pPr>
      <w:r w:rsidRPr="00ED3418">
        <w:rPr>
          <w:szCs w:val="22"/>
        </w:rPr>
        <w:t xml:space="preserve">The stimuli created by Babel and colleagues (Babel 2016) did not contain video recordings of the </w:t>
      </w:r>
      <w:proofErr w:type="spellStart"/>
      <w:r w:rsidR="002D3F41">
        <w:rPr>
          <w:i/>
          <w:iCs/>
          <w:szCs w:val="22"/>
        </w:rPr>
        <w:t>ashi-asi</w:t>
      </w:r>
      <w:proofErr w:type="spellEnd"/>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proofErr w:type="spellStart"/>
      <w:r w:rsidR="002D3F41">
        <w:rPr>
          <w:i/>
          <w:iCs/>
          <w:szCs w:val="22"/>
        </w:rPr>
        <w:t>ashi</w:t>
      </w:r>
      <w:proofErr w:type="spellEnd"/>
      <w:r w:rsidR="002D3F41">
        <w:rPr>
          <w:i/>
          <w:iCs/>
          <w:szCs w:val="22"/>
        </w:rPr>
        <w:t xml:space="preserve"> </w:t>
      </w:r>
      <w:r w:rsidR="002D3F41">
        <w:rPr>
          <w:szCs w:val="22"/>
        </w:rPr>
        <w:t>(e.g.</w:t>
      </w:r>
      <w:r w:rsidR="001F3C86">
        <w:rPr>
          <w:szCs w:val="22"/>
        </w:rPr>
        <w:t>,</w:t>
      </w:r>
      <w:r w:rsidR="002D3F41">
        <w:rPr>
          <w:szCs w:val="22"/>
        </w:rPr>
        <w:t xml:space="preserve"> </w:t>
      </w:r>
      <w:r w:rsidR="002D3F41">
        <w:rPr>
          <w:i/>
          <w:iCs/>
          <w:szCs w:val="22"/>
        </w:rPr>
        <w:t>m[</w:t>
      </w:r>
      <w:proofErr w:type="spellStart"/>
      <w:r w:rsidR="002D3F41">
        <w:rPr>
          <w:i/>
          <w:iCs/>
          <w:szCs w:val="22"/>
        </w:rPr>
        <w:t>achi</w:t>
      </w:r>
      <w:proofErr w:type="spellEnd"/>
      <w:r w:rsidR="002D3F41">
        <w:rPr>
          <w:i/>
          <w:iCs/>
          <w:szCs w:val="22"/>
        </w:rPr>
        <w:t>]</w:t>
      </w:r>
      <w:proofErr w:type="spellStart"/>
      <w:r w:rsidR="002D3F41">
        <w:rPr>
          <w:i/>
          <w:iCs/>
          <w:szCs w:val="22"/>
        </w:rPr>
        <w:t>nery</w:t>
      </w:r>
      <w:proofErr w:type="spellEnd"/>
      <w:r w:rsidR="002D3F41">
        <w:rPr>
          <w:szCs w:val="22"/>
        </w:rPr>
        <w:t>)</w:t>
      </w:r>
      <w:r w:rsidRPr="00ED3418">
        <w:rPr>
          <w:szCs w:val="22"/>
        </w:rPr>
        <w:t xml:space="preserve"> or </w:t>
      </w:r>
      <w:proofErr w:type="spellStart"/>
      <w:r w:rsidR="002D3F41">
        <w:rPr>
          <w:i/>
          <w:iCs/>
          <w:szCs w:val="22"/>
        </w:rPr>
        <w:t>asi</w:t>
      </w:r>
      <w:proofErr w:type="spellEnd"/>
      <w:r w:rsidR="002D3F41">
        <w:rPr>
          <w:i/>
          <w:iCs/>
          <w:szCs w:val="22"/>
        </w:rPr>
        <w:t xml:space="preserve"> </w:t>
      </w:r>
      <w:r w:rsidR="002D3F41">
        <w:rPr>
          <w:szCs w:val="22"/>
        </w:rPr>
        <w:t>(e.g.</w:t>
      </w:r>
      <w:r w:rsidR="001F3C86">
        <w:rPr>
          <w:szCs w:val="22"/>
        </w:rPr>
        <w:t>,</w:t>
      </w:r>
      <w:r w:rsidR="002D3F41">
        <w:rPr>
          <w:szCs w:val="22"/>
        </w:rPr>
        <w:t xml:space="preserve"> </w:t>
      </w:r>
      <w:proofErr w:type="spellStart"/>
      <w:r w:rsidR="002D3F41">
        <w:rPr>
          <w:i/>
          <w:iCs/>
          <w:szCs w:val="22"/>
        </w:rPr>
        <w:t>democr</w:t>
      </w:r>
      <w:proofErr w:type="spellEnd"/>
      <w:r w:rsidR="002D3F41">
        <w:rPr>
          <w:i/>
          <w:iCs/>
          <w:szCs w:val="22"/>
        </w:rPr>
        <w:t>[</w:t>
      </w:r>
      <w:proofErr w:type="spellStart"/>
      <w:r w:rsidR="002D3F41">
        <w:rPr>
          <w:i/>
          <w:iCs/>
          <w:szCs w:val="22"/>
        </w:rPr>
        <w:t>acy</w:t>
      </w:r>
      <w:proofErr w:type="spellEnd"/>
      <w:r w:rsidR="002D3F41">
        <w:rPr>
          <w:i/>
          <w:iCs/>
          <w:szCs w:val="22"/>
        </w:rPr>
        <w:t>]</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r w:rsidR="00057517">
        <w:rPr>
          <w:szCs w:val="22"/>
        </w:rPr>
        <w:t>-</w:t>
      </w:r>
      <w:r w:rsidR="00E31B55">
        <w:rPr>
          <w:szCs w:val="22"/>
        </w:rPr>
        <w:t xml:space="preserve">source </w:t>
      </w:r>
      <w:r w:rsidRPr="00ED3418">
        <w:rPr>
          <w:szCs w:val="22"/>
        </w:rPr>
        <w:t xml:space="preserve">video editing software Shotcut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w:t>
      </w:r>
      <w:proofErr w:type="spellStart"/>
      <w:r w:rsidR="005C0E5E">
        <w:rPr>
          <w:i/>
          <w:iCs/>
          <w:szCs w:val="22"/>
        </w:rPr>
        <w:t>acy</w:t>
      </w:r>
      <w:proofErr w:type="spellEnd"/>
      <w:r w:rsidR="005C0E5E">
        <w:rPr>
          <w:i/>
          <w:iCs/>
          <w:szCs w:val="22"/>
        </w:rPr>
        <w:t>]</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w:t>
      </w:r>
      <w:r w:rsidRPr="00ED3418">
        <w:rPr>
          <w:szCs w:val="22"/>
        </w:rPr>
        <w:lastRenderedPageBreak/>
        <w:t xml:space="preserve">extracted from video recordings of the talker pronouncing </w:t>
      </w:r>
      <w:r w:rsidR="003A0879" w:rsidRPr="00ED3418">
        <w:rPr>
          <w:szCs w:val="22"/>
        </w:rPr>
        <w:t xml:space="preserve">a word with an </w:t>
      </w:r>
      <w:proofErr w:type="spellStart"/>
      <w:r w:rsidR="005C0E5E">
        <w:rPr>
          <w:i/>
          <w:iCs/>
          <w:szCs w:val="22"/>
        </w:rPr>
        <w:t>ashi</w:t>
      </w:r>
      <w:proofErr w:type="spellEnd"/>
      <w:r w:rsidR="003A0879" w:rsidRPr="00ED3418">
        <w:rPr>
          <w:szCs w:val="22"/>
        </w:rPr>
        <w:t xml:space="preserve"> sequence</w:t>
      </w:r>
      <w:r w:rsidRPr="00ED3418">
        <w:rPr>
          <w:szCs w:val="22"/>
        </w:rPr>
        <w:t xml:space="preserve"> (e.g., </w:t>
      </w:r>
      <w:proofErr w:type="spellStart"/>
      <w:r w:rsidR="005C0E5E">
        <w:rPr>
          <w:i/>
          <w:iCs/>
          <w:szCs w:val="22"/>
        </w:rPr>
        <w:t>gl</w:t>
      </w:r>
      <w:proofErr w:type="spellEnd"/>
      <w:r w:rsidR="005C0E5E">
        <w:rPr>
          <w:i/>
          <w:iCs/>
          <w:szCs w:val="22"/>
        </w:rPr>
        <w:t>[</w:t>
      </w:r>
      <w:proofErr w:type="spellStart"/>
      <w:r w:rsidR="005C0E5E">
        <w:rPr>
          <w:i/>
          <w:iCs/>
          <w:szCs w:val="22"/>
        </w:rPr>
        <w:t>aci</w:t>
      </w:r>
      <w:proofErr w:type="spellEnd"/>
      <w:r w:rsidR="005C0E5E">
        <w:rPr>
          <w:i/>
          <w:iCs/>
          <w:szCs w:val="22"/>
        </w:rPr>
        <w:t>]er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r w:rsidR="004F276B">
        <w:rPr>
          <w:szCs w:val="22"/>
        </w:rPr>
        <w:t xml:space="preserve"> (see SI:</w:t>
      </w:r>
      <w:r w:rsidR="004F276B" w:rsidRPr="003F5649">
        <w:rPr>
          <w:highlight w:val="yellow"/>
        </w:rPr>
        <w:t>XXX</w:t>
      </w:r>
      <w:r w:rsidR="004F276B">
        <w:rPr>
          <w:szCs w:val="22"/>
        </w:rPr>
        <w:t>)</w:t>
      </w:r>
      <w:r w:rsidRPr="00ED3418">
        <w:rPr>
          <w:szCs w:val="22"/>
        </w:rPr>
        <w:t xml:space="preserve">. </w:t>
      </w:r>
    </w:p>
    <w:p w14:paraId="0190AB31" w14:textId="40F61A86"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The audio and video recordings were combined into audiovisual stimuli following the same procedure used in Liu and Jaeger (2018). Care was taken to ensure that 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p>
    <w:p w14:paraId="05DCF9BE" w14:textId="4ECD8FA5"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w:t>
      </w:r>
      <w:r w:rsidR="003F33E6">
        <w:rPr>
          <w:szCs w:val="22"/>
        </w:rPr>
        <w:t>n exit</w:t>
      </w:r>
      <w:r w:rsidRPr="00ED3418">
        <w:rPr>
          <w:szCs w:val="22"/>
        </w:rPr>
        <w:t xml:space="preserve"> survey.</w:t>
      </w:r>
      <w:r w:rsidR="00E80486" w:rsidRPr="00E80486">
        <w:rPr>
          <w:szCs w:val="22"/>
        </w:rPr>
        <w:t xml:space="preserve"> </w:t>
      </w:r>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lastRenderedPageBreak/>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54367CC5" w:rsidR="00620763" w:rsidRPr="00ED3418" w:rsidRDefault="00620763" w:rsidP="00634F96">
      <w:pPr>
        <w:rPr>
          <w:szCs w:val="22"/>
        </w:rPr>
      </w:pPr>
      <w:r w:rsidRPr="00ED3418">
        <w:rPr>
          <w:szCs w:val="22"/>
        </w:rPr>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r w:rsidR="00B834D2">
        <w:rPr>
          <w:szCs w:val="22"/>
        </w:rPr>
        <w:t xml:space="preserve"> </w:t>
      </w:r>
      <w:r w:rsidR="003E79A6">
        <w:rPr>
          <w:szCs w:val="22"/>
          <w:highlight w:val="yellow"/>
        </w:rPr>
        <w:t>3</w:t>
      </w:r>
      <w:r w:rsidR="00B834D2" w:rsidRPr="00CE7AE0">
        <w:rPr>
          <w:szCs w:val="22"/>
          <w:highlight w:val="yellow"/>
        </w:rPr>
        <w:t xml:space="preserve"> and </w:t>
      </w:r>
      <w:r w:rsidR="003E79A6">
        <w:rPr>
          <w:szCs w:val="22"/>
          <w:highlight w:val="yellow"/>
        </w:rPr>
        <w:t>4</w:t>
      </w:r>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proofErr w:type="spellStart"/>
      <w:r w:rsidR="00C32404">
        <w:rPr>
          <w:i/>
          <w:iCs/>
          <w:szCs w:val="22"/>
        </w:rPr>
        <w:t>asi</w:t>
      </w:r>
      <w:proofErr w:type="spellEnd"/>
      <w:r w:rsidRPr="00ED3418">
        <w:rPr>
          <w:szCs w:val="22"/>
        </w:rPr>
        <w:t xml:space="preserve"> or </w:t>
      </w:r>
      <w:proofErr w:type="spellStart"/>
      <w:r w:rsidR="00C32404">
        <w:rPr>
          <w:i/>
          <w:iCs/>
          <w:szCs w:val="22"/>
        </w:rPr>
        <w:t>ashi</w:t>
      </w:r>
      <w:proofErr w:type="spellEnd"/>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r w:rsidRPr="00ED3418">
        <w:rPr>
          <w:noProof/>
          <w:szCs w:val="22"/>
        </w:rPr>
        <w:lastRenderedPageBreak/>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p>
    <w:p w14:paraId="79EAABBE" w14:textId="441F9CEF" w:rsidR="00620763" w:rsidRPr="00ED3418" w:rsidRDefault="00620763" w:rsidP="00634F96">
      <w:pPr>
        <w:rPr>
          <w:szCs w:val="22"/>
        </w:rPr>
      </w:pPr>
      <w:r w:rsidRPr="00ED3418">
        <w:rPr>
          <w:szCs w:val="22"/>
        </w:rPr>
        <w:t>The order of test stimuli was determined separately for each participant through constrained randomization that grouped stimuli into blocks and then randomized the order within and across blocks (Kraljic et al., 2008; Liu &amp; Jaeger, 2018). 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sidRPr="001F3C86">
        <w:rPr>
          <w:i/>
          <w:iCs/>
          <w:szCs w:val="22"/>
        </w:rPr>
        <w:t>asi</w:t>
      </w:r>
      <w:proofErr w:type="spellEnd"/>
      <w:r w:rsidR="00F3028E" w:rsidRPr="001F3C86">
        <w:rPr>
          <w:i/>
          <w:iCs/>
          <w:szCs w:val="22"/>
        </w:rPr>
        <w:t xml:space="preserve"> – </w:t>
      </w:r>
      <w:proofErr w:type="spellStart"/>
      <w:r w:rsidRPr="001F3C86">
        <w:rPr>
          <w:i/>
          <w:iCs/>
          <w:szCs w:val="22"/>
        </w:rPr>
        <w:t>ashi</w:t>
      </w:r>
      <w:proofErr w:type="spellEnd"/>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695B7141" w14:textId="42D09478" w:rsidR="004D7307" w:rsidRDefault="003F33E6" w:rsidP="003F33E6">
      <w:pPr>
        <w:rPr>
          <w:szCs w:val="22"/>
        </w:rPr>
      </w:pPr>
      <w:r>
        <w:rPr>
          <w:i/>
          <w:iCs/>
          <w:szCs w:val="22"/>
        </w:rPr>
        <w:lastRenderedPageBreak/>
        <w:t>Exit</w:t>
      </w:r>
      <w:r w:rsidR="00620763" w:rsidRPr="00ED3418">
        <w:rPr>
          <w:i/>
          <w:iCs/>
          <w:szCs w:val="22"/>
        </w:rPr>
        <w:t xml:space="preserve"> survey</w:t>
      </w:r>
      <w:r w:rsidR="006D2EFB" w:rsidRPr="00ED3418">
        <w:rPr>
          <w:i/>
          <w:iCs/>
          <w:szCs w:val="22"/>
        </w:rPr>
        <w:t xml:space="preserve">. </w:t>
      </w:r>
      <w:r w:rsidR="00620763" w:rsidRPr="00ED3418">
        <w:rPr>
          <w:szCs w:val="22"/>
        </w:rPr>
        <w:t>The survey for Experiment 1a was identical to that of Liu and Jaeger (2018).</w:t>
      </w:r>
      <w:r w:rsidR="004D7307">
        <w:rPr>
          <w:szCs w:val="22"/>
        </w:rPr>
        <w:t xml:space="preserve"> All questions are listed in the SI </w:t>
      </w:r>
      <w:r w:rsidR="004D7307" w:rsidRPr="00102065">
        <w:rPr>
          <w:szCs w:val="22"/>
          <w:highlight w:val="yellow"/>
        </w:rPr>
        <w:t>(XXX</w:t>
      </w:r>
      <w:r w:rsidR="004D7307">
        <w:rPr>
          <w:szCs w:val="22"/>
        </w:rPr>
        <w:t>).</w:t>
      </w:r>
      <w:r w:rsidR="00620763" w:rsidRPr="00ED3418">
        <w:rPr>
          <w:szCs w:val="22"/>
        </w:rPr>
        <w:t xml:space="preserve"> Questions assessed the quality of the audio equipment and whether participants experienced stalling of audio or video (to help us catch </w:t>
      </w:r>
      <w:r w:rsidR="004D7307">
        <w:rPr>
          <w:szCs w:val="22"/>
        </w:rPr>
        <w:t xml:space="preserve">code </w:t>
      </w:r>
      <w:r w:rsidR="00620763" w:rsidRPr="00ED3418">
        <w:rPr>
          <w:szCs w:val="22"/>
        </w:rPr>
        <w:t xml:space="preserve">problems). </w:t>
      </w:r>
      <w:r>
        <w:rPr>
          <w:szCs w:val="22"/>
        </w:rPr>
        <w:t>T</w:t>
      </w:r>
      <w:r w:rsidR="00620763" w:rsidRPr="00ED3418">
        <w:rPr>
          <w:szCs w:val="22"/>
        </w:rPr>
        <w:t xml:space="preserve">he survey also contained a catch question, asking about the gender of the talker shown during the test phase. </w:t>
      </w:r>
      <w:r>
        <w:rPr>
          <w:szCs w:val="22"/>
        </w:rPr>
        <w:t>In</w:t>
      </w:r>
      <w:r w:rsidRPr="00ED3418">
        <w:rPr>
          <w:szCs w:val="22"/>
        </w:rPr>
        <w:t xml:space="preserve"> </w:t>
      </w:r>
      <w:r w:rsidR="00620763" w:rsidRPr="00ED3418">
        <w:rPr>
          <w:szCs w:val="22"/>
        </w:rPr>
        <w:t>Experiment</w:t>
      </w:r>
      <w:r>
        <w:rPr>
          <w:szCs w:val="22"/>
        </w:rPr>
        <w:t>s</w:t>
      </w:r>
      <w:r w:rsidR="00620763" w:rsidRPr="00ED3418">
        <w:rPr>
          <w:szCs w:val="22"/>
        </w:rPr>
        <w:t xml:space="preserve"> 1b</w:t>
      </w:r>
      <w:r>
        <w:rPr>
          <w:szCs w:val="22"/>
        </w:rPr>
        <w:t xml:space="preserve"> and 1c, </w:t>
      </w:r>
      <w:r w:rsidR="00620763" w:rsidRPr="00ED3418">
        <w:rPr>
          <w:szCs w:val="22"/>
        </w:rPr>
        <w:t xml:space="preserve">we </w:t>
      </w:r>
      <w:r>
        <w:rPr>
          <w:szCs w:val="22"/>
        </w:rPr>
        <w:t xml:space="preserve">made minor changes to </w:t>
      </w:r>
      <w:r w:rsidR="00620763" w:rsidRPr="00ED3418">
        <w:rPr>
          <w:szCs w:val="22"/>
        </w:rPr>
        <w:t xml:space="preserve">the </w:t>
      </w:r>
      <w:r>
        <w:rPr>
          <w:szCs w:val="22"/>
        </w:rPr>
        <w:t>wording of the exit</w:t>
      </w:r>
      <w:r w:rsidR="00620763" w:rsidRPr="00ED3418">
        <w:rPr>
          <w:szCs w:val="22"/>
        </w:rPr>
        <w:t xml:space="preserve"> </w:t>
      </w:r>
      <w:proofErr w:type="gramStart"/>
      <w:r w:rsidR="00620763" w:rsidRPr="00ED3418">
        <w:rPr>
          <w:szCs w:val="22"/>
        </w:rPr>
        <w:t>survey</w:t>
      </w:r>
      <w:r>
        <w:rPr>
          <w:szCs w:val="22"/>
        </w:rPr>
        <w:t>, and</w:t>
      </w:r>
      <w:proofErr w:type="gramEnd"/>
      <w:r>
        <w:rPr>
          <w:szCs w:val="22"/>
        </w:rPr>
        <w:t xml:space="preserve"> removed some questions that had been found to be uninformative</w:t>
      </w:r>
      <w:r w:rsidR="004D7307">
        <w:rPr>
          <w:szCs w:val="22"/>
        </w:rPr>
        <w:t xml:space="preserve"> (for details, see SI </w:t>
      </w:r>
      <w:r w:rsidR="004D7307" w:rsidRPr="00102065">
        <w:rPr>
          <w:szCs w:val="22"/>
          <w:highlight w:val="yellow"/>
        </w:rPr>
        <w:t>XXX</w:t>
      </w:r>
      <w:r w:rsidR="004D7307">
        <w:rPr>
          <w:szCs w:val="22"/>
        </w:rPr>
        <w:t>)</w:t>
      </w:r>
      <w:r w:rsidR="00620763" w:rsidRPr="00ED3418">
        <w:rPr>
          <w:szCs w:val="22"/>
        </w:rPr>
        <w:t xml:space="preserve">. </w:t>
      </w:r>
    </w:p>
    <w:p w14:paraId="65F8E73B" w14:textId="22F108C6" w:rsidR="006D2EFB" w:rsidRPr="00ED3418" w:rsidRDefault="003F33E6" w:rsidP="003F33E6">
      <w:pPr>
        <w:rPr>
          <w:szCs w:val="22"/>
        </w:rPr>
      </w:pPr>
      <w:r w:rsidRPr="00ED3418">
        <w:rPr>
          <w:szCs w:val="22"/>
        </w:rPr>
        <w:t>Following th</w:t>
      </w:r>
      <w:r>
        <w:rPr>
          <w:szCs w:val="22"/>
        </w:rPr>
        <w:t>e exit</w:t>
      </w:r>
      <w:r w:rsidRPr="00ED3418">
        <w:rPr>
          <w:szCs w:val="22"/>
        </w:rPr>
        <w:t xml:space="preserve"> survey, a final survey collected demographic information using the gender, age, race, and ethnicity categories required for NIH reporting. All responses in the demographic survey were indicated as optional.</w:t>
      </w:r>
    </w:p>
    <w:p w14:paraId="5F4351C0" w14:textId="53EE255E" w:rsidR="00620763" w:rsidRDefault="00620763" w:rsidP="00172D88">
      <w:pPr>
        <w:rPr>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or (3) </w:t>
      </w:r>
      <w:r w:rsidR="00172D88" w:rsidRPr="00ED3418">
        <w:rPr>
          <w:szCs w:val="22"/>
        </w:rPr>
        <w:t>did not answer the catch question about the talker's gender correctly</w:t>
      </w:r>
      <w:r w:rsidR="00E44892">
        <w:rPr>
          <w:szCs w:val="22"/>
        </w:rPr>
        <w:t>. Or (4) has unusually fast or slow reaction times (</w:t>
      </w:r>
      <w:commentRangeStart w:id="34"/>
      <w:r w:rsidR="00E44892">
        <w:rPr>
          <w:szCs w:val="22"/>
        </w:rPr>
        <w:t>XXX</w:t>
      </w:r>
      <w:commentRangeEnd w:id="34"/>
      <w:r w:rsidR="00E44892">
        <w:rPr>
          <w:rStyle w:val="CommentReference"/>
        </w:rPr>
        <w:commentReference w:id="34"/>
      </w:r>
      <w:r w:rsidR="00E44892">
        <w:rPr>
          <w:szCs w:val="22"/>
        </w:rPr>
        <w:t>)</w:t>
      </w:r>
      <w:r w:rsidR="00172D88" w:rsidRPr="00ED3418">
        <w:rPr>
          <w:szCs w:val="22"/>
        </w:rPr>
        <w:t xml:space="preserve">. We also excluded participants who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For this purpose, we considered participants with significant slopes in the opposite of the expected direction as likely having swapped the response keys</w:t>
      </w:r>
      <w:r w:rsidR="00172D88" w:rsidRPr="00ED3418">
        <w:rPr>
          <w:rStyle w:val="FootnoteReference"/>
          <w:szCs w:val="22"/>
        </w:rPr>
        <w:footnoteReference w:id="2"/>
      </w:r>
      <w:r w:rsidR="005A63E5">
        <w:rPr>
          <w:szCs w:val="22"/>
        </w:rPr>
        <w:t xml:space="preserve"> </w:t>
      </w:r>
      <w:r w:rsidR="005A63E5">
        <w:rPr>
          <w:szCs w:val="22"/>
        </w:rPr>
        <w:fldChar w:fldCharType="begin"/>
      </w:r>
      <w:r w:rsidR="005A63E5">
        <w:rPr>
          <w:szCs w:val="22"/>
        </w:rPr>
        <w:instrText xml:space="preserve"> REF _Ref136088042 \h </w:instrText>
      </w:r>
      <w:r w:rsidR="005A63E5">
        <w:rPr>
          <w:szCs w:val="22"/>
        </w:rPr>
      </w:r>
      <w:r w:rsidR="005A63E5">
        <w:rPr>
          <w:szCs w:val="22"/>
        </w:rPr>
        <w:fldChar w:fldCharType="separate"/>
      </w:r>
      <w:r w:rsidR="005A63E5">
        <w:t xml:space="preserve">Table </w:t>
      </w:r>
      <w:r w:rsidR="005A63E5">
        <w:rPr>
          <w:noProof/>
        </w:rPr>
        <w:t>1</w:t>
      </w:r>
      <w:r w:rsidR="005A63E5">
        <w:rPr>
          <w:szCs w:val="22"/>
        </w:rPr>
        <w:fldChar w:fldCharType="end"/>
      </w:r>
      <w:r w:rsidR="005A63E5">
        <w:rPr>
          <w:szCs w:val="22"/>
        </w:rPr>
        <w:t xml:space="preserve"> summarizes the exclusions for all experiments. </w:t>
      </w:r>
      <w:r w:rsidR="00C310F4">
        <w:rPr>
          <w:szCs w:val="22"/>
        </w:rPr>
        <w:t xml:space="preserve">After participant exclusions, </w:t>
      </w:r>
      <w:r w:rsidR="00C310F4" w:rsidRPr="00C310F4">
        <w:rPr>
          <w:szCs w:val="22"/>
        </w:rPr>
        <w:t xml:space="preserve">58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12</w:t>
      </w:r>
      <w:r w:rsidR="0078127D">
        <w:rPr>
          <w:szCs w:val="22"/>
        </w:rPr>
        <w:t>,</w:t>
      </w:r>
      <w:r w:rsidR="00C310F4" w:rsidRPr="00C310F4">
        <w:rPr>
          <w:szCs w:val="22"/>
        </w:rPr>
        <w:t>608 observations from 1</w:t>
      </w:r>
      <w:commentRangeStart w:id="35"/>
      <w:r w:rsidR="00C310F4" w:rsidRPr="00C310F4">
        <w:rPr>
          <w:szCs w:val="22"/>
        </w:rPr>
        <w:t>79</w:t>
      </w:r>
      <w:commentRangeEnd w:id="35"/>
      <w:r w:rsidR="00651EA0">
        <w:rPr>
          <w:rStyle w:val="CommentReference"/>
        </w:rPr>
        <w:commentReference w:id="35"/>
      </w:r>
      <w:r w:rsidR="00C310F4" w:rsidRPr="00C310F4">
        <w:rPr>
          <w:szCs w:val="22"/>
        </w:rPr>
        <w:t xml:space="preserve"> participants </w:t>
      </w:r>
      <w:r w:rsidR="00C310F4">
        <w:rPr>
          <w:szCs w:val="22"/>
        </w:rPr>
        <w:t>across the three</w:t>
      </w:r>
      <w:r w:rsidR="00C310F4" w:rsidRPr="00C310F4">
        <w:rPr>
          <w:szCs w:val="22"/>
        </w:rPr>
        <w:t xml:space="preserve"> experiment</w:t>
      </w:r>
      <w:r w:rsidR="003E79A6">
        <w:rPr>
          <w:szCs w:val="22"/>
        </w:rPr>
        <w:t>s</w:t>
      </w:r>
      <w:r w:rsidR="00C310F4" w:rsidRPr="00C310F4">
        <w:rPr>
          <w:szCs w:val="22"/>
        </w:rPr>
        <w:t>.</w:t>
      </w:r>
    </w:p>
    <w:p w14:paraId="10DE8D03" w14:textId="02E09637" w:rsidR="005A63E5" w:rsidRPr="00ED3418" w:rsidRDefault="005A63E5" w:rsidP="003E79A6">
      <w:pPr>
        <w:pStyle w:val="Caption"/>
        <w:rPr>
          <w:szCs w:val="22"/>
        </w:rPr>
      </w:pPr>
      <w:bookmarkStart w:id="36" w:name="_Ref136088042"/>
      <w:r>
        <w:t xml:space="preserve">Table </w:t>
      </w:r>
      <w:fldSimple w:instr=" SEQ Table \* ARABIC ">
        <w:r>
          <w:rPr>
            <w:noProof/>
          </w:rPr>
          <w:t>1</w:t>
        </w:r>
      </w:fldSimple>
      <w:bookmarkEnd w:id="36"/>
      <w:r>
        <w:tab/>
        <w:t xml:space="preserve">Exclusions for all experiments reported. </w:t>
      </w:r>
      <w:r w:rsidR="00B71F1F">
        <w:t xml:space="preserve">Total exclusions can be less than the sum of all individual exclusion criteria since some participants failed multiple criteria. </w:t>
      </w:r>
      <w:r>
        <w:t>The SI (</w:t>
      </w:r>
      <w:r w:rsidRPr="003E79A6">
        <w:rPr>
          <w:highlight w:val="yellow"/>
        </w:rPr>
        <w:t>XXX</w:t>
      </w:r>
      <w:r>
        <w:t>) contains additional visualizations, showing exclusions relative to the mean and variability of participants’ reaction times.</w:t>
      </w:r>
    </w:p>
    <w:tbl>
      <w:tblPr>
        <w:tblW w:w="971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082"/>
        <w:gridCol w:w="927"/>
        <w:gridCol w:w="941"/>
        <w:gridCol w:w="1000"/>
        <w:gridCol w:w="990"/>
        <w:gridCol w:w="3770"/>
      </w:tblGrid>
      <w:tr w:rsidR="000D097A" w:rsidRPr="0072511C" w14:paraId="481AA135" w14:textId="579059FC" w:rsidTr="00102065">
        <w:trPr>
          <w:tblCellSpacing w:w="15" w:type="dxa"/>
        </w:trPr>
        <w:tc>
          <w:tcPr>
            <w:tcW w:w="2037" w:type="dxa"/>
            <w:vAlign w:val="center"/>
            <w:hideMark/>
          </w:tcPr>
          <w:p w14:paraId="652C32D2" w14:textId="77777777"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Experiment</w:t>
            </w:r>
          </w:p>
        </w:tc>
        <w:tc>
          <w:tcPr>
            <w:tcW w:w="897" w:type="dxa"/>
            <w:vAlign w:val="center"/>
            <w:hideMark/>
          </w:tcPr>
          <w:p w14:paraId="6BA688F0" w14:textId="728BC83F"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1a</w:t>
            </w:r>
          </w:p>
        </w:tc>
        <w:tc>
          <w:tcPr>
            <w:tcW w:w="911" w:type="dxa"/>
            <w:vAlign w:val="center"/>
            <w:hideMark/>
          </w:tcPr>
          <w:p w14:paraId="6EE0598B" w14:textId="1ED316CC"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1b</w:t>
            </w:r>
          </w:p>
        </w:tc>
        <w:tc>
          <w:tcPr>
            <w:tcW w:w="970" w:type="dxa"/>
            <w:vAlign w:val="center"/>
            <w:hideMark/>
          </w:tcPr>
          <w:p w14:paraId="2FD81B2A" w14:textId="231E41CA"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1c</w:t>
            </w:r>
          </w:p>
        </w:tc>
        <w:tc>
          <w:tcPr>
            <w:tcW w:w="960" w:type="dxa"/>
          </w:tcPr>
          <w:p w14:paraId="6DD48EEC" w14:textId="751954B0" w:rsidR="000D097A" w:rsidRPr="005A63E5" w:rsidDel="005A63E5" w:rsidRDefault="000D097A" w:rsidP="0072511C">
            <w:pPr>
              <w:widowControl/>
              <w:autoSpaceDE/>
              <w:autoSpaceDN/>
              <w:adjustRightInd/>
              <w:spacing w:line="240" w:lineRule="auto"/>
              <w:ind w:firstLine="0"/>
              <w:jc w:val="left"/>
              <w:rPr>
                <w:rFonts w:ascii="Times" w:eastAsia="Times New Roman" w:hAnsi="Times"/>
                <w:b/>
                <w:bCs/>
                <w:sz w:val="24"/>
                <w:lang w:eastAsia="en-US"/>
              </w:rPr>
            </w:pPr>
            <w:r>
              <w:rPr>
                <w:rFonts w:ascii="Times" w:eastAsia="Times New Roman" w:hAnsi="Times"/>
                <w:b/>
                <w:bCs/>
                <w:sz w:val="24"/>
                <w:lang w:eastAsia="en-US"/>
              </w:rPr>
              <w:t>2</w:t>
            </w:r>
          </w:p>
        </w:tc>
        <w:tc>
          <w:tcPr>
            <w:tcW w:w="3725" w:type="dxa"/>
          </w:tcPr>
          <w:p w14:paraId="57D906EA" w14:textId="53FBC193" w:rsidR="000D097A" w:rsidRDefault="000D097A" w:rsidP="0072511C">
            <w:pPr>
              <w:widowControl/>
              <w:autoSpaceDE/>
              <w:autoSpaceDN/>
              <w:adjustRightInd/>
              <w:spacing w:line="240" w:lineRule="auto"/>
              <w:ind w:firstLine="0"/>
              <w:jc w:val="left"/>
              <w:rPr>
                <w:rFonts w:ascii="Times" w:eastAsia="Times New Roman" w:hAnsi="Times"/>
                <w:b/>
                <w:bCs/>
                <w:sz w:val="24"/>
                <w:lang w:eastAsia="en-US"/>
              </w:rPr>
            </w:pPr>
            <w:r>
              <w:rPr>
                <w:rFonts w:ascii="Times" w:eastAsia="Times New Roman" w:hAnsi="Times"/>
                <w:b/>
                <w:bCs/>
                <w:sz w:val="24"/>
                <w:lang w:eastAsia="en-US"/>
              </w:rPr>
              <w:t>3</w:t>
            </w:r>
          </w:p>
        </w:tc>
      </w:tr>
      <w:tr w:rsidR="000D097A" w:rsidRPr="0072511C" w14:paraId="49073983" w14:textId="3BEB2E34" w:rsidTr="00102065">
        <w:trPr>
          <w:tblCellSpacing w:w="15" w:type="dxa"/>
        </w:trPr>
        <w:tc>
          <w:tcPr>
            <w:tcW w:w="2037" w:type="dxa"/>
            <w:vAlign w:val="center"/>
          </w:tcPr>
          <w:p w14:paraId="1D5F2DD5" w14:textId="060B6E76"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lastRenderedPageBreak/>
              <w:t>Recruited</w:t>
            </w:r>
          </w:p>
        </w:tc>
        <w:tc>
          <w:tcPr>
            <w:tcW w:w="897" w:type="dxa"/>
            <w:vAlign w:val="center"/>
          </w:tcPr>
          <w:p w14:paraId="676E0916" w14:textId="29F33057"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11" w:type="dxa"/>
            <w:vAlign w:val="center"/>
          </w:tcPr>
          <w:p w14:paraId="035F807D" w14:textId="3687F322"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70" w:type="dxa"/>
            <w:vAlign w:val="center"/>
          </w:tcPr>
          <w:p w14:paraId="01D0F9AE" w14:textId="5484FE98"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60" w:type="dxa"/>
          </w:tcPr>
          <w:p w14:paraId="40B5191D" w14:textId="2810F701"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3725" w:type="dxa"/>
          </w:tcPr>
          <w:p w14:paraId="485849A5" w14:textId="002E331F" w:rsidR="000D097A" w:rsidRPr="000D097A" w:rsidRDefault="0080604A"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257</w:t>
            </w:r>
          </w:p>
        </w:tc>
      </w:tr>
      <w:tr w:rsidR="000D097A" w:rsidRPr="0072511C" w14:paraId="7068F377" w14:textId="7E0E2717" w:rsidTr="00102065">
        <w:trPr>
          <w:tblCellSpacing w:w="15" w:type="dxa"/>
        </w:trPr>
        <w:tc>
          <w:tcPr>
            <w:tcW w:w="2037" w:type="dxa"/>
            <w:vAlign w:val="center"/>
            <w:hideMark/>
          </w:tcPr>
          <w:p w14:paraId="078A1281" w14:textId="5ACEA644"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Ignored</w:t>
            </w:r>
            <w:r>
              <w:rPr>
                <w:rFonts w:ascii="Times" w:eastAsia="Times New Roman" w:hAnsi="Times"/>
                <w:sz w:val="24"/>
                <w:lang w:eastAsia="en-US"/>
              </w:rPr>
              <w:t xml:space="preserve"> i</w:t>
            </w:r>
            <w:r w:rsidRPr="0072511C">
              <w:rPr>
                <w:rFonts w:ascii="Times" w:eastAsia="Times New Roman" w:hAnsi="Times"/>
                <w:sz w:val="24"/>
                <w:lang w:eastAsia="en-US"/>
              </w:rPr>
              <w:t>nstructions</w:t>
            </w:r>
          </w:p>
        </w:tc>
        <w:tc>
          <w:tcPr>
            <w:tcW w:w="897" w:type="dxa"/>
            <w:vAlign w:val="center"/>
            <w:hideMark/>
          </w:tcPr>
          <w:p w14:paraId="56F486A6"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
          <w:p w14:paraId="7DDE7973"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
          <w:p w14:paraId="5AE6273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
          <w:p w14:paraId="27E48E9B" w14:textId="72E71780"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3725" w:type="dxa"/>
          </w:tcPr>
          <w:p w14:paraId="7FFE89A0" w14:textId="4432526E"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r>
      <w:tr w:rsidR="000D097A" w:rsidRPr="0072511C" w14:paraId="718CF3EE" w14:textId="62F2AB18" w:rsidTr="00102065">
        <w:trPr>
          <w:tblCellSpacing w:w="15" w:type="dxa"/>
        </w:trPr>
        <w:tc>
          <w:tcPr>
            <w:tcW w:w="2037" w:type="dxa"/>
            <w:vAlign w:val="center"/>
            <w:hideMark/>
          </w:tcPr>
          <w:p w14:paraId="19406B09" w14:textId="44CD6E45"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Catch</w:t>
            </w:r>
            <w:r>
              <w:rPr>
                <w:rFonts w:ascii="Times" w:eastAsia="Times New Roman" w:hAnsi="Times"/>
                <w:sz w:val="24"/>
                <w:lang w:eastAsia="en-US"/>
              </w:rPr>
              <w:t xml:space="preserve"> q</w:t>
            </w:r>
            <w:r w:rsidRPr="0072511C">
              <w:rPr>
                <w:rFonts w:ascii="Times" w:eastAsia="Times New Roman" w:hAnsi="Times"/>
                <w:sz w:val="24"/>
                <w:lang w:eastAsia="en-US"/>
              </w:rPr>
              <w:t>uestion</w:t>
            </w:r>
          </w:p>
        </w:tc>
        <w:tc>
          <w:tcPr>
            <w:tcW w:w="897" w:type="dxa"/>
            <w:vAlign w:val="center"/>
            <w:hideMark/>
          </w:tcPr>
          <w:p w14:paraId="5756F808"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
          <w:p w14:paraId="3E763AD9"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70" w:type="dxa"/>
            <w:vAlign w:val="center"/>
            <w:hideMark/>
          </w:tcPr>
          <w:p w14:paraId="58BC7EE8"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60" w:type="dxa"/>
          </w:tcPr>
          <w:p w14:paraId="52F68AE8" w14:textId="476D7C8F"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3725" w:type="dxa"/>
          </w:tcPr>
          <w:p w14:paraId="129AAE2F" w14:textId="7EC00799"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r>
      <w:tr w:rsidR="000D097A" w:rsidRPr="0072511C" w14:paraId="73192751" w14:textId="5318FB38" w:rsidTr="00102065">
        <w:trPr>
          <w:tblCellSpacing w:w="15" w:type="dxa"/>
        </w:trPr>
        <w:tc>
          <w:tcPr>
            <w:tcW w:w="2037" w:type="dxa"/>
            <w:vAlign w:val="center"/>
            <w:hideMark/>
          </w:tcPr>
          <w:p w14:paraId="658E9725" w14:textId="180C38AB"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Swapped</w:t>
            </w:r>
            <w:r>
              <w:rPr>
                <w:rFonts w:ascii="Times" w:eastAsia="Times New Roman" w:hAnsi="Times"/>
                <w:sz w:val="24"/>
                <w:lang w:eastAsia="en-US"/>
              </w:rPr>
              <w:t xml:space="preserve"> k</w:t>
            </w:r>
            <w:r w:rsidRPr="0072511C">
              <w:rPr>
                <w:rFonts w:ascii="Times" w:eastAsia="Times New Roman" w:hAnsi="Times"/>
                <w:sz w:val="24"/>
                <w:lang w:eastAsia="en-US"/>
              </w:rPr>
              <w:t>eys</w:t>
            </w:r>
          </w:p>
        </w:tc>
        <w:tc>
          <w:tcPr>
            <w:tcW w:w="897" w:type="dxa"/>
            <w:vAlign w:val="center"/>
            <w:hideMark/>
          </w:tcPr>
          <w:p w14:paraId="2A49557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
          <w:p w14:paraId="5A61573A"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
          <w:p w14:paraId="635C3C76"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
          <w:p w14:paraId="2D2615D4" w14:textId="20F66501"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 (3.1%)</w:t>
            </w:r>
          </w:p>
        </w:tc>
        <w:tc>
          <w:tcPr>
            <w:tcW w:w="3725" w:type="dxa"/>
          </w:tcPr>
          <w:p w14:paraId="006A6B64" w14:textId="485A8AC6"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 (0.8%)</w:t>
            </w:r>
          </w:p>
        </w:tc>
      </w:tr>
      <w:tr w:rsidR="000D097A" w:rsidRPr="0072511C" w14:paraId="74BC514E" w14:textId="0DA678DA" w:rsidTr="00102065">
        <w:trPr>
          <w:tblCellSpacing w:w="15" w:type="dxa"/>
        </w:trPr>
        <w:tc>
          <w:tcPr>
            <w:tcW w:w="2037" w:type="dxa"/>
            <w:vAlign w:val="center"/>
            <w:hideMark/>
          </w:tcPr>
          <w:p w14:paraId="5FCCD6E7" w14:textId="038C941F"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 xml:space="preserve">Outlier </w:t>
            </w:r>
            <w:r w:rsidRPr="0072511C">
              <w:rPr>
                <w:rFonts w:ascii="Times" w:eastAsia="Times New Roman" w:hAnsi="Times"/>
                <w:sz w:val="24"/>
                <w:lang w:eastAsia="en-US"/>
              </w:rPr>
              <w:t>RT</w:t>
            </w:r>
          </w:p>
        </w:tc>
        <w:tc>
          <w:tcPr>
            <w:tcW w:w="897" w:type="dxa"/>
            <w:vAlign w:val="center"/>
            <w:hideMark/>
          </w:tcPr>
          <w:p w14:paraId="505D4E2F"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3 (4.7%)</w:t>
            </w:r>
          </w:p>
        </w:tc>
        <w:tc>
          <w:tcPr>
            <w:tcW w:w="911" w:type="dxa"/>
            <w:vAlign w:val="center"/>
            <w:hideMark/>
          </w:tcPr>
          <w:p w14:paraId="268D3AF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
          <w:p w14:paraId="131CD48E"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
          <w:p w14:paraId="524D681D" w14:textId="48DBD97D"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3725" w:type="dxa"/>
          </w:tcPr>
          <w:p w14:paraId="46770C67" w14:textId="74A9C29F"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4 (1.6%)</w:t>
            </w:r>
          </w:p>
        </w:tc>
      </w:tr>
      <w:tr w:rsidR="000D097A" w:rsidRPr="0072511C" w14:paraId="09FE0D2F" w14:textId="60239C27" w:rsidTr="00102065">
        <w:trPr>
          <w:tblCellSpacing w:w="15" w:type="dxa"/>
        </w:trPr>
        <w:tc>
          <w:tcPr>
            <w:tcW w:w="2037" w:type="dxa"/>
            <w:vAlign w:val="center"/>
            <w:hideMark/>
          </w:tcPr>
          <w:p w14:paraId="7720825F" w14:textId="27E6A54E"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Missing</w:t>
            </w:r>
            <w:r>
              <w:rPr>
                <w:rFonts w:ascii="Times" w:eastAsia="Times New Roman" w:hAnsi="Times"/>
                <w:sz w:val="24"/>
                <w:lang w:eastAsia="en-US"/>
              </w:rPr>
              <w:t xml:space="preserve"> t</w:t>
            </w:r>
            <w:r w:rsidRPr="0072511C">
              <w:rPr>
                <w:rFonts w:ascii="Times" w:eastAsia="Times New Roman" w:hAnsi="Times"/>
                <w:sz w:val="24"/>
                <w:lang w:eastAsia="en-US"/>
              </w:rPr>
              <w:t>rials</w:t>
            </w:r>
          </w:p>
        </w:tc>
        <w:tc>
          <w:tcPr>
            <w:tcW w:w="897" w:type="dxa"/>
            <w:vAlign w:val="center"/>
            <w:hideMark/>
          </w:tcPr>
          <w:p w14:paraId="3536651B"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11" w:type="dxa"/>
            <w:vAlign w:val="center"/>
            <w:hideMark/>
          </w:tcPr>
          <w:p w14:paraId="02D19A8C" w14:textId="278DA0B8"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w:t>
            </w:r>
            <w:r w:rsidRPr="00102065">
              <w:rPr>
                <w:rFonts w:ascii="Times" w:eastAsia="Times New Roman" w:hAnsi="Times"/>
                <w:sz w:val="24"/>
                <w:u w:val="single"/>
                <w:lang w:eastAsia="en-US"/>
              </w:rPr>
              <w:t>.</w:t>
            </w:r>
            <w:r>
              <w:rPr>
                <w:rFonts w:ascii="Times" w:eastAsia="Times New Roman" w:hAnsi="Times"/>
                <w:sz w:val="24"/>
                <w:u w:val="single"/>
                <w:lang w:eastAsia="en-US"/>
              </w:rPr>
              <w:t>1</w:t>
            </w:r>
            <w:r w:rsidRPr="00102065">
              <w:rPr>
                <w:rFonts w:ascii="Times" w:eastAsia="Times New Roman" w:hAnsi="Times"/>
                <w:sz w:val="24"/>
                <w:u w:val="single"/>
                <w:lang w:eastAsia="en-US"/>
              </w:rPr>
              <w:t>%)</w:t>
            </w:r>
          </w:p>
        </w:tc>
        <w:tc>
          <w:tcPr>
            <w:tcW w:w="970" w:type="dxa"/>
            <w:vAlign w:val="center"/>
            <w:hideMark/>
          </w:tcPr>
          <w:p w14:paraId="3E22A941" w14:textId="7F5B8603"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w:t>
            </w:r>
            <w:r>
              <w:rPr>
                <w:rFonts w:ascii="Times" w:eastAsia="Times New Roman" w:hAnsi="Times"/>
                <w:sz w:val="24"/>
                <w:lang w:eastAsia="en-US"/>
              </w:rPr>
              <w:t>1</w:t>
            </w:r>
            <w:r w:rsidRPr="0072511C">
              <w:rPr>
                <w:rFonts w:ascii="Times" w:eastAsia="Times New Roman" w:hAnsi="Times"/>
                <w:sz w:val="24"/>
                <w:lang w:eastAsia="en-US"/>
              </w:rPr>
              <w:t>%)</w:t>
            </w:r>
          </w:p>
        </w:tc>
        <w:tc>
          <w:tcPr>
            <w:tcW w:w="960" w:type="dxa"/>
          </w:tcPr>
          <w:p w14:paraId="5B187DC0" w14:textId="3F8F84C5"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3725" w:type="dxa"/>
          </w:tcPr>
          <w:p w14:paraId="512A6653" w14:textId="10B5A655"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4 (1.6%)</w:t>
            </w:r>
          </w:p>
        </w:tc>
      </w:tr>
      <w:tr w:rsidR="000D097A" w:rsidRPr="0072511C" w14:paraId="421B9CA2" w14:textId="62A4560B" w:rsidTr="00102065">
        <w:trPr>
          <w:tblCellSpacing w:w="15" w:type="dxa"/>
        </w:trPr>
        <w:tc>
          <w:tcPr>
            <w:tcW w:w="2037" w:type="dxa"/>
            <w:vAlign w:val="center"/>
            <w:hideMark/>
          </w:tcPr>
          <w:p w14:paraId="40493E64" w14:textId="5660691E"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Total</w:t>
            </w:r>
            <w:commentRangeStart w:id="37"/>
            <w:commentRangeStart w:id="38"/>
            <w:commentRangeStart w:id="39"/>
          </w:p>
        </w:tc>
        <w:tc>
          <w:tcPr>
            <w:tcW w:w="897" w:type="dxa"/>
            <w:vAlign w:val="center"/>
            <w:hideMark/>
          </w:tcPr>
          <w:p w14:paraId="54EB4DB4" w14:textId="753112C1"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w:t>
            </w:r>
            <w:r>
              <w:rPr>
                <w:rFonts w:ascii="Times" w:eastAsia="Times New Roman" w:hAnsi="Times"/>
                <w:i/>
                <w:iCs/>
                <w:sz w:val="24"/>
                <w:lang w:eastAsia="en-US"/>
              </w:rPr>
              <w:t>3</w:t>
            </w:r>
            <w:r w:rsidRPr="003E79A6">
              <w:rPr>
                <w:rFonts w:ascii="Times" w:eastAsia="Times New Roman" w:hAnsi="Times"/>
                <w:i/>
                <w:iCs/>
                <w:sz w:val="24"/>
                <w:lang w:eastAsia="en-US"/>
              </w:rPr>
              <w:t>%)</w:t>
            </w:r>
          </w:p>
        </w:tc>
        <w:tc>
          <w:tcPr>
            <w:tcW w:w="911" w:type="dxa"/>
            <w:vAlign w:val="center"/>
            <w:hideMark/>
          </w:tcPr>
          <w:p w14:paraId="6210E840" w14:textId="76A96514"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w:t>
            </w:r>
            <w:r>
              <w:rPr>
                <w:rFonts w:ascii="Times" w:eastAsia="Times New Roman" w:hAnsi="Times"/>
                <w:i/>
                <w:iCs/>
                <w:sz w:val="24"/>
                <w:lang w:eastAsia="en-US"/>
              </w:rPr>
              <w:t>3</w:t>
            </w:r>
            <w:r w:rsidRPr="003E79A6">
              <w:rPr>
                <w:rFonts w:ascii="Times" w:eastAsia="Times New Roman" w:hAnsi="Times"/>
                <w:i/>
                <w:iCs/>
                <w:sz w:val="24"/>
                <w:lang w:eastAsia="en-US"/>
              </w:rPr>
              <w:t>%)</w:t>
            </w:r>
          </w:p>
        </w:tc>
        <w:tc>
          <w:tcPr>
            <w:tcW w:w="970" w:type="dxa"/>
            <w:vAlign w:val="center"/>
            <w:hideMark/>
          </w:tcPr>
          <w:p w14:paraId="3DAAD4BD" w14:textId="77777777"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(6.3%)</w:t>
            </w:r>
            <w:commentRangeEnd w:id="37"/>
            <w:r w:rsidRPr="003E79A6">
              <w:rPr>
                <w:rStyle w:val="CommentReference"/>
                <w:i/>
                <w:iCs/>
              </w:rPr>
              <w:commentReference w:id="37"/>
            </w:r>
            <w:r w:rsidRPr="003E79A6">
              <w:rPr>
                <w:rStyle w:val="CommentReference"/>
                <w:i/>
                <w:iCs/>
              </w:rPr>
              <w:commentReference w:id="38"/>
            </w:r>
            <w:r w:rsidRPr="003E79A6">
              <w:rPr>
                <w:rStyle w:val="CommentReference"/>
                <w:i/>
                <w:iCs/>
              </w:rPr>
              <w:commentReference w:id="39"/>
            </w:r>
          </w:p>
        </w:tc>
        <w:tc>
          <w:tcPr>
            <w:tcW w:w="960" w:type="dxa"/>
          </w:tcPr>
          <w:p w14:paraId="08532D02" w14:textId="5B97B0EB"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4 (6.</w:t>
            </w:r>
            <w:r>
              <w:rPr>
                <w:rFonts w:ascii="Times" w:eastAsia="Times New Roman" w:hAnsi="Times"/>
                <w:i/>
                <w:iCs/>
                <w:sz w:val="24"/>
                <w:lang w:eastAsia="en-US"/>
              </w:rPr>
              <w:t>3</w:t>
            </w:r>
            <w:r w:rsidRPr="00102065">
              <w:rPr>
                <w:rFonts w:ascii="Times" w:eastAsia="Times New Roman" w:hAnsi="Times"/>
                <w:i/>
                <w:iCs/>
                <w:sz w:val="24"/>
                <w:lang w:eastAsia="en-US"/>
              </w:rPr>
              <w:t>%)</w:t>
            </w:r>
          </w:p>
        </w:tc>
        <w:tc>
          <w:tcPr>
            <w:tcW w:w="3725" w:type="dxa"/>
          </w:tcPr>
          <w:p w14:paraId="5585C04F" w14:textId="0CCD6C8B" w:rsidR="000D097A" w:rsidRPr="000D097A" w:rsidRDefault="0080604A"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10 (4.0%)</w:t>
            </w:r>
          </w:p>
        </w:tc>
      </w:tr>
      <w:commentRangeEnd w:id="38"/>
      <w:commentRangeEnd w:id="39"/>
    </w:tbl>
    <w:p w14:paraId="60D3C7E7" w14:textId="416C62C0" w:rsidR="00172D88" w:rsidRPr="00ED3418" w:rsidRDefault="00172D88" w:rsidP="00CE7AE0">
      <w:pPr>
        <w:rPr>
          <w:szCs w:val="22"/>
        </w:rPr>
      </w:pPr>
    </w:p>
    <w:p w14:paraId="34A425FE" w14:textId="514678B4" w:rsidR="00620763" w:rsidRPr="00ED3418" w:rsidRDefault="00620763" w:rsidP="00172D88">
      <w:pPr>
        <w:pStyle w:val="Heading2"/>
        <w:rPr>
          <w:szCs w:val="22"/>
        </w:rPr>
      </w:pPr>
      <w:r w:rsidRPr="00ED3418">
        <w:rPr>
          <w:szCs w:val="22"/>
        </w:rPr>
        <w:t>Results</w:t>
      </w:r>
    </w:p>
    <w:p w14:paraId="3F363A57" w14:textId="73954812" w:rsidR="001D660D" w:rsidRPr="00ED3418" w:rsidRDefault="001D660D" w:rsidP="00CA07C9">
      <w:pPr>
        <w:rPr>
          <w:szCs w:val="22"/>
          <w:shd w:val="clear" w:color="auto" w:fill="EFEFEF"/>
        </w:rPr>
      </w:pPr>
      <w:r w:rsidRPr="00ED3418">
        <w:rPr>
          <w:szCs w:val="22"/>
        </w:rPr>
        <w:t>Experiments 1a-c served two purposes, the first being theoretical—</w:t>
      </w:r>
      <w:r w:rsidR="00CA07C9">
        <w:rPr>
          <w:szCs w:val="22"/>
        </w:rPr>
        <w:t xml:space="preserve">to test whether </w:t>
      </w:r>
      <w:r w:rsidRPr="00ED3418">
        <w:rPr>
          <w:szCs w:val="22"/>
        </w:rPr>
        <w:t>listeners</w:t>
      </w:r>
      <w:r w:rsidR="00CA07C9">
        <w:rPr>
          <w:szCs w:val="22"/>
        </w:rPr>
        <w:t xml:space="preserve"> compensate for the (visually evident) effects on articulation of a pen in the mouth</w:t>
      </w:r>
      <w:r w:rsidRPr="00ED3418">
        <w:rPr>
          <w:szCs w:val="22"/>
        </w:rPr>
        <w:t>—and the second methodological—</w:t>
      </w:r>
      <w:r w:rsidR="00CA07C9">
        <w:rPr>
          <w:szCs w:val="22"/>
        </w:rPr>
        <w:t xml:space="preserve">to identify audiovisual test tokens suitable for the remaining experiments, i.e., stimuli </w:t>
      </w:r>
      <w:r w:rsidRPr="00ED3418">
        <w:rPr>
          <w:szCs w:val="22"/>
        </w:rPr>
        <w:t xml:space="preserve">that are centered around 50% </w:t>
      </w:r>
      <w:proofErr w:type="spellStart"/>
      <w:r w:rsidR="00597B2E">
        <w:rPr>
          <w:i/>
          <w:iCs/>
          <w:szCs w:val="22"/>
        </w:rPr>
        <w:t>ashi</w:t>
      </w:r>
      <w:proofErr w:type="spellEnd"/>
      <w:r w:rsidRPr="00ED3418">
        <w:rPr>
          <w:szCs w:val="22"/>
        </w:rPr>
        <w:t xml:space="preserve"> </w:t>
      </w:r>
      <w:r w:rsidR="00CA07C9">
        <w:rPr>
          <w:szCs w:val="22"/>
        </w:rPr>
        <w:t xml:space="preserve">responses, </w:t>
      </w:r>
      <w:r w:rsidRPr="00ED3418">
        <w:rPr>
          <w:szCs w:val="22"/>
        </w:rPr>
        <w:t>rang</w:t>
      </w:r>
      <w:r w:rsidR="00CA07C9">
        <w:rPr>
          <w:szCs w:val="22"/>
        </w:rPr>
        <w:t>ing</w:t>
      </w:r>
      <w:r w:rsidRPr="00ED3418">
        <w:rPr>
          <w:szCs w:val="22"/>
        </w:rPr>
        <w:t xml:space="preserve"> from about 25-75% </w:t>
      </w:r>
      <w:proofErr w:type="spellStart"/>
      <w:r w:rsidR="00597B2E">
        <w:rPr>
          <w:i/>
          <w:iCs/>
          <w:szCs w:val="22"/>
        </w:rPr>
        <w:t>ashi</w:t>
      </w:r>
      <w:proofErr w:type="spellEnd"/>
      <w:r w:rsidR="00CA07C9">
        <w:rPr>
          <w:i/>
          <w:iCs/>
          <w:szCs w:val="22"/>
        </w:rPr>
        <w:t xml:space="preserve"> </w:t>
      </w:r>
      <w:r w:rsidR="00CA07C9">
        <w:rPr>
          <w:szCs w:val="22"/>
        </w:rPr>
        <w:t>responses</w:t>
      </w:r>
      <w:r w:rsidR="006D093A">
        <w:rPr>
          <w:szCs w:val="22"/>
        </w:rPr>
        <w:t>.</w:t>
      </w:r>
      <w:r w:rsidRPr="00ED3418">
        <w:rPr>
          <w:szCs w:val="22"/>
        </w:rPr>
        <w:t xml:space="preserve"> </w:t>
      </w:r>
      <w:r w:rsidR="006D093A">
        <w:rPr>
          <w:szCs w:val="22"/>
        </w:rPr>
        <w:t>.</w:t>
      </w:r>
    </w:p>
    <w:p w14:paraId="27E3BB08" w14:textId="0AB6C511"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 xml:space="preserve">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01CAB05A" w:rsidR="00B26E09" w:rsidRPr="00BC07C7" w:rsidRDefault="00F3028E" w:rsidP="00CE6460">
      <w:pPr>
        <w:rPr>
          <w:szCs w:val="22"/>
        </w:rPr>
      </w:pPr>
      <w:r w:rsidRPr="00ED3418">
        <w:rPr>
          <w:szCs w:val="22"/>
        </w:rPr>
        <w:t xml:space="preserve">Responses (1 = </w:t>
      </w:r>
      <w:proofErr w:type="spellStart"/>
      <w:r w:rsidRPr="003E79A6">
        <w:rPr>
          <w:i/>
          <w:iCs/>
          <w:szCs w:val="22"/>
        </w:rPr>
        <w:t>ashi</w:t>
      </w:r>
      <w:proofErr w:type="spellEnd"/>
      <w:r w:rsidRPr="003E79A6">
        <w:rPr>
          <w:i/>
          <w:iCs/>
          <w:szCs w:val="22"/>
        </w:rPr>
        <w:t xml:space="preserve"> </w:t>
      </w:r>
      <w:r w:rsidRPr="00ED3418">
        <w:rPr>
          <w:szCs w:val="22"/>
        </w:rPr>
        <w:t xml:space="preserve">vs. 0 = </w:t>
      </w:r>
      <w:proofErr w:type="spellStart"/>
      <w:r w:rsidR="00E20210" w:rsidRPr="003E79A6">
        <w:rPr>
          <w:i/>
          <w:iCs/>
          <w:szCs w:val="22"/>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and test block</w:t>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codes as monotonically ordered categorical predictors (REF-</w:t>
      </w:r>
      <w:proofErr w:type="spellStart"/>
      <w:r w:rsidR="0024688C" w:rsidRPr="003F5649">
        <w:t>Buerkner</w:t>
      </w:r>
      <w:proofErr w:type="spellEnd"/>
      <w:r w:rsidR="0024688C" w:rsidRPr="003F5649">
        <w:t xml:space="preserve"> &amp; </w:t>
      </w:r>
      <w:commentRangeStart w:id="40"/>
      <w:r w:rsidR="0024688C" w:rsidRPr="003F5649">
        <w:t>Charpentier</w:t>
      </w:r>
      <w:commentRangeEnd w:id="40"/>
      <w:r w:rsidR="0024688C" w:rsidRPr="00BC07C7">
        <w:rPr>
          <w:rStyle w:val="CommentReference"/>
        </w:rPr>
        <w:commentReference w:id="40"/>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test block to test block have non-linear effects, while still constraining effects to be monotonic.</w:t>
      </w:r>
      <w:r w:rsidR="00754F17">
        <w:rPr>
          <w:rStyle w:val="FootnoteReference"/>
          <w:szCs w:val="22"/>
        </w:rPr>
        <w:footnoteReference w:id="3"/>
      </w:r>
      <w:r w:rsidR="0024688C" w:rsidRPr="00BC07C7">
        <w:rPr>
          <w:szCs w:val="22"/>
        </w:rPr>
        <w:t xml:space="preserve"> </w:t>
      </w:r>
      <w:r w:rsidR="00B26E09">
        <w:rPr>
          <w:szCs w:val="22"/>
        </w:rPr>
        <w:t xml:space="preserve">We included test block and its interactions </w:t>
      </w:r>
      <w:r w:rsidR="00B26E09">
        <w:rPr>
          <w:szCs w:val="22"/>
        </w:rPr>
        <w:lastRenderedPageBreak/>
        <w:t xml:space="preserve">primarily as baseline for Experiments </w:t>
      </w:r>
      <w:r w:rsidR="00B26E09" w:rsidRPr="003F5649">
        <w:rPr>
          <w:highlight w:val="yellow"/>
        </w:rPr>
        <w:t>XXX-XXX</w:t>
      </w:r>
      <w:r w:rsidR="00B26E09">
        <w:rPr>
          <w:szCs w:val="22"/>
        </w:rPr>
        <w:t>. These experiments assess changes in categorization responses after exposure (“perceptual recalibration”), and there is now evidence that those effects decrease with continued testing</w:t>
      </w:r>
      <w:r w:rsidR="00571B57">
        <w:rPr>
          <w:szCs w:val="22"/>
        </w:rPr>
        <w:t xml:space="preserve"> over a uniform acoustic continuum</w:t>
      </w:r>
      <w:r w:rsidR="00B26E09">
        <w:rPr>
          <w:szCs w:val="22"/>
        </w:rPr>
        <w:t xml:space="preserve"> </w:t>
      </w:r>
      <w:r w:rsidR="00CE7AE0" w:rsidRPr="00ED3418">
        <w:rPr>
          <w:szCs w:val="22"/>
        </w:rPr>
        <w:t>Liu &amp; Jaeger, 2018, 2019</w:t>
      </w:r>
      <w:r w:rsidR="00B26E09" w:rsidRPr="00ED3418">
        <w:rPr>
          <w:szCs w:val="22"/>
        </w:rPr>
        <w:t xml:space="preserve">; </w:t>
      </w:r>
      <w:r w:rsidR="00B26E09">
        <w:rPr>
          <w:szCs w:val="22"/>
        </w:rPr>
        <w:t>Tzeng, Nygaard, &amp; Theodore, 2021</w:t>
      </w:r>
      <w:r w:rsidR="0072511C">
        <w:rPr>
          <w:szCs w:val="22"/>
        </w:rPr>
        <w:t xml:space="preserve">; </w:t>
      </w:r>
      <w:commentRangeStart w:id="41"/>
      <w:commentRangeStart w:id="42"/>
      <w:r w:rsidR="0072511C">
        <w:rPr>
          <w:szCs w:val="22"/>
        </w:rPr>
        <w:t>Zhang &amp; Samuel, 2023; Hodges, Cummings, &amp; Theodore, in prep.</w:t>
      </w:r>
      <w:commentRangeEnd w:id="41"/>
      <w:r w:rsidR="0072511C">
        <w:rPr>
          <w:rStyle w:val="CommentReference"/>
        </w:rPr>
        <w:commentReference w:id="41"/>
      </w:r>
      <w:commentRangeEnd w:id="42"/>
      <w:r w:rsidR="00CE7AE0">
        <w:rPr>
          <w:rStyle w:val="CommentReference"/>
        </w:rPr>
        <w:commentReference w:id="42"/>
      </w:r>
      <w:r w:rsidR="00B26E09">
        <w:rPr>
          <w:szCs w:val="22"/>
        </w:rPr>
        <w:t xml:space="preserve">). </w:t>
      </w:r>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76E8879C" w:rsidR="00F3028E" w:rsidRDefault="00056F4F" w:rsidP="00056F4F">
      <w:pPr>
        <w:rPr>
          <w:szCs w:val="22"/>
        </w:rPr>
      </w:pPr>
      <w:r w:rsidRPr="00ED3418">
        <w:rPr>
          <w:szCs w:val="22"/>
        </w:rPr>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1.002</m:t>
        </m:r>
      </m:oMath>
      <w:r w:rsidRPr="00ED3418">
        <w:rPr>
          <w:szCs w:val="22"/>
        </w:rPr>
        <w:t>).</w:t>
      </w:r>
      <w:r w:rsidR="00BC07C7">
        <w:rPr>
          <w:szCs w:val="22"/>
        </w:rPr>
        <w:t xml:space="preserve"> </w:t>
      </w:r>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r w:rsidR="00571B57">
        <w:rPr>
          <w:szCs w:val="22"/>
          <w:highlight w:val="yellow"/>
        </w:rPr>
        <w:t>3</w:t>
      </w:r>
      <w:r w:rsidR="00BC07C7" w:rsidRPr="00ED3418">
        <w:rPr>
          <w:szCs w:val="22"/>
        </w:rPr>
        <w:t xml:space="preserve"> (</w:t>
      </w:r>
      <w:r w:rsidR="00BC07C7" w:rsidRPr="008E0E98">
        <w:rPr>
          <w:szCs w:val="22"/>
          <w:highlight w:val="cyan"/>
        </w:rPr>
        <w:t>REF</w:t>
      </w:r>
      <w:r w:rsidR="00BC07C7" w:rsidRPr="00ED3418">
        <w:rPr>
          <w:szCs w:val="22"/>
        </w:rPr>
        <w:t>).</w:t>
      </w:r>
    </w:p>
    <w:p w14:paraId="7954EAC9" w14:textId="0F35031D" w:rsidR="007E1C0B" w:rsidRDefault="00996AA2" w:rsidP="006D093A">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This was not the case for any effects in Experiments 1a-c. </w:t>
      </w:r>
      <w:r w:rsidR="002B7F50">
        <w:rPr>
          <w:szCs w:val="22"/>
        </w:rPr>
        <w:fldChar w:fldCharType="begin"/>
      </w:r>
      <w:r w:rsidR="002B7F50">
        <w:rPr>
          <w:szCs w:val="22"/>
        </w:rPr>
        <w:instrText xml:space="preserve"> REF _Ref136190384 \h </w:instrText>
      </w:r>
      <w:r w:rsidR="002B7F50">
        <w:rPr>
          <w:szCs w:val="22"/>
        </w:rPr>
      </w:r>
      <w:r w:rsidR="002B7F50">
        <w:rPr>
          <w:szCs w:val="22"/>
        </w:rPr>
        <w:fldChar w:fldCharType="separate"/>
      </w:r>
      <w:r w:rsidR="002B7F50" w:rsidRPr="00ED3418">
        <w:rPr>
          <w:szCs w:val="22"/>
        </w:rPr>
        <w:t xml:space="preserve">Table </w:t>
      </w:r>
      <w:r w:rsidR="002B7F50">
        <w:rPr>
          <w:noProof/>
          <w:szCs w:val="22"/>
        </w:rPr>
        <w:t>1</w:t>
      </w:r>
      <w:r w:rsidR="002B7F50">
        <w:rPr>
          <w:szCs w:val="22"/>
        </w:rPr>
        <w:fldChar w:fldCharType="end"/>
      </w:r>
      <w:r w:rsidR="002B7F50">
        <w:rPr>
          <w:szCs w:val="22"/>
        </w:rPr>
        <w:t xml:space="preserve"> </w:t>
      </w:r>
      <w:r w:rsidR="00571B57">
        <w:rPr>
          <w:szCs w:val="22"/>
        </w:rPr>
        <w:t xml:space="preserve">summarizes those tests for all </w:t>
      </w:r>
      <w:r w:rsidR="00571B57">
        <w:rPr>
          <w:szCs w:val="22"/>
        </w:rPr>
        <w:lastRenderedPageBreak/>
        <w:t>three experiments.</w:t>
      </w:r>
      <w:r w:rsidR="000A4738">
        <w:rPr>
          <w:rStyle w:val="FootnoteReference"/>
          <w:szCs w:val="22"/>
        </w:rPr>
        <w:footnoteReference w:id="4"/>
      </w:r>
      <w:r w:rsidR="00571B57">
        <w:rPr>
          <w:szCs w:val="22"/>
        </w:rPr>
        <w:t xml:space="preserve"> </w:t>
      </w:r>
      <w:r w:rsidR="002B7F50">
        <w:rPr>
          <w:szCs w:val="22"/>
        </w:rPr>
        <w:fldChar w:fldCharType="begin"/>
      </w:r>
      <w:r w:rsidR="002B7F50">
        <w:rPr>
          <w:szCs w:val="22"/>
        </w:rPr>
        <w:instrText xml:space="preserve"> REF _Ref136190394 \h </w:instrText>
      </w:r>
      <w:r w:rsidR="002B7F50">
        <w:rPr>
          <w:szCs w:val="22"/>
        </w:rPr>
      </w:r>
      <w:r w:rsidR="002B7F50">
        <w:rPr>
          <w:szCs w:val="22"/>
        </w:rPr>
        <w:fldChar w:fldCharType="separate"/>
      </w:r>
      <w:r w:rsidR="002B7F50" w:rsidRPr="00ED3418">
        <w:rPr>
          <w:szCs w:val="22"/>
        </w:rPr>
        <w:t xml:space="preserve">Figure </w:t>
      </w:r>
      <w:r w:rsidR="002B7F50" w:rsidRPr="00ED3418">
        <w:rPr>
          <w:noProof/>
          <w:szCs w:val="22"/>
        </w:rPr>
        <w:t>4</w:t>
      </w:r>
      <w:r w:rsidR="002B7F50">
        <w:rPr>
          <w:szCs w:val="22"/>
        </w:rPr>
        <w:fldChar w:fldCharType="end"/>
      </w:r>
      <w:r w:rsidR="002B7F50">
        <w:rPr>
          <w:szCs w:val="22"/>
        </w:rPr>
        <w:t xml:space="preserve"> shows participants responses depending on the pen location, acoustic continuum and visual bias.</w:t>
      </w:r>
    </w:p>
    <w:p w14:paraId="7EC0D840" w14:textId="5D435E30" w:rsidR="002B7F50" w:rsidRDefault="00D83BCC" w:rsidP="002B7F50">
      <w:pPr>
        <w:jc w:val="center"/>
        <w:rPr>
          <w:szCs w:val="22"/>
        </w:rPr>
      </w:pPr>
      <w:r>
        <w:rPr>
          <w:noProof/>
          <w:szCs w:val="22"/>
        </w:rPr>
        <w:drawing>
          <wp:inline distT="0" distB="0" distL="0" distR="0" wp14:anchorId="7C8137B8" wp14:editId="2B463B38">
            <wp:extent cx="4800600" cy="5295900"/>
            <wp:effectExtent l="0" t="0" r="0" b="0"/>
            <wp:docPr id="2140566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66034" name="Picture 2140566034"/>
                    <pic:cNvPicPr/>
                  </pic:nvPicPr>
                  <pic:blipFill>
                    <a:blip r:embed="rId18"/>
                    <a:stretch>
                      <a:fillRect/>
                    </a:stretch>
                  </pic:blipFill>
                  <pic:spPr>
                    <a:xfrm>
                      <a:off x="0" y="0"/>
                      <a:ext cx="4800600" cy="5295900"/>
                    </a:xfrm>
                    <a:prstGeom prst="rect">
                      <a:avLst/>
                    </a:prstGeom>
                  </pic:spPr>
                </pic:pic>
              </a:graphicData>
            </a:graphic>
          </wp:inline>
        </w:drawing>
      </w:r>
    </w:p>
    <w:p w14:paraId="00266130" w14:textId="4457736D" w:rsidR="009625D1" w:rsidRDefault="002B7F50" w:rsidP="00BA7139">
      <w:pPr>
        <w:pStyle w:val="Caption"/>
        <w:rPr>
          <w:szCs w:val="22"/>
        </w:rPr>
      </w:pPr>
      <w:bookmarkStart w:id="43" w:name="_Ref136190394"/>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43"/>
      <w:r w:rsidRPr="00ED3418">
        <w:rPr>
          <w:szCs w:val="22"/>
        </w:rPr>
        <w:tab/>
      </w:r>
      <w:r>
        <w:rPr>
          <w:szCs w:val="22"/>
        </w:rPr>
        <w:t xml:space="preserve">Summary of participants’ responses in Experiments 1a-c, depending on pen location and acoustic continuum step (Panel </w:t>
      </w:r>
      <w:r w:rsidR="00D83BCC">
        <w:rPr>
          <w:szCs w:val="22"/>
        </w:rPr>
        <w:t>A</w:t>
      </w:r>
      <w:r>
        <w:rPr>
          <w:szCs w:val="22"/>
        </w:rPr>
        <w:t>)</w:t>
      </w:r>
      <w:r w:rsidR="00D83BCC">
        <w:rPr>
          <w:szCs w:val="22"/>
        </w:rPr>
        <w:t xml:space="preserve"> or visual bias (Panel B)</w:t>
      </w:r>
      <w:r>
        <w:rPr>
          <w:szCs w:val="22"/>
        </w:rPr>
        <w:t>. Points show means of by-participant averages. Intervals show bootstrapped 95% CIs over those by-participant means.</w:t>
      </w:r>
    </w:p>
    <w:p w14:paraId="2192E7AC" w14:textId="77777777" w:rsidR="00FA67B2" w:rsidRPr="00ED3418" w:rsidRDefault="00FA67B2" w:rsidP="00FA67B2">
      <w:pPr>
        <w:jc w:val="center"/>
        <w:rPr>
          <w:szCs w:val="22"/>
        </w:rPr>
      </w:pPr>
      <w:r w:rsidRPr="00ED3418">
        <w:rPr>
          <w:szCs w:val="22"/>
          <w:highlight w:val="cyan"/>
        </w:rPr>
        <w:lastRenderedPageBreak/>
        <w:t>[INSERT TABLE]</w:t>
      </w:r>
    </w:p>
    <w:p w14:paraId="1BCE6BC8" w14:textId="75F03F75" w:rsidR="00FA67B2" w:rsidRPr="00754F17" w:rsidRDefault="00FA67B2" w:rsidP="00FA67B2">
      <w:pPr>
        <w:pStyle w:val="Caption"/>
        <w:rPr>
          <w:szCs w:val="22"/>
        </w:rPr>
      </w:pPr>
      <w:bookmarkStart w:id="44" w:name="_Ref136190384"/>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3F5649">
        <w:rPr>
          <w:noProof/>
          <w:szCs w:val="22"/>
        </w:rPr>
        <w:t>1</w:t>
      </w:r>
      <w:r w:rsidRPr="00ED3418">
        <w:rPr>
          <w:noProof/>
          <w:szCs w:val="22"/>
        </w:rPr>
        <w:fldChar w:fldCharType="end"/>
      </w:r>
      <w:bookmarkEnd w:id="44"/>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825EE6" w:rsidRPr="003F5649">
        <w:t xml:space="preserve">Hypotheses </w:t>
      </w:r>
      <w:commentRangeStart w:id="45"/>
      <w:r w:rsidR="00825EE6" w:rsidRPr="003F5649">
        <w:t xml:space="preserve">for which we had not strong expectations are </w:t>
      </w:r>
      <w:commentRangeStart w:id="46"/>
      <w:r w:rsidR="00825EE6" w:rsidRPr="003F5649">
        <w:t>shown with shaded backgrounds.</w:t>
      </w:r>
      <w:commentRangeEnd w:id="46"/>
      <w:r w:rsidR="00825EE6" w:rsidRPr="003F5649">
        <w:rPr>
          <w:rStyle w:val="CommentReference"/>
          <w:color w:val="auto"/>
        </w:rPr>
        <w:commentReference w:id="46"/>
      </w:r>
      <w:commentRangeEnd w:id="45"/>
      <w:r w:rsidR="004F276B">
        <w:rPr>
          <w:rStyle w:val="CommentReference"/>
          <w:i w:val="0"/>
          <w:iCs w:val="0"/>
          <w:color w:val="auto"/>
        </w:rPr>
        <w:commentReference w:id="45"/>
      </w:r>
    </w:p>
    <w:p w14:paraId="6DC2C1D4" w14:textId="4B3DB679" w:rsidR="006D093A" w:rsidRDefault="006D093A" w:rsidP="002B7F50">
      <w:pPr>
        <w:rPr>
          <w:szCs w:val="22"/>
        </w:rPr>
      </w:pPr>
      <w:r>
        <w:rPr>
          <w:szCs w:val="22"/>
        </w:rPr>
        <w:t xml:space="preserve">Of primary interest, participants in all three experiments were less likely to respond </w:t>
      </w:r>
      <w:proofErr w:type="spellStart"/>
      <w:r w:rsidRPr="003E79A6">
        <w:rPr>
          <w:i/>
          <w:iCs/>
          <w:szCs w:val="22"/>
        </w:rPr>
        <w:t>ashi</w:t>
      </w:r>
      <w:proofErr w:type="spellEnd"/>
      <w:r w:rsidRPr="003E79A6">
        <w:rPr>
          <w:i/>
          <w:iCs/>
          <w:szCs w:val="22"/>
        </w:rPr>
        <w:t xml:space="preserve"> </w:t>
      </w:r>
      <w:r>
        <w:rPr>
          <w:szCs w:val="22"/>
        </w:rPr>
        <w:t xml:space="preserve">if the pen was in the mouth (BFs &gt; </w:t>
      </w:r>
      <w:r w:rsidRPr="00BA7139">
        <w:rPr>
          <w:szCs w:val="22"/>
          <w:highlight w:val="yellow"/>
        </w:rPr>
        <w:t>19.6</w:t>
      </w:r>
      <w:r>
        <w:rPr>
          <w:szCs w:val="22"/>
        </w:rPr>
        <w:t xml:space="preserve">), as predicted by the compensation hypothesis. There also was evidence that this effect increased for stimuli that were acoustically or visually more </w:t>
      </w:r>
      <w:proofErr w:type="spellStart"/>
      <w:r w:rsidRPr="003E79A6">
        <w:rPr>
          <w:i/>
          <w:iCs/>
          <w:szCs w:val="22"/>
        </w:rPr>
        <w:t>ashi</w:t>
      </w:r>
      <w:proofErr w:type="spellEnd"/>
      <w:r>
        <w:rPr>
          <w:szCs w:val="22"/>
        </w:rPr>
        <w:t xml:space="preserve">-like. This evidence was strongest for Experiment 1c (BFs &gt; </w:t>
      </w:r>
      <w:r w:rsidRPr="00BA7139">
        <w:rPr>
          <w:szCs w:val="22"/>
          <w:highlight w:val="yellow"/>
        </w:rPr>
        <w:t>13.5</w:t>
      </w:r>
      <w:r>
        <w:rPr>
          <w:szCs w:val="22"/>
        </w:rPr>
        <w:t xml:space="preserve">), potentially because the effect of compensation—decreases in the probability of </w:t>
      </w:r>
      <w:proofErr w:type="spellStart"/>
      <w:r w:rsidRPr="003E79A6">
        <w:rPr>
          <w:i/>
          <w:iCs/>
          <w:szCs w:val="22"/>
        </w:rPr>
        <w:t>ashi</w:t>
      </w:r>
      <w:proofErr w:type="spellEnd"/>
      <w:r>
        <w:rPr>
          <w:szCs w:val="22"/>
        </w:rPr>
        <w:t xml:space="preserve"> responses—is more difficult to detect for audio-visual stimuli for which </w:t>
      </w:r>
      <w:proofErr w:type="spellStart"/>
      <w:r w:rsidRPr="003E79A6">
        <w:rPr>
          <w:i/>
          <w:iCs/>
          <w:szCs w:val="22"/>
        </w:rPr>
        <w:t>ashi</w:t>
      </w:r>
      <w:proofErr w:type="spellEnd"/>
      <w:r>
        <w:rPr>
          <w:szCs w:val="22"/>
        </w:rPr>
        <w:t>-responses are unlikely to being with.</w:t>
      </w:r>
      <w:r w:rsidR="00E617BE">
        <w:rPr>
          <w:szCs w:val="22"/>
        </w:rPr>
        <w:t xml:space="preserve"> The same trend </w:t>
      </w:r>
      <w:r w:rsidR="002655E6">
        <w:rPr>
          <w:szCs w:val="22"/>
        </w:rPr>
        <w:t>was</w:t>
      </w:r>
      <w:r w:rsidR="00E617BE">
        <w:rPr>
          <w:szCs w:val="22"/>
        </w:rPr>
        <w:t>, however, present across all three experiments.</w:t>
      </w:r>
    </w:p>
    <w:p w14:paraId="7885CC2A" w14:textId="385DD859" w:rsidR="006D093A" w:rsidRDefault="006D093A" w:rsidP="00E17FC6">
      <w:pPr>
        <w:rPr>
          <w:szCs w:val="22"/>
        </w:rPr>
      </w:pPr>
      <w:r>
        <w:rPr>
          <w:szCs w:val="22"/>
        </w:rPr>
        <w:t xml:space="preserve">Beyond the effect of primary interest, all three experiments exhibited the expected effects of the acoustic continuum (BFs &gt; 3999) and visual bias (BFs &gt; </w:t>
      </w:r>
      <w:r w:rsidRPr="008E0E98">
        <w:rPr>
          <w:szCs w:val="22"/>
          <w:highlight w:val="yellow"/>
        </w:rPr>
        <w:t>18.2</w:t>
      </w:r>
      <w:r>
        <w:rPr>
          <w:szCs w:val="22"/>
        </w:rPr>
        <w:t xml:space="preserve">), with increasing probabilities of </w:t>
      </w:r>
      <w:proofErr w:type="spellStart"/>
      <w:r w:rsidRPr="003E79A6">
        <w:rPr>
          <w:i/>
          <w:iCs/>
          <w:szCs w:val="22"/>
        </w:rPr>
        <w:t>ashi</w:t>
      </w:r>
      <w:proofErr w:type="spellEnd"/>
      <w:r w:rsidR="00E960BA">
        <w:rPr>
          <w:szCs w:val="22"/>
        </w:rPr>
        <w:t xml:space="preserve"> </w:t>
      </w:r>
      <w:r>
        <w:rPr>
          <w:szCs w:val="22"/>
        </w:rPr>
        <w:t xml:space="preserve">responses when the audio-visual articulatory evidence biased towards </w:t>
      </w:r>
      <w:proofErr w:type="spellStart"/>
      <w:r w:rsidRPr="003E79A6">
        <w:rPr>
          <w:i/>
          <w:iCs/>
          <w:szCs w:val="22"/>
        </w:rPr>
        <w:t>ashi</w:t>
      </w:r>
      <w:proofErr w:type="spellEnd"/>
      <w:r>
        <w:rPr>
          <w:szCs w:val="22"/>
        </w:rPr>
        <w:t xml:space="preserve">. These two effects seem to be independent of each other, suggesting additive effects of acoustic and visual evidence (BFs &gt; 8, in line with models of ideal cue integration, </w:t>
      </w:r>
      <w:r w:rsidRPr="003E79A6">
        <w:rPr>
          <w:szCs w:val="22"/>
          <w:highlight w:val="yellow"/>
        </w:rPr>
        <w:t>REF</w:t>
      </w:r>
      <w:r>
        <w:rPr>
          <w:szCs w:val="22"/>
        </w:rPr>
        <w:t>).</w:t>
      </w:r>
      <w:r w:rsidR="00E17FC6">
        <w:rPr>
          <w:szCs w:val="22"/>
        </w:rPr>
        <w:t xml:space="preserve"> </w:t>
      </w:r>
      <w:r>
        <w:rPr>
          <w:szCs w:val="22"/>
        </w:rPr>
        <w:t xml:space="preserve"> Finally, all three experiments suggest that the effects of pen location, visual bias, and the acoustic continuum were rather stable across blocks (BFs &gt; 17).</w:t>
      </w:r>
    </w:p>
    <w:p w14:paraId="1AB9099D" w14:textId="426A63D9" w:rsidR="006D093A" w:rsidRPr="00ED3418" w:rsidRDefault="006D093A" w:rsidP="006D093A">
      <w:pPr>
        <w:pStyle w:val="Heading2"/>
        <w:rPr>
          <w:szCs w:val="22"/>
        </w:rPr>
      </w:pPr>
      <w:r>
        <w:rPr>
          <w:szCs w:val="22"/>
        </w:rPr>
        <w:t>Discussion</w:t>
      </w:r>
    </w:p>
    <w:p w14:paraId="3D5F23AD" w14:textId="79A1D859"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E960BA">
        <w:rPr>
          <w:szCs w:val="22"/>
        </w:rPr>
        <w:t xml:space="preserve"> </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 xml:space="preserve">listeners were more likely to categorize an audiovisual input as </w:t>
      </w:r>
      <w:proofErr w:type="spellStart"/>
      <w:r w:rsidR="00A47696" w:rsidRPr="003E79A6">
        <w:rPr>
          <w:i/>
          <w:iCs/>
          <w:szCs w:val="22"/>
        </w:rPr>
        <w:t>ashi</w:t>
      </w:r>
      <w:proofErr w:type="spellEnd"/>
      <w:r w:rsidR="00A47696">
        <w:rPr>
          <w:szCs w:val="22"/>
        </w:rPr>
        <w:t xml:space="preserve">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r w:rsidR="002655E6">
        <w:rPr>
          <w:szCs w:val="22"/>
        </w:rPr>
        <w:t xml:space="preserve"> This effect was larger when for tokens that were acoustically or visually more </w:t>
      </w:r>
      <w:proofErr w:type="spellStart"/>
      <w:r w:rsidR="002655E6">
        <w:rPr>
          <w:i/>
          <w:iCs/>
          <w:szCs w:val="22"/>
        </w:rPr>
        <w:t>ashi</w:t>
      </w:r>
      <w:proofErr w:type="spellEnd"/>
      <w:r w:rsidR="002655E6">
        <w:rPr>
          <w:szCs w:val="22"/>
        </w:rPr>
        <w:t xml:space="preserve">-like, </w:t>
      </w:r>
      <w:commentRangeStart w:id="47"/>
      <w:commentRangeStart w:id="48"/>
      <w:r w:rsidR="002655E6">
        <w:rPr>
          <w:szCs w:val="22"/>
        </w:rPr>
        <w:t>closely resembling findings for compensation for preceding phonetic context (</w:t>
      </w:r>
      <w:r w:rsidR="002655E6" w:rsidRPr="0008080F">
        <w:rPr>
          <w:szCs w:val="22"/>
        </w:rPr>
        <w:t>Kang et al.</w:t>
      </w:r>
      <w:r w:rsidR="002655E6">
        <w:rPr>
          <w:szCs w:val="22"/>
        </w:rPr>
        <w:t xml:space="preserve">, </w:t>
      </w:r>
      <w:r w:rsidR="002655E6" w:rsidRPr="0008080F">
        <w:rPr>
          <w:szCs w:val="22"/>
        </w:rPr>
        <w:t>2016).</w:t>
      </w:r>
      <w:commentRangeEnd w:id="47"/>
      <w:r w:rsidR="00601B77">
        <w:rPr>
          <w:rStyle w:val="CommentReference"/>
        </w:rPr>
        <w:commentReference w:id="47"/>
      </w:r>
      <w:commentRangeEnd w:id="48"/>
      <w:r w:rsidR="0066093F">
        <w:rPr>
          <w:rStyle w:val="CommentReference"/>
        </w:rPr>
        <w:commentReference w:id="48"/>
      </w:r>
    </w:p>
    <w:p w14:paraId="700F8EE7" w14:textId="2549A2F9" w:rsidR="001D0660" w:rsidRDefault="00795899" w:rsidP="001D0660">
      <w:pPr>
        <w:rPr>
          <w:szCs w:val="22"/>
        </w:rPr>
      </w:pPr>
      <w:r>
        <w:rPr>
          <w:szCs w:val="22"/>
        </w:rPr>
        <w:lastRenderedPageBreak/>
        <w:t>Th</w:t>
      </w:r>
      <w:r w:rsidR="002655E6">
        <w:rPr>
          <w:szCs w:val="22"/>
        </w:rPr>
        <w:t>ese</w:t>
      </w:r>
      <w:r>
        <w:rPr>
          <w:szCs w:val="22"/>
        </w:rPr>
        <w:t xml:space="preserve"> result</w:t>
      </w:r>
      <w:r w:rsidR="002655E6">
        <w:rPr>
          <w:szCs w:val="22"/>
        </w:rPr>
        <w:t>s</w:t>
      </w:r>
      <w:r>
        <w:rPr>
          <w:szCs w:val="22"/>
        </w:rPr>
        <w:t xml:space="preserve"> </w:t>
      </w:r>
      <w:r w:rsidR="002655E6">
        <w:rPr>
          <w:szCs w:val="22"/>
        </w:rPr>
        <w:t>are</w:t>
      </w:r>
      <w:r>
        <w:rPr>
          <w:szCs w:val="22"/>
        </w:rPr>
        <w:t xml:space="preserve"> unexpected if listeners simply integrated visual and acoustic evidence of articulation, without discounting the </w:t>
      </w:r>
      <w:r>
        <w:rPr>
          <w:i/>
          <w:iCs/>
          <w:szCs w:val="22"/>
        </w:rPr>
        <w:t>causes</w:t>
      </w:r>
      <w:r>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Pr>
          <w:szCs w:val="22"/>
        </w:rPr>
        <w:t>Either</w:t>
      </w:r>
      <w:r w:rsidR="00A9453C">
        <w:rPr>
          <w:szCs w:val="22"/>
        </w:rPr>
        <w:t xml:space="preserve"> of these would result in lower center of gravity </w:t>
      </w:r>
      <w:r w:rsidR="00244AD2">
        <w:rPr>
          <w:szCs w:val="22"/>
        </w:rPr>
        <w:t xml:space="preserve">(similar to the effects of a </w:t>
      </w:r>
      <w:commentRangeStart w:id="49"/>
      <w:commentRangeStart w:id="50"/>
      <w:r w:rsidR="00244AD2">
        <w:rPr>
          <w:szCs w:val="22"/>
        </w:rPr>
        <w:t>bite</w:t>
      </w:r>
      <w:r w:rsidR="00E960BA">
        <w:rPr>
          <w:szCs w:val="22"/>
        </w:rPr>
        <w:t>-</w:t>
      </w:r>
      <w:r w:rsidR="00244AD2">
        <w:rPr>
          <w:szCs w:val="22"/>
        </w:rPr>
        <w:t>block</w:t>
      </w:r>
      <w:commentRangeEnd w:id="49"/>
      <w:r w:rsidR="00244AD2">
        <w:rPr>
          <w:rStyle w:val="CommentReference"/>
        </w:rPr>
        <w:commentReference w:id="49"/>
      </w:r>
      <w:commentRangeEnd w:id="50"/>
      <w:r w:rsidR="00E960BA">
        <w:rPr>
          <w:rStyle w:val="CommentReference"/>
        </w:rPr>
        <w:commentReference w:id="50"/>
      </w:r>
      <w:r w:rsidR="00244AD2">
        <w:rPr>
          <w:szCs w:val="22"/>
        </w:rPr>
        <w:t xml:space="preserve">, </w:t>
      </w:r>
      <w:r w:rsidR="00244AD2" w:rsidRPr="00ED3418">
        <w:rPr>
          <w:szCs w:val="22"/>
        </w:rPr>
        <w:t>McFarland &amp; Baum, 1995; Baum et al. 1996</w:t>
      </w:r>
      <w:r w:rsidR="00244AD2">
        <w:rPr>
          <w:szCs w:val="22"/>
        </w:rPr>
        <w:t>)</w:t>
      </w:r>
      <w:r w:rsidR="00A9453C">
        <w:rPr>
          <w:szCs w:val="22"/>
        </w:rPr>
        <w:t xml:space="preserve">, making a sound acoustically more </w:t>
      </w:r>
      <w:r w:rsidR="00A9453C" w:rsidRPr="00BF6D97">
        <w:rPr>
          <w:szCs w:val="22"/>
        </w:rPr>
        <w:t>/ʃ/</w:t>
      </w:r>
      <w:r w:rsidR="00A9453C">
        <w:rPr>
          <w:szCs w:val="22"/>
        </w:rPr>
        <w:t xml:space="preserve">-like. </w:t>
      </w:r>
      <w:r>
        <w:rPr>
          <w:szCs w:val="22"/>
        </w:rPr>
        <w:t xml:space="preserve">If listeners naively integrated this visual evidence with the acoustic evidence, listeners should be </w:t>
      </w:r>
      <w:r>
        <w:rPr>
          <w:i/>
          <w:iCs/>
          <w:szCs w:val="22"/>
        </w:rPr>
        <w:t>more</w:t>
      </w:r>
      <w:r>
        <w:rPr>
          <w:szCs w:val="22"/>
        </w:rPr>
        <w:t xml:space="preserve"> likely to respond </w:t>
      </w:r>
      <w:proofErr w:type="spellStart"/>
      <w:r w:rsidRPr="003E79A6">
        <w:rPr>
          <w:i/>
          <w:iCs/>
          <w:szCs w:val="22"/>
        </w:rPr>
        <w:t>ashi</w:t>
      </w:r>
      <w:proofErr w:type="spellEnd"/>
      <w:r>
        <w:rPr>
          <w:szCs w:val="22"/>
        </w:rPr>
        <w:t xml:space="preserve"> when the pen is in the mouth</w:t>
      </w:r>
      <w:r w:rsidR="001D0660">
        <w:rPr>
          <w:szCs w:val="22"/>
        </w:rPr>
        <w:t>—the opposite of what we observed in all three experiments</w:t>
      </w:r>
      <w:r>
        <w:rPr>
          <w:szCs w:val="22"/>
        </w:rPr>
        <w:t xml:space="preserve">. Similarly, if listeners ignored the pen, or if the effects of the pen on articulation, were not sufficiently visually evident, we should have failed to find </w:t>
      </w:r>
      <w:r w:rsidRPr="003F5649">
        <w:rPr>
          <w:i/>
        </w:rPr>
        <w:t>an</w:t>
      </w:r>
      <w:r w:rsidR="001D0660" w:rsidRPr="003F5649">
        <w:rPr>
          <w:i/>
        </w:rPr>
        <w:t>y</w:t>
      </w:r>
      <w:r>
        <w:rPr>
          <w:szCs w:val="22"/>
        </w:rPr>
        <w:t xml:space="preserve"> effect of pen location. </w:t>
      </w:r>
      <w:r w:rsidR="001D0660">
        <w:rPr>
          <w:szCs w:val="22"/>
        </w:rPr>
        <w:t xml:space="preserve">This was not the case. </w:t>
      </w:r>
      <w:r>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Pr>
          <w:szCs w:val="22"/>
        </w:rPr>
        <w:t xml:space="preserve">, paralleling </w:t>
      </w:r>
      <w:r w:rsidR="001D0660">
        <w:rPr>
          <w:szCs w:val="22"/>
        </w:rPr>
        <w:t>compensation effects</w:t>
      </w:r>
      <w:r>
        <w:rPr>
          <w:szCs w:val="22"/>
        </w:rPr>
        <w:t xml:space="preserve"> </w:t>
      </w:r>
      <w:r w:rsidR="001D0660">
        <w:rPr>
          <w:szCs w:val="22"/>
        </w:rPr>
        <w:t>previously documented for</w:t>
      </w:r>
      <w:r>
        <w:rPr>
          <w:szCs w:val="22"/>
        </w:rPr>
        <w:t xml:space="preserve"> </w:t>
      </w:r>
      <w:r w:rsidR="001D0660">
        <w:rPr>
          <w:szCs w:val="22"/>
        </w:rPr>
        <w:t>surrounding phonetic context (REF)</w:t>
      </w:r>
      <w:r>
        <w:rPr>
          <w:szCs w:val="22"/>
        </w:rPr>
        <w:t>.</w:t>
      </w:r>
    </w:p>
    <w:p w14:paraId="33FF6A2F" w14:textId="3022A3B8" w:rsidR="00E17FC6" w:rsidRDefault="001D0660" w:rsidP="00E17FC6">
      <w:pPr>
        <w:rPr>
          <w:szCs w:val="22"/>
          <w:highlight w:val="yellow"/>
        </w:rPr>
      </w:pPr>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 </w:t>
      </w:r>
      <w:r w:rsidR="008D6284" w:rsidRPr="0066093F">
        <w:rPr>
          <w:szCs w:val="22"/>
        </w:rPr>
        <w:t>This alternative explanation is addressed in Experiments 2.</w:t>
      </w:r>
    </w:p>
    <w:p w14:paraId="4804E457" w14:textId="63E8C854" w:rsidR="000E2896" w:rsidRDefault="008D6284" w:rsidP="000E2896">
      <w:pPr>
        <w:rPr>
          <w:szCs w:val="22"/>
        </w:rPr>
      </w:pPr>
      <w:r>
        <w:rPr>
          <w:szCs w:val="22"/>
        </w:rPr>
        <w:t>Before we turn to those experiments, we note that</w:t>
      </w:r>
      <w:r w:rsidR="00E17FC6" w:rsidRPr="00CE7AE0">
        <w:rPr>
          <w:szCs w:val="22"/>
        </w:rPr>
        <w:t xml:space="preserve"> Experiments 1a-c </w:t>
      </w:r>
      <w:r>
        <w:rPr>
          <w:szCs w:val="22"/>
        </w:rPr>
        <w:t xml:space="preserve">also </w:t>
      </w:r>
      <w:r w:rsidR="00E17FC6" w:rsidRPr="00CE7AE0">
        <w:rPr>
          <w:szCs w:val="22"/>
        </w:rPr>
        <w:t xml:space="preserve">validate the audiovisual test tokens we developed. </w:t>
      </w:r>
      <w:r w:rsidR="00406DBA" w:rsidRPr="00CE7AE0">
        <w:rPr>
          <w:szCs w:val="22"/>
        </w:rPr>
        <w:t xml:space="preserve">We found clear effects of both the acoustic continuum and visual bias (due to the /s/ or </w:t>
      </w:r>
      <w:r w:rsidR="00406DBA" w:rsidRPr="0080495B">
        <w:rPr>
          <w:szCs w:val="22"/>
        </w:rPr>
        <w:t xml:space="preserve">/ʃ/ </w:t>
      </w:r>
      <w:r w:rsidR="00406DBA" w:rsidRPr="00CE7AE0">
        <w:rPr>
          <w:szCs w:val="22"/>
        </w:rPr>
        <w:t xml:space="preserve">sound the talker produced in the original videos we excerpted the test stimuli from). </w:t>
      </w:r>
      <w:r w:rsidR="00775A9E">
        <w:rPr>
          <w:szCs w:val="22"/>
        </w:rPr>
        <w:t>T</w:t>
      </w:r>
      <w:r w:rsidR="0080495B">
        <w:rPr>
          <w:szCs w:val="22"/>
        </w:rPr>
        <w:t xml:space="preserve">he </w:t>
      </w:r>
      <w:r w:rsidR="000E2896">
        <w:rPr>
          <w:szCs w:val="22"/>
        </w:rPr>
        <w:t xml:space="preserve">slope of the </w:t>
      </w:r>
      <w:r w:rsidR="0080495B">
        <w:rPr>
          <w:szCs w:val="22"/>
        </w:rPr>
        <w:t xml:space="preserve">acoustic effects </w:t>
      </w:r>
      <w:r w:rsidR="000E2896">
        <w:rPr>
          <w:szCs w:val="22"/>
        </w:rPr>
        <w:t>is</w:t>
      </w:r>
      <w:r w:rsidR="0080495B">
        <w:rPr>
          <w:szCs w:val="22"/>
        </w:rPr>
        <w:t xml:space="preserve"> comparable </w:t>
      </w:r>
      <w:r w:rsidR="000E2896">
        <w:rPr>
          <w:szCs w:val="22"/>
        </w:rPr>
        <w:t>across both experiments</w:t>
      </w:r>
      <w:r w:rsidR="007C1B6D">
        <w:rPr>
          <w:szCs w:val="22"/>
        </w:rPr>
        <w:t xml:space="preserve">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sidR="007C1B6D">
        <w:rPr>
          <w:szCs w:val="22"/>
        </w:rPr>
        <w:t xml:space="preserve"> in Experiment 1a-c vs.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=.30, SE=.069</m:t>
        </m:r>
      </m:oMath>
      <w:r w:rsidR="007C1B6D">
        <w:rPr>
          <w:szCs w:val="22"/>
        </w:rPr>
        <w:t xml:space="preserve"> in LJ18)</w:t>
      </w:r>
      <w:r w:rsidR="000E2896">
        <w:rPr>
          <w:szCs w:val="22"/>
        </w:rPr>
        <w:t>,</w:t>
      </w:r>
      <w:r w:rsidR="00D30126">
        <w:rPr>
          <w:rStyle w:val="FootnoteReference"/>
          <w:szCs w:val="22"/>
        </w:rPr>
        <w:footnoteReference w:id="5"/>
      </w:r>
      <w:r w:rsidR="000E2896">
        <w:rPr>
          <w:szCs w:val="22"/>
        </w:rPr>
        <w:t xml:space="preserve"> and responses for the audio-only </w:t>
      </w:r>
      <w:r w:rsidR="000E2896">
        <w:rPr>
          <w:szCs w:val="22"/>
        </w:rPr>
        <w:lastRenderedPageBreak/>
        <w:t>test token fell approximately half-way between the two visual bias conditions of Experiments 1a-c</w:t>
      </w:r>
      <w:r w:rsidR="002E6329">
        <w:rPr>
          <w:szCs w:val="22"/>
        </w:rPr>
        <w:t xml:space="preserve">, as would be expected given </w:t>
      </w:r>
      <w:r w:rsidR="000E2896">
        <w:rPr>
          <w:szCs w:val="22"/>
        </w:rPr>
        <w:t xml:space="preserve">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p>
    <w:p w14:paraId="43A122D0" w14:textId="5365B9A3" w:rsidR="002E008A" w:rsidRPr="00ED3418" w:rsidRDefault="002E008A" w:rsidP="002E008A">
      <w:pPr>
        <w:pStyle w:val="Heading1"/>
        <w:rPr>
          <w:sz w:val="22"/>
          <w:szCs w:val="22"/>
        </w:rPr>
      </w:pPr>
      <w:r w:rsidRPr="00ED3418">
        <w:rPr>
          <w:sz w:val="22"/>
          <w:szCs w:val="22"/>
        </w:rPr>
        <w:t>Experiment</w:t>
      </w:r>
      <w:r>
        <w:rPr>
          <w:sz w:val="22"/>
          <w:szCs w:val="22"/>
        </w:rPr>
        <w:t xml:space="preserve"> 2</w:t>
      </w:r>
    </w:p>
    <w:p w14:paraId="16D68E76" w14:textId="17C21CAD" w:rsidR="00E739EF" w:rsidRDefault="002E008A" w:rsidP="00972CE3">
      <w:pPr>
        <w:rPr>
          <w:szCs w:val="22"/>
        </w:rPr>
      </w:pPr>
      <w:r>
        <w:rPr>
          <w:szCs w:val="22"/>
        </w:rPr>
        <w:t xml:space="preserve">The </w:t>
      </w:r>
      <w:r w:rsidR="00703116">
        <w:rPr>
          <w:szCs w:val="22"/>
        </w:rPr>
        <w:t xml:space="preserve">materials and procedure of </w:t>
      </w:r>
      <w:r w:rsidR="004F7088">
        <w:rPr>
          <w:szCs w:val="22"/>
        </w:rPr>
        <w:t>E</w:t>
      </w:r>
      <w:r>
        <w:rPr>
          <w:szCs w:val="22"/>
        </w:rPr>
        <w:t xml:space="preserve">xperiment </w:t>
      </w:r>
      <w:r w:rsidR="004F7088">
        <w:rPr>
          <w:szCs w:val="22"/>
        </w:rPr>
        <w:t xml:space="preserve">2 </w:t>
      </w:r>
      <w:r>
        <w:rPr>
          <w:szCs w:val="22"/>
        </w:rPr>
        <w:t>w</w:t>
      </w:r>
      <w:r w:rsidR="00703116">
        <w:rPr>
          <w:szCs w:val="22"/>
        </w:rPr>
        <w:t>ere</w:t>
      </w:r>
      <w:r>
        <w:rPr>
          <w:szCs w:val="22"/>
        </w:rPr>
        <w:t xml:space="preserve"> identical to Experiment 1c, except that</w:t>
      </w:r>
      <w:r w:rsidR="00703116">
        <w:rPr>
          <w:szCs w:val="22"/>
        </w:rPr>
        <w:t xml:space="preserve"> the talker’s mouth was occluded by a black rectangle during the production of the </w:t>
      </w:r>
      <w:r w:rsidR="00703116" w:rsidRPr="00ED3418">
        <w:rPr>
          <w:szCs w:val="22"/>
        </w:rPr>
        <w:t>/s/-/ʃ/ fricative</w:t>
      </w:r>
      <w:r w:rsidR="004F7088">
        <w:rPr>
          <w:szCs w:val="22"/>
        </w:rPr>
        <w:t xml:space="preserve"> (see </w:t>
      </w:r>
      <w:r w:rsidR="004F7088">
        <w:rPr>
          <w:szCs w:val="22"/>
        </w:rPr>
        <w:fldChar w:fldCharType="begin"/>
      </w:r>
      <w:r w:rsidR="004F7088">
        <w:rPr>
          <w:szCs w:val="22"/>
        </w:rPr>
        <w:instrText xml:space="preserve"> REF _Ref136084921 \h </w:instrText>
      </w:r>
      <w:r w:rsidR="004F7088">
        <w:rPr>
          <w:szCs w:val="22"/>
        </w:rPr>
      </w:r>
      <w:r w:rsidR="004F7088">
        <w:rPr>
          <w:szCs w:val="22"/>
        </w:rPr>
        <w:fldChar w:fldCharType="separate"/>
      </w:r>
      <w:r w:rsidR="004F7088" w:rsidRPr="00ED3418">
        <w:rPr>
          <w:szCs w:val="22"/>
        </w:rPr>
        <w:t xml:space="preserve">Figure </w:t>
      </w:r>
      <w:r w:rsidR="004F7088">
        <w:rPr>
          <w:noProof/>
          <w:szCs w:val="22"/>
        </w:rPr>
        <w:t>6</w:t>
      </w:r>
      <w:r w:rsidR="004F7088">
        <w:rPr>
          <w:szCs w:val="22"/>
        </w:rPr>
        <w:fldChar w:fldCharType="end"/>
      </w:r>
      <w:r w:rsidR="004F7088">
        <w:rPr>
          <w:szCs w:val="22"/>
        </w:rPr>
        <w:t>)</w:t>
      </w:r>
      <w:r w:rsidRPr="00ED3418">
        <w:rPr>
          <w:szCs w:val="22"/>
        </w:rPr>
        <w:t xml:space="preserve">. </w:t>
      </w:r>
      <w:r w:rsidR="00E739EF">
        <w:rPr>
          <w:szCs w:val="22"/>
        </w:rPr>
        <w:t xml:space="preserve">The rectangle was absent at the start and end of the video, appearing XXX msecs before the start of the fricative and disappearing XXX msecs after the end of the fricative. This left it rather clear </w:t>
      </w:r>
      <w:r w:rsidR="00E739EF">
        <w:rPr>
          <w:i/>
          <w:iCs/>
          <w:szCs w:val="22"/>
        </w:rPr>
        <w:t>that</w:t>
      </w:r>
      <w:r w:rsidR="00E739EF">
        <w:rPr>
          <w:szCs w:val="22"/>
        </w:rPr>
        <w:t xml:space="preserve"> the pen was in the mouth during the production of the fricative, while occluding most direct evidence of the </w:t>
      </w:r>
      <w:commentRangeStart w:id="57"/>
      <w:commentRangeStart w:id="58"/>
      <w:r w:rsidR="00375884">
        <w:rPr>
          <w:szCs w:val="22"/>
        </w:rPr>
        <w:t xml:space="preserve">effect of the pen on the </w:t>
      </w:r>
      <w:r w:rsidR="00E739EF">
        <w:rPr>
          <w:szCs w:val="22"/>
        </w:rPr>
        <w:t xml:space="preserve">specific state of the articulators (lip rounding, oral cavity opening) during the production of the fricative. </w:t>
      </w:r>
      <w:commentRangeEnd w:id="57"/>
      <w:r w:rsidR="00375884">
        <w:rPr>
          <w:rStyle w:val="CommentReference"/>
        </w:rPr>
        <w:commentReference w:id="57"/>
      </w:r>
      <w:commentRangeEnd w:id="58"/>
      <w:r w:rsidR="00E02182">
        <w:rPr>
          <w:rStyle w:val="CommentReference"/>
        </w:rPr>
        <w:commentReference w:id="58"/>
      </w:r>
    </w:p>
    <w:p w14:paraId="15154D13" w14:textId="43037B55" w:rsidR="002E008A" w:rsidRPr="00ED3418" w:rsidRDefault="00703116" w:rsidP="003E79A6">
      <w:pPr>
        <w:ind w:firstLine="0"/>
        <w:rPr>
          <w:szCs w:val="22"/>
        </w:rPr>
      </w:pPr>
      <w:commentRangeStart w:id="59"/>
      <w:commentRangeEnd w:id="59"/>
      <w:r>
        <w:rPr>
          <w:rStyle w:val="CommentReference"/>
        </w:rPr>
        <w:commentReference w:id="59"/>
      </w:r>
    </w:p>
    <w:bookmarkStart w:id="60" w:name="_Ref136084921"/>
    <w:p w14:paraId="7EE39542" w14:textId="15C622A4" w:rsidR="008133E0" w:rsidRPr="00ED3418" w:rsidRDefault="00102065" w:rsidP="008133E0">
      <w:pPr>
        <w:jc w:val="center"/>
        <w:rPr>
          <w:szCs w:val="22"/>
        </w:rPr>
      </w:pPr>
      <w:r>
        <w:fldChar w:fldCharType="begin"/>
      </w:r>
      <w:r>
        <w:instrText xml:space="preserve"> INCLUDEPICTURE "https://mail.google.com/mail/u/0?ui=2&amp;ik=427c5e0115&amp;attid=0.2&amp;permmsgid=msg-a:r-6517382407935838111&amp;th=18881455e6e60146&amp;view=fimg&amp;fur=ip&amp;sz=s0-l75-ft&amp;attbid=ANGjdJ9hBBsZG11nkbvpTJF3IkO8RHm5Lk7jznnSfBVVY5YsQc-8r0YtUZj9kIHFU-A-Wjx52oSXwaLKVjdnOzz06Hxqy7wDVl6RhPcJ9YKSqqDs9RDEQvVbRfAJl-s&amp;disp=emb&amp;realattid=ii_lifz97zr1" \* MERGEFORMATINET </w:instrText>
      </w:r>
      <w:r>
        <w:fldChar w:fldCharType="separate"/>
      </w:r>
      <w:r>
        <w:fldChar w:fldCharType="end"/>
      </w:r>
      <w:del w:id="61" w:author="Cummings, Shawn" w:date="2023-06-08T16:18:00Z">
        <w:r w:rsidR="008133E0" w:rsidRPr="00ED3418" w:rsidDel="0066093F">
          <w:rPr>
            <w:szCs w:val="22"/>
            <w:highlight w:val="cyan"/>
          </w:rPr>
          <w:lastRenderedPageBreak/>
          <w:delText xml:space="preserve">[INSERT </w:delText>
        </w:r>
        <w:r w:rsidR="008133E0" w:rsidDel="0066093F">
          <w:rPr>
            <w:szCs w:val="22"/>
            <w:highlight w:val="cyan"/>
          </w:rPr>
          <w:delText>FIGURE</w:delText>
        </w:r>
        <w:r w:rsidR="008133E0" w:rsidRPr="00ED3418" w:rsidDel="0066093F">
          <w:rPr>
            <w:szCs w:val="22"/>
            <w:highlight w:val="cyan"/>
          </w:rPr>
          <w:delText>]</w:delText>
        </w:r>
      </w:del>
      <w:ins w:id="62" w:author="Cummings, Shawn" w:date="2023-06-08T16:09:00Z">
        <w:r>
          <w:rPr>
            <w:noProof/>
            <w:szCs w:val="22"/>
          </w:rPr>
          <w:drawing>
            <wp:inline distT="0" distB="0" distL="0" distR="0" wp14:anchorId="6D2B9F41" wp14:editId="4BB0E9D9">
              <wp:extent cx="5486400" cy="4142105"/>
              <wp:effectExtent l="0" t="0" r="0" b="0"/>
              <wp:docPr id="1944759604" name="Picture 3" descr="A picture containing screenshot, perso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59604" name="Picture 3" descr="A picture containing screenshot, person, design&#10;&#10;Description automatically generated"/>
                      <pic:cNvPicPr/>
                    </pic:nvPicPr>
                    <pic:blipFill>
                      <a:blip r:embed="rId19"/>
                      <a:stretch>
                        <a:fillRect/>
                      </a:stretch>
                    </pic:blipFill>
                    <pic:spPr>
                      <a:xfrm>
                        <a:off x="0" y="0"/>
                        <a:ext cx="5486400" cy="4142105"/>
                      </a:xfrm>
                      <a:prstGeom prst="rect">
                        <a:avLst/>
                      </a:prstGeom>
                    </pic:spPr>
                  </pic:pic>
                </a:graphicData>
              </a:graphic>
            </wp:inline>
          </w:drawing>
        </w:r>
      </w:ins>
    </w:p>
    <w:p w14:paraId="6D3AA166" w14:textId="085DD82B" w:rsidR="002E008A" w:rsidRPr="00ED3418" w:rsidRDefault="002E008A" w:rsidP="002E008A">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4F7088">
        <w:rPr>
          <w:noProof/>
          <w:szCs w:val="22"/>
        </w:rPr>
        <w:t>6</w:t>
      </w:r>
      <w:r w:rsidRPr="00ED3418">
        <w:rPr>
          <w:noProof/>
          <w:szCs w:val="22"/>
        </w:rPr>
        <w:fldChar w:fldCharType="end"/>
      </w:r>
      <w:bookmarkEnd w:id="60"/>
      <w:r w:rsidRPr="00ED3418">
        <w:rPr>
          <w:szCs w:val="22"/>
        </w:rPr>
        <w:tab/>
        <w:t>S</w:t>
      </w:r>
      <w:ins w:id="63" w:author="Cummings, Shawn" w:date="2023-06-08T16:10:00Z">
        <w:r w:rsidR="00102065">
          <w:rPr>
            <w:szCs w:val="22"/>
          </w:rPr>
          <w:t xml:space="preserve">chematic </w:t>
        </w:r>
      </w:ins>
      <w:ins w:id="64" w:author="Cummings, Shawn" w:date="2023-06-08T16:11:00Z">
        <w:r w:rsidR="00102065">
          <w:rPr>
            <w:szCs w:val="22"/>
          </w:rPr>
          <w:t>of</w:t>
        </w:r>
      </w:ins>
      <w:del w:id="65" w:author="Cummings, Shawn" w:date="2023-06-08T16:10:00Z">
        <w:r w:rsidDel="00102065">
          <w:rPr>
            <w:szCs w:val="22"/>
          </w:rPr>
          <w:delText>tills</w:delText>
        </w:r>
        <w:r w:rsidRPr="00ED3418" w:rsidDel="00102065">
          <w:rPr>
            <w:szCs w:val="22"/>
          </w:rPr>
          <w:delText xml:space="preserve"> of</w:delText>
        </w:r>
      </w:del>
      <w:del w:id="66" w:author="Cummings, Shawn" w:date="2023-06-08T16:11:00Z">
        <w:r w:rsidDel="00102065">
          <w:rPr>
            <w:szCs w:val="22"/>
          </w:rPr>
          <w:delText xml:space="preserve"> video components of</w:delText>
        </w:r>
      </w:del>
      <w:r w:rsidRPr="00ED3418">
        <w:rPr>
          <w:szCs w:val="22"/>
        </w:rPr>
        <w:t xml:space="preserve"> </w:t>
      </w:r>
      <w:ins w:id="67" w:author="Cummings, Shawn" w:date="2023-06-08T16:10:00Z">
        <w:r w:rsidR="00102065">
          <w:rPr>
            <w:szCs w:val="22"/>
          </w:rPr>
          <w:t>an</w:t>
        </w:r>
      </w:ins>
      <w:del w:id="68" w:author="Cummings, Shawn" w:date="2023-06-08T16:10:00Z">
        <w:r w:rsidRPr="00ED3418" w:rsidDel="00102065">
          <w:rPr>
            <w:szCs w:val="22"/>
          </w:rPr>
          <w:delText>t</w:delText>
        </w:r>
        <w:r w:rsidDel="00102065">
          <w:rPr>
            <w:szCs w:val="22"/>
          </w:rPr>
          <w:delText>wo</w:delText>
        </w:r>
      </w:del>
      <w:r w:rsidRPr="00ED3418">
        <w:rPr>
          <w:szCs w:val="22"/>
        </w:rPr>
        <w:t xml:space="preserve"> </w:t>
      </w:r>
      <w:r>
        <w:rPr>
          <w:szCs w:val="22"/>
        </w:rPr>
        <w:t>audio-</w:t>
      </w:r>
      <w:r w:rsidRPr="00ED3418">
        <w:rPr>
          <w:szCs w:val="22"/>
        </w:rPr>
        <w:t>visual item</w:t>
      </w:r>
      <w:del w:id="69" w:author="Cummings, Shawn" w:date="2023-06-08T16:10:00Z">
        <w:r w:rsidRPr="00ED3418" w:rsidDel="00102065">
          <w:rPr>
            <w:szCs w:val="22"/>
          </w:rPr>
          <w:delText>s</w:delText>
        </w:r>
      </w:del>
      <w:r w:rsidRPr="00ED3418">
        <w:rPr>
          <w:szCs w:val="22"/>
        </w:rPr>
        <w:t xml:space="preserve"> in Experiment</w:t>
      </w:r>
      <w:del w:id="70" w:author="Cummings, Shawn" w:date="2023-06-08T16:11:00Z">
        <w:r w:rsidRPr="00ED3418" w:rsidDel="00102065">
          <w:rPr>
            <w:szCs w:val="22"/>
          </w:rPr>
          <w:delText>s</w:delText>
        </w:r>
      </w:del>
      <w:r w:rsidRPr="00ED3418">
        <w:rPr>
          <w:szCs w:val="22"/>
        </w:rPr>
        <w:t xml:space="preserve"> </w:t>
      </w:r>
      <w:r w:rsidR="00703116">
        <w:rPr>
          <w:szCs w:val="22"/>
        </w:rPr>
        <w:t>2</w:t>
      </w:r>
      <w:r w:rsidRPr="00ED3418">
        <w:rPr>
          <w:szCs w:val="22"/>
        </w:rPr>
        <w:t xml:space="preserve">, </w:t>
      </w:r>
      <w:r w:rsidR="00E739EF">
        <w:rPr>
          <w:szCs w:val="22"/>
        </w:rPr>
        <w:t>during the production of the fricative</w:t>
      </w:r>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1a-c, a black box occluded the talker’s mouth during the production of the fricative. </w:t>
      </w:r>
    </w:p>
    <w:p w14:paraId="6600DD62" w14:textId="53330A4A" w:rsidR="00972CE3" w:rsidRDefault="00972CE3" w:rsidP="00972CE3">
      <w:pPr>
        <w:rPr>
          <w:szCs w:val="22"/>
        </w:rPr>
      </w:pPr>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they observe that the pen indeed causes more lip rounding or larger opening of the oral cavity, then we expect the effect of the pen—replicated three times in Experiments 1a-c—to be no longer observed in Experiment 2. This latter possibility strikes us to be what compensation accounts like that advanced by Fowler would predict since “</w:t>
      </w:r>
      <w:r w:rsidRPr="00ED3418">
        <w:rPr>
          <w:szCs w:val="22"/>
        </w:rPr>
        <w:t xml:space="preserve">it does not matter why the lips were rounded; it only </w:t>
      </w:r>
      <w:r w:rsidRPr="00ED3418">
        <w:rPr>
          <w:szCs w:val="22"/>
        </w:rPr>
        <w:lastRenderedPageBreak/>
        <w:t>matters that they were rounded</w:t>
      </w:r>
      <w:r>
        <w:rPr>
          <w:szCs w:val="22"/>
        </w:rPr>
        <w:t>” (Fowler, 2006, p.</w:t>
      </w:r>
      <w:r w:rsidR="007B4DCF">
        <w:rPr>
          <w:szCs w:val="22"/>
        </w:rPr>
        <w:t xml:space="preserve"> 166</w:t>
      </w:r>
      <w:r>
        <w:rPr>
          <w:szCs w:val="22"/>
        </w:rPr>
        <w:t>).</w:t>
      </w:r>
    </w:p>
    <w:p w14:paraId="4A39DE5B" w14:textId="593BE199" w:rsidR="00972CE3" w:rsidRDefault="00972CE3" w:rsidP="00972CE3">
      <w:pPr>
        <w:rPr>
          <w:szCs w:val="22"/>
        </w:rPr>
      </w:pPr>
      <w:r>
        <w:rPr>
          <w:szCs w:val="22"/>
        </w:rPr>
        <w:t xml:space="preserve">Second, Experiment 2 allows us to test whether the decreased rate of </w:t>
      </w:r>
      <w:proofErr w:type="spellStart"/>
      <w:r w:rsidRPr="0066093F">
        <w:rPr>
          <w:i/>
          <w:iCs/>
          <w:szCs w:val="22"/>
        </w:rPr>
        <w:t>ashi</w:t>
      </w:r>
      <w:proofErr w:type="spellEnd"/>
      <w:r w:rsidR="001F3C86">
        <w:rPr>
          <w:szCs w:val="22"/>
        </w:rPr>
        <w:t xml:space="preserve"> </w:t>
      </w:r>
      <w:r>
        <w:rPr>
          <w:szCs w:val="22"/>
        </w:rPr>
        <w:t xml:space="preserve">responses when the pen was in the mouth in Experiments 1a-c was due to visual obstruction of articulatory evidence, rather than compensation. Under this alternative hypothesis, both pen conditions (pen in mouth vs. hand) of Experiment 2 should yield rates of </w:t>
      </w:r>
      <w:proofErr w:type="spellStart"/>
      <w:r w:rsidRPr="0066093F">
        <w:rPr>
          <w:i/>
          <w:iCs/>
          <w:szCs w:val="22"/>
        </w:rPr>
        <w:t>ashi</w:t>
      </w:r>
      <w:proofErr w:type="spellEnd"/>
      <w:r w:rsidR="001F3C86">
        <w:rPr>
          <w:szCs w:val="22"/>
        </w:rPr>
        <w:t xml:space="preserve"> </w:t>
      </w:r>
      <w:r>
        <w:rPr>
          <w:szCs w:val="22"/>
        </w:rPr>
        <w:t>responses comparable to the pen-in-the-mouth condition in Experiment 1c (since Experiment 2 occludes most direct visual evidence of fricative articulation). Thus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just prior to the fricative, (2) that the effects of Experiments 1a-c were due to visual occlusion of articulatory cues, rather than compensation.</w:t>
      </w:r>
    </w:p>
    <w:p w14:paraId="7CF5CA67" w14:textId="77777777" w:rsidR="002E008A" w:rsidRPr="00ED3418" w:rsidRDefault="002E008A" w:rsidP="002E008A">
      <w:pPr>
        <w:pStyle w:val="Heading2"/>
        <w:rPr>
          <w:szCs w:val="22"/>
        </w:rPr>
      </w:pPr>
      <w:r w:rsidRPr="00ED3418">
        <w:rPr>
          <w:szCs w:val="22"/>
        </w:rPr>
        <w:t>Methods</w:t>
      </w:r>
    </w:p>
    <w:p w14:paraId="7316D4DA" w14:textId="5408FDC0" w:rsidR="002E008A" w:rsidRPr="00ED3418" w:rsidRDefault="002E008A" w:rsidP="002E008A">
      <w:pPr>
        <w:rPr>
          <w:szCs w:val="22"/>
        </w:rPr>
      </w:pPr>
      <w:r w:rsidRPr="00ED3418">
        <w:rPr>
          <w:b/>
          <w:bCs/>
          <w:i/>
          <w:iCs/>
          <w:szCs w:val="22"/>
        </w:rPr>
        <w:t>Participants.</w:t>
      </w:r>
      <w:r w:rsidRPr="00ED3418">
        <w:rPr>
          <w:szCs w:val="22"/>
        </w:rPr>
        <w:t xml:space="preserve"> </w:t>
      </w:r>
      <w:r w:rsidR="00972CE3">
        <w:rPr>
          <w:szCs w:val="22"/>
        </w:rPr>
        <w:t>We again recruited</w:t>
      </w:r>
      <w:r w:rsidRPr="00ED3418">
        <w:rPr>
          <w:szCs w:val="22"/>
        </w:rPr>
        <w:t xml:space="preserve"> 64 participants, </w:t>
      </w:r>
      <w:r w:rsidR="00972CE3">
        <w:rPr>
          <w:szCs w:val="22"/>
        </w:rPr>
        <w:t>using the same approach, payment, etc. as in Experiment 1</w:t>
      </w:r>
      <w:commentRangeStart w:id="71"/>
      <w:commentRangeStart w:id="72"/>
      <w:commentRangeStart w:id="73"/>
      <w:r w:rsidR="00972CE3">
        <w:rPr>
          <w:szCs w:val="22"/>
        </w:rPr>
        <w:t>c.</w:t>
      </w:r>
      <w:commentRangeEnd w:id="71"/>
      <w:r w:rsidR="00972CE3">
        <w:rPr>
          <w:rStyle w:val="CommentReference"/>
        </w:rPr>
        <w:commentReference w:id="71"/>
      </w:r>
      <w:commentRangeEnd w:id="72"/>
      <w:r w:rsidR="00143685">
        <w:rPr>
          <w:rStyle w:val="CommentReference"/>
        </w:rPr>
        <w:commentReference w:id="72"/>
      </w:r>
      <w:commentRangeEnd w:id="73"/>
      <w:r w:rsidR="003E79A6">
        <w:rPr>
          <w:rStyle w:val="CommentReference"/>
        </w:rPr>
        <w:commentReference w:id="73"/>
      </w:r>
    </w:p>
    <w:p w14:paraId="52FC772A" w14:textId="2A4CDA7C" w:rsidR="002E008A" w:rsidRDefault="002E008A" w:rsidP="003E79A6">
      <w:pPr>
        <w:rPr>
          <w:szCs w:val="22"/>
        </w:rPr>
      </w:pPr>
      <w:r w:rsidRPr="00ED3418">
        <w:rPr>
          <w:b/>
          <w:bCs/>
          <w:i/>
          <w:iCs/>
          <w:szCs w:val="22"/>
        </w:rPr>
        <w:t xml:space="preserve">Materials. </w:t>
      </w:r>
      <w:r w:rsidR="00972CE3" w:rsidRPr="0066093F">
        <w:rPr>
          <w:szCs w:val="22"/>
        </w:rPr>
        <w:t>All materials were the same as in Exper</w:t>
      </w:r>
      <w:r w:rsidR="00972CE3">
        <w:rPr>
          <w:szCs w:val="22"/>
        </w:rPr>
        <w:t>i</w:t>
      </w:r>
      <w:r w:rsidR="00972CE3" w:rsidRPr="0066093F">
        <w:rPr>
          <w:szCs w:val="22"/>
        </w:rPr>
        <w:t>ment 1c, except for the addition of a black rectangle to the video, as described above.</w:t>
      </w:r>
      <w:r w:rsidR="00972CE3">
        <w:rPr>
          <w:szCs w:val="22"/>
        </w:rPr>
        <w:t xml:space="preserve"> </w:t>
      </w:r>
      <w:r w:rsidR="00E02182">
        <w:rPr>
          <w:szCs w:val="22"/>
        </w:rPr>
        <w:t xml:space="preserve">The black rectangle was </w:t>
      </w:r>
      <w:r w:rsidR="00E02182" w:rsidRPr="00E02182">
        <w:rPr>
          <w:szCs w:val="22"/>
        </w:rPr>
        <w:t xml:space="preserve">positioned such that vertically, the area from the bottom of the talker's nose to the bottom of her chin were blocked from view. Horizontally, the entire width of the face was occluded. This was intended to </w:t>
      </w:r>
      <w:r w:rsidR="00E02182">
        <w:rPr>
          <w:szCs w:val="22"/>
        </w:rPr>
        <w:t>occlude</w:t>
      </w:r>
      <w:r w:rsidR="00E02182" w:rsidRPr="00E02182">
        <w:rPr>
          <w:szCs w:val="22"/>
        </w:rPr>
        <w:t xml:space="preserve"> visually specified articulat</w:t>
      </w:r>
      <w:r w:rsidR="00E02182">
        <w:rPr>
          <w:szCs w:val="22"/>
        </w:rPr>
        <w:t>ion</w:t>
      </w:r>
      <w:r w:rsidR="00E02182" w:rsidRPr="00E02182">
        <w:rPr>
          <w:szCs w:val="22"/>
        </w:rPr>
        <w:t>, including lip rounding, mouth aperture, and tongue position. </w:t>
      </w:r>
      <w:r w:rsidR="00E02182">
        <w:rPr>
          <w:szCs w:val="22"/>
        </w:rPr>
        <w:t>In cases where the talker moved during production, the size of the rectangle was increased such that the above criterion always applied. This gave rise slightly different dimensions between different video frames.</w:t>
      </w:r>
      <w:r w:rsidR="003E79A6">
        <w:rPr>
          <w:szCs w:val="22"/>
        </w:rPr>
        <w:t xml:space="preserve"> T</w:t>
      </w:r>
      <w:r w:rsidR="005878C4">
        <w:rPr>
          <w:szCs w:val="22"/>
        </w:rPr>
        <w:t>he</w:t>
      </w:r>
      <w:r w:rsidR="00E02182" w:rsidRPr="00E02182">
        <w:rPr>
          <w:szCs w:val="22"/>
        </w:rPr>
        <w:t xml:space="preserve"> </w:t>
      </w:r>
      <w:proofErr w:type="spellStart"/>
      <w:r w:rsidR="003E79A6">
        <w:rPr>
          <w:szCs w:val="22"/>
        </w:rPr>
        <w:t>occluder</w:t>
      </w:r>
      <w:proofErr w:type="spellEnd"/>
      <w:r w:rsidR="003E79A6">
        <w:rPr>
          <w:szCs w:val="22"/>
        </w:rPr>
        <w:t xml:space="preserve"> appear</w:t>
      </w:r>
      <w:r w:rsidR="00E02182">
        <w:rPr>
          <w:szCs w:val="22"/>
        </w:rPr>
        <w:t xml:space="preserve"> </w:t>
      </w:r>
      <w:r w:rsidR="003E79A6">
        <w:rPr>
          <w:szCs w:val="22"/>
        </w:rPr>
        <w:t>during</w:t>
      </w:r>
      <w:r w:rsidR="005878C4">
        <w:rPr>
          <w:szCs w:val="22"/>
        </w:rPr>
        <w:t xml:space="preserve"> the </w:t>
      </w:r>
      <w:r w:rsidR="003E79A6">
        <w:rPr>
          <w:szCs w:val="22"/>
        </w:rPr>
        <w:t xml:space="preserve">video </w:t>
      </w:r>
      <w:r w:rsidR="005878C4">
        <w:rPr>
          <w:szCs w:val="22"/>
        </w:rPr>
        <w:t xml:space="preserve">frame after the </w:t>
      </w:r>
      <w:r w:rsidR="005878C4" w:rsidRPr="00E02182">
        <w:rPr>
          <w:szCs w:val="22"/>
        </w:rPr>
        <w:t xml:space="preserve">talker's maximum mouth aperture for the preceding vowel. The occluder disappeared at word offset. The vowel after the fricative was </w:t>
      </w:r>
      <w:r w:rsidR="005878C4" w:rsidRPr="00E02182">
        <w:rPr>
          <w:szCs w:val="22"/>
        </w:rPr>
        <w:lastRenderedPageBreak/>
        <w:t>therefore also visually occluded.</w:t>
      </w:r>
      <w:r w:rsidR="005878C4">
        <w:rPr>
          <w:szCs w:val="22"/>
        </w:rPr>
        <w:t xml:space="preserve"> This window was</w:t>
      </w:r>
      <w:r w:rsidR="00E02182">
        <w:rPr>
          <w:szCs w:val="22"/>
        </w:rPr>
        <w:t xml:space="preserve"> </w:t>
      </w:r>
      <w:r w:rsidR="00E02182" w:rsidRPr="00E02182">
        <w:rPr>
          <w:szCs w:val="22"/>
        </w:rPr>
        <w:t>intended to balance the competing constraints of giving subjects maximum opportunity to see the pen in the talker's mouth, while</w:t>
      </w:r>
      <w:r w:rsidR="005878C4">
        <w:rPr>
          <w:szCs w:val="22"/>
        </w:rPr>
        <w:t xml:space="preserve"> </w:t>
      </w:r>
      <w:r w:rsidR="00E02182" w:rsidRPr="00E02182">
        <w:rPr>
          <w:szCs w:val="22"/>
        </w:rPr>
        <w:t xml:space="preserve">blocking the entirety of the fricative segment. </w:t>
      </w:r>
    </w:p>
    <w:p w14:paraId="3A7459A7" w14:textId="239C3064" w:rsidR="002E008A" w:rsidRPr="00ED3418" w:rsidRDefault="002E008A" w:rsidP="002E008A">
      <w:pPr>
        <w:rPr>
          <w:b/>
          <w:bCs/>
          <w:i/>
          <w:iCs/>
          <w:szCs w:val="22"/>
        </w:rPr>
      </w:pPr>
      <w:r w:rsidRPr="00ED3418">
        <w:rPr>
          <w:b/>
          <w:bCs/>
          <w:i/>
          <w:iCs/>
          <w:szCs w:val="22"/>
        </w:rPr>
        <w:t xml:space="preserve">Procedure. </w:t>
      </w:r>
      <w:r w:rsidR="006904D7">
        <w:rPr>
          <w:szCs w:val="22"/>
        </w:rPr>
        <w:t>The procedure was identical to Experiment 1c</w:t>
      </w:r>
      <w:r w:rsidR="00143685">
        <w:rPr>
          <w:szCs w:val="22"/>
        </w:rPr>
        <w:t xml:space="preserve">, with </w:t>
      </w:r>
      <w:r w:rsidR="003E79A6">
        <w:rPr>
          <w:szCs w:val="22"/>
        </w:rPr>
        <w:t xml:space="preserve">the </w:t>
      </w:r>
      <w:r w:rsidR="00143685">
        <w:rPr>
          <w:szCs w:val="22"/>
        </w:rPr>
        <w:t>exception</w:t>
      </w:r>
      <w:r w:rsidR="003E79A6">
        <w:rPr>
          <w:szCs w:val="22"/>
        </w:rPr>
        <w:t xml:space="preserve"> that t</w:t>
      </w:r>
      <w:r w:rsidR="006A24AF">
        <w:rPr>
          <w:szCs w:val="22"/>
        </w:rPr>
        <w:t xml:space="preserve">he phrase </w:t>
      </w:r>
      <w:r w:rsidR="006A24AF" w:rsidRPr="003E79A6">
        <w:rPr>
          <w:szCs w:val="22"/>
        </w:rPr>
        <w:t>“</w:t>
      </w:r>
      <w:r w:rsidR="006A24AF" w:rsidRPr="0066093F">
        <w:rPr>
          <w:szCs w:val="22"/>
          <w:lang w:val="en-GB"/>
        </w:rPr>
        <w:t>with a black box occluding the speaker's mouth” was added to instructions where relevant.</w:t>
      </w:r>
      <w:r w:rsidR="00143685" w:rsidRPr="0066093F">
        <w:rPr>
          <w:szCs w:val="22"/>
          <w:lang w:val="en-GB"/>
        </w:rPr>
        <w:t xml:space="preserve"> </w:t>
      </w:r>
    </w:p>
    <w:p w14:paraId="667A03D8" w14:textId="439FE5EE" w:rsidR="002E008A" w:rsidRPr="00ED3418" w:rsidRDefault="002E008A" w:rsidP="002E008A">
      <w:pPr>
        <w:rPr>
          <w:szCs w:val="22"/>
        </w:rPr>
      </w:pPr>
      <w:r w:rsidRPr="00ED3418">
        <w:rPr>
          <w:b/>
          <w:bCs/>
          <w:i/>
          <w:iCs/>
          <w:szCs w:val="22"/>
        </w:rPr>
        <w:t xml:space="preserve">Exclusions. </w:t>
      </w:r>
      <w:r w:rsidRPr="00ED3418">
        <w:rPr>
          <w:szCs w:val="22"/>
        </w:rPr>
        <w:t>We</w:t>
      </w:r>
      <w:r>
        <w:rPr>
          <w:szCs w:val="22"/>
        </w:rPr>
        <w:t xml:space="preserve"> </w:t>
      </w:r>
      <w:r w:rsidR="006904D7">
        <w:rPr>
          <w:szCs w:val="22"/>
        </w:rPr>
        <w:t>applied the same exclusion criteria as in Experiments 1a-c</w:t>
      </w:r>
      <w:r w:rsidR="003F7B00">
        <w:rPr>
          <w:szCs w:val="22"/>
        </w:rPr>
        <w:t xml:space="preserve">, removing four participants (6.2%; see </w:t>
      </w:r>
      <w:r w:rsidR="00A27D9D">
        <w:rPr>
          <w:szCs w:val="22"/>
        </w:rPr>
        <w:fldChar w:fldCharType="begin"/>
      </w:r>
      <w:r w:rsidR="00A27D9D">
        <w:rPr>
          <w:szCs w:val="22"/>
        </w:rPr>
        <w:instrText xml:space="preserve"> REF _Ref136088042 \h </w:instrText>
      </w:r>
      <w:r w:rsidR="00A27D9D">
        <w:rPr>
          <w:szCs w:val="22"/>
        </w:rPr>
      </w:r>
      <w:r w:rsidR="00A27D9D">
        <w:rPr>
          <w:szCs w:val="22"/>
        </w:rPr>
        <w:fldChar w:fldCharType="separate"/>
      </w:r>
      <w:r w:rsidR="00A27D9D">
        <w:t xml:space="preserve">Table </w:t>
      </w:r>
      <w:r w:rsidR="00A27D9D">
        <w:rPr>
          <w:noProof/>
        </w:rPr>
        <w:t>1</w:t>
      </w:r>
      <w:r w:rsidR="00A27D9D">
        <w:rPr>
          <w:szCs w:val="22"/>
        </w:rPr>
        <w:fldChar w:fldCharType="end"/>
      </w:r>
      <w:r w:rsidR="003F7B00">
        <w:rPr>
          <w:szCs w:val="22"/>
        </w:rPr>
        <w:t>)</w:t>
      </w:r>
      <w:r w:rsidR="006904D7">
        <w:rPr>
          <w:szCs w:val="22"/>
        </w:rPr>
        <w:t>.</w:t>
      </w:r>
      <w:r w:rsidRPr="00ED3418">
        <w:rPr>
          <w:szCs w:val="22"/>
        </w:rPr>
        <w:t xml:space="preserve"> </w:t>
      </w:r>
      <w:r>
        <w:rPr>
          <w:szCs w:val="22"/>
        </w:rPr>
        <w:t xml:space="preserve">After participant exclusions, </w:t>
      </w:r>
      <w:r w:rsidR="006904D7">
        <w:rPr>
          <w:szCs w:val="22"/>
        </w:rPr>
        <w:t>11</w:t>
      </w:r>
      <w:r w:rsidRPr="00C310F4">
        <w:rPr>
          <w:szCs w:val="22"/>
        </w:rPr>
        <w:t xml:space="preserve"> </w:t>
      </w:r>
      <w:r>
        <w:rPr>
          <w:szCs w:val="22"/>
        </w:rPr>
        <w:t xml:space="preserve">trials </w:t>
      </w:r>
      <w:r w:rsidRPr="00C310F4">
        <w:rPr>
          <w:szCs w:val="22"/>
        </w:rPr>
        <w:t>(0.</w:t>
      </w:r>
      <w:r w:rsidR="006904D7">
        <w:rPr>
          <w:szCs w:val="22"/>
        </w:rPr>
        <w:t>3</w:t>
      </w:r>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r w:rsidR="00315C40" w:rsidRPr="00315C40">
        <w:rPr>
          <w:szCs w:val="22"/>
        </w:rPr>
        <w:t>4214</w:t>
      </w:r>
      <w:r w:rsidRPr="00C310F4">
        <w:rPr>
          <w:szCs w:val="22"/>
        </w:rPr>
        <w:t xml:space="preserve"> observations from </w:t>
      </w:r>
      <w:r w:rsidR="00A27D9D">
        <w:rPr>
          <w:szCs w:val="22"/>
        </w:rPr>
        <w:t>60</w:t>
      </w:r>
      <w:r w:rsidRPr="00C310F4">
        <w:rPr>
          <w:szCs w:val="22"/>
        </w:rPr>
        <w:t xml:space="preserve"> participants.</w:t>
      </w:r>
    </w:p>
    <w:p w14:paraId="212B84A9" w14:textId="51CF5218" w:rsidR="002E008A" w:rsidRPr="00ED3418" w:rsidRDefault="002E008A" w:rsidP="002E008A">
      <w:pPr>
        <w:pStyle w:val="Heading2"/>
        <w:rPr>
          <w:szCs w:val="22"/>
        </w:rPr>
      </w:pPr>
      <w:r w:rsidRPr="00ED3418">
        <w:rPr>
          <w:szCs w:val="22"/>
        </w:rPr>
        <w:t>Results</w:t>
      </w:r>
    </w:p>
    <w:p w14:paraId="76DA84F6" w14:textId="4FF6CA08" w:rsidR="002E008A" w:rsidRDefault="00315C40" w:rsidP="00315C40">
      <w:pPr>
        <w:rPr>
          <w:szCs w:val="22"/>
        </w:rPr>
      </w:pPr>
      <w:r>
        <w:rPr>
          <w:szCs w:val="22"/>
        </w:rPr>
        <w:t>We used the exact same analysis approach as in Experiments 1a-c.</w:t>
      </w:r>
      <w:r w:rsidR="002E008A">
        <w:rPr>
          <w:b/>
          <w:bCs/>
          <w:i/>
          <w:iCs/>
          <w:szCs w:val="22"/>
        </w:rPr>
        <w:t xml:space="preserve"> </w:t>
      </w:r>
      <w:r w:rsidR="002E008A">
        <w:rPr>
          <w:szCs w:val="22"/>
        </w:rPr>
        <w:t xml:space="preserve">The SI lists the full model summary for all analyses. </w:t>
      </w:r>
      <w:r w:rsidR="008133E0">
        <w:rPr>
          <w:szCs w:val="22"/>
        </w:rPr>
        <w:fldChar w:fldCharType="begin"/>
      </w:r>
      <w:r w:rsidR="008133E0">
        <w:rPr>
          <w:szCs w:val="22"/>
        </w:rPr>
        <w:instrText xml:space="preserve"> REF _Ref136190818 \h </w:instrText>
      </w:r>
      <w:r w:rsidR="008133E0">
        <w:rPr>
          <w:szCs w:val="22"/>
        </w:rPr>
      </w:r>
      <w:r w:rsidR="008133E0">
        <w:rPr>
          <w:szCs w:val="22"/>
        </w:rPr>
        <w:fldChar w:fldCharType="separate"/>
      </w:r>
      <w:r w:rsidR="008133E0" w:rsidRPr="00ED3418">
        <w:rPr>
          <w:szCs w:val="22"/>
        </w:rPr>
        <w:t xml:space="preserve">Table </w:t>
      </w:r>
      <w:r w:rsidR="008133E0">
        <w:rPr>
          <w:noProof/>
          <w:szCs w:val="22"/>
        </w:rPr>
        <w:t>1</w:t>
      </w:r>
      <w:r w:rsidR="008133E0">
        <w:rPr>
          <w:szCs w:val="22"/>
        </w:rPr>
        <w:fldChar w:fldCharType="end"/>
      </w:r>
      <w:r w:rsidR="008133E0">
        <w:rPr>
          <w:szCs w:val="22"/>
        </w:rPr>
        <w:t xml:space="preserve"> </w:t>
      </w:r>
      <w:r w:rsidR="002E008A">
        <w:rPr>
          <w:szCs w:val="22"/>
        </w:rPr>
        <w:t xml:space="preserve">summarizes </w:t>
      </w:r>
      <w:r>
        <w:rPr>
          <w:szCs w:val="22"/>
        </w:rPr>
        <w:t xml:space="preserve">the hypothesis </w:t>
      </w:r>
      <w:r w:rsidR="002E008A">
        <w:rPr>
          <w:szCs w:val="22"/>
        </w:rPr>
        <w:t>tests</w:t>
      </w:r>
      <w:r w:rsidR="008133E0">
        <w:rPr>
          <w:szCs w:val="22"/>
        </w:rPr>
        <w:t xml:space="preserve">, </w:t>
      </w:r>
      <w:r w:rsidR="008133E0">
        <w:rPr>
          <w:szCs w:val="22"/>
        </w:rPr>
        <w:fldChar w:fldCharType="begin"/>
      </w:r>
      <w:r w:rsidR="008133E0">
        <w:rPr>
          <w:szCs w:val="22"/>
        </w:rPr>
        <w:instrText xml:space="preserve"> REF _Ref136190811 \h </w:instrText>
      </w:r>
      <w:r w:rsidR="008133E0">
        <w:rPr>
          <w:szCs w:val="22"/>
        </w:rPr>
      </w:r>
      <w:r w:rsidR="008133E0">
        <w:rPr>
          <w:szCs w:val="22"/>
        </w:rPr>
        <w:fldChar w:fldCharType="separate"/>
      </w:r>
      <w:r w:rsidR="008133E0" w:rsidRPr="00ED3418">
        <w:rPr>
          <w:szCs w:val="22"/>
        </w:rPr>
        <w:t xml:space="preserve">Figure </w:t>
      </w:r>
      <w:r w:rsidR="008133E0" w:rsidRPr="00ED3418">
        <w:rPr>
          <w:noProof/>
          <w:szCs w:val="22"/>
        </w:rPr>
        <w:t>4</w:t>
      </w:r>
      <w:r w:rsidR="008133E0">
        <w:rPr>
          <w:szCs w:val="22"/>
        </w:rPr>
        <w:fldChar w:fldCharType="end"/>
      </w:r>
      <w:r w:rsidR="008133E0">
        <w:rPr>
          <w:szCs w:val="22"/>
        </w:rPr>
        <w:t xml:space="preserve"> shows participants’ responses</w:t>
      </w:r>
      <w:r w:rsidR="001F5AD0">
        <w:rPr>
          <w:szCs w:val="22"/>
        </w:rPr>
        <w:t xml:space="preserve"> with those from Experiment 1c shown in the background for comparison</w:t>
      </w:r>
      <w:r w:rsidR="002E008A">
        <w:rPr>
          <w:szCs w:val="22"/>
        </w:rPr>
        <w:t>.</w:t>
      </w:r>
      <w:r>
        <w:rPr>
          <w:szCs w:val="22"/>
        </w:rPr>
        <w:t xml:space="preserve"> In contrast to Experiments 1a-c, we </w:t>
      </w:r>
      <w:r w:rsidR="001F5AD0">
        <w:rPr>
          <w:szCs w:val="22"/>
        </w:rPr>
        <w:t>found no</w:t>
      </w:r>
      <w:r>
        <w:rPr>
          <w:szCs w:val="22"/>
        </w:rPr>
        <w:t xml:space="preserve"> notable evidence for an effect of pen </w:t>
      </w:r>
      <w:r w:rsidR="0044611A">
        <w:rPr>
          <w:szCs w:val="22"/>
        </w:rPr>
        <w:t>location</w:t>
      </w:r>
      <w:r w:rsidR="008F067E">
        <w:rPr>
          <w:szCs w:val="22"/>
        </w:rPr>
        <w:t xml:space="preserve"> </w:t>
      </w:r>
      <w:r>
        <w:rPr>
          <w:szCs w:val="22"/>
        </w:rPr>
        <w:t>(BF = 1.1)</w:t>
      </w:r>
      <w:r w:rsidR="008F067E">
        <w:rPr>
          <w:szCs w:val="22"/>
        </w:rPr>
        <w:t>, though the effect still went in the same direction as in Experiments 1a-c</w:t>
      </w:r>
      <w:r>
        <w:rPr>
          <w:szCs w:val="22"/>
        </w:rPr>
        <w:t xml:space="preserve">. </w:t>
      </w:r>
      <w:r w:rsidR="008F067E">
        <w:rPr>
          <w:szCs w:val="22"/>
        </w:rPr>
        <w:t>Similarly</w:t>
      </w:r>
      <w:r>
        <w:rPr>
          <w:szCs w:val="22"/>
        </w:rPr>
        <w:t>, the effect of visual bias was also substantially reduced</w:t>
      </w:r>
      <w:r w:rsidR="001F5AD0">
        <w:rPr>
          <w:szCs w:val="22"/>
        </w:rPr>
        <w:t xml:space="preserve">, though still present </w:t>
      </w:r>
      <w:r w:rsidR="008F067E">
        <w:rPr>
          <w:szCs w:val="22"/>
        </w:rPr>
        <w:t xml:space="preserve">in the same direction as in Experiments 1a-c </w:t>
      </w:r>
      <w:r>
        <w:rPr>
          <w:szCs w:val="22"/>
        </w:rPr>
        <w:t>(BF = 2.2). Participants continue</w:t>
      </w:r>
      <w:r w:rsidR="008F067E">
        <w:rPr>
          <w:szCs w:val="22"/>
        </w:rPr>
        <w:t>d</w:t>
      </w:r>
      <w:r>
        <w:rPr>
          <w:szCs w:val="22"/>
        </w:rPr>
        <w:t xml:space="preserve"> to be strongly affected by the acoustic continuum (BF &gt; 4000), the effect of which was similar </w:t>
      </w:r>
      <w:r w:rsidR="001F5AD0">
        <w:rPr>
          <w:szCs w:val="22"/>
        </w:rPr>
        <w:t xml:space="preserve">in </w:t>
      </w:r>
      <w:r>
        <w:rPr>
          <w:szCs w:val="22"/>
        </w:rPr>
        <w:t>magnitude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=.33, SE= .026</m:t>
        </m:r>
      </m:oMath>
      <w:r>
        <w:rPr>
          <w:szCs w:val="22"/>
        </w:rPr>
        <w:t xml:space="preserve">) </w:t>
      </w:r>
      <w:r w:rsidR="001F5AD0">
        <w:rPr>
          <w:szCs w:val="22"/>
        </w:rPr>
        <w:t>to</w:t>
      </w:r>
      <w:r>
        <w:rPr>
          <w:szCs w:val="22"/>
        </w:rPr>
        <w:t xml:space="preserve"> Experiments 1a-c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Pr>
          <w:szCs w:val="22"/>
        </w:rPr>
        <w:t>).</w:t>
      </w:r>
    </w:p>
    <w:p w14:paraId="61505410" w14:textId="4A76C9AE" w:rsidR="008133E0" w:rsidRDefault="00C83592" w:rsidP="00315C40">
      <w:pPr>
        <w:rPr>
          <w:szCs w:val="22"/>
        </w:rPr>
      </w:pPr>
      <w:r>
        <w:rPr>
          <w:noProof/>
          <w:szCs w:val="22"/>
        </w:rPr>
        <w:lastRenderedPageBreak/>
        <w:drawing>
          <wp:inline distT="0" distB="0" distL="0" distR="0" wp14:anchorId="4A240202" wp14:editId="2F0A4CCB">
            <wp:extent cx="4800600" cy="2146300"/>
            <wp:effectExtent l="0" t="0" r="0" b="0"/>
            <wp:docPr id="566821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21119" name="Picture 566821119"/>
                    <pic:cNvPicPr/>
                  </pic:nvPicPr>
                  <pic:blipFill>
                    <a:blip r:embed="rId20"/>
                    <a:stretch>
                      <a:fillRect/>
                    </a:stretch>
                  </pic:blipFill>
                  <pic:spPr>
                    <a:xfrm>
                      <a:off x="0" y="0"/>
                      <a:ext cx="4800600" cy="2146300"/>
                    </a:xfrm>
                    <a:prstGeom prst="rect">
                      <a:avLst/>
                    </a:prstGeom>
                  </pic:spPr>
                </pic:pic>
              </a:graphicData>
            </a:graphic>
          </wp:inline>
        </w:drawing>
      </w:r>
    </w:p>
    <w:p w14:paraId="382BBF96" w14:textId="2F66D943" w:rsidR="002E008A" w:rsidRDefault="008133E0" w:rsidP="001F3C86">
      <w:pPr>
        <w:pStyle w:val="Caption"/>
        <w:rPr>
          <w:szCs w:val="22"/>
        </w:rPr>
      </w:pPr>
      <w:bookmarkStart w:id="74" w:name="_Ref136190811"/>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74"/>
      <w:r w:rsidRPr="00ED3418">
        <w:rPr>
          <w:szCs w:val="22"/>
        </w:rPr>
        <w:tab/>
      </w:r>
      <w:r>
        <w:rPr>
          <w:szCs w:val="22"/>
        </w:rPr>
        <w:t>Summary of participants’ responses in Experiments 2, depending on pen location and acoustic continuum step (Panel</w:t>
      </w:r>
      <w:r w:rsidR="00C83592">
        <w:rPr>
          <w:szCs w:val="22"/>
        </w:rPr>
        <w:t xml:space="preserve"> A</w:t>
      </w:r>
      <w:r>
        <w:rPr>
          <w:szCs w:val="22"/>
        </w:rPr>
        <w:t>)</w:t>
      </w:r>
      <w:r w:rsidR="00C83592">
        <w:rPr>
          <w:szCs w:val="22"/>
        </w:rPr>
        <w:t xml:space="preserve"> or visual bias (Panel B)</w:t>
      </w:r>
      <w:r>
        <w:rPr>
          <w:szCs w:val="22"/>
        </w:rPr>
        <w:t>. For comparison, the results from Experiment 1c</w:t>
      </w:r>
      <w:r w:rsidR="00C92DDD">
        <w:rPr>
          <w:szCs w:val="22"/>
        </w:rPr>
        <w:t xml:space="preserve"> </w:t>
      </w:r>
      <w:r w:rsidR="009D23FE">
        <w:rPr>
          <w:szCs w:val="22"/>
        </w:rPr>
        <w:t>are</w:t>
      </w:r>
      <w:r w:rsidR="00C21FFD">
        <w:rPr>
          <w:szCs w:val="22"/>
        </w:rPr>
        <w:t xml:space="preserve"> shown in the background</w:t>
      </w:r>
      <w:r>
        <w:rPr>
          <w:szCs w:val="22"/>
        </w:rPr>
        <w:t>.</w:t>
      </w:r>
      <w:r w:rsidR="00414593">
        <w:rPr>
          <w:szCs w:val="22"/>
        </w:rPr>
        <w:t xml:space="preserve"> </w:t>
      </w:r>
      <w:r w:rsidR="00414593" w:rsidRPr="00414593">
        <w:rPr>
          <w:szCs w:val="22"/>
        </w:rPr>
        <w:t>The two experiments were identical except for the presence of the black rectangle during the production of the fricative</w:t>
      </w:r>
      <w:r w:rsidR="00414593">
        <w:rPr>
          <w:szCs w:val="22"/>
        </w:rPr>
        <w:t xml:space="preserve"> in Experiment 2</w:t>
      </w:r>
      <w:r w:rsidR="00414593" w:rsidRPr="00414593">
        <w:rPr>
          <w:szCs w:val="22"/>
        </w:rPr>
        <w:t>.</w:t>
      </w:r>
    </w:p>
    <w:p w14:paraId="0161BED4" w14:textId="77777777" w:rsidR="002E008A" w:rsidRPr="00ED3418" w:rsidRDefault="002E008A" w:rsidP="002E008A">
      <w:pPr>
        <w:jc w:val="center"/>
        <w:rPr>
          <w:szCs w:val="22"/>
        </w:rPr>
      </w:pPr>
      <w:r w:rsidRPr="00ED3418">
        <w:rPr>
          <w:szCs w:val="22"/>
          <w:highlight w:val="cyan"/>
        </w:rPr>
        <w:t>[INSERT TABLE]</w:t>
      </w:r>
    </w:p>
    <w:p w14:paraId="3196B1E5" w14:textId="5D24B9AB" w:rsidR="002E008A" w:rsidRPr="00ED3418" w:rsidRDefault="002E008A" w:rsidP="001F3C86">
      <w:pPr>
        <w:pStyle w:val="Caption"/>
        <w:rPr>
          <w:szCs w:val="22"/>
        </w:rPr>
      </w:pPr>
      <w:bookmarkStart w:id="75" w:name="_Ref136190818"/>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75"/>
      <w:r w:rsidRPr="00ED3418">
        <w:rPr>
          <w:szCs w:val="22"/>
        </w:rPr>
        <w:tab/>
      </w:r>
      <w:r>
        <w:rPr>
          <w:szCs w:val="22"/>
        </w:rPr>
        <w:t>Summary of hypothesis tests based on GLMM analyses for</w:t>
      </w:r>
      <w:r w:rsidRPr="00ED3418">
        <w:rPr>
          <w:szCs w:val="22"/>
        </w:rPr>
        <w:t xml:space="preserve"> Experiment</w:t>
      </w:r>
      <w:r w:rsidR="0044611A">
        <w:rPr>
          <w:szCs w:val="22"/>
        </w:rPr>
        <w:t xml:space="preserve"> 2</w:t>
      </w:r>
      <w:r w:rsidRPr="00ED3418">
        <w:rPr>
          <w:szCs w:val="22"/>
        </w:rPr>
        <w:t>.</w:t>
      </w:r>
      <w:r>
        <w:rPr>
          <w:szCs w:val="22"/>
        </w:rPr>
        <w:t xml:space="preserve"> </w:t>
      </w:r>
      <w:r w:rsidRPr="003F5649">
        <w:t xml:space="preserve">Hypotheses </w:t>
      </w:r>
      <w:commentRangeStart w:id="76"/>
      <w:r w:rsidRPr="003F5649">
        <w:t xml:space="preserve">for which we had not strong expectations are </w:t>
      </w:r>
      <w:commentRangeStart w:id="77"/>
      <w:r w:rsidRPr="003F5649">
        <w:t>shown with shaded backgrounds.</w:t>
      </w:r>
      <w:commentRangeEnd w:id="77"/>
      <w:r w:rsidRPr="003F5649">
        <w:rPr>
          <w:rStyle w:val="CommentReference"/>
          <w:color w:val="auto"/>
        </w:rPr>
        <w:commentReference w:id="77"/>
      </w:r>
      <w:commentRangeEnd w:id="76"/>
      <w:r>
        <w:rPr>
          <w:rStyle w:val="CommentReference"/>
          <w:i w:val="0"/>
          <w:iCs w:val="0"/>
          <w:color w:val="auto"/>
        </w:rPr>
        <w:commentReference w:id="76"/>
      </w:r>
    </w:p>
    <w:p w14:paraId="4EBC0A9C" w14:textId="1A8E2AE1" w:rsidR="001F5AD0" w:rsidRPr="00ED3418" w:rsidRDefault="001F5AD0" w:rsidP="001F5AD0">
      <w:pPr>
        <w:pStyle w:val="Heading2"/>
        <w:rPr>
          <w:szCs w:val="22"/>
        </w:rPr>
      </w:pPr>
      <w:r>
        <w:rPr>
          <w:szCs w:val="22"/>
        </w:rPr>
        <w:t>Discussion</w:t>
      </w:r>
    </w:p>
    <w:p w14:paraId="5648F2B0" w14:textId="14682168" w:rsidR="001F5AD0" w:rsidRDefault="0044611A" w:rsidP="00E17FC6">
      <w:pPr>
        <w:rPr>
          <w:szCs w:val="22"/>
        </w:rPr>
      </w:pPr>
      <w:r>
        <w:rPr>
          <w:szCs w:val="22"/>
        </w:rPr>
        <w:t xml:space="preserve">These results suggest that </w:t>
      </w:r>
      <w:r w:rsidR="001F5AD0">
        <w:rPr>
          <w:szCs w:val="22"/>
        </w:rPr>
        <w:t>participants in Experiment 2</w:t>
      </w:r>
      <w:r>
        <w:rPr>
          <w:szCs w:val="22"/>
        </w:rPr>
        <w:t xml:space="preserve"> paid attention to the stimul</w:t>
      </w:r>
      <w:r w:rsidR="001F5AD0">
        <w:rPr>
          <w:szCs w:val="22"/>
        </w:rPr>
        <w:t>i</w:t>
      </w:r>
      <w:r>
        <w:rPr>
          <w:szCs w:val="22"/>
        </w:rPr>
        <w:t>, and yet failed to exhibit any effects of pen location</w:t>
      </w:r>
      <w:r w:rsidR="009D23FE">
        <w:rPr>
          <w:szCs w:val="22"/>
        </w:rPr>
        <w:t>. In the SI (</w:t>
      </w:r>
      <w:r w:rsidR="009D23FE" w:rsidRPr="0066093F">
        <w:rPr>
          <w:szCs w:val="22"/>
          <w:highlight w:val="yellow"/>
        </w:rPr>
        <w:t>XXX</w:t>
      </w:r>
      <w:r w:rsidR="009D23FE">
        <w:rPr>
          <w:szCs w:val="22"/>
        </w:rPr>
        <w:t xml:space="preserve">), we report </w:t>
      </w:r>
      <w:r w:rsidR="00E32039">
        <w:rPr>
          <w:szCs w:val="22"/>
        </w:rPr>
        <w:t>A</w:t>
      </w:r>
      <w:r>
        <w:rPr>
          <w:szCs w:val="22"/>
        </w:rPr>
        <w:t xml:space="preserve">uxiliary </w:t>
      </w:r>
      <w:r w:rsidR="00E32039">
        <w:rPr>
          <w:szCs w:val="22"/>
        </w:rPr>
        <w:t>E</w:t>
      </w:r>
      <w:r>
        <w:rPr>
          <w:szCs w:val="22"/>
        </w:rPr>
        <w:t xml:space="preserve">xperiment </w:t>
      </w:r>
      <w:r w:rsidR="000F5A66">
        <w:rPr>
          <w:szCs w:val="22"/>
        </w:rPr>
        <w:t xml:space="preserve">2b </w:t>
      </w:r>
      <w:r>
        <w:rPr>
          <w:szCs w:val="22"/>
        </w:rPr>
        <w:t>with N = 64 participants</w:t>
      </w:r>
      <w:r w:rsidR="00E32039">
        <w:rPr>
          <w:szCs w:val="22"/>
        </w:rPr>
        <w:t xml:space="preserve">. This experiment was identical to Experiment 2, except that participants had to </w:t>
      </w:r>
      <w:r w:rsidR="00E32039">
        <w:rPr>
          <w:i/>
          <w:iCs/>
          <w:szCs w:val="22"/>
        </w:rPr>
        <w:t xml:space="preserve">additionally </w:t>
      </w:r>
      <w:r w:rsidR="00E32039">
        <w:rPr>
          <w:szCs w:val="22"/>
        </w:rPr>
        <w:t xml:space="preserve">press the SPACE bar whenever the pen was in the talker’s mouth. </w:t>
      </w:r>
      <w:r w:rsidR="00223044">
        <w:rPr>
          <w:szCs w:val="22"/>
        </w:rPr>
        <w:t xml:space="preserve"> This was intended to (and did successfully) direct participants’ attention towards the location of the pen. </w:t>
      </w:r>
      <w:r w:rsidR="00E32039">
        <w:rPr>
          <w:szCs w:val="22"/>
        </w:rPr>
        <w:t>Experiment 2b</w:t>
      </w:r>
      <w:r w:rsidR="009D23FE">
        <w:rPr>
          <w:szCs w:val="22"/>
        </w:rPr>
        <w:t xml:space="preserve"> replicate</w:t>
      </w:r>
      <w:r w:rsidR="00E32039">
        <w:rPr>
          <w:szCs w:val="22"/>
        </w:rPr>
        <w:t>d</w:t>
      </w:r>
      <w:r w:rsidR="009D23FE">
        <w:rPr>
          <w:szCs w:val="22"/>
        </w:rPr>
        <w:t xml:space="preserve"> all effects of Experiment 2</w:t>
      </w:r>
      <w:r w:rsidR="00223044">
        <w:rPr>
          <w:szCs w:val="22"/>
        </w:rPr>
        <w:t>—including the substantially reduced effect of pen location</w:t>
      </w:r>
      <w:commentRangeStart w:id="78"/>
      <w:r>
        <w:rPr>
          <w:szCs w:val="22"/>
        </w:rPr>
        <w:t>.</w:t>
      </w:r>
      <w:commentRangeEnd w:id="78"/>
      <w:r>
        <w:rPr>
          <w:rStyle w:val="CommentReference"/>
        </w:rPr>
        <w:commentReference w:id="78"/>
      </w:r>
      <w:r>
        <w:rPr>
          <w:szCs w:val="22"/>
        </w:rPr>
        <w:t xml:space="preserve"> Th</w:t>
      </w:r>
      <w:r w:rsidR="009D23FE">
        <w:rPr>
          <w:szCs w:val="22"/>
        </w:rPr>
        <w:t>ese</w:t>
      </w:r>
      <w:r>
        <w:rPr>
          <w:szCs w:val="22"/>
        </w:rPr>
        <w:t xml:space="preserve"> finding</w:t>
      </w:r>
      <w:r w:rsidR="009D23FE">
        <w:rPr>
          <w:szCs w:val="22"/>
        </w:rPr>
        <w:t>s</w:t>
      </w:r>
      <w:r>
        <w:rPr>
          <w:szCs w:val="22"/>
        </w:rPr>
        <w:t xml:space="preserve"> suggests that a pen in the mouth of the talker is </w:t>
      </w:r>
      <w:r w:rsidRPr="0066093F">
        <w:rPr>
          <w:i/>
          <w:iCs/>
          <w:szCs w:val="22"/>
        </w:rPr>
        <w:t>not</w:t>
      </w:r>
      <w:r>
        <w:rPr>
          <w:szCs w:val="22"/>
        </w:rPr>
        <w:t xml:space="preserve"> sufficient to elicit the effect observed in Experiments 1a-c. </w:t>
      </w:r>
    </w:p>
    <w:p w14:paraId="73DE8ECE" w14:textId="6BC64D76" w:rsidR="001F5AD0" w:rsidRPr="00414593" w:rsidRDefault="001F5AD0" w:rsidP="00E17FC6">
      <w:pPr>
        <w:rPr>
          <w:szCs w:val="22"/>
        </w:rPr>
      </w:pPr>
      <w:r>
        <w:rPr>
          <w:szCs w:val="22"/>
        </w:rPr>
        <w:t xml:space="preserve">The comparison of Experiment 2 against Experiment 1c in </w:t>
      </w:r>
      <w:r>
        <w:rPr>
          <w:szCs w:val="22"/>
        </w:rPr>
        <w:fldChar w:fldCharType="begin"/>
      </w:r>
      <w:r>
        <w:rPr>
          <w:szCs w:val="22"/>
        </w:rPr>
        <w:instrText xml:space="preserve"> REF _Ref136190811 \h </w:instrText>
      </w:r>
      <w:r>
        <w:rPr>
          <w:szCs w:val="22"/>
        </w:rPr>
      </w:r>
      <w:r>
        <w:rPr>
          <w:szCs w:val="22"/>
        </w:rPr>
        <w:fldChar w:fldCharType="separate"/>
      </w:r>
      <w:r w:rsidRPr="00ED3418">
        <w:rPr>
          <w:szCs w:val="22"/>
        </w:rPr>
        <w:t xml:space="preserve">Figure </w:t>
      </w:r>
      <w:r w:rsidRPr="00ED3418">
        <w:rPr>
          <w:noProof/>
          <w:szCs w:val="22"/>
        </w:rPr>
        <w:t>4</w:t>
      </w:r>
      <w:r>
        <w:rPr>
          <w:szCs w:val="22"/>
        </w:rPr>
        <w:fldChar w:fldCharType="end"/>
      </w:r>
      <w:r w:rsidR="00414593">
        <w:rPr>
          <w:szCs w:val="22"/>
        </w:rPr>
        <w:t>A</w:t>
      </w:r>
      <w:r>
        <w:rPr>
          <w:szCs w:val="22"/>
        </w:rPr>
        <w:t xml:space="preserve"> further suggests that </w:t>
      </w:r>
      <w:r w:rsidR="00414593">
        <w:rPr>
          <w:szCs w:val="22"/>
        </w:rPr>
        <w:t xml:space="preserve">the effects of pen location in Experiments 1a-c are unlikely to be exclusively due to the pen </w:t>
      </w:r>
      <w:r w:rsidR="00414593">
        <w:rPr>
          <w:szCs w:val="22"/>
        </w:rPr>
        <w:lastRenderedPageBreak/>
        <w:t xml:space="preserve">obstructing visual cues to </w:t>
      </w:r>
      <w:r w:rsidR="00414593" w:rsidRPr="00ED3418">
        <w:rPr>
          <w:szCs w:val="22"/>
        </w:rPr>
        <w:t>/s/-/ʃ/</w:t>
      </w:r>
      <w:r w:rsidR="00414593">
        <w:rPr>
          <w:szCs w:val="22"/>
        </w:rPr>
        <w:t xml:space="preserve">: at least for the two most </w:t>
      </w:r>
      <w:proofErr w:type="spellStart"/>
      <w:r w:rsidR="00414593" w:rsidRPr="0066093F">
        <w:rPr>
          <w:i/>
          <w:iCs/>
          <w:szCs w:val="22"/>
        </w:rPr>
        <w:t>ashi</w:t>
      </w:r>
      <w:proofErr w:type="spellEnd"/>
      <w:r w:rsidR="00414593">
        <w:rPr>
          <w:szCs w:val="22"/>
        </w:rPr>
        <w:t>-like audio stimuli (for which the effect of pen location was strongest in Experiments 1a-c), responses in Experiment 2 seem to group with the pen-in-hand</w:t>
      </w:r>
      <w:r w:rsidR="00620BEF">
        <w:rPr>
          <w:szCs w:val="22"/>
        </w:rPr>
        <w:t xml:space="preserve"> (no occlusion), rather than pen-in-mouth,</w:t>
      </w:r>
      <w:r w:rsidR="00414593">
        <w:rPr>
          <w:szCs w:val="22"/>
        </w:rPr>
        <w:t xml:space="preserve"> condition in Experiment 1c. There is, however, also some evidence that visual occlusion might explain </w:t>
      </w:r>
      <w:r w:rsidR="00B56FA2">
        <w:rPr>
          <w:i/>
          <w:iCs/>
          <w:szCs w:val="22"/>
        </w:rPr>
        <w:t>part</w:t>
      </w:r>
      <w:r w:rsidR="00414593">
        <w:rPr>
          <w:i/>
          <w:iCs/>
          <w:szCs w:val="22"/>
        </w:rPr>
        <w:t xml:space="preserve"> </w:t>
      </w:r>
      <w:r w:rsidR="00414593">
        <w:rPr>
          <w:szCs w:val="22"/>
        </w:rPr>
        <w:t xml:space="preserve">of the effects in Experiments 1a-c. For the two steps in the middle of the acoustic continuum, responses in Experiment 2 </w:t>
      </w:r>
      <w:r w:rsidR="00620BEF">
        <w:rPr>
          <w:szCs w:val="22"/>
        </w:rPr>
        <w:t>fall</w:t>
      </w:r>
      <w:r w:rsidR="00414593">
        <w:rPr>
          <w:szCs w:val="22"/>
        </w:rPr>
        <w:t xml:space="preserve"> half-way between the pen-in-hand and pen-in-mouth conditions of Experiment 1c (for the remaining two steps, the effect of pen location was too small even in Experiment 1c to draw meaningful conclusions about Experiment 2).</w:t>
      </w:r>
      <w:commentRangeStart w:id="79"/>
      <w:commentRangeStart w:id="80"/>
      <w:commentRangeEnd w:id="79"/>
      <w:r w:rsidR="00584D72">
        <w:rPr>
          <w:rStyle w:val="CommentReference"/>
        </w:rPr>
        <w:commentReference w:id="79"/>
      </w:r>
      <w:commentRangeEnd w:id="80"/>
      <w:r w:rsidR="005878C4">
        <w:rPr>
          <w:rStyle w:val="CommentReference"/>
        </w:rPr>
        <w:commentReference w:id="80"/>
      </w:r>
    </w:p>
    <w:p w14:paraId="560D7002" w14:textId="7963B802" w:rsidR="00D70E8E" w:rsidRDefault="00D70E8E" w:rsidP="00E17FC6">
      <w:pPr>
        <w:rPr>
          <w:szCs w:val="22"/>
        </w:rPr>
      </w:pPr>
      <w:r>
        <w:rPr>
          <w:szCs w:val="22"/>
        </w:rPr>
        <w:t xml:space="preserve">CONTINUE HERE WITH </w:t>
      </w:r>
      <w:r w:rsidR="00B93E54">
        <w:rPr>
          <w:szCs w:val="22"/>
        </w:rPr>
        <w:t xml:space="preserve">REGRESSION </w:t>
      </w:r>
      <w:r>
        <w:rPr>
          <w:szCs w:val="22"/>
        </w:rPr>
        <w:t>RESULTS OF COMPARISON ACROSS 2 vs. 1c.</w:t>
      </w:r>
      <w:r w:rsidR="004C54B1">
        <w:rPr>
          <w:szCs w:val="22"/>
        </w:rPr>
        <w:t xml:space="preserve"> </w:t>
      </w:r>
      <w:r w:rsidR="004C54B1" w:rsidRPr="0066093F">
        <w:rPr>
          <w:szCs w:val="22"/>
          <w:highlight w:val="yellow"/>
        </w:rPr>
        <w:t>THIS LOOKS POTENTIALLY QUITE COMPATIBLE WITH SIMPLE OBSTRUCTION OF CUE, EXCEPT FOR THE RIGHT END OF THE CONTINUUM.</w:t>
      </w:r>
    </w:p>
    <w:p w14:paraId="27D8A3D6" w14:textId="52962C85" w:rsidR="008C358F" w:rsidRDefault="00584D72" w:rsidP="00E17FC6">
      <w:pPr>
        <w:rPr>
          <w:szCs w:val="22"/>
        </w:rPr>
      </w:pPr>
      <w:r>
        <w:rPr>
          <w:szCs w:val="22"/>
        </w:rPr>
        <w:t>We thus tentatively conclude that at least some of the results in Experiments 1a-c are due to compensation</w:t>
      </w:r>
      <w:r w:rsidR="00882A86">
        <w:rPr>
          <w:szCs w:val="22"/>
        </w:rPr>
        <w:t xml:space="preserve"> for visually evident effects of the pen on the </w:t>
      </w:r>
      <w:r w:rsidR="008C358F">
        <w:rPr>
          <w:szCs w:val="22"/>
        </w:rPr>
        <w:t xml:space="preserve">configuration of articulators that are relevant to the </w:t>
      </w:r>
      <w:r w:rsidR="008C358F" w:rsidRPr="00ED3418">
        <w:rPr>
          <w:szCs w:val="22"/>
        </w:rPr>
        <w:t>/s/-/ʃ/</w:t>
      </w:r>
      <w:r w:rsidR="008C358F">
        <w:rPr>
          <w:szCs w:val="22"/>
        </w:rPr>
        <w:t xml:space="preserve"> contrast. This suggests that listeners can normalize or ‘explain away’ some effects of the pen (if they are sufficiently visually evident). Equipped with this insight, we turn to the second question we seek to address: how is listeners’ adaptation to unexpected pronunciations affected by the presence of an incidental (visually evident) cause for those pronunciations? </w:t>
      </w:r>
    </w:p>
    <w:p w14:paraId="4C06D48E" w14:textId="57419DDB" w:rsidR="00BC6876" w:rsidRPr="00ED3418" w:rsidRDefault="00BC6876" w:rsidP="00BC6876">
      <w:pPr>
        <w:pStyle w:val="Heading1"/>
        <w:rPr>
          <w:sz w:val="22"/>
          <w:szCs w:val="22"/>
        </w:rPr>
      </w:pPr>
      <w:r w:rsidRPr="00ED3418">
        <w:rPr>
          <w:sz w:val="22"/>
          <w:szCs w:val="22"/>
        </w:rPr>
        <w:t>Expe</w:t>
      </w:r>
      <w:r w:rsidR="00303033">
        <w:rPr>
          <w:sz w:val="22"/>
          <w:szCs w:val="22"/>
        </w:rPr>
        <w:t xml:space="preserve">riment </w:t>
      </w:r>
      <w:r w:rsidR="00640589">
        <w:rPr>
          <w:sz w:val="22"/>
          <w:szCs w:val="22"/>
        </w:rPr>
        <w:t>3</w:t>
      </w:r>
    </w:p>
    <w:p w14:paraId="42F672D3" w14:textId="25581333" w:rsidR="008736CF" w:rsidRPr="008736CF" w:rsidRDefault="00640589" w:rsidP="008736CF">
      <w:pPr>
        <w:rPr>
          <w:szCs w:val="22"/>
        </w:rPr>
      </w:pPr>
      <w:r>
        <w:rPr>
          <w:szCs w:val="22"/>
        </w:rPr>
        <w:t xml:space="preserve">As outlined in the introduction, previous </w:t>
      </w:r>
      <w:r w:rsidR="00DD0D8A">
        <w:rPr>
          <w:szCs w:val="22"/>
        </w:rPr>
        <w:t xml:space="preserve">work has established that </w:t>
      </w:r>
      <w:ins w:id="81" w:author="Cummings, Shawn" w:date="2023-06-08T16:27:00Z">
        <w:r w:rsidR="0066093F" w:rsidRPr="0066093F">
          <w:rPr>
            <w:szCs w:val="22"/>
            <w:highlight w:val="yellow"/>
            <w:rPrChange w:id="82" w:author="Cummings, Shawn" w:date="2023-06-08T16:27:00Z">
              <w:rPr>
                <w:szCs w:val="22"/>
              </w:rPr>
            </w:rPrChange>
          </w:rPr>
          <w:t>XXX</w:t>
        </w:r>
      </w:ins>
    </w:p>
    <w:p w14:paraId="2A365120" w14:textId="64002D4A" w:rsidR="008736CF" w:rsidRPr="008736CF" w:rsidRDefault="008736CF" w:rsidP="008736CF">
      <w:pPr>
        <w:rPr>
          <w:szCs w:val="22"/>
        </w:rPr>
      </w:pPr>
      <w:r w:rsidRPr="008736CF">
        <w:rPr>
          <w:szCs w:val="22"/>
        </w:rPr>
        <w:t xml:space="preserve">The perceptual recalibration effect is generally robust and does not seem to require much 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w:t>
      </w:r>
      <w:r w:rsidRPr="008736CF">
        <w:rPr>
          <w:szCs w:val="22"/>
        </w:rPr>
        <w:lastRenderedPageBreak/>
        <w:t xml:space="preserve">significant </w:t>
      </w:r>
      <w:r w:rsidR="00640589">
        <w:rPr>
          <w:szCs w:val="22"/>
        </w:rPr>
        <w:t>shifts in categorization responses</w:t>
      </w:r>
      <w:r w:rsidR="00640589" w:rsidRPr="008736CF">
        <w:rPr>
          <w:szCs w:val="22"/>
        </w:rPr>
        <w:t xml:space="preserve"> </w:t>
      </w:r>
      <w:r w:rsidRPr="008736CF">
        <w:rPr>
          <w:szCs w:val="22"/>
        </w:rPr>
        <w:t xml:space="preserve">(Cummings &amp; Theodore, </w:t>
      </w:r>
      <w:r w:rsidR="00440530">
        <w:rPr>
          <w:szCs w:val="22"/>
        </w:rPr>
        <w:t>2023</w:t>
      </w:r>
      <w:r w:rsidR="00640589">
        <w:rPr>
          <w:szCs w:val="22"/>
        </w:rPr>
        <w:t xml:space="preserve">; </w:t>
      </w:r>
      <w:commentRangeStart w:id="83"/>
      <w:r w:rsidR="00640589">
        <w:rPr>
          <w:szCs w:val="22"/>
        </w:rPr>
        <w:t>Liu &amp; Jaeger, 2019</w:t>
      </w:r>
      <w:commentRangeEnd w:id="83"/>
      <w:r w:rsidR="009E50C7">
        <w:rPr>
          <w:rStyle w:val="CommentReference"/>
        </w:rPr>
        <w:commentReference w:id="83"/>
      </w:r>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typical contexts and should only be seen experimentally when exposure includes these contexts. This hypothesis parsimoniously explains the lack of learning but is unlikely given the finding of 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lastRenderedPageBreak/>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523BDCB8"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w:t>
      </w:r>
      <w:proofErr w:type="spellStart"/>
      <w:r w:rsidRPr="008736CF">
        <w:rPr>
          <w:szCs w:val="22"/>
        </w:rPr>
        <w:t>sh</w:t>
      </w:r>
      <w:proofErr w:type="spellEnd"/>
      <w:r w:rsidRPr="008736CF">
        <w:rPr>
          <w:szCs w:val="22"/>
        </w:rPr>
        <w:t>”-labelled group (those hearing words ambiguous between, e.g.</w:t>
      </w:r>
      <w:r w:rsidR="00640589">
        <w:rPr>
          <w:szCs w:val="22"/>
        </w:rPr>
        <w:t>,</w:t>
      </w:r>
      <w:r w:rsidRPr="008736CF">
        <w:rPr>
          <w:szCs w:val="22"/>
        </w:rPr>
        <w:t xml:space="preserve"> </w:t>
      </w:r>
      <w:r w:rsidRPr="009E50C7">
        <w:rPr>
          <w:i/>
          <w:iCs/>
          <w:szCs w:val="22"/>
        </w:rPr>
        <w:t>publisher</w:t>
      </w:r>
      <w:r w:rsidRPr="008736CF">
        <w:rPr>
          <w:szCs w:val="22"/>
        </w:rPr>
        <w:t xml:space="preserve"> and </w:t>
      </w:r>
      <w:proofErr w:type="spellStart"/>
      <w:r w:rsidRPr="009E50C7">
        <w:rPr>
          <w:i/>
          <w:iCs/>
          <w:szCs w:val="22"/>
        </w:rPr>
        <w:t>publiser</w:t>
      </w:r>
      <w:proofErr w:type="spellEnd"/>
      <w:r w:rsidRPr="008736CF">
        <w:rPr>
          <w:szCs w:val="22"/>
        </w:rPr>
        <w:t>). This provides the first evidence for an effect of compensation in exposure towards learning exhibited in test. Liu &amp; Jaeger (2018) identify that this 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lastRenderedPageBreak/>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6E7201F7" w14:textId="32CB77A3" w:rsidR="00BC6876" w:rsidRPr="00ED3418" w:rsidRDefault="00BC6876" w:rsidP="00BC6876">
      <w:pPr>
        <w:rPr>
          <w:szCs w:val="22"/>
        </w:rPr>
      </w:pPr>
      <w:r w:rsidRPr="00ED3418">
        <w:rPr>
          <w:szCs w:val="22"/>
        </w:rPr>
        <w:t>Participants first underwent an exposure phase, wherein they were presented audiovisual speech stimuli of both English words and nonwords. A lexical decision task was used to ensure 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w:t>
      </w:r>
      <w:r w:rsidRPr="00ED3418">
        <w:rPr>
          <w:szCs w:val="22"/>
        </w:rPr>
        <w:lastRenderedPageBreak/>
        <w:t xml:space="preserve">A) or in the hand (Panel B), again split between-participant groups. This exposure phase was paradigmatically identical to that of Liu &amp; Jaeger (2018; Experiment 1). </w:t>
      </w:r>
    </w:p>
    <w:p w14:paraId="26C262A8" w14:textId="77777777" w:rsidR="00BC6876" w:rsidRPr="00ED3418" w:rsidRDefault="00BC6876" w:rsidP="00BC6876">
      <w:pPr>
        <w:rPr>
          <w:szCs w:val="22"/>
        </w:rPr>
      </w:pPr>
      <w:r w:rsidRPr="00ED3418">
        <w:rPr>
          <w:szCs w:val="22"/>
        </w:rPr>
        <w:t xml:space="preserve">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08664AAE" w:rsidR="00BC6876" w:rsidRPr="00ED3418" w:rsidRDefault="00BC6876" w:rsidP="00BC6876">
      <w:pPr>
        <w:rPr>
          <w:szCs w:val="22"/>
        </w:rPr>
      </w:pPr>
      <w:r w:rsidRPr="00ED3418">
        <w:rPr>
          <w:szCs w:val="22"/>
        </w:rPr>
        <w:t xml:space="preserve">Except for the use of audiovisual rather than audio-only test stimuli and minor procedural changes reported below, Experiment </w:t>
      </w:r>
      <w:r w:rsidR="00E56A0A">
        <w:rPr>
          <w:szCs w:val="22"/>
        </w:rPr>
        <w:t>3</w:t>
      </w:r>
      <w:r w:rsidRPr="00ED3418">
        <w:rPr>
          <w:szCs w:val="22"/>
        </w:rPr>
        <w:t xml:space="preserve"> closely followed Experiment 1a in Liu &amp; Jaeger (2018).  </w:t>
      </w:r>
    </w:p>
    <w:p w14:paraId="167194B7" w14:textId="3AAB594C" w:rsidR="00BC6876" w:rsidRPr="00ED3418" w:rsidRDefault="00BC6876" w:rsidP="00303033">
      <w:pPr>
        <w:rPr>
          <w:szCs w:val="22"/>
        </w:rPr>
      </w:pPr>
      <w:r w:rsidRPr="00ED3418">
        <w:rPr>
          <w:b/>
          <w:bCs/>
          <w:i/>
          <w:iCs/>
          <w:szCs w:val="22"/>
        </w:rPr>
        <w:t>Participants</w:t>
      </w:r>
      <w:r w:rsidRPr="00303033">
        <w:rPr>
          <w:b/>
          <w:bCs/>
          <w:i/>
          <w:iCs/>
          <w:szCs w:val="22"/>
          <w:highlight w:val="yellow"/>
        </w:rPr>
        <w:t>.</w:t>
      </w:r>
      <w:r w:rsidRPr="00303033">
        <w:rPr>
          <w:szCs w:val="22"/>
          <w:highlight w:val="yellow"/>
        </w:rPr>
        <w:t xml:space="preserve"> </w:t>
      </w:r>
      <w:r w:rsidR="00303033" w:rsidRPr="00303033">
        <w:rPr>
          <w:szCs w:val="22"/>
          <w:highlight w:val="yellow"/>
        </w:rPr>
        <w:t>Prolific things, to be added</w:t>
      </w:r>
    </w:p>
    <w:p w14:paraId="536578F3" w14:textId="12A51349" w:rsidR="00BC6876" w:rsidRDefault="00BC6876" w:rsidP="00BC6876">
      <w:pPr>
        <w:rPr>
          <w:szCs w:val="22"/>
        </w:rPr>
      </w:pPr>
      <w:r w:rsidRPr="00ED3418">
        <w:rPr>
          <w:b/>
          <w:bCs/>
          <w:i/>
          <w:iCs/>
          <w:szCs w:val="22"/>
        </w:rPr>
        <w:t>Materials.</w:t>
      </w:r>
      <w:r w:rsidR="001A7C43">
        <w:rPr>
          <w:szCs w:val="22"/>
        </w:rPr>
        <w:t xml:space="preserve"> </w:t>
      </w:r>
      <w:r w:rsidRPr="00ED3418">
        <w:rPr>
          <w:szCs w:val="22"/>
        </w:rPr>
        <w:t xml:space="preserve">The </w:t>
      </w:r>
      <w:r w:rsidR="001A7C43">
        <w:rPr>
          <w:szCs w:val="22"/>
        </w:rPr>
        <w:t>audiovisual materials for the exposure phase were identical to those</w:t>
      </w:r>
      <w:r w:rsidRPr="00ED3418">
        <w:rPr>
          <w:szCs w:val="22"/>
        </w:rPr>
        <w:t xml:space="preserve"> of Liu &amp; Jaeger (2018, Exp. 1a). </w:t>
      </w:r>
      <w:r w:rsidR="001A7C43">
        <w:rPr>
          <w:szCs w:val="22"/>
        </w:rPr>
        <w:t xml:space="preserve">However, unlike LJ18, our test phase also employed audiovisual materials—specifically, the same stimuli as in </w:t>
      </w:r>
      <w:r w:rsidRPr="00ED3418">
        <w:rPr>
          <w:szCs w:val="22"/>
        </w:rPr>
        <w:t>Experiment 1c.</w:t>
      </w:r>
    </w:p>
    <w:p w14:paraId="7618FF2F" w14:textId="54CC530E" w:rsidR="001A7C43" w:rsidRDefault="001A7C43" w:rsidP="00BC6876">
      <w:pPr>
        <w:rPr>
          <w:szCs w:val="22"/>
        </w:rPr>
      </w:pPr>
      <w:r>
        <w:rPr>
          <w:szCs w:val="22"/>
          <w:highlight w:val="cyan"/>
        </w:rPr>
        <w:t>The exposure materials consisted of …</w:t>
      </w:r>
      <w:r w:rsidRPr="0065305E">
        <w:rPr>
          <w:szCs w:val="22"/>
          <w:highlight w:val="cyan"/>
        </w:rPr>
        <w:t>[DESCRIBE HERE]</w:t>
      </w:r>
      <w:r>
        <w:rPr>
          <w:szCs w:val="22"/>
        </w:rPr>
        <w:t>]</w:t>
      </w:r>
    </w:p>
    <w:p w14:paraId="7E7DCF05" w14:textId="1EBB2C08" w:rsidR="001A7C43" w:rsidRDefault="001A7C43" w:rsidP="00BC6876">
      <w:pPr>
        <w:rPr>
          <w:szCs w:val="22"/>
          <w:shd w:val="clear" w:color="auto" w:fill="EFEFEF"/>
        </w:rPr>
      </w:pPr>
      <w:r w:rsidRPr="005E5AD7">
        <w:rPr>
          <w:szCs w:val="22"/>
          <w:shd w:val="clear" w:color="auto" w:fill="EFEFEF"/>
        </w:rPr>
        <w:t xml:space="preserve">Although not reported </w:t>
      </w:r>
      <w:r>
        <w:rPr>
          <w:szCs w:val="22"/>
          <w:shd w:val="clear" w:color="auto" w:fill="EFEFEF"/>
        </w:rPr>
        <w:t xml:space="preserve">or analyzed </w:t>
      </w:r>
      <w:r w:rsidRPr="005E5AD7">
        <w:rPr>
          <w:szCs w:val="22"/>
          <w:shd w:val="clear" w:color="auto" w:fill="EFEFEF"/>
        </w:rPr>
        <w:t>in Liu and Jaeger (2018), the experiment employed catch trials during exposure</w:t>
      </w:r>
      <w:r>
        <w:rPr>
          <w:szCs w:val="22"/>
          <w:shd w:val="clear" w:color="auto" w:fill="EFEFEF"/>
        </w:rPr>
        <w:t>. The materials for those catch trials were identical to filler word and non-word videos with one exception. While the video was playing, a</w:t>
      </w:r>
      <w:r w:rsidRPr="005E5AD7">
        <w:rPr>
          <w:szCs w:val="22"/>
          <w:shd w:val="clear" w:color="auto" w:fill="EFEFEF"/>
        </w:rPr>
        <w:t xml:space="preserve"> white dot appeared roughly in the center of the video, close to the talker's mouth</w:t>
      </w:r>
      <w:r>
        <w:rPr>
          <w:szCs w:val="22"/>
          <w:shd w:val="clear" w:color="auto" w:fill="EFEFEF"/>
        </w:rPr>
        <w:t>—</w:t>
      </w:r>
      <w:r w:rsidRPr="005E5AD7">
        <w:rPr>
          <w:szCs w:val="22"/>
          <w:shd w:val="clear" w:color="auto" w:fill="EFEFEF"/>
        </w:rPr>
        <w:t xml:space="preserve">the region of the video </w:t>
      </w:r>
      <w:r>
        <w:rPr>
          <w:szCs w:val="22"/>
          <w:shd w:val="clear" w:color="auto" w:fill="EFEFEF"/>
        </w:rPr>
        <w:t>in which the pen appeared when it was in the talker’s mouth</w:t>
      </w:r>
      <w:r w:rsidRPr="005E5AD7">
        <w:rPr>
          <w:szCs w:val="22"/>
          <w:shd w:val="clear" w:color="auto" w:fill="EFEFEF"/>
        </w:rPr>
        <w:t>.</w:t>
      </w:r>
      <w:r>
        <w:rPr>
          <w:szCs w:val="22"/>
          <w:shd w:val="clear" w:color="auto" w:fill="EFEFEF"/>
        </w:rPr>
        <w:t xml:space="preserve"> Because of changes we made to the list generation, we use 10 of the 12 catch videos developed in LJ18</w:t>
      </w:r>
      <w:r w:rsidR="0072747F">
        <w:rPr>
          <w:szCs w:val="22"/>
          <w:shd w:val="clear" w:color="auto" w:fill="EFEFEF"/>
        </w:rPr>
        <w:t>.</w:t>
      </w:r>
      <w:r>
        <w:rPr>
          <w:szCs w:val="22"/>
          <w:shd w:val="clear" w:color="auto" w:fill="EFEFEF"/>
        </w:rPr>
        <w:t xml:space="preserve"> </w:t>
      </w:r>
      <w:r w:rsidR="0072747F">
        <w:rPr>
          <w:szCs w:val="22"/>
          <w:shd w:val="clear" w:color="auto" w:fill="EFEFEF"/>
        </w:rPr>
        <w:t>Half</w:t>
      </w:r>
      <w:r>
        <w:rPr>
          <w:szCs w:val="22"/>
          <w:shd w:val="clear" w:color="auto" w:fill="EFEFEF"/>
        </w:rPr>
        <w:t xml:space="preserve"> </w:t>
      </w:r>
      <w:r w:rsidR="0072747F">
        <w:rPr>
          <w:szCs w:val="22"/>
          <w:shd w:val="clear" w:color="auto" w:fill="EFEFEF"/>
        </w:rPr>
        <w:t xml:space="preserve">of the catch videos contained </w:t>
      </w:r>
      <w:r>
        <w:rPr>
          <w:szCs w:val="22"/>
          <w:shd w:val="clear" w:color="auto" w:fill="EFEFEF"/>
        </w:rPr>
        <w:t>filler word</w:t>
      </w:r>
      <w:r w:rsidR="0072747F">
        <w:rPr>
          <w:szCs w:val="22"/>
          <w:shd w:val="clear" w:color="auto" w:fill="EFEFEF"/>
        </w:rPr>
        <w:t xml:space="preserve">s recordings </w:t>
      </w:r>
      <w:r>
        <w:rPr>
          <w:szCs w:val="22"/>
          <w:shd w:val="clear" w:color="auto" w:fill="EFEFEF"/>
        </w:rPr>
        <w:t xml:space="preserve">and </w:t>
      </w:r>
      <w:r w:rsidR="0072747F">
        <w:rPr>
          <w:szCs w:val="22"/>
          <w:shd w:val="clear" w:color="auto" w:fill="EFEFEF"/>
        </w:rPr>
        <w:t>half</w:t>
      </w:r>
      <w:r>
        <w:rPr>
          <w:szCs w:val="22"/>
          <w:shd w:val="clear" w:color="auto" w:fill="EFEFEF"/>
        </w:rPr>
        <w:t xml:space="preserve"> </w:t>
      </w:r>
      <w:r w:rsidR="0072747F">
        <w:rPr>
          <w:szCs w:val="22"/>
          <w:shd w:val="clear" w:color="auto" w:fill="EFEFEF"/>
        </w:rPr>
        <w:t xml:space="preserve">contained </w:t>
      </w:r>
      <w:r>
        <w:rPr>
          <w:szCs w:val="22"/>
          <w:shd w:val="clear" w:color="auto" w:fill="EFEFEF"/>
        </w:rPr>
        <w:t xml:space="preserve">filler non-word </w:t>
      </w:r>
      <w:r w:rsidR="0072747F">
        <w:rPr>
          <w:szCs w:val="22"/>
          <w:shd w:val="clear" w:color="auto" w:fill="EFEFEF"/>
        </w:rPr>
        <w:t>recordings. The pen was in the talker’s mouth on half of the catch trial videos, and in the talker’s hand on the other half</w:t>
      </w:r>
      <w:r w:rsidR="0072747F" w:rsidRPr="005E5AD7">
        <w:rPr>
          <w:szCs w:val="22"/>
          <w:shd w:val="clear" w:color="auto" w:fill="EFEFEF"/>
        </w:rPr>
        <w:t>.</w:t>
      </w:r>
    </w:p>
    <w:p w14:paraId="181692CA" w14:textId="0CEFEEA8" w:rsidR="00866FDD" w:rsidRPr="00ED3418" w:rsidRDefault="00BC6876" w:rsidP="009E50C7">
      <w:pPr>
        <w:rPr>
          <w:b/>
          <w:bCs/>
          <w:i/>
          <w:iCs/>
          <w:szCs w:val="22"/>
        </w:rPr>
      </w:pPr>
      <w:r w:rsidRPr="00ED3418">
        <w:rPr>
          <w:b/>
          <w:bCs/>
          <w:i/>
          <w:iCs/>
          <w:szCs w:val="22"/>
        </w:rPr>
        <w:t xml:space="preserve">Procedure. </w:t>
      </w:r>
      <w:r w:rsidRPr="00ED3418">
        <w:rPr>
          <w:szCs w:val="22"/>
        </w:rPr>
        <w:t>Our web-based procedure closely followed</w:t>
      </w:r>
      <w:r w:rsidR="001D3148">
        <w:rPr>
          <w:szCs w:val="22"/>
        </w:rPr>
        <w:t>, and</w:t>
      </w:r>
      <w:r w:rsidR="005E5AD7" w:rsidRPr="005E5AD7">
        <w:rPr>
          <w:szCs w:val="22"/>
          <w:shd w:val="clear" w:color="auto" w:fill="EFEFEF"/>
        </w:rPr>
        <w:t xml:space="preserve"> largely looked identical</w:t>
      </w:r>
      <w:r w:rsidR="001D3148">
        <w:rPr>
          <w:szCs w:val="22"/>
          <w:shd w:val="clear" w:color="auto" w:fill="EFEFEF"/>
        </w:rPr>
        <w:t>, to</w:t>
      </w:r>
      <w:r w:rsidR="005E5AD7" w:rsidRPr="005E5AD7">
        <w:rPr>
          <w:szCs w:val="22"/>
          <w:shd w:val="clear" w:color="auto" w:fill="EFEFEF"/>
        </w:rPr>
        <w:t xml:space="preserve"> </w:t>
      </w:r>
      <w:r w:rsidR="001D3148">
        <w:rPr>
          <w:szCs w:val="22"/>
          <w:shd w:val="clear" w:color="auto" w:fill="EFEFEF"/>
        </w:rPr>
        <w:t>Experiment 1a in LJ18</w:t>
      </w:r>
      <w:r w:rsidR="005E5AD7" w:rsidRPr="005E5AD7">
        <w:rPr>
          <w:szCs w:val="22"/>
          <w:shd w:val="clear" w:color="auto" w:fill="EFEFEF"/>
        </w:rPr>
        <w:t>.</w:t>
      </w:r>
      <w:r w:rsidR="005E5AD7">
        <w:rPr>
          <w:szCs w:val="22"/>
          <w:shd w:val="clear" w:color="auto" w:fill="EFEFEF"/>
        </w:rPr>
        <w:t xml:space="preserve"> </w:t>
      </w:r>
      <w:r w:rsidRPr="00ED3418">
        <w:rPr>
          <w:szCs w:val="22"/>
        </w:rPr>
        <w:t xml:space="preserve">The experiment consisted of (1) instructions, followed by (2) </w:t>
      </w:r>
      <w:r w:rsidR="0094292E">
        <w:rPr>
          <w:szCs w:val="22"/>
        </w:rPr>
        <w:t>a practice phase, (3)</w:t>
      </w:r>
      <w:r w:rsidR="005E5AD7">
        <w:rPr>
          <w:szCs w:val="22"/>
        </w:rPr>
        <w:t xml:space="preserve"> exposure phase, (</w:t>
      </w:r>
      <w:r w:rsidR="0094292E">
        <w:rPr>
          <w:szCs w:val="22"/>
        </w:rPr>
        <w:t>4</w:t>
      </w:r>
      <w:r w:rsidR="005E5AD7">
        <w:rPr>
          <w:szCs w:val="22"/>
        </w:rPr>
        <w:t>) a</w:t>
      </w:r>
      <w:r w:rsidRPr="00ED3418">
        <w:rPr>
          <w:szCs w:val="22"/>
        </w:rPr>
        <w:t xml:space="preserve"> test phase</w:t>
      </w:r>
      <w:r w:rsidR="005E5AD7">
        <w:rPr>
          <w:szCs w:val="22"/>
        </w:rPr>
        <w:t>,</w:t>
      </w:r>
      <w:r w:rsidRPr="00ED3418">
        <w:rPr>
          <w:szCs w:val="22"/>
        </w:rPr>
        <w:t xml:space="preserve"> and (</w:t>
      </w:r>
      <w:r w:rsidR="001A7C43">
        <w:rPr>
          <w:szCs w:val="22"/>
        </w:rPr>
        <w:t>5</w:t>
      </w:r>
      <w:r w:rsidRPr="00ED3418">
        <w:rPr>
          <w:szCs w:val="22"/>
        </w:rPr>
        <w:t>) a</w:t>
      </w:r>
      <w:r w:rsidR="00D362FB">
        <w:rPr>
          <w:szCs w:val="22"/>
        </w:rPr>
        <w:t>n exit</w:t>
      </w:r>
      <w:r w:rsidRPr="00ED3418">
        <w:rPr>
          <w:szCs w:val="22"/>
        </w:rPr>
        <w:t xml:space="preserve"> survey. </w:t>
      </w:r>
    </w:p>
    <w:p w14:paraId="6CF542F5" w14:textId="76B1CAEE" w:rsidR="00866FDD" w:rsidRPr="00866FDD" w:rsidRDefault="00866FDD" w:rsidP="00866FDD">
      <w:pPr>
        <w:rPr>
          <w:szCs w:val="22"/>
        </w:rPr>
      </w:pPr>
      <w:r w:rsidRPr="00ED3418">
        <w:rPr>
          <w:i/>
          <w:iCs/>
          <w:szCs w:val="22"/>
        </w:rPr>
        <w:t xml:space="preserve">Instructions. </w:t>
      </w:r>
      <w:r w:rsidR="001D3148">
        <w:rPr>
          <w:szCs w:val="22"/>
        </w:rPr>
        <w:t xml:space="preserve">The instructions were identical to LJ18. Participants were informed that </w:t>
      </w:r>
      <w:r w:rsidR="001D3148" w:rsidRPr="009E50C7">
        <w:rPr>
          <w:szCs w:val="22"/>
          <w:highlight w:val="cyan"/>
        </w:rPr>
        <w:t>[DESCRIBE HERE]</w:t>
      </w:r>
      <w:r w:rsidR="00E53B58">
        <w:rPr>
          <w:szCs w:val="22"/>
          <w:highlight w:val="cyan"/>
        </w:rPr>
        <w:t xml:space="preserve"> Participants were also informed that the experiment contained catch trials that </w:t>
      </w:r>
      <w:r w:rsidR="00E53B58">
        <w:rPr>
          <w:szCs w:val="22"/>
          <w:highlight w:val="cyan"/>
        </w:rPr>
        <w:lastRenderedPageBreak/>
        <w:t xml:space="preserve">were </w:t>
      </w:r>
      <w:r w:rsidR="00E53B58">
        <w:rPr>
          <w:szCs w:val="22"/>
        </w:rPr>
        <w:t xml:space="preserve">intended </w:t>
      </w:r>
      <w:r w:rsidR="00E53B58" w:rsidRPr="005E5AD7">
        <w:rPr>
          <w:szCs w:val="22"/>
          <w:shd w:val="clear" w:color="auto" w:fill="EFEFEF"/>
        </w:rPr>
        <w:t xml:space="preserve">to distinguish human participants from robots (catch trials with similar language are common on </w:t>
      </w:r>
      <w:r w:rsidR="00E53B58" w:rsidRPr="009E50C7">
        <w:rPr>
          <w:szCs w:val="22"/>
          <w:highlight w:val="yellow"/>
          <w:shd w:val="clear" w:color="auto" w:fill="EFEFEF"/>
        </w:rPr>
        <w:t>Mechanical Turk</w:t>
      </w:r>
      <w:r w:rsidR="00E53B58" w:rsidRPr="005E5AD7">
        <w:rPr>
          <w:szCs w:val="22"/>
          <w:shd w:val="clear" w:color="auto" w:fill="EFEFEF"/>
        </w:rPr>
        <w:t>)</w:t>
      </w:r>
      <w:r w:rsidR="00E53B58">
        <w:rPr>
          <w:szCs w:val="22"/>
          <w:shd w:val="clear" w:color="auto" w:fill="EFEFEF"/>
        </w:rPr>
        <w:t>.</w:t>
      </w:r>
    </w:p>
    <w:p w14:paraId="674403E3" w14:textId="76A7A1F7" w:rsidR="00E53B58" w:rsidRDefault="001A7C43" w:rsidP="00E53B58">
      <w:pPr>
        <w:rPr>
          <w:i/>
          <w:iCs/>
          <w:szCs w:val="22"/>
          <w:shd w:val="clear" w:color="auto" w:fill="EFEFEF"/>
        </w:rPr>
      </w:pPr>
      <w:r>
        <w:rPr>
          <w:i/>
          <w:iCs/>
          <w:szCs w:val="22"/>
          <w:shd w:val="clear" w:color="auto" w:fill="EFEFEF"/>
        </w:rPr>
        <w:t>Practice.</w:t>
      </w:r>
      <w:r w:rsidR="00E53B58" w:rsidRPr="00E53B58">
        <w:rPr>
          <w:szCs w:val="22"/>
          <w:shd w:val="clear" w:color="auto" w:fill="EFEFEF"/>
          <w:rPrChange w:id="84" w:author="Jaeger, Florian" w:date="2023-06-07T10:15:00Z">
            <w:rPr>
              <w:i/>
              <w:iCs/>
              <w:szCs w:val="22"/>
              <w:shd w:val="clear" w:color="auto" w:fill="EFEFEF"/>
            </w:rPr>
          </w:rPrChange>
        </w:rPr>
        <w:t xml:space="preserve"> </w:t>
      </w:r>
      <w:r w:rsidR="00E53B58" w:rsidRPr="00E53B58">
        <w:rPr>
          <w:szCs w:val="22"/>
          <w:highlight w:val="cyan"/>
          <w:shd w:val="clear" w:color="auto" w:fill="EFEFEF"/>
          <w:rPrChange w:id="85" w:author="Jaeger, Florian" w:date="2023-06-07T10:15:00Z">
            <w:rPr>
              <w:i/>
              <w:iCs/>
              <w:szCs w:val="22"/>
              <w:shd w:val="clear" w:color="auto" w:fill="EFEFEF"/>
            </w:rPr>
          </w:rPrChange>
        </w:rPr>
        <w:t>[DESCRIBE HERE]</w:t>
      </w:r>
      <w:r w:rsidR="00E53B58">
        <w:rPr>
          <w:i/>
          <w:iCs/>
          <w:szCs w:val="22"/>
          <w:shd w:val="clear" w:color="auto" w:fill="EFEFEF"/>
        </w:rPr>
        <w:t xml:space="preserve"> </w:t>
      </w:r>
      <w:r w:rsidR="00E53B58" w:rsidRPr="005E5AD7">
        <w:rPr>
          <w:szCs w:val="22"/>
          <w:shd w:val="clear" w:color="auto" w:fill="EFEFEF"/>
        </w:rPr>
        <w:t xml:space="preserve">One of the </w:t>
      </w:r>
      <w:commentRangeStart w:id="86"/>
      <w:r w:rsidR="00E53B58" w:rsidRPr="005E5AD7">
        <w:rPr>
          <w:szCs w:val="22"/>
          <w:shd w:val="clear" w:color="auto" w:fill="EFEFEF"/>
        </w:rPr>
        <w:t xml:space="preserve">two videos during the practice phase </w:t>
      </w:r>
      <w:commentRangeEnd w:id="86"/>
      <w:r w:rsidR="009E50C7">
        <w:rPr>
          <w:rStyle w:val="CommentReference"/>
        </w:rPr>
        <w:commentReference w:id="86"/>
      </w:r>
      <w:r w:rsidR="00E53B58">
        <w:rPr>
          <w:szCs w:val="22"/>
          <w:shd w:val="clear" w:color="auto" w:fill="EFEFEF"/>
        </w:rPr>
        <w:t xml:space="preserve">was a catch trial and thus </w:t>
      </w:r>
      <w:r w:rsidR="00E53B58" w:rsidRPr="005E5AD7">
        <w:rPr>
          <w:szCs w:val="22"/>
          <w:shd w:val="clear" w:color="auto" w:fill="EFEFEF"/>
        </w:rPr>
        <w:t>contained a white dot</w:t>
      </w:r>
      <w:r w:rsidR="00E53B58">
        <w:rPr>
          <w:szCs w:val="22"/>
          <w:shd w:val="clear" w:color="auto" w:fill="EFEFEF"/>
        </w:rPr>
        <w:t>.</w:t>
      </w:r>
      <w:r w:rsidR="00E53B58" w:rsidRPr="00E53B58">
        <w:rPr>
          <w:szCs w:val="22"/>
          <w:shd w:val="clear" w:color="auto" w:fill="EFEFEF"/>
        </w:rPr>
        <w:t xml:space="preserve"> </w:t>
      </w:r>
      <w:r w:rsidR="00E53B58">
        <w:rPr>
          <w:szCs w:val="22"/>
          <w:shd w:val="clear" w:color="auto" w:fill="EFEFEF"/>
        </w:rPr>
        <w:t>P</w:t>
      </w:r>
      <w:r w:rsidR="00E53B58" w:rsidRPr="005E5AD7">
        <w:rPr>
          <w:szCs w:val="22"/>
          <w:shd w:val="clear" w:color="auto" w:fill="EFEFEF"/>
        </w:rPr>
        <w:t xml:space="preserve">articipants were instructed to press </w:t>
      </w:r>
      <w:r w:rsidR="00E53B58">
        <w:rPr>
          <w:szCs w:val="22"/>
          <w:shd w:val="clear" w:color="auto" w:fill="EFEFEF"/>
        </w:rPr>
        <w:t>“</w:t>
      </w:r>
      <w:r w:rsidR="00E53B58" w:rsidRPr="005E5AD7">
        <w:rPr>
          <w:szCs w:val="22"/>
          <w:shd w:val="clear" w:color="auto" w:fill="EFEFEF"/>
        </w:rPr>
        <w:t>B</w:t>
      </w:r>
      <w:r w:rsidR="00E53B58">
        <w:rPr>
          <w:szCs w:val="22"/>
          <w:shd w:val="clear" w:color="auto" w:fill="EFEFEF"/>
        </w:rPr>
        <w:t>”</w:t>
      </w:r>
      <w:r w:rsidR="00E53B58" w:rsidRPr="005E5AD7">
        <w:rPr>
          <w:szCs w:val="22"/>
          <w:shd w:val="clear" w:color="auto" w:fill="EFEFEF"/>
        </w:rPr>
        <w:t xml:space="preserve"> when they noticed the white dot</w:t>
      </w:r>
      <w:r w:rsidR="00E53B58">
        <w:rPr>
          <w:szCs w:val="22"/>
          <w:shd w:val="clear" w:color="auto" w:fill="EFEFEF"/>
        </w:rPr>
        <w:t xml:space="preserve"> (instead of “X” or “M”).</w:t>
      </w:r>
    </w:p>
    <w:p w14:paraId="30E11048" w14:textId="36ECC568" w:rsidR="005E5AD7" w:rsidRDefault="005E5AD7" w:rsidP="00017DA7">
      <w:pPr>
        <w:rPr>
          <w:szCs w:val="22"/>
          <w:shd w:val="clear" w:color="auto" w:fill="EFEFEF"/>
        </w:rPr>
      </w:pPr>
      <w:r w:rsidRPr="00866FDD">
        <w:rPr>
          <w:i/>
          <w:iCs/>
          <w:szCs w:val="22"/>
          <w:shd w:val="clear" w:color="auto" w:fill="EFEFEF"/>
        </w:rPr>
        <w:t>Exposure</w:t>
      </w:r>
      <w:r w:rsidR="0094292E">
        <w:rPr>
          <w:szCs w:val="22"/>
          <w:shd w:val="clear" w:color="auto" w:fill="EFEFEF"/>
        </w:rPr>
        <w:t xml:space="preserve">. </w:t>
      </w:r>
      <w:r w:rsidR="007944D2">
        <w:rPr>
          <w:szCs w:val="22"/>
          <w:shd w:val="clear" w:color="auto" w:fill="EFEFEF"/>
        </w:rPr>
        <w:t>W</w:t>
      </w:r>
      <w:r w:rsidRPr="005E5AD7">
        <w:rPr>
          <w:szCs w:val="22"/>
          <w:shd w:val="clear" w:color="auto" w:fill="EFEFEF"/>
        </w:rPr>
        <w:t>e use</w:t>
      </w:r>
      <w:r w:rsidR="00017DA7">
        <w:rPr>
          <w:szCs w:val="22"/>
          <w:shd w:val="clear" w:color="auto" w:fill="EFEFEF"/>
        </w:rPr>
        <w:t>d</w:t>
      </w:r>
      <w:r w:rsidRPr="005E5AD7">
        <w:rPr>
          <w:szCs w:val="22"/>
          <w:shd w:val="clear" w:color="auto" w:fill="EFEFEF"/>
        </w:rPr>
        <w:t xml:space="preserve"> 100 exposure trials, consisting of 10 words with typical fricatives, 10 words with shifted fricatives, 30 filler words, and 50 filler non-words. This is the same proportion of typical, shifted, and filler trials used in other previous studies (Kraljic et al., 2008; Kraljic &amp; Samuel, 2011</w:t>
      </w:r>
      <w:r w:rsidR="007944D2">
        <w:rPr>
          <w:szCs w:val="22"/>
          <w:shd w:val="clear" w:color="auto" w:fill="EFEFEF"/>
        </w:rPr>
        <w:t>; Liu &amp; Jaeger, 2018, 2019</w:t>
      </w:r>
      <w:r w:rsidRPr="005E5AD7">
        <w:rPr>
          <w:szCs w:val="22"/>
          <w:shd w:val="clear" w:color="auto" w:fill="EFEFEF"/>
        </w:rPr>
        <w:t xml:space="preserve">). </w:t>
      </w:r>
      <w:r w:rsidR="0072747F" w:rsidRPr="0072747F">
        <w:rPr>
          <w:szCs w:val="22"/>
          <w:shd w:val="clear" w:color="auto" w:fill="EFEFEF"/>
        </w:rPr>
        <w:t xml:space="preserve">Unbeknownst to participants, exposure </w:t>
      </w:r>
      <w:r w:rsidR="0072747F">
        <w:rPr>
          <w:szCs w:val="22"/>
          <w:shd w:val="clear" w:color="auto" w:fill="EFEFEF"/>
        </w:rPr>
        <w:t xml:space="preserve">was divided </w:t>
      </w:r>
      <w:r w:rsidR="0072747F" w:rsidRPr="0072747F">
        <w:rPr>
          <w:szCs w:val="22"/>
          <w:shd w:val="clear" w:color="auto" w:fill="EFEFEF"/>
        </w:rPr>
        <w:t>into ten blocks, each consisting of one word with a typical fricative (/s/ or /</w:t>
      </w:r>
      <w:proofErr w:type="spellStart"/>
      <w:r w:rsidR="0072747F" w:rsidRPr="0072747F">
        <w:rPr>
          <w:szCs w:val="22"/>
          <w:shd w:val="clear" w:color="auto" w:fill="EFEFEF"/>
        </w:rPr>
        <w:t>sh</w:t>
      </w:r>
      <w:proofErr w:type="spellEnd"/>
      <w:r w:rsidR="0072747F" w:rsidRPr="0072747F">
        <w:rPr>
          <w:szCs w:val="22"/>
          <w:shd w:val="clear" w:color="auto" w:fill="EFEFEF"/>
        </w:rPr>
        <w:t>/ depending on the exposure condition), one word with shifted fricative (/</w:t>
      </w:r>
      <w:proofErr w:type="spellStart"/>
      <w:r w:rsidR="0072747F" w:rsidRPr="0072747F">
        <w:rPr>
          <w:szCs w:val="22"/>
          <w:shd w:val="clear" w:color="auto" w:fill="EFEFEF"/>
        </w:rPr>
        <w:t>sh</w:t>
      </w:r>
      <w:proofErr w:type="spellEnd"/>
      <w:r w:rsidR="0072747F" w:rsidRPr="0072747F">
        <w:rPr>
          <w:szCs w:val="22"/>
          <w:shd w:val="clear" w:color="auto" w:fill="EFEFEF"/>
        </w:rPr>
        <w:t xml:space="preserve">/ or /s/ depending on the exposure condition), three filler words, and five filler non-words. </w:t>
      </w:r>
      <w:r w:rsidRPr="005E5AD7">
        <w:rPr>
          <w:szCs w:val="22"/>
          <w:shd w:val="clear" w:color="auto" w:fill="EFEFEF"/>
        </w:rPr>
        <w:t>Catch trials were evenly distributed across the ten blocks, with one catch trial per block. For each block, a random coin flip determined whether the catch trial was on a filler word or non-word</w:t>
      </w:r>
      <w:r w:rsidR="009F11F4">
        <w:rPr>
          <w:szCs w:val="22"/>
          <w:shd w:val="clear" w:color="auto" w:fill="EFEFEF"/>
        </w:rPr>
        <w:t>, and whether the pen was in the talker’s mouth or hand</w:t>
      </w:r>
      <w:r w:rsidRPr="005E5AD7">
        <w:rPr>
          <w:szCs w:val="22"/>
          <w:shd w:val="clear" w:color="auto" w:fill="EFEFEF"/>
        </w:rPr>
        <w:t xml:space="preserve">. </w:t>
      </w:r>
    </w:p>
    <w:p w14:paraId="7F5B0BC0" w14:textId="75DF61A2" w:rsidR="0072747F" w:rsidRPr="005E5AD7" w:rsidRDefault="0072747F" w:rsidP="00017DA7">
      <w:pPr>
        <w:rPr>
          <w:szCs w:val="22"/>
          <w:shd w:val="clear" w:color="auto" w:fill="EFEFEF"/>
        </w:rPr>
      </w:pPr>
      <w:r>
        <w:rPr>
          <w:szCs w:val="22"/>
          <w:shd w:val="clear" w:color="auto" w:fill="EFEFEF"/>
        </w:rPr>
        <w:t>T</w:t>
      </w:r>
      <w:r w:rsidRPr="0072747F">
        <w:rPr>
          <w:szCs w:val="22"/>
          <w:shd w:val="clear" w:color="auto" w:fill="EFEFEF"/>
        </w:rPr>
        <w:t>he assignment of the specific videos to each block</w:t>
      </w:r>
      <w:r>
        <w:rPr>
          <w:szCs w:val="22"/>
          <w:shd w:val="clear" w:color="auto" w:fill="EFEFEF"/>
        </w:rPr>
        <w:t>—</w:t>
      </w:r>
      <w:r w:rsidRPr="0072747F">
        <w:rPr>
          <w:szCs w:val="22"/>
          <w:shd w:val="clear" w:color="auto" w:fill="EFEFEF"/>
        </w:rPr>
        <w:t xml:space="preserve">for example, which of the 10 words with a typical fricative was assigned to </w:t>
      </w:r>
      <w:r w:rsidR="009F11F4">
        <w:rPr>
          <w:szCs w:val="22"/>
          <w:shd w:val="clear" w:color="auto" w:fill="EFEFEF"/>
        </w:rPr>
        <w:t>the first block</w:t>
      </w:r>
      <w:r>
        <w:rPr>
          <w:szCs w:val="22"/>
          <w:shd w:val="clear" w:color="auto" w:fill="EFEFEF"/>
        </w:rPr>
        <w:t>—</w:t>
      </w:r>
      <w:r w:rsidRPr="0072747F">
        <w:rPr>
          <w:szCs w:val="22"/>
          <w:shd w:val="clear" w:color="auto" w:fill="EFEFEF"/>
        </w:rPr>
        <w:t>was randomized</w:t>
      </w:r>
      <w:r>
        <w:rPr>
          <w:szCs w:val="22"/>
          <w:shd w:val="clear" w:color="auto" w:fill="EFEFEF"/>
        </w:rPr>
        <w:t xml:space="preserve"> for each participant</w:t>
      </w:r>
      <w:r w:rsidRPr="0072747F">
        <w:rPr>
          <w:szCs w:val="22"/>
          <w:shd w:val="clear" w:color="auto" w:fill="EFEFEF"/>
        </w:rPr>
        <w:t>. The order of the 10 stimuli in each block was also randomized under the constraint that two typical or two shifted words could never occur in adjacent list positions. The exposure list was obtained by concatenating the ten blocks, resulting in the 100 exposure trials.</w:t>
      </w:r>
    </w:p>
    <w:p w14:paraId="453A5B0B" w14:textId="3C6E1627" w:rsidR="005E5AD7" w:rsidRPr="009E50C7" w:rsidRDefault="005E5AD7" w:rsidP="005E5AD7">
      <w:pPr>
        <w:rPr>
          <w:szCs w:val="22"/>
          <w:shd w:val="clear" w:color="auto" w:fill="EFEFEF"/>
        </w:rPr>
      </w:pPr>
      <w:r w:rsidRPr="00866FDD">
        <w:rPr>
          <w:i/>
          <w:iCs/>
          <w:szCs w:val="22"/>
          <w:shd w:val="clear" w:color="auto" w:fill="EFEFEF"/>
        </w:rPr>
        <w:t>Test</w:t>
      </w:r>
      <w:r w:rsidR="00713C2B">
        <w:rPr>
          <w:i/>
          <w:iCs/>
          <w:szCs w:val="22"/>
          <w:shd w:val="clear" w:color="auto" w:fill="EFEFEF"/>
        </w:rPr>
        <w:t xml:space="preserve">. </w:t>
      </w:r>
      <w:r w:rsidR="00713C2B">
        <w:rPr>
          <w:szCs w:val="22"/>
          <w:shd w:val="clear" w:color="auto" w:fill="EFEFEF"/>
        </w:rPr>
        <w:t xml:space="preserve">The task and </w:t>
      </w:r>
      <w:r w:rsidR="007B0E4D">
        <w:rPr>
          <w:szCs w:val="22"/>
          <w:shd w:val="clear" w:color="auto" w:fill="EFEFEF"/>
        </w:rPr>
        <w:t>list generation during the test phase of Experiment 3 was identical to Experiment 1c.</w:t>
      </w:r>
    </w:p>
    <w:p w14:paraId="437441CC" w14:textId="6C6DCE1E" w:rsidR="00EC4F6D" w:rsidRDefault="00BB312C" w:rsidP="00EC4F6D">
      <w:pPr>
        <w:rPr>
          <w:b/>
          <w:bCs/>
          <w:i/>
          <w:iCs/>
          <w:szCs w:val="22"/>
        </w:rPr>
      </w:pPr>
      <w:r>
        <w:rPr>
          <w:szCs w:val="22"/>
          <w:shd w:val="clear" w:color="auto" w:fill="EFEFEF"/>
        </w:rPr>
        <w:t>Exit</w:t>
      </w:r>
      <w:r w:rsidR="005E5AD7" w:rsidRPr="00866FDD">
        <w:rPr>
          <w:i/>
          <w:iCs/>
          <w:szCs w:val="22"/>
          <w:shd w:val="clear" w:color="auto" w:fill="EFEFEF"/>
        </w:rPr>
        <w:t xml:space="preserve"> survey</w:t>
      </w:r>
      <w:r w:rsidR="00EC4F6D">
        <w:rPr>
          <w:i/>
          <w:iCs/>
          <w:szCs w:val="22"/>
          <w:shd w:val="clear" w:color="auto" w:fill="EFEFEF"/>
        </w:rPr>
        <w:t>.</w:t>
      </w:r>
      <w:r w:rsidR="00EC4F6D">
        <w:rPr>
          <w:szCs w:val="22"/>
          <w:shd w:val="clear" w:color="auto" w:fill="EFEFEF"/>
        </w:rPr>
        <w:t xml:space="preserve"> The survey was identical to that of Experiment </w:t>
      </w:r>
      <w:commentRangeStart w:id="87"/>
      <w:r w:rsidR="00EC4F6D">
        <w:rPr>
          <w:szCs w:val="22"/>
          <w:shd w:val="clear" w:color="auto" w:fill="EFEFEF"/>
        </w:rPr>
        <w:t>1c</w:t>
      </w:r>
      <w:commentRangeEnd w:id="87"/>
      <w:r w:rsidR="00206698">
        <w:rPr>
          <w:rStyle w:val="CommentReference"/>
        </w:rPr>
        <w:commentReference w:id="87"/>
      </w:r>
      <w:r w:rsidR="00EC4F6D">
        <w:rPr>
          <w:szCs w:val="22"/>
          <w:shd w:val="clear" w:color="auto" w:fill="EFEFEF"/>
        </w:rPr>
        <w:t>.</w:t>
      </w:r>
    </w:p>
    <w:p w14:paraId="20886B51" w14:textId="7BCDD437" w:rsidR="00E53B58" w:rsidRPr="003A6444" w:rsidRDefault="00E53B58" w:rsidP="003A6444">
      <w:pPr>
        <w:rPr>
          <w:szCs w:val="22"/>
          <w:shd w:val="clear" w:color="auto" w:fill="EFEFEF"/>
          <w:rPrChange w:id="88" w:author="Jaeger, Florian" w:date="2023-06-07T10:48:00Z">
            <w:rPr>
              <w:szCs w:val="22"/>
            </w:rPr>
          </w:rPrChange>
        </w:rPr>
      </w:pPr>
      <w:r w:rsidRPr="00ED3418">
        <w:rPr>
          <w:b/>
          <w:bCs/>
          <w:i/>
          <w:iCs/>
          <w:szCs w:val="22"/>
        </w:rPr>
        <w:t xml:space="preserve">Exclusions. </w:t>
      </w:r>
      <w:r w:rsidRPr="00ED3418">
        <w:rPr>
          <w:szCs w:val="22"/>
        </w:rPr>
        <w:t>We</w:t>
      </w:r>
      <w:r>
        <w:rPr>
          <w:szCs w:val="22"/>
        </w:rPr>
        <w:t xml:space="preserve"> applied </w:t>
      </w:r>
      <w:r w:rsidR="007B0E4D">
        <w:rPr>
          <w:szCs w:val="22"/>
        </w:rPr>
        <w:t xml:space="preserve">all </w:t>
      </w:r>
      <w:r>
        <w:rPr>
          <w:szCs w:val="22"/>
        </w:rPr>
        <w:t xml:space="preserve">exclusion criteria </w:t>
      </w:r>
      <w:r w:rsidR="007B0E4D">
        <w:rPr>
          <w:szCs w:val="22"/>
        </w:rPr>
        <w:t xml:space="preserve">from </w:t>
      </w:r>
      <w:r>
        <w:rPr>
          <w:szCs w:val="22"/>
        </w:rPr>
        <w:t>Experiments 1a-c.</w:t>
      </w:r>
      <w:r w:rsidR="00BC6876" w:rsidRPr="00ED3418">
        <w:rPr>
          <w:szCs w:val="22"/>
        </w:rPr>
        <w:t xml:space="preserve"> Additionally, we </w:t>
      </w:r>
      <w:r w:rsidR="00BC6876" w:rsidRPr="00ED3418">
        <w:rPr>
          <w:szCs w:val="22"/>
        </w:rPr>
        <w:lastRenderedPageBreak/>
        <w:t xml:space="preserve">excluded participants with a less than </w:t>
      </w:r>
      <w:r w:rsidR="003A6444">
        <w:rPr>
          <w:szCs w:val="22"/>
        </w:rPr>
        <w:t>85</w:t>
      </w:r>
      <w:r w:rsidR="003A6444">
        <w:rPr>
          <w:b/>
          <w:bCs/>
          <w:szCs w:val="22"/>
        </w:rPr>
        <w:t>%</w:t>
      </w:r>
      <w:r w:rsidR="00BC6876" w:rsidRPr="00ED3418">
        <w:rPr>
          <w:szCs w:val="22"/>
        </w:rPr>
        <w:t xml:space="preserve"> lexical decision accuracy in exposure</w:t>
      </w:r>
      <w:r w:rsidR="003A6444">
        <w:rPr>
          <w:szCs w:val="22"/>
        </w:rPr>
        <w:t xml:space="preserve"> (calculated over all XXX non-catch trials without shifts).</w:t>
      </w:r>
      <w:r w:rsidR="003A6444" w:rsidRPr="005E5AD7">
        <w:rPr>
          <w:szCs w:val="22"/>
          <w:shd w:val="clear" w:color="auto" w:fill="EFEFEF"/>
        </w:rPr>
        <w:t xml:space="preserve"> </w:t>
      </w:r>
      <w:r w:rsidR="00866FDD">
        <w:rPr>
          <w:szCs w:val="22"/>
        </w:rPr>
        <w:t>F</w:t>
      </w:r>
      <w:r w:rsidR="00866FDD" w:rsidRPr="005E5AD7">
        <w:rPr>
          <w:szCs w:val="22"/>
        </w:rPr>
        <w:t xml:space="preserve">ollowing  </w:t>
      </w:r>
      <w:r w:rsidR="00651EA0">
        <w:rPr>
          <w:szCs w:val="22"/>
        </w:rPr>
        <w:t>LJ18</w:t>
      </w:r>
      <w:r w:rsidR="00866FDD" w:rsidRPr="005E5AD7">
        <w:rPr>
          <w:szCs w:val="22"/>
        </w:rPr>
        <w:t xml:space="preserve">, we  </w:t>
      </w:r>
      <w:r w:rsidR="00866FDD" w:rsidRPr="005E5AD7">
        <w:rPr>
          <w:szCs w:val="22"/>
          <w:highlight w:val="yellow"/>
        </w:rPr>
        <w:t>OTHER EXCLUSIONS</w:t>
      </w:r>
      <w:r w:rsidR="00651EA0">
        <w:rPr>
          <w:szCs w:val="22"/>
        </w:rPr>
        <w:t xml:space="preserve"> </w:t>
      </w:r>
      <w:r>
        <w:rPr>
          <w:szCs w:val="22"/>
        </w:rPr>
        <w:t xml:space="preserve">This removed XXX participants (XXX.X%; see </w:t>
      </w:r>
      <w:r>
        <w:rPr>
          <w:szCs w:val="22"/>
        </w:rPr>
        <w:fldChar w:fldCharType="begin"/>
      </w:r>
      <w:r>
        <w:rPr>
          <w:szCs w:val="22"/>
        </w:rPr>
        <w:instrText xml:space="preserve"> REF _Ref136088042 \h </w:instrText>
      </w:r>
      <w:r>
        <w:rPr>
          <w:szCs w:val="22"/>
        </w:rPr>
      </w:r>
      <w:r>
        <w:rPr>
          <w:szCs w:val="22"/>
        </w:rPr>
        <w:fldChar w:fldCharType="separate"/>
      </w:r>
      <w:r>
        <w:t xml:space="preserve">Table </w:t>
      </w:r>
      <w:r>
        <w:rPr>
          <w:noProof/>
        </w:rPr>
        <w:t>1</w:t>
      </w:r>
      <w:r>
        <w:rPr>
          <w:szCs w:val="22"/>
        </w:rPr>
        <w:fldChar w:fldCharType="end"/>
      </w:r>
      <w:r>
        <w:rPr>
          <w:szCs w:val="22"/>
        </w:rPr>
        <w:t>).</w:t>
      </w:r>
      <w:r w:rsidRPr="00ED3418">
        <w:rPr>
          <w:szCs w:val="22"/>
        </w:rPr>
        <w:t xml:space="preserve"> </w:t>
      </w:r>
      <w:r>
        <w:rPr>
          <w:szCs w:val="22"/>
        </w:rPr>
        <w:t>After participant exclusions, XXX</w:t>
      </w:r>
      <w:r w:rsidRPr="00C310F4">
        <w:rPr>
          <w:szCs w:val="22"/>
        </w:rPr>
        <w:t xml:space="preserve"> </w:t>
      </w:r>
      <w:r w:rsidR="0078127D">
        <w:rPr>
          <w:szCs w:val="22"/>
        </w:rPr>
        <w:t xml:space="preserve">test </w:t>
      </w:r>
      <w:r>
        <w:rPr>
          <w:szCs w:val="22"/>
        </w:rPr>
        <w:t xml:space="preserve">trials </w:t>
      </w:r>
      <w:r w:rsidRPr="00C310F4">
        <w:rPr>
          <w:szCs w:val="22"/>
        </w:rPr>
        <w:t>(</w:t>
      </w:r>
      <w:r>
        <w:rPr>
          <w:szCs w:val="22"/>
        </w:rPr>
        <w:t>XXX.X</w:t>
      </w:r>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r w:rsidR="0078127D">
        <w:rPr>
          <w:szCs w:val="22"/>
        </w:rPr>
        <w:t>XXX</w:t>
      </w:r>
      <w:r w:rsidRPr="00C310F4">
        <w:rPr>
          <w:szCs w:val="22"/>
        </w:rPr>
        <w:t xml:space="preserve"> observations from </w:t>
      </w:r>
      <w:r w:rsidR="0078127D">
        <w:rPr>
          <w:szCs w:val="22"/>
        </w:rPr>
        <w:t>XXX</w:t>
      </w:r>
      <w:r w:rsidRPr="00C310F4">
        <w:rPr>
          <w:szCs w:val="22"/>
        </w:rPr>
        <w:t xml:space="preserve"> participants.</w:t>
      </w:r>
    </w:p>
    <w:p w14:paraId="11CD4151" w14:textId="60A31205" w:rsidR="00127CB6" w:rsidRDefault="00127CB6" w:rsidP="00127CB6">
      <w:pPr>
        <w:pStyle w:val="Heading2"/>
        <w:rPr>
          <w:szCs w:val="22"/>
        </w:rPr>
      </w:pPr>
      <w:r>
        <w:rPr>
          <w:szCs w:val="22"/>
        </w:rPr>
        <w:t>Results</w:t>
      </w:r>
    </w:p>
    <w:p w14:paraId="0E5D1C34" w14:textId="2AFED376" w:rsidR="00D717C1" w:rsidRPr="00D717C1" w:rsidRDefault="00D717C1">
      <w:pPr>
        <w:pPrChange w:id="89" w:author="Jaeger, Florian" w:date="2023-06-07T11:07:00Z">
          <w:pPr>
            <w:pStyle w:val="Heading2"/>
          </w:pPr>
        </w:pPrChange>
      </w:pPr>
      <w:r>
        <w:rPr>
          <w:szCs w:val="22"/>
        </w:rPr>
        <w:t>We used the exact same analysis approach as in Experiments 1-2.</w:t>
      </w:r>
      <w:r>
        <w:rPr>
          <w:b/>
          <w:bCs/>
          <w:i/>
          <w:iCs/>
          <w:szCs w:val="22"/>
        </w:rPr>
        <w:t xml:space="preserve"> </w:t>
      </w:r>
      <w:r>
        <w:rPr>
          <w:szCs w:val="22"/>
        </w:rPr>
        <w:t xml:space="preserve">The SI lists the full model summary for all analyses. </w:t>
      </w:r>
      <w:r w:rsidR="00430E20">
        <w:rPr>
          <w:szCs w:val="22"/>
        </w:rPr>
        <w:fldChar w:fldCharType="begin"/>
      </w:r>
      <w:r w:rsidR="00430E20">
        <w:rPr>
          <w:szCs w:val="22"/>
        </w:rPr>
        <w:instrText xml:space="preserve"> REF _Ref137028597 \h </w:instrText>
      </w:r>
      <w:r w:rsidR="00430E20">
        <w:rPr>
          <w:szCs w:val="22"/>
        </w:rPr>
      </w:r>
      <w:r w:rsidR="00430E20">
        <w:rPr>
          <w:szCs w:val="22"/>
        </w:rPr>
        <w:fldChar w:fldCharType="separate"/>
      </w:r>
      <w:r w:rsidR="00430E20" w:rsidRPr="00ED3418">
        <w:rPr>
          <w:szCs w:val="22"/>
        </w:rPr>
        <w:t xml:space="preserve">Table </w:t>
      </w:r>
      <w:r w:rsidR="00430E20">
        <w:rPr>
          <w:noProof/>
          <w:szCs w:val="22"/>
        </w:rPr>
        <w:t>1</w:t>
      </w:r>
      <w:r w:rsidR="00430E20">
        <w:rPr>
          <w:szCs w:val="22"/>
        </w:rPr>
        <w:fldChar w:fldCharType="end"/>
      </w:r>
      <w:r w:rsidR="00430E20">
        <w:rPr>
          <w:szCs w:val="22"/>
        </w:rPr>
        <w:t xml:space="preserve"> </w:t>
      </w:r>
      <w:r>
        <w:rPr>
          <w:szCs w:val="22"/>
        </w:rPr>
        <w:t xml:space="preserve">summarizes the hypothesis tests, </w:t>
      </w:r>
      <w:r w:rsidR="00430E20">
        <w:rPr>
          <w:szCs w:val="22"/>
        </w:rPr>
        <w:fldChar w:fldCharType="begin"/>
      </w:r>
      <w:r w:rsidR="00430E20">
        <w:rPr>
          <w:szCs w:val="22"/>
        </w:rPr>
        <w:instrText xml:space="preserve"> REF _Ref137028621 \h </w:instrText>
      </w:r>
      <w:r w:rsidR="00430E20">
        <w:rPr>
          <w:szCs w:val="22"/>
        </w:rPr>
      </w:r>
      <w:r w:rsidR="00430E20">
        <w:rPr>
          <w:szCs w:val="22"/>
        </w:rPr>
        <w:fldChar w:fldCharType="separate"/>
      </w:r>
      <w:r w:rsidR="00430E20" w:rsidRPr="00ED3418">
        <w:rPr>
          <w:szCs w:val="22"/>
        </w:rPr>
        <w:t xml:space="preserve">Figure </w:t>
      </w:r>
      <w:r w:rsidR="00430E20" w:rsidRPr="00ED3418">
        <w:rPr>
          <w:noProof/>
          <w:szCs w:val="22"/>
        </w:rPr>
        <w:t>4</w:t>
      </w:r>
      <w:r w:rsidR="00430E20">
        <w:rPr>
          <w:szCs w:val="22"/>
        </w:rPr>
        <w:fldChar w:fldCharType="end"/>
      </w:r>
      <w:r w:rsidR="00430E20">
        <w:rPr>
          <w:szCs w:val="22"/>
        </w:rPr>
        <w:t xml:space="preserve"> </w:t>
      </w:r>
      <w:r>
        <w:rPr>
          <w:szCs w:val="22"/>
        </w:rPr>
        <w:t>shows participants’ responses.</w:t>
      </w:r>
    </w:p>
    <w:p w14:paraId="67B0C709" w14:textId="77777777" w:rsidR="00127CB6" w:rsidRDefault="00127CB6" w:rsidP="00127CB6">
      <w:pPr>
        <w:pStyle w:val="ListParagraph"/>
        <w:numPr>
          <w:ilvl w:val="0"/>
          <w:numId w:val="29"/>
        </w:numPr>
        <w:rPr>
          <w:szCs w:val="22"/>
          <w:lang w:val="tr-TR" w:eastAsia="tr-TR"/>
        </w:rPr>
      </w:pPr>
      <w:r>
        <w:rPr>
          <w:szCs w:val="22"/>
          <w:lang w:val="tr-TR" w:eastAsia="tr-TR"/>
        </w:rPr>
        <w:t>(</w:t>
      </w:r>
      <w:proofErr w:type="spellStart"/>
      <w:proofErr w:type="gramStart"/>
      <w:r>
        <w:rPr>
          <w:szCs w:val="22"/>
          <w:lang w:val="tr-TR" w:eastAsia="tr-TR"/>
        </w:rPr>
        <w:t>equally</w:t>
      </w:r>
      <w:proofErr w:type="spellEnd"/>
      <w:proofErr w:type="gramEnd"/>
      <w:r>
        <w:rPr>
          <w:szCs w:val="22"/>
          <w:lang w:val="tr-TR" w:eastAsia="tr-TR"/>
        </w:rPr>
        <w:t xml:space="preserve">) </w:t>
      </w:r>
      <w:proofErr w:type="spellStart"/>
      <w:r>
        <w:rPr>
          <w:szCs w:val="22"/>
          <w:lang w:val="tr-TR" w:eastAsia="tr-TR"/>
        </w:rPr>
        <w:t>robust</w:t>
      </w:r>
      <w:proofErr w:type="spellEnd"/>
      <w:r>
        <w:rPr>
          <w:szCs w:val="22"/>
          <w:lang w:val="tr-TR" w:eastAsia="tr-TR"/>
        </w:rPr>
        <w:t xml:space="preserve"> </w:t>
      </w:r>
      <w:proofErr w:type="spellStart"/>
      <w:r>
        <w:rPr>
          <w:szCs w:val="22"/>
          <w:lang w:val="tr-TR" w:eastAsia="tr-TR"/>
        </w:rPr>
        <w:t>learning</w:t>
      </w:r>
      <w:proofErr w:type="spellEnd"/>
      <w:r>
        <w:rPr>
          <w:szCs w:val="22"/>
          <w:lang w:val="tr-TR" w:eastAsia="tr-TR"/>
        </w:rPr>
        <w:t xml:space="preserve"> in </w:t>
      </w:r>
      <w:proofErr w:type="spellStart"/>
      <w:r>
        <w:rPr>
          <w:szCs w:val="22"/>
          <w:lang w:val="tr-TR" w:eastAsia="tr-TR"/>
        </w:rPr>
        <w:t>all</w:t>
      </w:r>
      <w:proofErr w:type="spellEnd"/>
      <w:r>
        <w:rPr>
          <w:szCs w:val="22"/>
          <w:lang w:val="tr-TR" w:eastAsia="tr-TR"/>
        </w:rPr>
        <w:t xml:space="preserve"> </w:t>
      </w:r>
      <w:proofErr w:type="spellStart"/>
      <w:r>
        <w:rPr>
          <w:szCs w:val="22"/>
          <w:lang w:val="tr-TR" w:eastAsia="tr-TR"/>
        </w:rPr>
        <w:t>conditions</w:t>
      </w:r>
      <w:proofErr w:type="spellEnd"/>
    </w:p>
    <w:p w14:paraId="7F0E134C" w14:textId="77777777" w:rsidR="00D717C1" w:rsidRPr="00D717C1" w:rsidRDefault="00D717C1">
      <w:pPr>
        <w:ind w:firstLine="0"/>
        <w:rPr>
          <w:szCs w:val="22"/>
          <w:lang w:val="tr-TR" w:eastAsia="tr-TR"/>
        </w:rPr>
        <w:pPrChange w:id="90" w:author="Jaeger, Florian" w:date="2023-06-07T11:09:00Z">
          <w:pPr>
            <w:pStyle w:val="ListParagraph"/>
            <w:numPr>
              <w:numId w:val="29"/>
            </w:numPr>
            <w:ind w:left="1440" w:hanging="360"/>
          </w:pPr>
        </w:pPrChange>
      </w:pPr>
    </w:p>
    <w:p w14:paraId="173B5CAE" w14:textId="6C8568B3" w:rsidR="00D717C1" w:rsidRPr="00D717C1" w:rsidRDefault="00D717C1">
      <w:pPr>
        <w:ind w:firstLine="0"/>
        <w:jc w:val="center"/>
        <w:rPr>
          <w:szCs w:val="22"/>
          <w:rPrChange w:id="91" w:author="Jaeger, Florian" w:date="2023-06-07T11:09:00Z">
            <w:rPr>
              <w:lang w:eastAsia="tr-TR"/>
            </w:rPr>
          </w:rPrChange>
        </w:rPr>
        <w:pPrChange w:id="92" w:author="Jaeger, Florian" w:date="2023-06-07T11:09:00Z">
          <w:pPr>
            <w:ind w:firstLine="0"/>
          </w:pPr>
        </w:pPrChange>
      </w:pPr>
      <w:r w:rsidRPr="00D717C1">
        <w:rPr>
          <w:szCs w:val="22"/>
          <w:highlight w:val="cyan"/>
        </w:rPr>
        <w:t xml:space="preserve">[INSERT </w:t>
      </w:r>
      <w:r>
        <w:rPr>
          <w:szCs w:val="22"/>
          <w:highlight w:val="cyan"/>
        </w:rPr>
        <w:t>FIGURE</w:t>
      </w:r>
      <w:r w:rsidRPr="00D717C1">
        <w:rPr>
          <w:szCs w:val="22"/>
          <w:highlight w:val="cyan"/>
        </w:rPr>
        <w:t>]</w:t>
      </w:r>
    </w:p>
    <w:p w14:paraId="3FE863BB" w14:textId="60705EF2" w:rsidR="00D717C1" w:rsidRDefault="00D717C1" w:rsidP="00D717C1">
      <w:pPr>
        <w:pStyle w:val="Caption"/>
        <w:rPr>
          <w:szCs w:val="22"/>
        </w:rPr>
      </w:pPr>
      <w:bookmarkStart w:id="93" w:name="_Ref137028621"/>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93"/>
      <w:r w:rsidRPr="00ED3418">
        <w:rPr>
          <w:szCs w:val="22"/>
        </w:rPr>
        <w:tab/>
      </w:r>
      <w:r>
        <w:rPr>
          <w:szCs w:val="22"/>
        </w:rPr>
        <w:t>Summary of participants’ responses in Experiments 3</w:t>
      </w:r>
      <w:r w:rsidRPr="00D717C1">
        <w:rPr>
          <w:szCs w:val="22"/>
          <w:highlight w:val="yellow"/>
          <w:rPrChange w:id="94" w:author="Jaeger, Florian" w:date="2023-06-07T11:09:00Z">
            <w:rPr>
              <w:szCs w:val="22"/>
            </w:rPr>
          </w:rPrChange>
        </w:rPr>
        <w:t>, depending on pen location and acoustic continuum step (Panel A) or visual bias (Panel B). Points show means of by-participant averages</w:t>
      </w:r>
      <w:r>
        <w:rPr>
          <w:szCs w:val="22"/>
        </w:rPr>
        <w:t>. Intervals show bootstrapped 95% CIs over those by-participant means.</w:t>
      </w:r>
    </w:p>
    <w:p w14:paraId="5722C09F" w14:textId="77777777" w:rsidR="00D717C1" w:rsidRPr="00ED3418" w:rsidRDefault="00D717C1" w:rsidP="00D717C1">
      <w:pPr>
        <w:jc w:val="center"/>
        <w:rPr>
          <w:szCs w:val="22"/>
        </w:rPr>
      </w:pPr>
      <w:r w:rsidRPr="00ED3418">
        <w:rPr>
          <w:szCs w:val="22"/>
          <w:highlight w:val="cyan"/>
        </w:rPr>
        <w:t>[INSERT TABLE]</w:t>
      </w:r>
    </w:p>
    <w:p w14:paraId="6B4471CB" w14:textId="769E0120" w:rsidR="00D717C1" w:rsidRPr="00ED3418" w:rsidRDefault="00D717C1" w:rsidP="00D717C1">
      <w:pPr>
        <w:pStyle w:val="Caption"/>
        <w:rPr>
          <w:szCs w:val="22"/>
        </w:rPr>
      </w:pPr>
      <w:bookmarkStart w:id="95" w:name="_Ref137028597"/>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95"/>
      <w:r w:rsidRPr="00ED3418">
        <w:rPr>
          <w:szCs w:val="22"/>
        </w:rPr>
        <w:tab/>
      </w:r>
      <w:r>
        <w:rPr>
          <w:szCs w:val="22"/>
        </w:rPr>
        <w:t>Summary of hypothesis tests based on GLMM analyses for</w:t>
      </w:r>
      <w:r w:rsidRPr="00ED3418">
        <w:rPr>
          <w:szCs w:val="22"/>
        </w:rPr>
        <w:t xml:space="preserve"> Experiment</w:t>
      </w:r>
      <w:r>
        <w:rPr>
          <w:szCs w:val="22"/>
        </w:rPr>
        <w:t xml:space="preserve"> 3</w:t>
      </w:r>
      <w:r w:rsidRPr="00ED3418">
        <w:rPr>
          <w:szCs w:val="22"/>
        </w:rPr>
        <w:t>.</w:t>
      </w:r>
      <w:r>
        <w:rPr>
          <w:szCs w:val="22"/>
        </w:rPr>
        <w:t xml:space="preserve"> </w:t>
      </w:r>
      <w:r w:rsidRPr="003F5649">
        <w:t xml:space="preserve">Hypotheses </w:t>
      </w:r>
      <w:commentRangeStart w:id="96"/>
      <w:r w:rsidRPr="003F5649">
        <w:t xml:space="preserve">for which we had not strong expectations are </w:t>
      </w:r>
      <w:commentRangeStart w:id="97"/>
      <w:r w:rsidRPr="003F5649">
        <w:t>shown with shaded backgrounds.</w:t>
      </w:r>
      <w:commentRangeEnd w:id="97"/>
      <w:r w:rsidRPr="003F5649">
        <w:rPr>
          <w:rStyle w:val="CommentReference"/>
          <w:color w:val="auto"/>
        </w:rPr>
        <w:commentReference w:id="97"/>
      </w:r>
      <w:commentRangeEnd w:id="96"/>
      <w:r>
        <w:rPr>
          <w:rStyle w:val="CommentReference"/>
          <w:i w:val="0"/>
          <w:iCs w:val="0"/>
          <w:color w:val="auto"/>
        </w:rPr>
        <w:commentReference w:id="96"/>
      </w:r>
    </w:p>
    <w:p w14:paraId="0F9B09B5" w14:textId="77777777" w:rsidR="00D717C1" w:rsidRPr="00D717C1" w:rsidRDefault="00D717C1">
      <w:pPr>
        <w:ind w:firstLine="0"/>
        <w:rPr>
          <w:szCs w:val="22"/>
          <w:lang w:eastAsia="tr-TR"/>
          <w:rPrChange w:id="98" w:author="Jaeger, Florian" w:date="2023-06-07T11:08:00Z">
            <w:rPr>
              <w:szCs w:val="22"/>
              <w:lang w:val="tr-TR" w:eastAsia="tr-TR"/>
            </w:rPr>
          </w:rPrChange>
        </w:rPr>
        <w:pPrChange w:id="99" w:author="Jaeger, Florian" w:date="2023-06-07T11:08:00Z">
          <w:pPr>
            <w:pStyle w:val="ListParagraph"/>
            <w:numPr>
              <w:numId w:val="29"/>
            </w:numPr>
            <w:ind w:left="1440" w:hanging="360"/>
          </w:pPr>
        </w:pPrChange>
      </w:pPr>
    </w:p>
    <w:p w14:paraId="5B3DE103" w14:textId="77777777" w:rsidR="00127CB6" w:rsidRPr="00ED3418" w:rsidRDefault="00127CB6" w:rsidP="00127CB6">
      <w:pPr>
        <w:pStyle w:val="Heading2"/>
        <w:rPr>
          <w:szCs w:val="22"/>
        </w:rPr>
      </w:pPr>
      <w:r>
        <w:rPr>
          <w:szCs w:val="22"/>
        </w:rPr>
        <w:t>Discussion</w:t>
      </w:r>
    </w:p>
    <w:p w14:paraId="7B7CE1BE" w14:textId="3F531B49" w:rsidR="00E53B58" w:rsidRPr="00ED3418" w:rsidDel="00127CB6" w:rsidRDefault="00E53B58" w:rsidP="00E53B58">
      <w:pPr>
        <w:rPr>
          <w:del w:id="100" w:author="Jaeger, Florian" w:date="2023-06-07T11:06:00Z"/>
          <w:szCs w:val="22"/>
        </w:rPr>
      </w:pPr>
    </w:p>
    <w:p w14:paraId="73058653" w14:textId="333D8C58" w:rsidR="00BC6876" w:rsidRPr="00ED3418" w:rsidDel="00127CB6" w:rsidRDefault="00C0082E" w:rsidP="00BC6876">
      <w:pPr>
        <w:rPr>
          <w:del w:id="101" w:author="Jaeger, Florian" w:date="2023-06-07T11:06:00Z"/>
          <w:szCs w:val="22"/>
        </w:rPr>
      </w:pPr>
      <w:del w:id="102" w:author="Jaeger, Florian" w:date="2023-06-07T11:06:00Z">
        <w:r w:rsidRPr="00C0082E" w:rsidDel="00127CB6">
          <w:rPr>
            <w:noProof/>
            <w:szCs w:val="22"/>
            <w:lang w:eastAsia="tr-TR"/>
          </w:rPr>
          <w:drawing>
            <wp:anchor distT="0" distB="0" distL="114300" distR="114300" simplePos="0" relativeHeight="251675648" behindDoc="0" locked="0" layoutInCell="1" allowOverlap="1" wp14:anchorId="24B4B1C7" wp14:editId="2D6DA568">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1"/>
                      <a:stretch>
                        <a:fillRect/>
                      </a:stretch>
                    </pic:blipFill>
                    <pic:spPr>
                      <a:xfrm>
                        <a:off x="0" y="0"/>
                        <a:ext cx="5486400" cy="3349625"/>
                      </a:xfrm>
                      <a:prstGeom prst="rect">
                        <a:avLst/>
                      </a:prstGeom>
                    </pic:spPr>
                  </pic:pic>
                </a:graphicData>
              </a:graphic>
            </wp:anchor>
          </w:drawing>
        </w:r>
        <w:r w:rsidR="00BC6876" w:rsidRPr="00ED3418" w:rsidDel="00127CB6">
          <w:rPr>
            <w:szCs w:val="22"/>
          </w:rPr>
          <w:delText>3.3 Results</w:delText>
        </w:r>
      </w:del>
    </w:p>
    <w:p w14:paraId="2E9D68F3" w14:textId="6D14EF53" w:rsidR="008736CF" w:rsidRPr="009B33EA" w:rsidDel="00127CB6" w:rsidRDefault="009B33EA" w:rsidP="009B33EA">
      <w:pPr>
        <w:pStyle w:val="ListParagraph"/>
        <w:numPr>
          <w:ilvl w:val="0"/>
          <w:numId w:val="29"/>
        </w:numPr>
        <w:rPr>
          <w:del w:id="103" w:author="Jaeger, Florian" w:date="2023-06-07T11:06:00Z"/>
          <w:szCs w:val="22"/>
          <w:lang w:val="tr-TR" w:eastAsia="tr-TR"/>
        </w:rPr>
      </w:pPr>
      <w:del w:id="104" w:author="Jaeger, Florian" w:date="2023-06-07T11:06:00Z">
        <w:r w:rsidDel="00127CB6">
          <w:rPr>
            <w:szCs w:val="22"/>
            <w:lang w:val="tr-TR" w:eastAsia="tr-TR"/>
          </w:rPr>
          <w:delText>(equally) robust learning in all conditions</w:delText>
        </w:r>
      </w:del>
    </w:p>
    <w:p w14:paraId="3B6B13FF" w14:textId="7BC7DE47" w:rsidR="009B33EA" w:rsidRPr="009B33EA" w:rsidDel="00127CB6" w:rsidRDefault="009B33EA" w:rsidP="009B33EA">
      <w:pPr>
        <w:ind w:firstLine="0"/>
        <w:rPr>
          <w:del w:id="105" w:author="Jaeger, Florian" w:date="2023-06-07T11:06:00Z"/>
          <w:szCs w:val="22"/>
          <w:u w:val="single"/>
          <w:lang w:val="tr-TR" w:eastAsia="tr-TR"/>
        </w:rPr>
      </w:pPr>
      <w:del w:id="106" w:author="Jaeger, Florian" w:date="2023-06-07T11:06:00Z">
        <w:r w:rsidRPr="009B33EA" w:rsidDel="00127CB6">
          <w:rPr>
            <w:szCs w:val="22"/>
            <w:u w:val="single"/>
            <w:lang w:val="tr-TR" w:eastAsia="tr-TR"/>
          </w:rPr>
          <w:delText>Discussion:</w:delText>
        </w:r>
      </w:del>
    </w:p>
    <w:p w14:paraId="68BBDE87" w14:textId="42EDE4B0" w:rsidR="008736CF" w:rsidRPr="008736CF" w:rsidRDefault="008736CF" w:rsidP="008736CF">
      <w:pPr>
        <w:rPr>
          <w:szCs w:val="22"/>
          <w:lang w:val="tr-TR" w:eastAsia="tr-TR"/>
        </w:rPr>
      </w:pPr>
      <w:r w:rsidRPr="008736CF">
        <w:rPr>
          <w:szCs w:val="22"/>
          <w:lang w:val="tr-TR" w:eastAsia="tr-TR"/>
        </w:rPr>
        <w:t xml:space="preserve">At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blush</w:t>
      </w:r>
      <w:proofErr w:type="spellEnd"/>
      <w:r w:rsidRPr="008736CF">
        <w:rPr>
          <w:szCs w:val="22"/>
          <w:lang w:val="tr-TR" w:eastAsia="tr-TR"/>
        </w:rPr>
        <w:t xml:space="preserve">, </w:t>
      </w:r>
      <w:proofErr w:type="spellStart"/>
      <w:r w:rsidRPr="008736CF">
        <w:rPr>
          <w:szCs w:val="22"/>
          <w:lang w:val="tr-TR" w:eastAsia="tr-TR"/>
        </w:rPr>
        <w:t>robust</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seems</w:t>
      </w:r>
      <w:proofErr w:type="spellEnd"/>
      <w:r w:rsidRPr="008736CF">
        <w:rPr>
          <w:szCs w:val="22"/>
          <w:lang w:val="tr-TR" w:eastAsia="tr-TR"/>
        </w:rPr>
        <w:t xml:space="preserve"> </w:t>
      </w:r>
      <w:proofErr w:type="spellStart"/>
      <w:r w:rsidRPr="008736CF">
        <w:rPr>
          <w:szCs w:val="22"/>
          <w:lang w:val="tr-TR" w:eastAsia="tr-TR"/>
        </w:rPr>
        <w:t>counter</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theories</w:t>
      </w:r>
      <w:proofErr w:type="spellEnd"/>
      <w:r w:rsidRPr="008736CF">
        <w:rPr>
          <w:szCs w:val="22"/>
          <w:lang w:val="tr-TR" w:eastAsia="tr-TR"/>
        </w:rPr>
        <w:t xml:space="preserve"> of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Important</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consider</w:t>
      </w:r>
      <w:proofErr w:type="spellEnd"/>
      <w:r w:rsidRPr="008736CF">
        <w:rPr>
          <w:szCs w:val="22"/>
          <w:lang w:val="tr-TR" w:eastAsia="tr-TR"/>
        </w:rPr>
        <w:t xml:space="preserve"> here, </w:t>
      </w:r>
      <w:proofErr w:type="spellStart"/>
      <w:r w:rsidRPr="008736CF">
        <w:rPr>
          <w:szCs w:val="22"/>
          <w:lang w:val="tr-TR" w:eastAsia="tr-TR"/>
        </w:rPr>
        <w:t>however</w:t>
      </w:r>
      <w:proofErr w:type="spellEnd"/>
      <w:r w:rsidRPr="008736CF">
        <w:rPr>
          <w:szCs w:val="22"/>
          <w:lang w:val="tr-TR" w:eastAsia="tr-TR"/>
        </w:rPr>
        <w:t xml:space="preserve">, is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overall</w:t>
      </w:r>
      <w:proofErr w:type="spellEnd"/>
      <w:r w:rsidRPr="008736CF">
        <w:rPr>
          <w:szCs w:val="22"/>
          <w:lang w:val="tr-TR" w:eastAsia="tr-TR"/>
        </w:rPr>
        <w:t xml:space="preserve"> </w:t>
      </w:r>
      <w:proofErr w:type="spellStart"/>
      <w:r w:rsidRPr="008736CF">
        <w:rPr>
          <w:szCs w:val="22"/>
          <w:lang w:val="tr-TR" w:eastAsia="tr-TR"/>
        </w:rPr>
        <w:t>contextual</w:t>
      </w:r>
      <w:proofErr w:type="spellEnd"/>
      <w:r w:rsidRPr="008736CF">
        <w:rPr>
          <w:szCs w:val="22"/>
          <w:lang w:val="tr-TR" w:eastAsia="tr-TR"/>
        </w:rPr>
        <w:t xml:space="preserve"> </w:t>
      </w:r>
      <w:proofErr w:type="spellStart"/>
      <w:r w:rsidRPr="008736CF">
        <w:rPr>
          <w:szCs w:val="22"/>
          <w:lang w:val="tr-TR" w:eastAsia="tr-TR"/>
        </w:rPr>
        <w:t>similarity</w:t>
      </w:r>
      <w:proofErr w:type="spellEnd"/>
      <w:r w:rsidRPr="008736CF">
        <w:rPr>
          <w:szCs w:val="22"/>
          <w:lang w:val="tr-TR" w:eastAsia="tr-TR"/>
        </w:rPr>
        <w:t xml:space="preserve"> </w:t>
      </w:r>
      <w:proofErr w:type="spellStart"/>
      <w:r w:rsidRPr="008736CF">
        <w:rPr>
          <w:szCs w:val="22"/>
          <w:lang w:val="tr-TR" w:eastAsia="tr-TR"/>
        </w:rPr>
        <w:t>between</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w:t>
      </w:r>
      <w:proofErr w:type="spellStart"/>
      <w:r w:rsidRPr="008736CF">
        <w:rPr>
          <w:szCs w:val="22"/>
          <w:lang w:val="tr-TR" w:eastAsia="tr-TR"/>
        </w:rPr>
        <w:t>study</w:t>
      </w:r>
      <w:proofErr w:type="spellEnd"/>
      <w:r w:rsidRPr="008736CF">
        <w:rPr>
          <w:szCs w:val="22"/>
          <w:lang w:val="tr-TR" w:eastAsia="tr-TR"/>
        </w:rPr>
        <w:t xml:space="preserve">. </w:t>
      </w:r>
      <w:proofErr w:type="spellStart"/>
      <w:r w:rsidRPr="008736CF">
        <w:rPr>
          <w:szCs w:val="22"/>
          <w:lang w:val="tr-TR" w:eastAsia="tr-TR"/>
        </w:rPr>
        <w:t>Prior</w:t>
      </w:r>
      <w:proofErr w:type="spellEnd"/>
      <w:r w:rsidRPr="008736CF">
        <w:rPr>
          <w:szCs w:val="22"/>
          <w:lang w:val="tr-TR" w:eastAsia="tr-TR"/>
        </w:rPr>
        <w:t xml:space="preserve"> </w:t>
      </w:r>
      <w:proofErr w:type="spellStart"/>
      <w:r w:rsidRPr="008736CF">
        <w:rPr>
          <w:szCs w:val="22"/>
          <w:lang w:val="tr-TR" w:eastAsia="tr-TR"/>
        </w:rPr>
        <w:t>work</w:t>
      </w:r>
      <w:proofErr w:type="spellEnd"/>
      <w:r w:rsidRPr="008736CF">
        <w:rPr>
          <w:szCs w:val="22"/>
          <w:lang w:val="tr-TR" w:eastAsia="tr-TR"/>
        </w:rPr>
        <w:t xml:space="preserve"> has </w:t>
      </w:r>
      <w:proofErr w:type="spellStart"/>
      <w:r w:rsidRPr="008736CF">
        <w:rPr>
          <w:szCs w:val="22"/>
          <w:lang w:val="tr-TR" w:eastAsia="tr-TR"/>
        </w:rPr>
        <w:t>established</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shift</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in </w:t>
      </w:r>
      <w:proofErr w:type="spellStart"/>
      <w:r w:rsidRPr="008736CF">
        <w:rPr>
          <w:szCs w:val="22"/>
          <w:lang w:val="tr-TR" w:eastAsia="tr-TR"/>
        </w:rPr>
        <w:t>visual</w:t>
      </w:r>
      <w:proofErr w:type="spellEnd"/>
      <w:r w:rsidRPr="008736CF">
        <w:rPr>
          <w:szCs w:val="22"/>
          <w:lang w:val="tr-TR" w:eastAsia="tr-TR"/>
        </w:rPr>
        <w:t xml:space="preserve"> </w:t>
      </w:r>
      <w:proofErr w:type="spellStart"/>
      <w:r w:rsidRPr="008736CF">
        <w:rPr>
          <w:szCs w:val="22"/>
          <w:lang w:val="tr-TR" w:eastAsia="tr-TR"/>
        </w:rPr>
        <w:lastRenderedPageBreak/>
        <w:t>pen</w:t>
      </w:r>
      <w:proofErr w:type="spellEnd"/>
      <w:r w:rsidRPr="008736CF">
        <w:rPr>
          <w:szCs w:val="22"/>
          <w:lang w:val="tr-TR" w:eastAsia="tr-TR"/>
        </w:rPr>
        <w:t>-in-</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episodes</w:t>
      </w:r>
      <w:proofErr w:type="spellEnd"/>
      <w:r w:rsidRPr="008736CF">
        <w:rPr>
          <w:szCs w:val="22"/>
          <w:lang w:val="tr-TR" w:eastAsia="tr-TR"/>
        </w:rPr>
        <w:t xml:space="preserve"> </w:t>
      </w:r>
      <w:proofErr w:type="spellStart"/>
      <w:r w:rsidRPr="008736CF">
        <w:rPr>
          <w:szCs w:val="22"/>
          <w:lang w:val="tr-TR" w:eastAsia="tr-TR"/>
        </w:rPr>
        <w:t>does</w:t>
      </w:r>
      <w:proofErr w:type="spellEnd"/>
      <w:r w:rsidRPr="008736CF">
        <w:rPr>
          <w:szCs w:val="22"/>
          <w:lang w:val="tr-TR" w:eastAsia="tr-TR"/>
        </w:rPr>
        <w:t xml:space="preserve"> not </w:t>
      </w:r>
      <w:proofErr w:type="spellStart"/>
      <w:r w:rsidRPr="008736CF">
        <w:rPr>
          <w:szCs w:val="22"/>
          <w:lang w:val="tr-TR" w:eastAsia="tr-TR"/>
        </w:rPr>
        <w:t>seem</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crucial</w:t>
      </w:r>
      <w:proofErr w:type="spellEnd"/>
      <w:r w:rsidRPr="008736CF">
        <w:rPr>
          <w:szCs w:val="22"/>
          <w:lang w:val="tr-TR" w:eastAsia="tr-TR"/>
        </w:rPr>
        <w:t xml:space="preserve"> </w:t>
      </w:r>
      <w:proofErr w:type="spellStart"/>
      <w:r w:rsidRPr="008736CF">
        <w:rPr>
          <w:szCs w:val="22"/>
          <w:lang w:val="tr-TR" w:eastAsia="tr-TR"/>
        </w:rPr>
        <w:t>shifts</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herein</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2nd </w:t>
      </w:r>
      <w:proofErr w:type="spellStart"/>
      <w:r w:rsidRPr="008736CF">
        <w:rPr>
          <w:szCs w:val="22"/>
          <w:lang w:val="tr-TR" w:eastAsia="tr-TR"/>
        </w:rPr>
        <w:t>experiment</w:t>
      </w:r>
      <w:proofErr w:type="spellEnd"/>
      <w:r w:rsidRPr="008736CF">
        <w:rPr>
          <w:szCs w:val="22"/>
          <w:lang w:val="tr-TR" w:eastAsia="tr-TR"/>
        </w:rPr>
        <w:t xml:space="preserve"> of </w:t>
      </w:r>
      <w:proofErr w:type="spellStart"/>
      <w:r w:rsidRPr="008736CF">
        <w:rPr>
          <w:szCs w:val="22"/>
          <w:lang w:val="tr-TR" w:eastAsia="tr-TR"/>
        </w:rPr>
        <w:t>Kraljic</w:t>
      </w:r>
      <w:proofErr w:type="spellEnd"/>
      <w:r w:rsidRPr="008736CF">
        <w:rPr>
          <w:szCs w:val="22"/>
          <w:lang w:val="tr-TR" w:eastAsia="tr-TR"/>
        </w:rPr>
        <w:t xml:space="preserve"> &amp; </w:t>
      </w:r>
      <w:proofErr w:type="spellStart"/>
      <w:r w:rsidRPr="008736CF">
        <w:rPr>
          <w:szCs w:val="22"/>
          <w:lang w:val="tr-TR" w:eastAsia="tr-TR"/>
        </w:rPr>
        <w:t>Samuel</w:t>
      </w:r>
      <w:proofErr w:type="spellEnd"/>
      <w:r w:rsidRPr="008736CF">
        <w:rPr>
          <w:szCs w:val="22"/>
          <w:lang w:val="tr-TR" w:eastAsia="tr-TR"/>
        </w:rPr>
        <w:t xml:space="preserve">, 2011, </w:t>
      </w:r>
      <w:proofErr w:type="spellStart"/>
      <w:r w:rsidRPr="008736CF">
        <w:rPr>
          <w:szCs w:val="22"/>
          <w:lang w:val="tr-TR" w:eastAsia="tr-TR"/>
        </w:rPr>
        <w:t>establishing</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audio-only</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are</w:t>
      </w:r>
      <w:proofErr w:type="spellEnd"/>
      <w:r w:rsidRPr="008736CF">
        <w:rPr>
          <w:szCs w:val="22"/>
          <w:lang w:val="tr-TR" w:eastAsia="tr-TR"/>
        </w:rPr>
        <w:t xml:space="preserve"> </w:t>
      </w:r>
      <w:proofErr w:type="spellStart"/>
      <w:r w:rsidRPr="008736CF">
        <w:rPr>
          <w:szCs w:val="22"/>
          <w:lang w:val="tr-TR" w:eastAsia="tr-TR"/>
        </w:rPr>
        <w:t>assumed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be </w:t>
      </w:r>
      <w:proofErr w:type="spellStart"/>
      <w:r w:rsidRPr="008736CF">
        <w:rPr>
          <w:szCs w:val="22"/>
          <w:lang w:val="tr-TR" w:eastAsia="tr-TR"/>
        </w:rPr>
        <w:t>characteristic</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talker</w:t>
      </w:r>
      <w:proofErr w:type="spellEnd"/>
      <w:r w:rsidRPr="008736CF">
        <w:rPr>
          <w:szCs w:val="22"/>
          <w:lang w:val="tr-TR" w:eastAsia="tr-TR"/>
        </w:rPr>
        <w:t xml:space="preserve">, </w:t>
      </w:r>
      <w:proofErr w:type="spellStart"/>
      <w:r w:rsidRPr="008736CF">
        <w:rPr>
          <w:szCs w:val="22"/>
          <w:lang w:val="tr-TR" w:eastAsia="tr-TR"/>
        </w:rPr>
        <w:t>given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contrary</w:t>
      </w:r>
      <w:proofErr w:type="spellEnd"/>
      <w:r w:rsidRPr="008736CF">
        <w:rPr>
          <w:szCs w:val="22"/>
          <w:lang w:val="tr-TR" w:eastAsia="tr-TR"/>
        </w:rPr>
        <w:t xml:space="preserve">.  Visual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without</w:t>
      </w:r>
      <w:proofErr w:type="spellEnd"/>
      <w:r w:rsidRPr="008736CF">
        <w:rPr>
          <w:szCs w:val="22"/>
          <w:lang w:val="tr-TR" w:eastAsia="tr-TR"/>
        </w:rPr>
        <w:t xml:space="preserve"> </w:t>
      </w:r>
      <w:proofErr w:type="spellStart"/>
      <w:r w:rsidRPr="008736CF">
        <w:rPr>
          <w:szCs w:val="22"/>
          <w:lang w:val="tr-TR" w:eastAsia="tr-TR"/>
        </w:rPr>
        <w:t>incidental</w:t>
      </w:r>
      <w:proofErr w:type="spellEnd"/>
      <w:r w:rsidRPr="008736CF">
        <w:rPr>
          <w:szCs w:val="22"/>
          <w:lang w:val="tr-TR" w:eastAsia="tr-TR"/>
        </w:rPr>
        <w:t xml:space="preserve"> </w:t>
      </w:r>
      <w:proofErr w:type="spellStart"/>
      <w:r w:rsidRPr="008736CF">
        <w:rPr>
          <w:szCs w:val="22"/>
          <w:lang w:val="tr-TR" w:eastAsia="tr-TR"/>
        </w:rPr>
        <w:t>cause</w:t>
      </w:r>
      <w:proofErr w:type="spellEnd"/>
      <w:r w:rsidRPr="008736CF">
        <w:rPr>
          <w:szCs w:val="22"/>
          <w:lang w:val="tr-TR" w:eastAsia="tr-TR"/>
        </w:rPr>
        <w:t xml:space="preserve">, in </w:t>
      </w:r>
      <w:proofErr w:type="spellStart"/>
      <w:r w:rsidRPr="008736CF">
        <w:rPr>
          <w:szCs w:val="22"/>
          <w:lang w:val="tr-TR" w:eastAsia="tr-TR"/>
        </w:rPr>
        <w:t>contrast</w:t>
      </w:r>
      <w:proofErr w:type="spellEnd"/>
      <w:r w:rsidRPr="008736CF">
        <w:rPr>
          <w:szCs w:val="22"/>
          <w:lang w:val="tr-TR" w:eastAsia="tr-TR"/>
        </w:rPr>
        <w:t xml:space="preserve">, is </w:t>
      </w:r>
      <w:proofErr w:type="spellStart"/>
      <w:r w:rsidRPr="008736CF">
        <w:rPr>
          <w:szCs w:val="22"/>
          <w:lang w:val="tr-TR" w:eastAsia="tr-TR"/>
        </w:rPr>
        <w:t>able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as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change</w:t>
      </w:r>
      <w:proofErr w:type="spellEnd"/>
      <w:r w:rsidRPr="008736CF">
        <w:rPr>
          <w:szCs w:val="22"/>
          <w:lang w:val="tr-TR" w:eastAsia="tr-TR"/>
        </w:rPr>
        <w:t xml:space="preserve"> in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Experiment 2 </w:t>
      </w:r>
      <w:proofErr w:type="spellStart"/>
      <w:r w:rsidRPr="008736CF">
        <w:rPr>
          <w:szCs w:val="22"/>
          <w:lang w:val="tr-TR" w:eastAsia="tr-TR"/>
        </w:rPr>
        <w:t>always</w:t>
      </w:r>
      <w:proofErr w:type="spellEnd"/>
      <w:r w:rsidRPr="008736CF">
        <w:rPr>
          <w:szCs w:val="22"/>
          <w:lang w:val="tr-TR" w:eastAsia="tr-TR"/>
        </w:rPr>
        <w:t xml:space="preserve"> </w:t>
      </w:r>
      <w:proofErr w:type="spellStart"/>
      <w:r w:rsidRPr="008736CF">
        <w:rPr>
          <w:szCs w:val="22"/>
          <w:lang w:val="tr-TR" w:eastAsia="tr-TR"/>
        </w:rPr>
        <w:t>maintain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therefore</w:t>
      </w:r>
      <w:proofErr w:type="spellEnd"/>
      <w:r w:rsidRPr="008736CF">
        <w:rPr>
          <w:szCs w:val="22"/>
          <w:lang w:val="tr-TR" w:eastAsia="tr-TR"/>
        </w:rPr>
        <w:t xml:space="preserve"> </w:t>
      </w:r>
      <w:proofErr w:type="spellStart"/>
      <w:r w:rsidRPr="008736CF">
        <w:rPr>
          <w:szCs w:val="22"/>
          <w:lang w:val="tr-TR" w:eastAsia="tr-TR"/>
        </w:rPr>
        <w:t>require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at </w:t>
      </w:r>
      <w:proofErr w:type="spellStart"/>
      <w:r w:rsidRPr="008736CF">
        <w:rPr>
          <w:szCs w:val="22"/>
          <w:lang w:val="tr-TR" w:eastAsia="tr-TR"/>
        </w:rPr>
        <w:t>most</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single</w:t>
      </w:r>
      <w:proofErr w:type="spellEnd"/>
      <w:r w:rsidRPr="008736CF">
        <w:rPr>
          <w:szCs w:val="22"/>
          <w:lang w:val="tr-TR" w:eastAsia="tr-TR"/>
        </w:rPr>
        <w:t xml:space="preserve"> </w:t>
      </w:r>
      <w:proofErr w:type="spellStart"/>
      <w:r w:rsidRPr="008736CF">
        <w:rPr>
          <w:szCs w:val="22"/>
          <w:lang w:val="tr-TR" w:eastAsia="tr-TR"/>
        </w:rPr>
        <w:t>dimension</w:t>
      </w:r>
      <w:proofErr w:type="spellEnd"/>
      <w:r w:rsidRPr="008736CF">
        <w:rPr>
          <w:szCs w:val="22"/>
          <w:lang w:val="tr-TR" w:eastAsia="tr-TR"/>
        </w:rPr>
        <w:t xml:space="preserve"> of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additionally</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results</w:t>
      </w:r>
      <w:proofErr w:type="spellEnd"/>
      <w:r w:rsidRPr="008736CF">
        <w:rPr>
          <w:szCs w:val="22"/>
          <w:lang w:val="tr-TR" w:eastAsia="tr-TR"/>
        </w:rPr>
        <w:t xml:space="preserve"> of </w:t>
      </w:r>
      <w:proofErr w:type="spellStart"/>
      <w:r w:rsidRPr="008736CF">
        <w:rPr>
          <w:szCs w:val="22"/>
          <w:lang w:val="tr-TR" w:eastAsia="tr-TR"/>
        </w:rPr>
        <w:t>Liu</w:t>
      </w:r>
      <w:proofErr w:type="spellEnd"/>
      <w:r w:rsidRPr="008736CF">
        <w:rPr>
          <w:szCs w:val="22"/>
          <w:lang w:val="tr-TR" w:eastAsia="tr-TR"/>
        </w:rPr>
        <w:t xml:space="preserve"> &amp; </w:t>
      </w:r>
      <w:proofErr w:type="spellStart"/>
      <w:r w:rsidRPr="008736CF">
        <w:rPr>
          <w:szCs w:val="22"/>
          <w:lang w:val="tr-TR" w:eastAsia="tr-TR"/>
        </w:rPr>
        <w:t>Jaeger</w:t>
      </w:r>
      <w:proofErr w:type="spellEnd"/>
      <w:r w:rsidRPr="008736CF">
        <w:rPr>
          <w:szCs w:val="22"/>
          <w:lang w:val="tr-TR" w:eastAsia="tr-TR"/>
        </w:rPr>
        <w:t xml:space="preserve"> (2018, 1b),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unresolved</w:t>
      </w:r>
      <w:proofErr w:type="spellEnd"/>
      <w:r w:rsidRPr="008736CF">
        <w:rPr>
          <w:szCs w:val="22"/>
          <w:lang w:val="tr-TR" w:eastAsia="tr-TR"/>
        </w:rPr>
        <w:t xml:space="preserve"> </w:t>
      </w:r>
      <w:proofErr w:type="spellStart"/>
      <w:r w:rsidRPr="008736CF">
        <w:rPr>
          <w:szCs w:val="22"/>
          <w:lang w:val="tr-TR" w:eastAsia="tr-TR"/>
        </w:rPr>
        <w:t>causal</w:t>
      </w:r>
      <w:proofErr w:type="spellEnd"/>
      <w:r w:rsidRPr="008736CF">
        <w:rPr>
          <w:szCs w:val="22"/>
          <w:lang w:val="tr-TR" w:eastAsia="tr-TR"/>
        </w:rPr>
        <w:t xml:space="preserve"> </w:t>
      </w:r>
      <w:proofErr w:type="spellStart"/>
      <w:r w:rsidRPr="008736CF">
        <w:rPr>
          <w:szCs w:val="22"/>
          <w:lang w:val="tr-TR" w:eastAsia="tr-TR"/>
        </w:rPr>
        <w:t>ambiguity</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w:t>
      </w:r>
      <w:proofErr w:type="spellStart"/>
      <w:r w:rsidRPr="008736CF">
        <w:rPr>
          <w:szCs w:val="22"/>
          <w:lang w:val="tr-TR" w:eastAsia="tr-TR"/>
        </w:rPr>
        <w:t>blocked</w:t>
      </w:r>
      <w:proofErr w:type="spellEnd"/>
      <w:r w:rsidRPr="008736CF">
        <w:rPr>
          <w:szCs w:val="22"/>
          <w:lang w:val="tr-TR" w:eastAsia="tr-TR"/>
        </w:rPr>
        <w:t xml:space="preserve"> </w:t>
      </w:r>
      <w:proofErr w:type="spellStart"/>
      <w:r w:rsidRPr="008736CF">
        <w:rPr>
          <w:szCs w:val="22"/>
          <w:lang w:val="tr-TR" w:eastAsia="tr-TR"/>
        </w:rPr>
        <w:t>one</w:t>
      </w:r>
      <w:proofErr w:type="spellEnd"/>
      <w:r w:rsidRPr="008736CF">
        <w:rPr>
          <w:szCs w:val="22"/>
          <w:lang w:val="tr-TR" w:eastAsia="tr-TR"/>
        </w:rPr>
        <w:t xml:space="preserve"> of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provides</w:t>
      </w:r>
      <w:proofErr w:type="spellEnd"/>
      <w:r w:rsidRPr="008736CF">
        <w:rPr>
          <w:szCs w:val="22"/>
          <w:lang w:val="tr-TR" w:eastAsia="tr-TR"/>
        </w:rPr>
        <w:t xml:space="preserve"> </w:t>
      </w:r>
      <w:proofErr w:type="spellStart"/>
      <w:r w:rsidRPr="008736CF">
        <w:rPr>
          <w:szCs w:val="22"/>
          <w:lang w:val="tr-TR" w:eastAsia="tr-TR"/>
        </w:rPr>
        <w:t>plausibility</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ambiguous</w:t>
      </w:r>
      <w:proofErr w:type="spellEnd"/>
      <w:r w:rsidRPr="008736CF">
        <w:rPr>
          <w:szCs w:val="22"/>
          <w:lang w:val="tr-TR" w:eastAsia="tr-TR"/>
        </w:rPr>
        <w:t xml:space="preserve">. Experiment 2,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changes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strongly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either</w:t>
      </w:r>
      <w:proofErr w:type="spellEnd"/>
      <w:r w:rsidRPr="008736CF">
        <w:rPr>
          <w:szCs w:val="22"/>
          <w:lang w:val="tr-TR" w:eastAsia="tr-TR"/>
        </w:rPr>
        <w:t xml:space="preserve"> </w:t>
      </w:r>
      <w:proofErr w:type="spellStart"/>
      <w:r w:rsidRPr="008736CF">
        <w:rPr>
          <w:szCs w:val="22"/>
          <w:lang w:val="tr-TR" w:eastAsia="tr-TR"/>
        </w:rPr>
        <w:t>direction</w:t>
      </w:r>
      <w:proofErr w:type="spellEnd"/>
      <w:r w:rsidRPr="008736CF">
        <w:rPr>
          <w:szCs w:val="22"/>
          <w:lang w:val="tr-TR" w:eastAsia="tr-TR"/>
        </w:rPr>
        <w:t xml:space="preserve">, </w:t>
      </w:r>
      <w:proofErr w:type="spellStart"/>
      <w:r w:rsidRPr="008736CF">
        <w:rPr>
          <w:szCs w:val="22"/>
          <w:lang w:val="tr-TR" w:eastAsia="tr-TR"/>
        </w:rPr>
        <w:t>appears</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meet</w:t>
      </w:r>
      <w:proofErr w:type="spellEnd"/>
      <w:r w:rsidRPr="008736CF">
        <w:rPr>
          <w:szCs w:val="22"/>
          <w:lang w:val="tr-TR" w:eastAsia="tr-TR"/>
        </w:rPr>
        <w:t xml:space="preserve"> </w:t>
      </w:r>
      <w:proofErr w:type="spellStart"/>
      <w:r w:rsidRPr="008736CF">
        <w:rPr>
          <w:szCs w:val="22"/>
          <w:lang w:val="tr-TR" w:eastAsia="tr-TR"/>
        </w:rPr>
        <w:t>criterion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four</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w:t>
      </w:r>
    </w:p>
    <w:p w14:paraId="31DB3EAD" w14:textId="0A54DF27" w:rsidR="008736CF" w:rsidRPr="00ED3418" w:rsidRDefault="008736CF" w:rsidP="008736CF">
      <w:pPr>
        <w:rPr>
          <w:szCs w:val="22"/>
          <w:lang w:val="tr-TR" w:eastAsia="tr-TR"/>
        </w:rPr>
      </w:pP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explanation</w:t>
      </w:r>
      <w:proofErr w:type="spellEnd"/>
      <w:r w:rsidRPr="008736CF">
        <w:rPr>
          <w:szCs w:val="22"/>
          <w:lang w:val="tr-TR" w:eastAsia="tr-TR"/>
        </w:rPr>
        <w:t xml:space="preserve">, </w:t>
      </w:r>
      <w:proofErr w:type="spellStart"/>
      <w:r w:rsidRPr="008736CF">
        <w:rPr>
          <w:szCs w:val="22"/>
          <w:lang w:val="tr-TR" w:eastAsia="tr-TR"/>
        </w:rPr>
        <w:t>reliant</w:t>
      </w:r>
      <w:proofErr w:type="spellEnd"/>
      <w:r w:rsidRPr="008736CF">
        <w:rPr>
          <w:szCs w:val="22"/>
          <w:lang w:val="tr-TR" w:eastAsia="tr-TR"/>
        </w:rPr>
        <w:t xml:space="preserve"> on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partial</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ambiguous</w:t>
      </w:r>
      <w:proofErr w:type="spellEnd"/>
      <w:r w:rsidRPr="008736CF">
        <w:rPr>
          <w:szCs w:val="22"/>
          <w:lang w:val="tr-TR" w:eastAsia="tr-TR"/>
        </w:rPr>
        <w:t xml:space="preserve"> </w:t>
      </w:r>
      <w:proofErr w:type="spellStart"/>
      <w:r w:rsidRPr="008736CF">
        <w:rPr>
          <w:szCs w:val="22"/>
          <w:lang w:val="tr-TR" w:eastAsia="tr-TR"/>
        </w:rPr>
        <w:t>contexts</w:t>
      </w:r>
      <w:proofErr w:type="spellEnd"/>
      <w:r w:rsidRPr="008736CF">
        <w:rPr>
          <w:szCs w:val="22"/>
          <w:lang w:val="tr-TR" w:eastAsia="tr-TR"/>
        </w:rPr>
        <w:t xml:space="preserve">, </w:t>
      </w:r>
      <w:proofErr w:type="spellStart"/>
      <w:r w:rsidRPr="008736CF">
        <w:rPr>
          <w:szCs w:val="22"/>
          <w:lang w:val="tr-TR" w:eastAsia="tr-TR"/>
        </w:rPr>
        <w:t>makes</w:t>
      </w:r>
      <w:proofErr w:type="spellEnd"/>
      <w:r w:rsidRPr="008736CF">
        <w:rPr>
          <w:szCs w:val="22"/>
          <w:lang w:val="tr-TR" w:eastAsia="tr-TR"/>
        </w:rPr>
        <w:t xml:space="preserve"> a </w:t>
      </w:r>
      <w:proofErr w:type="spellStart"/>
      <w:r w:rsidRPr="008736CF">
        <w:rPr>
          <w:szCs w:val="22"/>
          <w:lang w:val="tr-TR" w:eastAsia="tr-TR"/>
        </w:rPr>
        <w:t>strong</w:t>
      </w:r>
      <w:proofErr w:type="spellEnd"/>
      <w:r w:rsidRPr="008736CF">
        <w:rPr>
          <w:szCs w:val="22"/>
          <w:lang w:val="tr-TR" w:eastAsia="tr-TR"/>
        </w:rPr>
        <w:t xml:space="preserve"> </w:t>
      </w:r>
      <w:proofErr w:type="spellStart"/>
      <w:r w:rsidRPr="008736CF">
        <w:rPr>
          <w:szCs w:val="22"/>
          <w:lang w:val="tr-TR" w:eastAsia="tr-TR"/>
        </w:rPr>
        <w:t>prediction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a </w:t>
      </w:r>
      <w:proofErr w:type="spellStart"/>
      <w:r w:rsidRPr="008736CF">
        <w:rPr>
          <w:szCs w:val="22"/>
          <w:lang w:val="tr-TR" w:eastAsia="tr-TR"/>
        </w:rPr>
        <w:t>case</w:t>
      </w:r>
      <w:proofErr w:type="spellEnd"/>
      <w:r w:rsidRPr="008736CF">
        <w:rPr>
          <w:szCs w:val="22"/>
          <w:lang w:val="tr-TR" w:eastAsia="tr-TR"/>
        </w:rPr>
        <w:t xml:space="preserve">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Specifically</w:t>
      </w:r>
      <w:proofErr w:type="spellEnd"/>
      <w:r w:rsidRPr="008736CF">
        <w:rPr>
          <w:szCs w:val="22"/>
          <w:lang w:val="tr-TR" w:eastAsia="tr-TR"/>
        </w:rPr>
        <w:t xml:space="preserve">, </w:t>
      </w:r>
      <w:proofErr w:type="spellStart"/>
      <w:r w:rsidRPr="008736CF">
        <w:rPr>
          <w:szCs w:val="22"/>
          <w:lang w:val="tr-TR" w:eastAsia="tr-TR"/>
        </w:rPr>
        <w:t>while</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amount</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may</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is </w:t>
      </w:r>
      <w:proofErr w:type="spellStart"/>
      <w:r w:rsidRPr="008736CF">
        <w:rPr>
          <w:szCs w:val="22"/>
          <w:lang w:val="tr-TR" w:eastAsia="tr-TR"/>
        </w:rPr>
        <w:t>expected</w:t>
      </w:r>
      <w:proofErr w:type="spellEnd"/>
      <w:r w:rsidRPr="008736CF">
        <w:rPr>
          <w:szCs w:val="22"/>
          <w:lang w:val="tr-TR" w:eastAsia="tr-TR"/>
        </w:rPr>
        <w:t xml:space="preserve"> in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matches</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presented</w:t>
      </w:r>
      <w:proofErr w:type="spellEnd"/>
      <w:r w:rsidRPr="008736CF">
        <w:rPr>
          <w:szCs w:val="22"/>
          <w:lang w:val="tr-TR" w:eastAsia="tr-TR"/>
        </w:rPr>
        <w:t xml:space="preserve"> </w:t>
      </w:r>
      <w:proofErr w:type="spellStart"/>
      <w:r w:rsidRPr="008736CF">
        <w:rPr>
          <w:szCs w:val="22"/>
          <w:lang w:val="tr-TR" w:eastAsia="tr-TR"/>
        </w:rPr>
        <w:t>context</w:t>
      </w:r>
      <w:proofErr w:type="spellEnd"/>
      <w:r w:rsidRPr="008736CF">
        <w:rPr>
          <w:szCs w:val="22"/>
          <w:lang w:val="tr-TR" w:eastAsia="tr-TR"/>
        </w:rPr>
        <w:t xml:space="preserve"> of test. Experiment 3 </w:t>
      </w:r>
      <w:proofErr w:type="spellStart"/>
      <w:r w:rsidRPr="008736CF">
        <w:rPr>
          <w:szCs w:val="22"/>
          <w:lang w:val="tr-TR" w:eastAsia="tr-TR"/>
        </w:rPr>
        <w:t>examines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hypothesis</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an </w:t>
      </w:r>
      <w:proofErr w:type="spellStart"/>
      <w:r w:rsidRPr="008736CF">
        <w:rPr>
          <w:szCs w:val="22"/>
          <w:lang w:val="tr-TR" w:eastAsia="tr-TR"/>
        </w:rPr>
        <w:t>audiovisual</w:t>
      </w:r>
      <w:proofErr w:type="spellEnd"/>
      <w:r w:rsidRPr="008736CF">
        <w:rPr>
          <w:szCs w:val="22"/>
          <w:lang w:val="tr-TR" w:eastAsia="tr-TR"/>
        </w:rPr>
        <w:t xml:space="preserve"> </w:t>
      </w:r>
      <w:proofErr w:type="spellStart"/>
      <w:r w:rsidRPr="008736CF">
        <w:rPr>
          <w:szCs w:val="22"/>
          <w:lang w:val="tr-TR" w:eastAsia="tr-TR"/>
        </w:rPr>
        <w:t>replication</w:t>
      </w:r>
      <w:proofErr w:type="spellEnd"/>
      <w:r w:rsidRPr="008736CF">
        <w:rPr>
          <w:szCs w:val="22"/>
          <w:lang w:val="tr-TR" w:eastAsia="tr-TR"/>
        </w:rPr>
        <w:t xml:space="preserve"> of </w:t>
      </w:r>
      <w:proofErr w:type="spellStart"/>
      <w:r w:rsidRPr="008736CF">
        <w:rPr>
          <w:szCs w:val="22"/>
          <w:lang w:val="tr-TR" w:eastAsia="tr-TR"/>
        </w:rPr>
        <w:t>Kralic</w:t>
      </w:r>
      <w:proofErr w:type="spellEnd"/>
      <w:r w:rsidRPr="008736CF">
        <w:rPr>
          <w:szCs w:val="22"/>
          <w:lang w:val="tr-TR" w:eastAsia="tr-TR"/>
        </w:rPr>
        <w:t xml:space="preserve">, </w:t>
      </w:r>
      <w:proofErr w:type="spellStart"/>
      <w:r w:rsidRPr="008736CF">
        <w:rPr>
          <w:szCs w:val="22"/>
          <w:lang w:val="tr-TR" w:eastAsia="tr-TR"/>
        </w:rPr>
        <w:t>Samuel</w:t>
      </w:r>
      <w:proofErr w:type="spellEnd"/>
      <w:r w:rsidRPr="008736CF">
        <w:rPr>
          <w:szCs w:val="22"/>
          <w:lang w:val="tr-TR" w:eastAsia="tr-TR"/>
        </w:rPr>
        <w:t xml:space="preserve">, &amp; </w:t>
      </w:r>
      <w:proofErr w:type="spellStart"/>
      <w:r w:rsidRPr="008736CF">
        <w:rPr>
          <w:szCs w:val="22"/>
          <w:lang w:val="tr-TR" w:eastAsia="tr-TR"/>
        </w:rPr>
        <w:t>Brennan</w:t>
      </w:r>
      <w:proofErr w:type="spellEnd"/>
      <w:r w:rsidRPr="008736CF">
        <w:rPr>
          <w:szCs w:val="22"/>
          <w:lang w:val="tr-TR" w:eastAsia="tr-TR"/>
        </w:rPr>
        <w:t xml:space="preserve"> (2008, Experiment 1b). </w:t>
      </w:r>
      <w:proofErr w:type="spellStart"/>
      <w:r w:rsidRPr="008736CF">
        <w:rPr>
          <w:szCs w:val="22"/>
          <w:lang w:val="tr-TR" w:eastAsia="tr-TR"/>
        </w:rPr>
        <w:t>Subjects</w:t>
      </w:r>
      <w:proofErr w:type="spellEnd"/>
      <w:r w:rsidRPr="008736CF">
        <w:rPr>
          <w:szCs w:val="22"/>
          <w:lang w:val="tr-TR" w:eastAsia="tr-TR"/>
        </w:rPr>
        <w:t xml:space="preserve">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experience</w:t>
      </w:r>
      <w:proofErr w:type="spellEnd"/>
      <w:r w:rsidRPr="008736CF">
        <w:rPr>
          <w:szCs w:val="22"/>
          <w:lang w:val="tr-TR" w:eastAsia="tr-TR"/>
        </w:rPr>
        <w:t xml:space="preserve"> </w:t>
      </w:r>
      <w:proofErr w:type="spellStart"/>
      <w:r w:rsidRPr="008736CF">
        <w:rPr>
          <w:szCs w:val="22"/>
          <w:lang w:val="tr-TR" w:eastAsia="tr-TR"/>
        </w:rPr>
        <w:t>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in </w:t>
      </w:r>
      <w:proofErr w:type="spellStart"/>
      <w:r w:rsidRPr="008736CF">
        <w:rPr>
          <w:szCs w:val="22"/>
          <w:lang w:val="tr-TR" w:eastAsia="tr-TR"/>
        </w:rPr>
        <w:t>context</w:t>
      </w:r>
      <w:proofErr w:type="spellEnd"/>
      <w:r w:rsidRPr="008736CF">
        <w:rPr>
          <w:szCs w:val="22"/>
          <w:lang w:val="tr-TR" w:eastAsia="tr-TR"/>
        </w:rPr>
        <w:t xml:space="preserve"> of a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have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a </w:t>
      </w:r>
      <w:proofErr w:type="spellStart"/>
      <w:r w:rsidRPr="008736CF">
        <w:rPr>
          <w:szCs w:val="22"/>
          <w:lang w:val="tr-TR" w:eastAsia="tr-TR"/>
        </w:rPr>
        <w:t>second</w:t>
      </w:r>
      <w:proofErr w:type="spellEnd"/>
      <w:r w:rsidRPr="008736CF">
        <w:rPr>
          <w:szCs w:val="22"/>
          <w:lang w:val="tr-TR" w:eastAsia="tr-TR"/>
        </w:rPr>
        <w:t xml:space="preserve"> </w:t>
      </w:r>
      <w:proofErr w:type="spellStart"/>
      <w:r w:rsidRPr="008736CF">
        <w:rPr>
          <w:szCs w:val="22"/>
          <w:lang w:val="tr-TR" w:eastAsia="tr-TR"/>
        </w:rPr>
        <w:t>section</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unshifted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longer</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Test is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both</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hand</w:t>
      </w:r>
      <w:proofErr w:type="spellEnd"/>
      <w:r w:rsidRPr="008736CF">
        <w:rPr>
          <w:szCs w:val="22"/>
          <w:lang w:val="tr-TR" w:eastAsia="tr-TR"/>
        </w:rPr>
        <w:t xml:space="preserve"> </w:t>
      </w:r>
      <w:proofErr w:type="spellStart"/>
      <w:r w:rsidRPr="008736CF">
        <w:rPr>
          <w:szCs w:val="22"/>
          <w:lang w:val="tr-TR" w:eastAsia="tr-TR"/>
        </w:rPr>
        <w:t>percepts</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predicting</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adaptation</w:t>
      </w:r>
      <w:proofErr w:type="spellEnd"/>
      <w:r w:rsidRPr="008736CF">
        <w:rPr>
          <w:szCs w:val="22"/>
          <w:lang w:val="tr-TR" w:eastAsia="tr-TR"/>
        </w:rPr>
        <w:t xml:space="preserve"> </w:t>
      </w:r>
      <w:proofErr w:type="spellStart"/>
      <w:r w:rsidRPr="008736CF">
        <w:rPr>
          <w:szCs w:val="22"/>
          <w:lang w:val="tr-TR" w:eastAsia="tr-TR"/>
        </w:rPr>
        <w:t>present</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test.</w:t>
      </w:r>
    </w:p>
    <w:p w14:paraId="0DBD016A" w14:textId="4C90A2E7" w:rsidR="008736CF" w:rsidRDefault="008736CF" w:rsidP="008736CF">
      <w:pPr>
        <w:pStyle w:val="Heading1"/>
        <w:rPr>
          <w:sz w:val="22"/>
          <w:szCs w:val="22"/>
        </w:rPr>
      </w:pPr>
      <w:r w:rsidRPr="00ED3418">
        <w:rPr>
          <w:sz w:val="22"/>
          <w:szCs w:val="22"/>
        </w:rPr>
        <w:t xml:space="preserve">Experiment </w:t>
      </w:r>
      <w:ins w:id="107" w:author="Jaeger, Florian" w:date="2023-06-07T11:12:00Z">
        <w:r w:rsidR="00B70CD5">
          <w:rPr>
            <w:sz w:val="22"/>
            <w:szCs w:val="22"/>
          </w:rPr>
          <w:t>4</w:t>
        </w:r>
      </w:ins>
      <w:del w:id="108" w:author="Jaeger, Florian" w:date="2023-06-07T11:12:00Z">
        <w:r w:rsidDel="00B70CD5">
          <w:rPr>
            <w:sz w:val="22"/>
            <w:szCs w:val="22"/>
          </w:rPr>
          <w:delText>3</w:delText>
        </w:r>
      </w:del>
    </w:p>
    <w:p w14:paraId="3187032A" w14:textId="47968D01" w:rsidR="008736CF" w:rsidRDefault="009B33EA" w:rsidP="009B33EA">
      <w:pPr>
        <w:ind w:firstLine="0"/>
      </w:pPr>
      <w:r>
        <w:rPr>
          <w:noProof/>
        </w:rPr>
        <w:lastRenderedPageBreak/>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t>results:</w:t>
      </w:r>
    </w:p>
    <w:p w14:paraId="5391DA0C" w14:textId="77777777" w:rsidR="009B33EA" w:rsidRDefault="009B33EA" w:rsidP="009B33EA">
      <w:pPr>
        <w:ind w:firstLine="0"/>
      </w:pPr>
    </w:p>
    <w:p w14:paraId="424EC702" w14:textId="11A7B090" w:rsidR="009B33EA" w:rsidRDefault="009B33EA" w:rsidP="009B33EA">
      <w:pPr>
        <w:ind w:firstLine="0"/>
      </w:pPr>
      <w:r w:rsidRPr="009B33EA">
        <w:rPr>
          <w:noProof/>
        </w:rPr>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3"/>
                    <a:stretch>
                      <a:fillRect/>
                    </a:stretch>
                  </pic:blipFill>
                  <pic:spPr>
                    <a:xfrm>
                      <a:off x="0" y="0"/>
                      <a:ext cx="5486400" cy="3317875"/>
                    </a:xfrm>
                    <a:prstGeom prst="rect">
                      <a:avLst/>
                    </a:prstGeom>
                  </pic:spPr>
                </pic:pic>
              </a:graphicData>
            </a:graphic>
          </wp:anchor>
        </w:drawing>
      </w:r>
      <w:r>
        <w:t>Discussion:</w:t>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3E5019AA" w:rsidR="00467F50" w:rsidRDefault="00467F50" w:rsidP="00467F50">
      <w:pPr>
        <w:pStyle w:val="ListParagraph"/>
        <w:numPr>
          <w:ilvl w:val="0"/>
          <w:numId w:val="29"/>
        </w:numPr>
      </w:pPr>
      <w:r>
        <w:lastRenderedPageBreak/>
        <w:t>Could explain E2, but really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231085BC" w:rsidR="00467F50" w:rsidRDefault="00467F50" w:rsidP="00467F50">
      <w:pPr>
        <w:pStyle w:val="ListParagraph"/>
        <w:numPr>
          <w:ilvl w:val="0"/>
          <w:numId w:val="29"/>
        </w:numPr>
      </w:pPr>
      <w:r>
        <w:t>Works for E1</w:t>
      </w:r>
    </w:p>
    <w:p w14:paraId="29A61DFB" w14:textId="77777777" w:rsidR="00467F50" w:rsidRDefault="00467F50" w:rsidP="00467F50">
      <w:pPr>
        <w:pStyle w:val="ListParagraph"/>
        <w:numPr>
          <w:ilvl w:val="0"/>
          <w:numId w:val="29"/>
        </w:numPr>
        <w:spacing w:line="240" w:lineRule="auto"/>
      </w:pPr>
      <w:r>
        <w:t xml:space="preserve">E2: </w:t>
      </w:r>
    </w:p>
    <w:p w14:paraId="4A53DF31" w14:textId="26F8962E"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w:t>
      </w:r>
      <w:proofErr w:type="spellStart"/>
      <w:r w:rsidRPr="00467F50">
        <w:t>CoG</w:t>
      </w:r>
      <w:proofErr w:type="spellEnd"/>
      <w:r w:rsidRPr="00467F50">
        <w:t xml:space="preserve"> than they really are. In s-bias (red) conditions, this could inhibit adaptation; in </w:t>
      </w:r>
      <w:proofErr w:type="spellStart"/>
      <w:r w:rsidRPr="00467F50">
        <w:t>sh</w:t>
      </w:r>
      <w:proofErr w:type="spellEnd"/>
      <w:r w:rsidRPr="00467F50">
        <w:t xml:space="preserve">-bias (blue) conditions, it is expected either to have no effect or to increase adaptation. The ‘double’ shift of the acoustic shift and compensation being directionally the same in </w:t>
      </w:r>
      <w:proofErr w:type="spellStart"/>
      <w:r w:rsidRPr="00467F50">
        <w:t>sh</w:t>
      </w:r>
      <w:proofErr w:type="spellEnd"/>
      <w:r w:rsidRPr="00467F50">
        <w:t xml:space="preserve">-bias conditions could potentially move those tokens out of the ‘goldilocks’ zone (Babel et al. 2019), but this is a priori unlikely and doesn’t pattern out in the data. Since the effect of the pen is handled through in the moment compensation, and no evidence is provided that </w:t>
      </w:r>
      <w:proofErr w:type="gramStart"/>
      <w:r w:rsidRPr="00467F50">
        <w:t>e.g.</w:t>
      </w:r>
      <w:proofErr w:type="gramEnd"/>
      <w:r w:rsidRPr="00467F50">
        <w:t xml:space="preserve"> the talker </w:t>
      </w:r>
      <w:r w:rsidRPr="00467F50">
        <w:rPr>
          <w:i/>
          <w:iCs/>
        </w:rPr>
        <w:t>only</w:t>
      </w:r>
      <w:r w:rsidRPr="00467F50">
        <w:t xml:space="preserve"> exhibits a shift while PIM, causal compensation does not expect to block learning (as a difference between groups).</w:t>
      </w:r>
    </w:p>
    <w:p w14:paraId="0EA62848" w14:textId="1413C1AA" w:rsidR="00467F50" w:rsidRPr="00F728D9" w:rsidRDefault="00467F50" w:rsidP="00467F50">
      <w:pPr>
        <w:pStyle w:val="ListParagraph"/>
        <w:numPr>
          <w:ilvl w:val="1"/>
          <w:numId w:val="29"/>
        </w:numPr>
        <w:spacing w:line="240" w:lineRule="auto"/>
      </w:pPr>
      <w:r w:rsidRPr="00467F50">
        <w:t xml:space="preserve">NOTEː Causal compensation predicts that s-bias conditions should not induce adaptation (as there isn’t a difference between expectations and results, while ʃ-bias conditions should adapt. This is the exact opposite of what Liu &amp; Jaeger (2018; Exp </w:t>
      </w:r>
      <w:r>
        <w:t>1</w:t>
      </w:r>
      <w:r w:rsidRPr="00467F50">
        <w:t>) found...</w:t>
      </w:r>
      <w:r>
        <w:t xml:space="preserve"> </w:t>
      </w:r>
    </w:p>
    <w:p w14:paraId="722AB5AD" w14:textId="039D12C0" w:rsidR="00467F50" w:rsidRPr="00467F50" w:rsidRDefault="00467F50" w:rsidP="00467F50">
      <w:pPr>
        <w:pStyle w:val="ListParagraph"/>
        <w:numPr>
          <w:ilvl w:val="1"/>
          <w:numId w:val="29"/>
        </w:numPr>
        <w:spacing w:line="240" w:lineRule="auto"/>
      </w:pPr>
      <w:r w:rsidRPr="00467F50">
        <w:t xml:space="preserve">Test Predictionsː </w:t>
      </w:r>
      <w:proofErr w:type="gramStart"/>
      <w:r w:rsidRPr="00467F50">
        <w:t>As</w:t>
      </w:r>
      <w:proofErr w:type="gramEnd"/>
      <w:r w:rsidRPr="00467F50">
        <w:t xml:space="preserve"> in Experiment 1, PIM tokens should be lower in /ʃ/ responses than their PIH counterparts. Learning (as a difference from baseline/exp1) should be exhibited by the ʃ-groups </w:t>
      </w:r>
      <w:proofErr w:type="spellStart"/>
      <w:r w:rsidRPr="00467F50">
        <w:t>moreso</w:t>
      </w:r>
      <w:proofErr w:type="spellEnd"/>
      <w:r w:rsidRPr="00467F50">
        <w:t xml:space="preserve"> than the s-groups.  </w:t>
      </w:r>
      <w:r w:rsidRPr="00467F50">
        <w:tab/>
      </w:r>
    </w:p>
    <w:p w14:paraId="6B88B158" w14:textId="77777777" w:rsidR="00467F50" w:rsidRDefault="00467F50" w:rsidP="00467F50">
      <w:pPr>
        <w:pStyle w:val="ListParagraph"/>
        <w:numPr>
          <w:ilvl w:val="1"/>
          <w:numId w:val="29"/>
        </w:numPr>
        <w:spacing w:line="240" w:lineRule="auto"/>
      </w:pPr>
      <w:r w:rsidRPr="00467F50">
        <w:t xml:space="preserve">Resultsː Overall patterning is that all conditions learn about the same amount.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w:t>
      </w:r>
      <w:proofErr w:type="spellStart"/>
      <w:r w:rsidRPr="00467F50">
        <w:t>hypothesisǃ</w:t>
      </w:r>
      <w:proofErr w:type="spellEnd"/>
    </w:p>
    <w:p w14:paraId="119A3D63" w14:textId="6531BCB4" w:rsidR="00467F50" w:rsidRDefault="00467F50" w:rsidP="00467F50">
      <w:pPr>
        <w:pStyle w:val="ListParagraph"/>
        <w:numPr>
          <w:ilvl w:val="0"/>
          <w:numId w:val="29"/>
        </w:numPr>
        <w:spacing w:line="240" w:lineRule="auto"/>
      </w:pPr>
      <w:r>
        <w:t xml:space="preserve">E3: </w:t>
      </w:r>
    </w:p>
    <w:p w14:paraId="7290FAFB" w14:textId="77777777" w:rsidR="00467F50" w:rsidRDefault="00467F50" w:rsidP="00467F50">
      <w:pPr>
        <w:pStyle w:val="ListParagraph"/>
        <w:numPr>
          <w:ilvl w:val="1"/>
          <w:numId w:val="29"/>
        </w:numPr>
        <w:spacing w:line="240" w:lineRule="auto"/>
      </w:pPr>
      <w:r w:rsidRPr="00467F50">
        <w:t xml:space="preserve">First Exposure predictionsː Same as Experiment 2; learning in </w:t>
      </w:r>
      <w:proofErr w:type="spellStart"/>
      <w:r w:rsidRPr="00467F50">
        <w:t>sh</w:t>
      </w:r>
      <w:proofErr w:type="spellEnd"/>
      <w:r w:rsidRPr="00467F50">
        <w:t xml:space="preserve">-bias but not s-bias groups. </w:t>
      </w:r>
    </w:p>
    <w:p w14:paraId="59D834CA" w14:textId="77777777" w:rsidR="00467F50" w:rsidRDefault="00467F50" w:rsidP="00467F50">
      <w:pPr>
        <w:pStyle w:val="ListParagraph"/>
        <w:numPr>
          <w:ilvl w:val="1"/>
          <w:numId w:val="29"/>
        </w:numPr>
        <w:spacing w:line="240" w:lineRule="auto"/>
      </w:pPr>
      <w:r w:rsidRPr="00467F50">
        <w:t xml:space="preserve">Second Exposure predictionsː Causality is </w:t>
      </w:r>
      <w:proofErr w:type="spellStart"/>
      <w:r w:rsidRPr="00467F50">
        <w:t>disambiguatedǃ</w:t>
      </w:r>
      <w:proofErr w:type="spellEnd"/>
      <w:r w:rsidRPr="00467F50">
        <w:t xml:space="preserve"> </w:t>
      </w:r>
      <w:proofErr w:type="gramStart"/>
      <w:r w:rsidRPr="00467F50">
        <w:t>For</w:t>
      </w:r>
      <w:proofErr w:type="gramEnd"/>
      <w:r w:rsidRPr="00467F50">
        <w:t xml:space="preserve"> </w:t>
      </w:r>
      <w:proofErr w:type="spellStart"/>
      <w:r w:rsidRPr="00467F50">
        <w:t>sh</w:t>
      </w:r>
      <w:proofErr w:type="spellEnd"/>
      <w:r w:rsidRPr="00467F50">
        <w:t xml:space="preserve">-bias group, perhaps ‘unlearning’ is predicted, but perhaps not (see Cummings &amp; Theodore, 2022; consistency of input doesn’t seem to matter as much as quantity). For s-bias group, causal compensation gains support (as it predicts the pattern of </w:t>
      </w:r>
      <w:proofErr w:type="spellStart"/>
      <w:r w:rsidRPr="00467F50">
        <w:t>Amb</w:t>
      </w:r>
      <w:proofErr w:type="spellEnd"/>
      <w:r w:rsidRPr="00467F50">
        <w:t>-PIM to clear-PIH). IF uncertainty maintenance were at play to begin with (and perhaps listeners were only compensating for a portion of lip rounding’s expected effect), then perhaps this support will strengthen the effect.</w:t>
      </w:r>
    </w:p>
    <w:p w14:paraId="32C3B465" w14:textId="77777777" w:rsidR="00467F50" w:rsidRDefault="00467F50" w:rsidP="00467F50">
      <w:pPr>
        <w:pStyle w:val="ListParagraph"/>
        <w:numPr>
          <w:ilvl w:val="1"/>
          <w:numId w:val="29"/>
        </w:numPr>
        <w:spacing w:line="240" w:lineRule="auto"/>
      </w:pPr>
      <w:r w:rsidRPr="00467F50">
        <w:t xml:space="preserve">Test </w:t>
      </w:r>
      <w:proofErr w:type="spellStart"/>
      <w:r w:rsidRPr="00467F50">
        <w:t>predicitons</w:t>
      </w:r>
      <w:proofErr w:type="spellEnd"/>
      <w:r w:rsidRPr="00467F50">
        <w:t xml:space="preserve">ː If causal compensation becomes more robust (resultant </w:t>
      </w:r>
      <w:r w:rsidRPr="00467F50">
        <w:lastRenderedPageBreak/>
        <w:t xml:space="preserve">of its confirmation via exposure 2), then the s-bias condition in PIM test is expected to have even fewer /ʃ/ responses than experiment 2. </w:t>
      </w:r>
    </w:p>
    <w:p w14:paraId="1602BB2C" w14:textId="240654F5"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w:t>
      </w:r>
      <w:proofErr w:type="spellStart"/>
      <w:r w:rsidRPr="00467F50">
        <w:t>tenous</w:t>
      </w:r>
      <w:proofErr w:type="spellEnd"/>
      <w:r w:rsidRPr="00467F50">
        <w:t xml:space="preserve"> and HARK-</w:t>
      </w:r>
      <w:proofErr w:type="spellStart"/>
      <w:r w:rsidRPr="00467F50">
        <w:t>ey</w:t>
      </w:r>
      <w:proofErr w:type="spellEnd"/>
      <w:r w:rsidRPr="00467F50">
        <w:t>...</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Del="005C205B" w:rsidRDefault="00467F50">
      <w:pPr>
        <w:spacing w:line="240" w:lineRule="auto"/>
        <w:ind w:firstLine="0"/>
        <w:rPr>
          <w:del w:id="109" w:author="Jaeger, Florian" w:date="2023-06-07T19:29:00Z"/>
        </w:rPr>
        <w:pPrChange w:id="110" w:author="Jaeger, Florian" w:date="2023-06-07T19:29:00Z">
          <w:pPr>
            <w:pStyle w:val="ListParagraph"/>
            <w:numPr>
              <w:numId w:val="29"/>
            </w:numPr>
            <w:spacing w:line="240" w:lineRule="auto"/>
            <w:ind w:left="1440" w:hanging="360"/>
          </w:pPr>
        </w:pPrChange>
      </w:pPr>
      <w:del w:id="111" w:author="Jaeger, Florian" w:date="2023-06-07T19:29:00Z">
        <w:r w:rsidRPr="00467F50" w:rsidDel="005C205B">
          <w:br w:type="page"/>
        </w:r>
      </w:del>
    </w:p>
    <w:p w14:paraId="11E89528" w14:textId="7AF8BB9D" w:rsidR="009B33EA" w:rsidRDefault="009B33EA" w:rsidP="005C205B">
      <w:pPr>
        <w:ind w:firstLine="0"/>
      </w:pPr>
    </w:p>
    <w:p w14:paraId="3E863AF9" w14:textId="77777777" w:rsidR="005C205B" w:rsidRDefault="005C205B">
      <w:pPr>
        <w:widowControl/>
        <w:autoSpaceDE/>
        <w:autoSpaceDN/>
        <w:adjustRightInd/>
        <w:spacing w:line="240" w:lineRule="auto"/>
        <w:ind w:firstLine="0"/>
        <w:jc w:val="left"/>
        <w:rPr>
          <w:ins w:id="112" w:author="Jaeger, Florian" w:date="2023-06-07T19:29:00Z"/>
          <w:b/>
          <w:bCs/>
          <w:szCs w:val="22"/>
        </w:rPr>
      </w:pPr>
      <w:ins w:id="113" w:author="Jaeger, Florian" w:date="2023-06-07T19:29:00Z">
        <w:r>
          <w:rPr>
            <w:b/>
            <w:bCs/>
            <w:szCs w:val="22"/>
          </w:rPr>
          <w:br w:type="page"/>
        </w:r>
      </w:ins>
    </w:p>
    <w:p w14:paraId="6517422B" w14:textId="6CA62FD7" w:rsidR="00D362FB" w:rsidRPr="00ED3418" w:rsidRDefault="00D362FB" w:rsidP="00D362FB">
      <w:pPr>
        <w:rPr>
          <w:b/>
          <w:bCs/>
          <w:szCs w:val="22"/>
        </w:rPr>
      </w:pPr>
      <w:r w:rsidRPr="00ED3418">
        <w:rPr>
          <w:b/>
          <w:bCs/>
          <w:szCs w:val="22"/>
        </w:rPr>
        <w:lastRenderedPageBreak/>
        <w:t xml:space="preserve">Author note: </w:t>
      </w:r>
      <w:r w:rsidRPr="00ED3418">
        <w:rPr>
          <w:szCs w:val="22"/>
        </w:rPr>
        <w:t xml:space="preserve">This research was supported by a </w:t>
      </w:r>
      <w:proofErr w:type="spellStart"/>
      <w:r w:rsidRPr="00ED3418">
        <w:rPr>
          <w:szCs w:val="22"/>
        </w:rPr>
        <w:t>Bilski</w:t>
      </w:r>
      <w:proofErr w:type="spellEnd"/>
      <w:r w:rsidRPr="00ED3418">
        <w:rPr>
          <w:szCs w:val="22"/>
        </w:rPr>
        <w:t xml:space="preserve">-Mayer Summer Research Fellowship to </w:t>
      </w:r>
      <w:r>
        <w:rPr>
          <w:szCs w:val="22"/>
        </w:rPr>
        <w:t>the first author</w:t>
      </w:r>
      <w:r w:rsidRPr="00ED3418">
        <w:rPr>
          <w:szCs w:val="22"/>
        </w:rPr>
        <w:t xml:space="preserve"> and by the University of Rochester through funding for </w:t>
      </w:r>
      <w:r w:rsidRPr="00ED3418">
        <w:rPr>
          <w:i/>
          <w:iCs/>
          <w:szCs w:val="22"/>
        </w:rPr>
        <w:t>BCS 206: Undergraduate Research in Cognitive Science</w:t>
      </w:r>
      <w:r w:rsidRPr="00ED3418">
        <w:rPr>
          <w:szCs w:val="22"/>
        </w:rPr>
        <w:t>. In this yearlong class, undergraduate students conduct their own replications of important findings in the cognitive sciences, in collaboration with faculty mentors.</w:t>
      </w:r>
    </w:p>
    <w:p w14:paraId="48524B3B" w14:textId="7FD946E6" w:rsidR="00D362FB" w:rsidRPr="00ED3418" w:rsidRDefault="00D362FB" w:rsidP="00D362FB">
      <w:pPr>
        <w:rPr>
          <w:szCs w:val="22"/>
        </w:rPr>
      </w:pPr>
      <w:r w:rsidRPr="00ED3418">
        <w:rPr>
          <w:szCs w:val="22"/>
        </w:rPr>
        <w:t>Earlier versions of this work were presented at the University of Rochester Undergraduate Research Expo, and the 62nd annual meeting of the Psychonomic Society. We owe many thanks to other students and instructors of BCS 206</w:t>
      </w:r>
      <w:r>
        <w:rPr>
          <w:szCs w:val="22"/>
        </w:rPr>
        <w:t>/7</w:t>
      </w:r>
      <w:r w:rsidR="005C205B">
        <w:rPr>
          <w:szCs w:val="22"/>
        </w:rPr>
        <w:t xml:space="preserve"> (</w:t>
      </w:r>
      <w:r w:rsidRPr="00ED3418">
        <w:rPr>
          <w:szCs w:val="22"/>
        </w:rPr>
        <w:t>class of 2020-2021</w:t>
      </w:r>
      <w:r>
        <w:rPr>
          <w:szCs w:val="22"/>
        </w:rPr>
        <w:t>)</w:t>
      </w:r>
      <w:r w:rsidRPr="00ED3418">
        <w:rPr>
          <w:szCs w:val="22"/>
        </w:rPr>
        <w:t>, who provided invaluable feedback throughout the project. We gratefully acknowledge that this project is made possible through researchers’ dedication to open science: the audio recordings were obtained from Tanya Kraljic and Arthur Samuel</w:t>
      </w:r>
      <w:r w:rsidR="005C205B">
        <w:rPr>
          <w:szCs w:val="22"/>
        </w:rPr>
        <w:t xml:space="preserve"> (SUNY Brooks)</w:t>
      </w:r>
      <w:r w:rsidRPr="00ED3418">
        <w:rPr>
          <w:szCs w:val="22"/>
        </w:rPr>
        <w:t>, the video recordings were obtained from Molly Babel</w:t>
      </w:r>
      <w:r w:rsidR="005C205B">
        <w:rPr>
          <w:szCs w:val="22"/>
        </w:rPr>
        <w:t xml:space="preserve"> (University of British Columbia)</w:t>
      </w:r>
      <w:r w:rsidRPr="00ED3418">
        <w:rPr>
          <w:szCs w:val="22"/>
        </w:rPr>
        <w:t xml:space="preserve">; </w:t>
      </w:r>
      <w:r>
        <w:rPr>
          <w:szCs w:val="22"/>
        </w:rPr>
        <w:t xml:space="preserve">web experimentation through Proliferate developed by </w:t>
      </w:r>
      <w:r w:rsidRPr="00ED3418">
        <w:rPr>
          <w:szCs w:val="22"/>
        </w:rPr>
        <w:t>Sebastian Schuster</w:t>
      </w:r>
      <w:r>
        <w:rPr>
          <w:szCs w:val="22"/>
        </w:rPr>
        <w:t xml:space="preserve"> (ALPs Lab, Stanford); </w:t>
      </w:r>
      <w:r w:rsidRPr="00ED3418">
        <w:rPr>
          <w:szCs w:val="22"/>
        </w:rPr>
        <w:t>the Java</w:t>
      </w:r>
      <w:r>
        <w:rPr>
          <w:szCs w:val="22"/>
        </w:rPr>
        <w:t>S</w:t>
      </w:r>
      <w:r w:rsidRPr="00ED3418">
        <w:rPr>
          <w:szCs w:val="22"/>
        </w:rPr>
        <w:t>cript</w:t>
      </w:r>
      <w:r w:rsidR="005C205B">
        <w:rPr>
          <w:szCs w:val="22"/>
        </w:rPr>
        <w:t>, HMTL, and CSS</w:t>
      </w:r>
      <w:r w:rsidRPr="00ED3418">
        <w:rPr>
          <w:szCs w:val="22"/>
        </w:rPr>
        <w:t xml:space="preserve"> for the experiment is based on open</w:t>
      </w:r>
      <w:r>
        <w:rPr>
          <w:szCs w:val="22"/>
        </w:rPr>
        <w:t xml:space="preserve"> source</w:t>
      </w:r>
      <w:r w:rsidRPr="00ED3418">
        <w:rPr>
          <w:szCs w:val="22"/>
        </w:rPr>
        <w:t xml:space="preserve"> code </w:t>
      </w:r>
      <w:r>
        <w:rPr>
          <w:szCs w:val="22"/>
        </w:rPr>
        <w:t xml:space="preserve">originally developed </w:t>
      </w:r>
      <w:r w:rsidRPr="00ED3418">
        <w:rPr>
          <w:szCs w:val="22"/>
        </w:rPr>
        <w:t>by Dave Kleinschmidt</w:t>
      </w:r>
      <w:del w:id="114" w:author="Jaeger, Florian" w:date="2023-06-07T19:34:00Z">
        <w:r w:rsidDel="005C205B">
          <w:rPr>
            <w:szCs w:val="22"/>
          </w:rPr>
          <w:delText>, revised by Linda Liu and Zach Burchill, and expanded for the present purpose</w:delText>
        </w:r>
      </w:del>
      <w:r>
        <w:rPr>
          <w:szCs w:val="22"/>
        </w:rPr>
        <w:t xml:space="preserve"> (Human Language Processing Lab, University of Rochester, </w:t>
      </w:r>
      <w:r w:rsidR="005C205B" w:rsidRPr="00ED3418">
        <w:rPr>
          <w:szCs w:val="22"/>
          <w:shd w:val="clear" w:color="auto" w:fill="D9D9D9" w:themeFill="background1" w:themeFillShade="D9"/>
        </w:rPr>
        <w:t>https://github.com/hlplab/</w:t>
      </w:r>
      <w:r w:rsidR="005C205B">
        <w:rPr>
          <w:szCs w:val="22"/>
          <w:shd w:val="clear" w:color="auto" w:fill="D9D9D9" w:themeFill="background1" w:themeFillShade="D9"/>
        </w:rPr>
        <w:t>JSEXP</w:t>
      </w:r>
      <w:r>
        <w:rPr>
          <w:szCs w:val="22"/>
        </w:rPr>
        <w:t>)</w:t>
      </w:r>
      <w:r w:rsidRPr="00ED3418">
        <w:rPr>
          <w:szCs w:val="22"/>
        </w:rPr>
        <w:t>.</w:t>
      </w:r>
      <w:r w:rsidDel="003F5649">
        <w:rPr>
          <w:szCs w:val="22"/>
        </w:rPr>
        <w:t xml:space="preserve"> </w:t>
      </w:r>
      <w:r w:rsidR="005C205B">
        <w:rPr>
          <w:szCs w:val="22"/>
        </w:rPr>
        <w:t xml:space="preserve">Finally, </w:t>
      </w:r>
      <w:r w:rsidR="005C205B">
        <w:rPr>
          <w:szCs w:val="22"/>
          <w:shd w:val="clear" w:color="auto" w:fill="D9D9D9" w:themeFill="background1" w:themeFillShade="D9"/>
        </w:rPr>
        <w:t>w</w:t>
      </w:r>
      <w:r w:rsidR="005C205B" w:rsidRPr="00ED3418">
        <w:rPr>
          <w:szCs w:val="22"/>
          <w:shd w:val="clear" w:color="auto" w:fill="D9D9D9" w:themeFill="background1" w:themeFillShade="D9"/>
        </w:rPr>
        <w:t>e thank Zach Burchill</w:t>
      </w:r>
      <w:ins w:id="115" w:author="Jaeger, Florian" w:date="2023-06-07T19:33:00Z">
        <w:r w:rsidR="005C205B">
          <w:rPr>
            <w:szCs w:val="22"/>
            <w:shd w:val="clear" w:color="auto" w:fill="D9D9D9" w:themeFill="background1" w:themeFillShade="D9"/>
          </w:rPr>
          <w:t xml:space="preserve"> (Meta)</w:t>
        </w:r>
      </w:ins>
      <w:r w:rsidR="005C205B" w:rsidRPr="00ED3418">
        <w:rPr>
          <w:szCs w:val="22"/>
          <w:shd w:val="clear" w:color="auto" w:fill="D9D9D9" w:themeFill="background1" w:themeFillShade="D9"/>
        </w:rPr>
        <w:t xml:space="preserve">, Wednesday </w:t>
      </w:r>
      <w:proofErr w:type="spellStart"/>
      <w:r w:rsidR="005C205B" w:rsidRPr="00ED3418">
        <w:rPr>
          <w:szCs w:val="22"/>
          <w:shd w:val="clear" w:color="auto" w:fill="D9D9D9" w:themeFill="background1" w:themeFillShade="D9"/>
        </w:rPr>
        <w:t>Bushong</w:t>
      </w:r>
      <w:proofErr w:type="spellEnd"/>
      <w:ins w:id="116" w:author="Jaeger, Florian" w:date="2023-06-07T19:33:00Z">
        <w:r w:rsidR="005C205B">
          <w:rPr>
            <w:szCs w:val="22"/>
            <w:shd w:val="clear" w:color="auto" w:fill="D9D9D9" w:themeFill="background1" w:themeFillShade="D9"/>
          </w:rPr>
          <w:t xml:space="preserve"> (H</w:t>
        </w:r>
      </w:ins>
      <w:ins w:id="117" w:author="Jaeger, Florian" w:date="2023-06-07T19:34:00Z">
        <w:r w:rsidR="005C205B">
          <w:rPr>
            <w:szCs w:val="22"/>
            <w:shd w:val="clear" w:color="auto" w:fill="D9D9D9" w:themeFill="background1" w:themeFillShade="D9"/>
          </w:rPr>
          <w:t>artford)</w:t>
        </w:r>
      </w:ins>
      <w:r w:rsidR="005C205B" w:rsidRPr="00ED3418">
        <w:rPr>
          <w:szCs w:val="22"/>
          <w:shd w:val="clear" w:color="auto" w:fill="D9D9D9" w:themeFill="background1" w:themeFillShade="D9"/>
        </w:rPr>
        <w:t>, Linda Liu</w:t>
      </w:r>
      <w:ins w:id="118" w:author="Jaeger, Florian" w:date="2023-06-07T19:34:00Z">
        <w:r w:rsidR="005C205B">
          <w:rPr>
            <w:szCs w:val="22"/>
            <w:shd w:val="clear" w:color="auto" w:fill="D9D9D9" w:themeFill="background1" w:themeFillShade="D9"/>
          </w:rPr>
          <w:t xml:space="preserve"> (Amazon)</w:t>
        </w:r>
      </w:ins>
      <w:r w:rsidR="005C205B" w:rsidRPr="00ED3418">
        <w:rPr>
          <w:szCs w:val="22"/>
          <w:shd w:val="clear" w:color="auto" w:fill="D9D9D9" w:themeFill="background1" w:themeFillShade="D9"/>
        </w:rPr>
        <w:t xml:space="preserve">, and Xin </w:t>
      </w:r>
      <w:proofErr w:type="spellStart"/>
      <w:r w:rsidR="005C205B" w:rsidRPr="00ED3418">
        <w:rPr>
          <w:szCs w:val="22"/>
          <w:shd w:val="clear" w:color="auto" w:fill="D9D9D9" w:themeFill="background1" w:themeFillShade="D9"/>
        </w:rPr>
        <w:t>Xie</w:t>
      </w:r>
      <w:proofErr w:type="spellEnd"/>
      <w:r w:rsidR="005C205B" w:rsidRPr="00ED3418">
        <w:rPr>
          <w:szCs w:val="22"/>
          <w:shd w:val="clear" w:color="auto" w:fill="D9D9D9" w:themeFill="background1" w:themeFillShade="D9"/>
        </w:rPr>
        <w:t xml:space="preserve"> </w:t>
      </w:r>
      <w:ins w:id="119" w:author="Jaeger, Florian" w:date="2023-06-07T19:34:00Z">
        <w:r w:rsidR="005C205B">
          <w:rPr>
            <w:szCs w:val="22"/>
            <w:shd w:val="clear" w:color="auto" w:fill="D9D9D9" w:themeFill="background1" w:themeFillShade="D9"/>
          </w:rPr>
          <w:t xml:space="preserve">(UC Irvine) </w:t>
        </w:r>
      </w:ins>
      <w:r w:rsidR="005C205B" w:rsidRPr="00ED3418">
        <w:rPr>
          <w:szCs w:val="22"/>
          <w:shd w:val="clear" w:color="auto" w:fill="D9D9D9" w:themeFill="background1" w:themeFillShade="D9"/>
        </w:rPr>
        <w:t>for sharing materials and feedback for a tutorial on crowdsourcing experiments that was developed as part of this project (</w:t>
      </w:r>
      <w:ins w:id="120" w:author="Jaeger, Florian" w:date="2023-06-07T19:33:00Z">
        <w:r w:rsidR="005C205B">
          <w:rPr>
            <w:szCs w:val="22"/>
            <w:shd w:val="clear" w:color="auto" w:fill="D9D9D9" w:themeFill="background1" w:themeFillShade="D9"/>
          </w:rPr>
          <w:fldChar w:fldCharType="begin"/>
        </w:r>
        <w:r w:rsidR="005C205B">
          <w:rPr>
            <w:szCs w:val="22"/>
            <w:shd w:val="clear" w:color="auto" w:fill="D9D9D9" w:themeFill="background1" w:themeFillShade="D9"/>
          </w:rPr>
          <w:instrText>HYPERLINK "</w:instrText>
        </w:r>
      </w:ins>
      <w:r w:rsidR="005C205B" w:rsidRPr="00ED3418">
        <w:rPr>
          <w:szCs w:val="22"/>
          <w:shd w:val="clear" w:color="auto" w:fill="D9D9D9" w:themeFill="background1" w:themeFillShade="D9"/>
        </w:rPr>
        <w:instrText>https://github.com/hlplab/Tutorial-MTurk-experiments-via-mturkutils</w:instrText>
      </w:r>
      <w:ins w:id="121" w:author="Jaeger, Florian" w:date="2023-06-07T19:33:00Z">
        <w:r w:rsidR="005C205B">
          <w:rPr>
            <w:szCs w:val="22"/>
            <w:shd w:val="clear" w:color="auto" w:fill="D9D9D9" w:themeFill="background1" w:themeFillShade="D9"/>
          </w:rPr>
          <w:instrText>"</w:instrText>
        </w:r>
        <w:r w:rsidR="005C205B">
          <w:rPr>
            <w:szCs w:val="22"/>
            <w:shd w:val="clear" w:color="auto" w:fill="D9D9D9" w:themeFill="background1" w:themeFillShade="D9"/>
          </w:rPr>
        </w:r>
        <w:r w:rsidR="005C205B">
          <w:rPr>
            <w:szCs w:val="22"/>
            <w:shd w:val="clear" w:color="auto" w:fill="D9D9D9" w:themeFill="background1" w:themeFillShade="D9"/>
          </w:rPr>
          <w:fldChar w:fldCharType="separate"/>
        </w:r>
      </w:ins>
      <w:r w:rsidR="005C205B" w:rsidRPr="00AC25FE">
        <w:rPr>
          <w:rStyle w:val="Hyperlink"/>
          <w:szCs w:val="22"/>
          <w:shd w:val="clear" w:color="auto" w:fill="D9D9D9" w:themeFill="background1" w:themeFillShade="D9"/>
        </w:rPr>
        <w:t>https://github.com/hlplab/Tutorial-MTurk-experiments-via-mturkutils</w:t>
      </w:r>
      <w:ins w:id="122" w:author="Jaeger, Florian" w:date="2023-06-07T19:33:00Z">
        <w:r w:rsidR="005C205B">
          <w:rPr>
            <w:szCs w:val="22"/>
            <w:shd w:val="clear" w:color="auto" w:fill="D9D9D9" w:themeFill="background1" w:themeFillShade="D9"/>
          </w:rPr>
          <w:fldChar w:fldCharType="end"/>
        </w:r>
      </w:ins>
      <w:r w:rsidR="005C205B" w:rsidRPr="00ED3418">
        <w:rPr>
          <w:szCs w:val="22"/>
          <w:shd w:val="clear" w:color="auto" w:fill="D9D9D9" w:themeFill="background1" w:themeFillShade="D9"/>
        </w:rPr>
        <w:t>)</w:t>
      </w:r>
      <w:ins w:id="123" w:author="Jaeger, Florian" w:date="2023-06-07T19:33:00Z">
        <w:r w:rsidR="005C205B">
          <w:rPr>
            <w:szCs w:val="22"/>
            <w:shd w:val="clear" w:color="auto" w:fill="D9D9D9" w:themeFill="background1" w:themeFillShade="D9"/>
          </w:rPr>
          <w:t>, and Linda Liu for answering our follow-up questions about Liu and Jaeger (2018)</w:t>
        </w:r>
      </w:ins>
      <w:r w:rsidR="005C205B" w:rsidRPr="00ED3418">
        <w:rPr>
          <w:szCs w:val="22"/>
          <w:shd w:val="clear" w:color="auto" w:fill="D9D9D9" w:themeFill="background1" w:themeFillShade="D9"/>
        </w:rPr>
        <w:t>.</w:t>
      </w:r>
    </w:p>
    <w:p w14:paraId="27ED0E1B" w14:textId="77777777" w:rsidR="00D362FB" w:rsidRPr="00ED3418" w:rsidRDefault="00D362FB" w:rsidP="005C205B">
      <w:pPr>
        <w:ind w:firstLine="0"/>
        <w:rPr>
          <w:szCs w:val="22"/>
        </w:rPr>
      </w:pPr>
    </w:p>
    <w:p w14:paraId="2FB89996" w14:textId="61A0393B" w:rsidR="00176871" w:rsidRPr="00ED3418" w:rsidRDefault="00D362FB" w:rsidP="005C205B">
      <w:pPr>
        <w:rPr>
          <w:szCs w:val="22"/>
        </w:rPr>
      </w:pPr>
      <w:r w:rsidRPr="00ED3418">
        <w:rPr>
          <w:b/>
          <w:bCs/>
          <w:szCs w:val="22"/>
        </w:rPr>
        <w:t>Author contributions:</w:t>
      </w:r>
      <w:r w:rsidRPr="00ED3418">
        <w:rPr>
          <w:szCs w:val="22"/>
        </w:rPr>
        <w:t xml:space="preserve"> </w:t>
      </w:r>
      <w:commentRangeStart w:id="124"/>
      <w:commentRangeStart w:id="125"/>
      <w:r w:rsidRPr="00ED3418">
        <w:rPr>
          <w:szCs w:val="22"/>
        </w:rPr>
        <w:t xml:space="preserve">SNC proposed the experiment. SNC, GK, and MY designed the experiment and developed the hypotheses, with input from TFJ. SNC created the audiovisual stimuli from the source audio and video files. TFJ and GK programmed the web-based experiments. GC created a webpage with links to all experiments for demonstration purposes. MY and TFJ </w:t>
      </w:r>
      <w:r w:rsidRPr="00ED3418">
        <w:rPr>
          <w:szCs w:val="22"/>
        </w:rPr>
        <w:lastRenderedPageBreak/>
        <w:t xml:space="preserve">conducted data visualization and organization, with input from SNC. TFJ conducted the statistical analyses. All authors jointly interpreted the results. SNC </w:t>
      </w:r>
      <w:r>
        <w:rPr>
          <w:szCs w:val="22"/>
        </w:rPr>
        <w:t xml:space="preserve">and TFJ </w:t>
      </w:r>
      <w:r w:rsidRPr="00ED3418">
        <w:rPr>
          <w:szCs w:val="22"/>
        </w:rPr>
        <w:t>wrote</w:t>
      </w:r>
      <w:r>
        <w:rPr>
          <w:szCs w:val="22"/>
        </w:rPr>
        <w:t xml:space="preserve"> </w:t>
      </w:r>
      <w:r w:rsidRPr="00ED3418">
        <w:rPr>
          <w:szCs w:val="22"/>
        </w:rPr>
        <w:t>paper, with input from all authors.</w:t>
      </w:r>
      <w:commentRangeEnd w:id="124"/>
      <w:r w:rsidRPr="00ED3418">
        <w:rPr>
          <w:rStyle w:val="CommentReference"/>
          <w:sz w:val="22"/>
          <w:szCs w:val="22"/>
        </w:rPr>
        <w:commentReference w:id="124"/>
      </w:r>
      <w:commentRangeEnd w:id="125"/>
      <w:r>
        <w:rPr>
          <w:rStyle w:val="CommentReference"/>
        </w:rPr>
        <w:commentReference w:id="125"/>
      </w:r>
      <w:r w:rsidR="00176871"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osf.io.pj5hb. </w:t>
      </w:r>
    </w:p>
    <w:p w14:paraId="7203512D" w14:textId="77777777" w:rsidR="00BC6876" w:rsidRPr="00ED3418" w:rsidRDefault="00BC6876" w:rsidP="00BC6876">
      <w:pPr>
        <w:rPr>
          <w:szCs w:val="22"/>
        </w:rPr>
      </w:pPr>
      <w:r w:rsidRPr="00ED3418">
        <w:rPr>
          <w:szCs w:val="22"/>
        </w:rPr>
        <w:t xml:space="preserve">Bejjanki,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proofErr w:type="spellStart"/>
      <w:r w:rsidRPr="00ED3418">
        <w:rPr>
          <w:szCs w:val="22"/>
        </w:rPr>
        <w:t>Ladefoged</w:t>
      </w:r>
      <w:proofErr w:type="spellEnd"/>
      <w:r w:rsidRPr="00ED3418">
        <w:rPr>
          <w:szCs w:val="22"/>
        </w:rPr>
        <w:t xml:space="preserve">,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r w:rsidRPr="00ED3418">
        <w:rPr>
          <w:szCs w:val="22"/>
        </w:rPr>
        <w:t>Lüttke, C. S., Pérez-</w:t>
      </w:r>
      <w:proofErr w:type="spellStart"/>
      <w:r w:rsidRPr="00ED3418">
        <w:rPr>
          <w:szCs w:val="22"/>
        </w:rPr>
        <w:t>Bellido</w:t>
      </w:r>
      <w:proofErr w:type="spellEnd"/>
      <w:r w:rsidRPr="00ED3418">
        <w:rPr>
          <w:szCs w:val="22"/>
        </w:rPr>
        <w:t xml:space="preserve">,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w:t>
      </w:r>
      <w:proofErr w:type="spellStart"/>
      <w:r>
        <w:rPr>
          <w:rFonts w:ascii="Arial" w:hAnsi="Arial" w:cs="Arial"/>
          <w:color w:val="222222"/>
          <w:sz w:val="20"/>
          <w:szCs w:val="20"/>
          <w:shd w:val="clear" w:color="auto" w:fill="FFFFFF"/>
        </w:rPr>
        <w:t>Shadle</w:t>
      </w:r>
      <w:proofErr w:type="spellEnd"/>
      <w:r>
        <w:rPr>
          <w:rFonts w:ascii="Arial" w:hAnsi="Arial" w:cs="Arial"/>
          <w:color w:val="222222"/>
          <w:sz w:val="20"/>
          <w:szCs w:val="20"/>
          <w:shd w:val="clear" w:color="auto" w:fill="FFFFFF"/>
        </w:rPr>
        <w:t xml:space="preserv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Jaeger, Florian" w:date="2023-05-22T16:28:00Z" w:initials="TJ">
    <w:p w14:paraId="70B4209A" w14:textId="0675E83E" w:rsidR="003F5649" w:rsidRPr="00584D72" w:rsidRDefault="003F5649">
      <w:pPr>
        <w:pStyle w:val="CommentText"/>
      </w:pPr>
      <w:r w:rsidRPr="00584D72">
        <w:rPr>
          <w:rStyle w:val="CommentReference"/>
        </w:rPr>
        <w:annotationRef/>
      </w:r>
      <w:r w:rsidRPr="00584D72">
        <w:t>Good point. I’d say italics? But up to you.</w:t>
      </w:r>
    </w:p>
  </w:comment>
  <w:comment w:id="24" w:author="Jaeger, Florian" w:date="2021-09-03T17:46:00Z" w:initials="JF">
    <w:p w14:paraId="2266F42A" w14:textId="77777777" w:rsidR="00E80486" w:rsidRPr="00584D72" w:rsidRDefault="00E80486" w:rsidP="00E80486">
      <w:pPr>
        <w:pStyle w:val="CommentText"/>
      </w:pPr>
      <w:r w:rsidRPr="00584D72">
        <w:rPr>
          <w:rStyle w:val="CommentReference"/>
        </w:rPr>
        <w:annotationRef/>
      </w:r>
      <w:r w:rsidRPr="00584D72">
        <w:t>IF Gevher’s page has all links on it, add it here. But first make sure that we move it to a location where it will ‘always’ be available (e.g., the lab server).</w:t>
      </w:r>
    </w:p>
  </w:comment>
  <w:comment w:id="25" w:author="Jaeger, Florian" w:date="2023-05-12T14:19:00Z" w:initials="TJ">
    <w:p w14:paraId="75996D08" w14:textId="7FB27DF8" w:rsidR="00FD3AD0" w:rsidRPr="00584D72" w:rsidRDefault="00FD3AD0" w:rsidP="00FD3AD0">
      <w:pPr>
        <w:pStyle w:val="CommentText"/>
        <w:ind w:firstLine="0"/>
      </w:pPr>
      <w:r w:rsidRPr="00584D72">
        <w:rPr>
          <w:rStyle w:val="CommentReference"/>
        </w:rPr>
        <w:annotationRef/>
      </w:r>
      <w:r w:rsidRPr="00584D72">
        <w:t>Left: production distribution of /s/ and /sh/ over CoG, ideally somewhat realistic (e.g., roughly following previous papers) along with effect of /u/ context.</w:t>
      </w:r>
    </w:p>
    <w:p w14:paraId="7709135E" w14:textId="77777777" w:rsidR="00FD3AD0" w:rsidRPr="00584D72" w:rsidRDefault="00FD3AD0" w:rsidP="00FD3AD0">
      <w:pPr>
        <w:pStyle w:val="CommentText"/>
        <w:ind w:firstLine="0"/>
      </w:pPr>
    </w:p>
    <w:p w14:paraId="6AFE30E0" w14:textId="77777777" w:rsidR="00FD3AD0" w:rsidRPr="00584D72" w:rsidRDefault="00FD3AD0" w:rsidP="00FD3AD0">
      <w:pPr>
        <w:pStyle w:val="CommentText"/>
        <w:ind w:firstLine="0"/>
      </w:pPr>
      <w:r w:rsidRPr="00584D72">
        <w:t>Right: x-axis is CoG, y-axis is proportion of sh responses. Illustrate typical curve along with effect of /u/ context.</w:t>
      </w:r>
    </w:p>
    <w:p w14:paraId="5B029147" w14:textId="77777777" w:rsidR="002767EB" w:rsidRPr="00584D72" w:rsidRDefault="002767EB" w:rsidP="00FD3AD0">
      <w:pPr>
        <w:pStyle w:val="CommentText"/>
        <w:ind w:firstLine="0"/>
      </w:pPr>
    </w:p>
    <w:p w14:paraId="23F8FA6C" w14:textId="747CDCF6" w:rsidR="002767EB" w:rsidRPr="00584D72" w:rsidRDefault="002767EB" w:rsidP="00FD3AD0">
      <w:pPr>
        <w:pStyle w:val="CommentText"/>
        <w:ind w:firstLine="0"/>
      </w:pPr>
      <w:r w:rsidRPr="00584D72">
        <w:t>Second row: same for lip-rounding context</w:t>
      </w:r>
      <w:r w:rsidR="00F05B25" w:rsidRPr="00584D72">
        <w:t>?</w:t>
      </w:r>
    </w:p>
  </w:comment>
  <w:comment w:id="26" w:author="Jaeger, Florian" w:date="2023-05-12T14:54:00Z" w:initials="TJ">
    <w:p w14:paraId="29F77D53" w14:textId="77777777" w:rsidR="00F05B25" w:rsidRPr="00584D72" w:rsidRDefault="00F05B25">
      <w:pPr>
        <w:pStyle w:val="CommentText"/>
      </w:pPr>
      <w:r w:rsidRPr="00584D72">
        <w:rPr>
          <w:rStyle w:val="CommentReference"/>
        </w:rPr>
        <w:annotationRef/>
      </w:r>
      <w:r w:rsidRPr="00584D72">
        <w:t>Mcmurray, vowel formant transition literature, etc.</w:t>
      </w:r>
    </w:p>
    <w:p w14:paraId="20EC964B" w14:textId="77777777" w:rsidR="0066319E" w:rsidRPr="00584D72" w:rsidRDefault="0066319E">
      <w:pPr>
        <w:pStyle w:val="CommentText"/>
      </w:pPr>
    </w:p>
    <w:p w14:paraId="3B386856" w14:textId="5D30A019" w:rsidR="0066319E" w:rsidRPr="00584D72" w:rsidRDefault="0066319E">
      <w:pPr>
        <w:pStyle w:val="CommentText"/>
      </w:pPr>
      <w:r w:rsidRPr="00584D72">
        <w:t>(actually, they might even replicate the vowel context effect?)</w:t>
      </w:r>
    </w:p>
  </w:comment>
  <w:comment w:id="27" w:author="Jaeger, Florian" w:date="2023-05-12T15:05:00Z" w:initials="TJ">
    <w:p w14:paraId="258EE3E5" w14:textId="77777777" w:rsidR="0066319E" w:rsidRPr="00584D72" w:rsidRDefault="0066319E">
      <w:pPr>
        <w:pStyle w:val="CommentText"/>
      </w:pPr>
      <w:r w:rsidRPr="00584D72">
        <w:rPr>
          <w:rStyle w:val="CommentReference"/>
        </w:rPr>
        <w:annotationRef/>
      </w:r>
      <w:r w:rsidRPr="00584D72">
        <w:t>Move to discussion of exp 1a-c:</w:t>
      </w:r>
    </w:p>
    <w:p w14:paraId="4EB993DC" w14:textId="77777777" w:rsidR="0066319E" w:rsidRPr="00584D72" w:rsidRDefault="0066319E">
      <w:pPr>
        <w:pStyle w:val="CommentText"/>
      </w:pPr>
    </w:p>
    <w:p w14:paraId="11E2510F" w14:textId="406A425A" w:rsidR="0066319E" w:rsidRPr="00584D72" w:rsidRDefault="0066319E">
      <w:pPr>
        <w:pStyle w:val="CommentText"/>
      </w:pPr>
      <w:r w:rsidRPr="00584D72">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w:t>
      </w:r>
    </w:p>
  </w:comment>
  <w:comment w:id="28" w:author="Jaeger, Florian" w:date="2023-05-22T16:55:00Z" w:initials="TJ">
    <w:p w14:paraId="526C352E" w14:textId="3059D0A0" w:rsidR="00244AD2" w:rsidRPr="00584D72" w:rsidRDefault="00244AD2">
      <w:pPr>
        <w:pStyle w:val="CommentText"/>
      </w:pPr>
      <w:r w:rsidRPr="00584D72">
        <w:rPr>
          <w:rStyle w:val="CommentReference"/>
        </w:rPr>
        <w:annotationRef/>
      </w:r>
      <w:r w:rsidRPr="00584D72">
        <w:t>Changed this since the bite block experiment was about adaptation, not discounting upon presentation of visual evidence. If anything that makes our finding more exciting, I think.</w:t>
      </w:r>
    </w:p>
  </w:comment>
  <w:comment w:id="29" w:author="Cummings, Shawn" w:date="2023-05-22T13:40:00Z" w:initials="SC">
    <w:p w14:paraId="566FB58C" w14:textId="77777777" w:rsidR="00D037E1" w:rsidRPr="00584D72" w:rsidRDefault="00D037E1" w:rsidP="0055726C">
      <w:pPr>
        <w:jc w:val="left"/>
      </w:pPr>
      <w:r w:rsidRPr="00584D72">
        <w:rPr>
          <w:rStyle w:val="CommentReference"/>
        </w:rPr>
        <w:annotationRef/>
      </w:r>
      <w:r w:rsidRPr="00584D72">
        <w:t>Our instructions are “what word the speaker is saying”… don’t know how much this differs from “what word the talker produced” or “what word the talker intended” or “what you hear”, but don’t want to open that can of worms</w:t>
      </w:r>
    </w:p>
  </w:comment>
  <w:comment w:id="30" w:author="Jaeger, Florian" w:date="2023-05-22T16:35:00Z" w:initials="TJ">
    <w:p w14:paraId="1C07DA84" w14:textId="77777777" w:rsidR="003F5649" w:rsidRPr="00584D72" w:rsidRDefault="003F5649">
      <w:pPr>
        <w:pStyle w:val="CommentText"/>
      </w:pPr>
      <w:r w:rsidRPr="00584D72">
        <w:rPr>
          <w:rStyle w:val="CommentReference"/>
        </w:rPr>
        <w:annotationRef/>
      </w:r>
      <w:r w:rsidRPr="00584D72">
        <w:t xml:space="preserve">I agree. </w:t>
      </w:r>
    </w:p>
    <w:p w14:paraId="4BFD310E" w14:textId="2F64BA7C" w:rsidR="003F5649" w:rsidRPr="00584D72" w:rsidRDefault="003F5649" w:rsidP="003F5649">
      <w:pPr>
        <w:pStyle w:val="CommentText"/>
        <w:ind w:firstLine="0"/>
      </w:pPr>
    </w:p>
  </w:comment>
  <w:comment w:id="32" w:author="Jaeger, Florian" w:date="2023-05-12T18:01:00Z" w:initials="TJ">
    <w:p w14:paraId="2860EFAB" w14:textId="5A3FFF31" w:rsidR="00057517" w:rsidRPr="00584D72" w:rsidRDefault="00057517">
      <w:pPr>
        <w:pStyle w:val="CommentText"/>
      </w:pPr>
      <w:r w:rsidRPr="00584D72">
        <w:rPr>
          <w:rStyle w:val="CommentReference"/>
        </w:rPr>
        <w:annotationRef/>
      </w:r>
      <w:r w:rsidRPr="00584D72">
        <w:t>Move down?</w:t>
      </w:r>
    </w:p>
  </w:comment>
  <w:comment w:id="33" w:author="Jaeger, Florian" w:date="2023-05-20T20:22:00Z" w:initials="TJ">
    <w:p w14:paraId="5DD8C306" w14:textId="5EEF7259" w:rsidR="003D6AB3" w:rsidRPr="00584D72" w:rsidRDefault="003D6AB3">
      <w:pPr>
        <w:pStyle w:val="CommentText"/>
      </w:pPr>
      <w:r w:rsidRPr="00584D72">
        <w:rPr>
          <w:rStyle w:val="CommentReference"/>
        </w:rPr>
        <w:annotationRef/>
      </w:r>
      <w:r w:rsidRPr="00584D72">
        <w:t>Correct?</w:t>
      </w:r>
    </w:p>
  </w:comment>
  <w:comment w:id="34" w:author="Jaeger, Florian" w:date="2023-05-20T20:15:00Z" w:initials="TJ">
    <w:p w14:paraId="7B801A9C" w14:textId="4135B890" w:rsidR="00E44892" w:rsidRPr="00584D72" w:rsidRDefault="00E44892">
      <w:pPr>
        <w:pStyle w:val="CommentText"/>
      </w:pPr>
      <w:r w:rsidRPr="00584D72">
        <w:rPr>
          <w:rStyle w:val="CommentReference"/>
        </w:rPr>
        <w:annotationRef/>
      </w:r>
      <w:r w:rsidRPr="00584D72">
        <w:t>Fill in criterion!</w:t>
      </w:r>
    </w:p>
  </w:comment>
  <w:comment w:id="35" w:author="Jaeger, Florian" w:date="2023-06-07T10:23:00Z" w:initials="TJ">
    <w:p w14:paraId="0D7274CF" w14:textId="77777777" w:rsidR="00651EA0" w:rsidRDefault="00651EA0" w:rsidP="0007570E">
      <w:pPr>
        <w:jc w:val="left"/>
      </w:pPr>
      <w:r>
        <w:rPr>
          <w:rStyle w:val="CommentReference"/>
        </w:rPr>
        <w:annotationRef/>
      </w:r>
      <w:r>
        <w:rPr>
          <w:color w:val="000000"/>
          <w:highlight w:val="yellow"/>
        </w:rPr>
        <w:t>@Shawn, something isn’t adding up: if 4 participants are missing from each of the 64 participants per experiment. it should be 180 participants in total.</w:t>
      </w:r>
    </w:p>
  </w:comment>
  <w:comment w:id="37" w:author="Cummings, Shawn" w:date="2023-05-22T13:55:00Z" w:initials="SC">
    <w:p w14:paraId="26E90B05" w14:textId="1FA91AE8" w:rsidR="000D097A" w:rsidRPr="00584D72" w:rsidRDefault="000D097A" w:rsidP="00363A46">
      <w:pPr>
        <w:jc w:val="left"/>
      </w:pPr>
      <w:r w:rsidRPr="00584D72">
        <w:rPr>
          <w:rStyle w:val="CommentReference"/>
        </w:rPr>
        <w:annotationRef/>
      </w:r>
      <w:r w:rsidRPr="00584D72">
        <w:t>This is probably redundant now, seeing the summary below, but attaching just in case!</w:t>
      </w:r>
    </w:p>
  </w:comment>
  <w:comment w:id="38" w:author="Jaeger, Florian" w:date="2023-05-22T16:41:00Z" w:initials="TJ">
    <w:p w14:paraId="27D7A350" w14:textId="4749C38A" w:rsidR="000D097A" w:rsidRPr="00584D72" w:rsidRDefault="000D097A">
      <w:pPr>
        <w:pStyle w:val="CommentText"/>
      </w:pPr>
      <w:r w:rsidRPr="00584D72">
        <w:rPr>
          <w:rStyle w:val="CommentReference"/>
        </w:rPr>
        <w:annotationRef/>
      </w:r>
      <w:r w:rsidRPr="00584D72">
        <w:t>Which one should we keep? People are more used to tables, I guess. We could move the figure into the SI (where it’s already included). What do you think?</w:t>
      </w:r>
    </w:p>
  </w:comment>
  <w:comment w:id="39" w:author="Jaeger, Florian" w:date="2023-05-27T13:48:00Z" w:initials="TJ">
    <w:p w14:paraId="317BA647" w14:textId="77777777" w:rsidR="000D097A" w:rsidRPr="00584D72" w:rsidRDefault="000D097A">
      <w:pPr>
        <w:pStyle w:val="CommentText"/>
      </w:pPr>
      <w:r w:rsidRPr="00584D72">
        <w:rPr>
          <w:rStyle w:val="CommentReference"/>
        </w:rPr>
        <w:annotationRef/>
      </w:r>
      <w:r w:rsidRPr="00584D72">
        <w:t xml:space="preserve">And perhaps we should just summarize </w:t>
      </w:r>
      <w:r w:rsidRPr="00584D72">
        <w:rPr>
          <w:i/>
          <w:iCs/>
        </w:rPr>
        <w:t>all</w:t>
      </w:r>
      <w:r w:rsidRPr="00584D72">
        <w:t xml:space="preserve"> experiments here. I think that would be more elegant.</w:t>
      </w:r>
    </w:p>
    <w:p w14:paraId="74367AB9" w14:textId="77777777" w:rsidR="000D097A" w:rsidRPr="00584D72" w:rsidRDefault="000D097A">
      <w:pPr>
        <w:pStyle w:val="CommentText"/>
      </w:pPr>
    </w:p>
    <w:p w14:paraId="332BA34C" w14:textId="74EDB290" w:rsidR="000D097A" w:rsidRPr="00584D72" w:rsidRDefault="000D097A">
      <w:pPr>
        <w:pStyle w:val="CommentText"/>
      </w:pPr>
      <w:r w:rsidRPr="00584D72">
        <w:t>We also need to add a row at the top that states how many participants were recruited.</w:t>
      </w:r>
    </w:p>
  </w:comment>
  <w:comment w:id="40" w:author="Jaeger, Florian" w:date="2023-05-20T09:23:00Z" w:initials="TJ">
    <w:p w14:paraId="36993C6E" w14:textId="5E578125" w:rsidR="0024688C" w:rsidRPr="00584D72" w:rsidRDefault="0024688C" w:rsidP="0024688C">
      <w:pPr>
        <w:pStyle w:val="NormalWeb"/>
        <w:rPr>
          <w:lang w:eastAsia="ja-JP"/>
        </w:rPr>
      </w:pPr>
      <w:r w:rsidRPr="00584D72">
        <w:rPr>
          <w:rStyle w:val="CommentReference"/>
        </w:rPr>
        <w:annotationRef/>
      </w:r>
      <w:r w:rsidRPr="00584D72">
        <w:rPr>
          <w:rFonts w:ascii="LMRoman17" w:hAnsi="LMRoman17"/>
          <w:sz w:val="34"/>
          <w:szCs w:val="34"/>
          <w:lang w:eastAsia="ja-JP"/>
        </w:rPr>
        <w:t>Modeling Monotonic Effects of Ordinal Predictors in Bayesian Regression Models</w:t>
      </w:r>
    </w:p>
  </w:comment>
  <w:comment w:id="41" w:author="Cummings, Shawn" w:date="2023-05-22T13:59:00Z" w:initials="SC">
    <w:p w14:paraId="5A6C1AC1" w14:textId="77777777" w:rsidR="0072511C" w:rsidRPr="00584D72" w:rsidRDefault="0072511C" w:rsidP="00671F3F">
      <w:pPr>
        <w:jc w:val="left"/>
      </w:pPr>
      <w:r w:rsidRPr="00584D72">
        <w:rPr>
          <w:rStyle w:val="CommentReference"/>
        </w:rPr>
        <w:annotationRef/>
      </w:r>
      <w:r w:rsidRPr="00584D72">
        <w:t>Both of these have the over-time effects as a primary focus</w:t>
      </w:r>
    </w:p>
  </w:comment>
  <w:comment w:id="42" w:author="Jaeger, Florian" w:date="2023-05-22T16:43:00Z" w:initials="TJ">
    <w:p w14:paraId="744C65B7" w14:textId="1A313F28" w:rsidR="00CE7AE0" w:rsidRPr="00584D72" w:rsidRDefault="00CE7AE0">
      <w:pPr>
        <w:pStyle w:val="CommentText"/>
      </w:pPr>
      <w:r w:rsidRPr="00584D72">
        <w:rPr>
          <w:rStyle w:val="CommentReference"/>
        </w:rPr>
        <w:annotationRef/>
      </w:r>
      <w:r w:rsidRPr="00584D72">
        <w:t>Hmm, but isn’t Zhang about weeks not about evidence? If so, we should exclude it.</w:t>
      </w:r>
      <w:r w:rsidRPr="00584D72">
        <w:br/>
      </w:r>
    </w:p>
    <w:p w14:paraId="735A6CC4" w14:textId="795769EC" w:rsidR="00CE7AE0" w:rsidRPr="00584D72" w:rsidRDefault="00CE7AE0">
      <w:pPr>
        <w:pStyle w:val="CommentText"/>
      </w:pPr>
      <w:r w:rsidRPr="00584D72">
        <w:t>Hodges et al is not published yet. In the poster you had, the framing was weird (contrasting distributional learning and LGPL, which is contrast a mechanism with a paradigm, which makes little sense to me). Presumably that would be fixed before publication?</w:t>
      </w:r>
    </w:p>
  </w:comment>
  <w:comment w:id="46" w:author="Jaeger, Florian" w:date="2023-05-20T10:40:00Z" w:initials="TJ">
    <w:p w14:paraId="6FAD54DA" w14:textId="4DA8675A" w:rsidR="00825EE6" w:rsidRPr="00584D72" w:rsidRDefault="002B7F50">
      <w:pPr>
        <w:pStyle w:val="CommentText"/>
      </w:pPr>
      <w:r w:rsidRPr="00584D72">
        <w:t>%</w:t>
      </w:r>
      <w:r w:rsidR="00825EE6" w:rsidRPr="00584D72">
        <w:rPr>
          <w:rStyle w:val="CommentReference"/>
        </w:rPr>
        <w:annotationRef/>
      </w:r>
      <w:r w:rsidR="00825EE6" w:rsidRPr="00584D72">
        <w:t>Block analyses, changes of pen effect based on acoustic/visual cues.</w:t>
      </w:r>
    </w:p>
  </w:comment>
  <w:comment w:id="45" w:author="Jaeger, Florian" w:date="2023-05-20T12:05:00Z" w:initials="TJ">
    <w:p w14:paraId="6E410DBF" w14:textId="6443D8E8" w:rsidR="004F276B" w:rsidRPr="00584D72" w:rsidRDefault="004F276B">
      <w:pPr>
        <w:pStyle w:val="CommentText"/>
      </w:pPr>
      <w:r w:rsidRPr="00584D72">
        <w:rPr>
          <w:rStyle w:val="CommentReference"/>
        </w:rPr>
        <w:annotationRef/>
      </w:r>
      <w:r w:rsidRPr="00584D72">
        <w:t>I cut the stuff about the items. Let’s put that into the SI.</w:t>
      </w:r>
    </w:p>
  </w:comment>
  <w:comment w:id="47" w:author="Jaeger, Florian" w:date="2023-06-06T10:53:00Z" w:initials="TJ">
    <w:p w14:paraId="5E85F0ED" w14:textId="77777777" w:rsidR="00601B77" w:rsidRDefault="00601B77" w:rsidP="00515C98">
      <w:pPr>
        <w:jc w:val="left"/>
      </w:pPr>
      <w:r>
        <w:rPr>
          <w:rStyle w:val="CommentReference"/>
        </w:rPr>
        <w:annotationRef/>
      </w:r>
      <w:r>
        <w:rPr>
          <w:color w:val="000000"/>
        </w:rPr>
        <w:t>@Shawn, correct? (you had a note about this paper further down. I added this sentence and deleted the note).</w:t>
      </w:r>
    </w:p>
  </w:comment>
  <w:comment w:id="48" w:author="Cummings, Shawn" w:date="2023-06-08T16:22:00Z" w:initials="SC">
    <w:p w14:paraId="1D17645E" w14:textId="77777777" w:rsidR="0066093F" w:rsidRDefault="0066093F" w:rsidP="005D7518">
      <w:pPr>
        <w:jc w:val="left"/>
      </w:pPr>
      <w:r>
        <w:rPr>
          <w:rStyle w:val="CommentReference"/>
        </w:rPr>
        <w:annotationRef/>
      </w:r>
      <w:r>
        <w:t>This is the study that had a blended ambiguous video between s and sh… I’m not sure the citation here makes sense?</w:t>
      </w:r>
    </w:p>
  </w:comment>
  <w:comment w:id="49" w:author="Jaeger, Florian" w:date="2023-05-22T16:57:00Z" w:initials="TJ">
    <w:p w14:paraId="0B1E1E74" w14:textId="5781D925" w:rsidR="00244AD2" w:rsidRPr="00584D72" w:rsidRDefault="00244AD2">
      <w:pPr>
        <w:pStyle w:val="CommentText"/>
      </w:pPr>
      <w:r w:rsidRPr="00584D72">
        <w:rPr>
          <w:rStyle w:val="CommentReference"/>
        </w:rPr>
        <w:annotationRef/>
      </w:r>
      <w:r w:rsidRPr="00584D72">
        <w:t>Is that the term they used?</w:t>
      </w:r>
    </w:p>
  </w:comment>
  <w:comment w:id="50" w:author="Cummings, Shawn" w:date="2023-05-31T00:35:00Z" w:initials="SC">
    <w:p w14:paraId="55602D6A" w14:textId="77777777" w:rsidR="00E960BA" w:rsidRDefault="00E960BA" w:rsidP="00813228">
      <w:pPr>
        <w:jc w:val="left"/>
      </w:pPr>
      <w:r>
        <w:rPr>
          <w:rStyle w:val="CommentReference"/>
        </w:rPr>
        <w:annotationRef/>
      </w:r>
      <w:r>
        <w:t>Yep! Bite-block hyphenated</w:t>
      </w:r>
    </w:p>
  </w:comment>
  <w:comment w:id="57" w:author="Jaeger, Florian" w:date="2023-05-27T13:15:00Z" w:initials="TJ">
    <w:p w14:paraId="6F0F2FCC" w14:textId="63247B96" w:rsidR="00375884" w:rsidRPr="00584D72" w:rsidRDefault="00375884">
      <w:pPr>
        <w:pStyle w:val="CommentText"/>
      </w:pPr>
      <w:r w:rsidRPr="00584D72">
        <w:rPr>
          <w:rStyle w:val="CommentReference"/>
        </w:rPr>
        <w:annotationRef/>
      </w:r>
      <w:r w:rsidRPr="00584D72">
        <w:t>@Shawn, was the pen not already in the mouth prior to the fricative?</w:t>
      </w:r>
    </w:p>
  </w:comment>
  <w:comment w:id="58" w:author="Cummings, Shawn" w:date="2023-06-02T19:02:00Z" w:initials="SC">
    <w:p w14:paraId="6D45D85A" w14:textId="77777777" w:rsidR="00E02182" w:rsidRDefault="00E02182" w:rsidP="008F1883">
      <w:pPr>
        <w:jc w:val="left"/>
      </w:pPr>
      <w:r>
        <w:rPr>
          <w:rStyle w:val="CommentReference"/>
        </w:rPr>
        <w:annotationRef/>
      </w:r>
      <w:r>
        <w:t>The pen is indeed in the talker’s mouth for the entirety of the video, from before word onset and certainly before fricative production</w:t>
      </w:r>
    </w:p>
  </w:comment>
  <w:comment w:id="59" w:author="Jaeger, Florian" w:date="2023-05-27T12:57:00Z" w:initials="TJ">
    <w:p w14:paraId="5EAD1A10" w14:textId="02ED89B0" w:rsidR="00703116" w:rsidRPr="00584D72" w:rsidRDefault="00703116">
      <w:pPr>
        <w:pStyle w:val="CommentText"/>
      </w:pPr>
      <w:r w:rsidRPr="00584D72">
        <w:rPr>
          <w:rStyle w:val="CommentReference"/>
        </w:rPr>
        <w:annotationRef/>
      </w:r>
      <w:r w:rsidR="00E617BE" w:rsidRPr="00584D72">
        <w:t>Similar to stim figure for exp1 but</w:t>
      </w:r>
      <w:r w:rsidRPr="00584D72">
        <w:t xml:space="preserve"> with black box </w:t>
      </w:r>
      <w:r w:rsidR="00F904CF" w:rsidRPr="00584D72">
        <w:t xml:space="preserve">screen </w:t>
      </w:r>
      <w:r w:rsidRPr="00584D72">
        <w:t>shots</w:t>
      </w:r>
    </w:p>
  </w:comment>
  <w:comment w:id="71" w:author="Jaeger, Florian" w:date="2023-05-27T13:31:00Z" w:initials="TJ">
    <w:p w14:paraId="78D4A70B" w14:textId="5BAF4056" w:rsidR="00972CE3" w:rsidRPr="00584D72" w:rsidRDefault="00972CE3">
      <w:pPr>
        <w:pStyle w:val="CommentText"/>
      </w:pPr>
      <w:r w:rsidRPr="00584D72">
        <w:rPr>
          <w:rStyle w:val="CommentReference"/>
        </w:rPr>
        <w:annotationRef/>
      </w:r>
      <w:r w:rsidRPr="00584D72">
        <w:t>Or were there additional considerations?</w:t>
      </w:r>
    </w:p>
  </w:comment>
  <w:comment w:id="72" w:author="Cummings, Shawn" w:date="2023-06-02T19:27:00Z" w:initials="SC">
    <w:p w14:paraId="08D8C7F2" w14:textId="77777777" w:rsidR="00143685" w:rsidRDefault="00143685" w:rsidP="003C26E1">
      <w:pPr>
        <w:jc w:val="left"/>
      </w:pPr>
      <w:r>
        <w:rPr>
          <w:rStyle w:val="CommentReference"/>
        </w:rPr>
        <w:annotationRef/>
      </w:r>
      <w:r>
        <w:t xml:space="preserve">From this study on, we started pre-loading all stims ahead of time before starting the experiment… should this be mentioned here, or under procedure? </w:t>
      </w:r>
    </w:p>
  </w:comment>
  <w:comment w:id="73" w:author="Jaeger, Florian" w:date="2023-06-06T09:19:00Z" w:initials="TJ">
    <w:p w14:paraId="4D424F0E" w14:textId="77777777" w:rsidR="003E79A6" w:rsidRDefault="003E79A6" w:rsidP="00170157">
      <w:pPr>
        <w:jc w:val="left"/>
      </w:pPr>
      <w:r>
        <w:rPr>
          <w:rStyle w:val="CommentReference"/>
        </w:rPr>
        <w:annotationRef/>
      </w:r>
      <w:r>
        <w:rPr>
          <w:color w:val="000000"/>
        </w:rPr>
        <w:t>I feel we probably don’t need to mention that. It doesn’t seem relevant to anything?</w:t>
      </w:r>
    </w:p>
  </w:comment>
  <w:comment w:id="77" w:author="Jaeger, Florian" w:date="2023-05-20T10:40:00Z" w:initials="TJ">
    <w:p w14:paraId="17CAF5FC" w14:textId="07108036" w:rsidR="002E008A" w:rsidRPr="00584D72" w:rsidRDefault="002E008A" w:rsidP="002E008A">
      <w:pPr>
        <w:pStyle w:val="CommentText"/>
      </w:pPr>
      <w:r w:rsidRPr="00584D72">
        <w:rPr>
          <w:rStyle w:val="CommentReference"/>
        </w:rPr>
        <w:annotationRef/>
      </w:r>
      <w:r w:rsidRPr="00584D72">
        <w:t>Block analyses, changes of pen effect based on acoustic/visual cues.</w:t>
      </w:r>
    </w:p>
  </w:comment>
  <w:comment w:id="76" w:author="Jaeger, Florian" w:date="2023-05-20T12:05:00Z" w:initials="TJ">
    <w:p w14:paraId="604B9265" w14:textId="77777777" w:rsidR="002E008A" w:rsidRPr="00584D72" w:rsidRDefault="002E008A" w:rsidP="002E008A">
      <w:pPr>
        <w:pStyle w:val="CommentText"/>
      </w:pPr>
      <w:r w:rsidRPr="00584D72">
        <w:rPr>
          <w:rStyle w:val="CommentReference"/>
        </w:rPr>
        <w:annotationRef/>
      </w:r>
      <w:r w:rsidRPr="00584D72">
        <w:t>I cut the stuff about the items. Let’s put that into the SI.</w:t>
      </w:r>
    </w:p>
  </w:comment>
  <w:comment w:id="78" w:author="Jaeger, Florian" w:date="2023-05-27T14:09:00Z" w:initials="TJ">
    <w:p w14:paraId="6A8ED899" w14:textId="77777777" w:rsidR="00223044" w:rsidRDefault="0044611A" w:rsidP="00F51835">
      <w:pPr>
        <w:jc w:val="left"/>
      </w:pPr>
      <w:r w:rsidRPr="00584D72">
        <w:rPr>
          <w:rStyle w:val="CommentReference"/>
        </w:rPr>
        <w:annotationRef/>
      </w:r>
      <w:r w:rsidR="00223044">
        <w:t>Did we have survey questions about pen location, too?</w:t>
      </w:r>
    </w:p>
  </w:comment>
  <w:comment w:id="79" w:author="Jaeger, Florian" w:date="2023-05-29T12:26:00Z" w:initials="TJ">
    <w:p w14:paraId="7F7A9238" w14:textId="655C9B4B" w:rsidR="00584D72" w:rsidRPr="00584D72" w:rsidRDefault="00584D72">
      <w:pPr>
        <w:pStyle w:val="CommentText"/>
      </w:pPr>
      <w:r w:rsidRPr="00584D72">
        <w:rPr>
          <w:rStyle w:val="CommentReference"/>
        </w:rPr>
        <w:annotationRef/>
      </w:r>
      <w:r w:rsidR="001D653F">
        <w:t>Add here s</w:t>
      </w:r>
      <w:r w:rsidRPr="00584D72">
        <w:t>ome discussion of the fact that black box might have come in too late/ exited too early so that some effects of pen on articulators were still observable?</w:t>
      </w:r>
    </w:p>
  </w:comment>
  <w:comment w:id="80" w:author="Cummings, Shawn" w:date="2023-06-02T19:13:00Z" w:initials="SC">
    <w:p w14:paraId="5EA25A27" w14:textId="77777777" w:rsidR="005878C4" w:rsidRDefault="005878C4" w:rsidP="005B6D72">
      <w:pPr>
        <w:jc w:val="left"/>
      </w:pPr>
      <w:r>
        <w:rPr>
          <w:rStyle w:val="CommentReference"/>
        </w:rPr>
        <w:annotationRef/>
      </w:r>
      <w:r>
        <w:t>See added chunk above— I think this is possible (but unlikely) on the front end and impossible on the back end</w:t>
      </w:r>
    </w:p>
  </w:comment>
  <w:comment w:id="83" w:author="Cummings, Shawn" w:date="2023-06-08T16:33:00Z" w:initials="SC">
    <w:p w14:paraId="6865E1D6" w14:textId="77777777" w:rsidR="009E50C7" w:rsidRDefault="009E50C7" w:rsidP="00366D66">
      <w:pPr>
        <w:jc w:val="left"/>
      </w:pPr>
      <w:r>
        <w:rPr>
          <w:rStyle w:val="CommentReference"/>
        </w:rPr>
        <w:annotationRef/>
      </w:r>
      <w:r>
        <w:t>Good catch; I’d forgotten about Exp 4b here! I thought LJ18 had the previous record with 6 tokens…</w:t>
      </w:r>
    </w:p>
  </w:comment>
  <w:comment w:id="86" w:author="Cummings, Shawn" w:date="2023-06-08T16:35:00Z" w:initials="SC">
    <w:p w14:paraId="295D964E" w14:textId="77777777" w:rsidR="009E50C7" w:rsidRDefault="009E50C7" w:rsidP="005E5353">
      <w:pPr>
        <w:jc w:val="left"/>
      </w:pPr>
      <w:r>
        <w:rPr>
          <w:rStyle w:val="CommentReference"/>
        </w:rPr>
        <w:annotationRef/>
      </w:r>
      <w:r>
        <w:t>The version we’re going to report used the buffed up 6 trial practice block</w:t>
      </w:r>
    </w:p>
  </w:comment>
  <w:comment w:id="87" w:author="Jaeger, Florian" w:date="2023-06-07T10:29:00Z" w:initials="TJ">
    <w:p w14:paraId="1E7AB14C" w14:textId="628012B0" w:rsidR="00206698" w:rsidRDefault="00206698" w:rsidP="00202AC2">
      <w:pPr>
        <w:jc w:val="left"/>
      </w:pPr>
      <w:r>
        <w:rPr>
          <w:rStyle w:val="CommentReference"/>
        </w:rPr>
        <w:annotationRef/>
      </w:r>
      <w:r>
        <w:rPr>
          <w:color w:val="000000"/>
        </w:rPr>
        <w:t>I moved the details into the SI for Exp 1a-c</w:t>
      </w:r>
    </w:p>
  </w:comment>
  <w:comment w:id="97" w:author="Jaeger, Florian" w:date="2023-05-20T10:40:00Z" w:initials="TJ">
    <w:p w14:paraId="3BCE7760" w14:textId="77777777" w:rsidR="00D717C1" w:rsidRPr="00584D72" w:rsidRDefault="00D717C1" w:rsidP="00D717C1">
      <w:pPr>
        <w:pStyle w:val="CommentText"/>
      </w:pPr>
      <w:r w:rsidRPr="00584D72">
        <w:rPr>
          <w:rStyle w:val="CommentReference"/>
        </w:rPr>
        <w:annotationRef/>
      </w:r>
      <w:r w:rsidRPr="00584D72">
        <w:t>Block analyses, changes of pen effect based on acoustic/visual cues.</w:t>
      </w:r>
    </w:p>
  </w:comment>
  <w:comment w:id="96" w:author="Jaeger, Florian" w:date="2023-05-20T12:05:00Z" w:initials="TJ">
    <w:p w14:paraId="7AC676D0" w14:textId="77777777" w:rsidR="00D717C1" w:rsidRPr="00584D72" w:rsidRDefault="00D717C1" w:rsidP="00D717C1">
      <w:pPr>
        <w:pStyle w:val="CommentText"/>
      </w:pPr>
      <w:r w:rsidRPr="00584D72">
        <w:rPr>
          <w:rStyle w:val="CommentReference"/>
        </w:rPr>
        <w:annotationRef/>
      </w:r>
      <w:r w:rsidRPr="00584D72">
        <w:t>I cut the stuff about the items. Let’s put that into the SI.</w:t>
      </w:r>
    </w:p>
  </w:comment>
  <w:comment w:id="124" w:author="Shawn Cummings" w:date="2022-12-09T03:57:00Z" w:initials="SC">
    <w:p w14:paraId="2F7F0B0B" w14:textId="77777777" w:rsidR="00D362FB" w:rsidRPr="00584D72" w:rsidRDefault="00D362FB" w:rsidP="00D362FB">
      <w:pPr>
        <w:pStyle w:val="CommentText"/>
        <w:jc w:val="left"/>
      </w:pPr>
      <w:r w:rsidRPr="00584D72">
        <w:rPr>
          <w:rStyle w:val="CommentReference"/>
        </w:rPr>
        <w:annotationRef/>
      </w:r>
      <w:r w:rsidRPr="00584D72">
        <w:t>Worth a revisit before we submit</w:t>
      </w:r>
    </w:p>
  </w:comment>
  <w:comment w:id="125" w:author="Jaeger, Florian" w:date="2023-05-22T16:31:00Z" w:initials="TJ">
    <w:p w14:paraId="37D77CAA" w14:textId="77777777" w:rsidR="00D362FB" w:rsidRPr="00584D72" w:rsidRDefault="00D362FB" w:rsidP="00D362FB">
      <w:pPr>
        <w:pStyle w:val="CommentText"/>
      </w:pPr>
      <w:r w:rsidRPr="00584D72">
        <w:rPr>
          <w:rStyle w:val="CommentReference"/>
        </w:rPr>
        <w:annotationRef/>
      </w:r>
      <w:r w:rsidRPr="00584D72">
        <w:t>Yes, good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B4209A" w15:done="1"/>
  <w15:commentEx w15:paraId="2266F42A" w15:done="0"/>
  <w15:commentEx w15:paraId="23F8FA6C" w15:done="0"/>
  <w15:commentEx w15:paraId="3B386856" w15:done="0"/>
  <w15:commentEx w15:paraId="11E2510F" w15:done="0"/>
  <w15:commentEx w15:paraId="526C352E" w15:done="0"/>
  <w15:commentEx w15:paraId="566FB58C" w15:done="1"/>
  <w15:commentEx w15:paraId="4BFD310E" w15:paraIdParent="566FB58C" w15:done="1"/>
  <w15:commentEx w15:paraId="2860EFAB" w15:done="0"/>
  <w15:commentEx w15:paraId="5DD8C306" w15:done="0"/>
  <w15:commentEx w15:paraId="7B801A9C" w15:done="0"/>
  <w15:commentEx w15:paraId="0D7274CF" w15:done="0"/>
  <w15:commentEx w15:paraId="26E90B05" w15:done="1"/>
  <w15:commentEx w15:paraId="27D7A350" w15:paraIdParent="26E90B05" w15:done="1"/>
  <w15:commentEx w15:paraId="332BA34C" w15:paraIdParent="26E90B05" w15:done="1"/>
  <w15:commentEx w15:paraId="36993C6E" w15:done="0"/>
  <w15:commentEx w15:paraId="5A6C1AC1" w15:done="0"/>
  <w15:commentEx w15:paraId="735A6CC4" w15:paraIdParent="5A6C1AC1" w15:done="0"/>
  <w15:commentEx w15:paraId="6FAD54DA" w15:done="0"/>
  <w15:commentEx w15:paraId="6E410DBF" w15:done="1"/>
  <w15:commentEx w15:paraId="5E85F0ED" w15:done="0"/>
  <w15:commentEx w15:paraId="1D17645E" w15:paraIdParent="5E85F0ED" w15:done="0"/>
  <w15:commentEx w15:paraId="0B1E1E74" w15:done="1"/>
  <w15:commentEx w15:paraId="55602D6A" w15:paraIdParent="0B1E1E74" w15:done="1"/>
  <w15:commentEx w15:paraId="6F0F2FCC" w15:done="1"/>
  <w15:commentEx w15:paraId="6D45D85A" w15:paraIdParent="6F0F2FCC" w15:done="1"/>
  <w15:commentEx w15:paraId="5EAD1A10" w15:done="1"/>
  <w15:commentEx w15:paraId="78D4A70B" w15:done="1"/>
  <w15:commentEx w15:paraId="08D8C7F2" w15:paraIdParent="78D4A70B" w15:done="1"/>
  <w15:commentEx w15:paraId="4D424F0E" w15:paraIdParent="78D4A70B" w15:done="1"/>
  <w15:commentEx w15:paraId="17CAF5FC" w15:done="0"/>
  <w15:commentEx w15:paraId="604B9265" w15:done="0"/>
  <w15:commentEx w15:paraId="6A8ED899" w15:done="0"/>
  <w15:commentEx w15:paraId="7F7A9238" w15:done="0"/>
  <w15:commentEx w15:paraId="5EA25A27" w15:paraIdParent="7F7A9238" w15:done="0"/>
  <w15:commentEx w15:paraId="6865E1D6" w15:done="0"/>
  <w15:commentEx w15:paraId="295D964E" w15:done="0"/>
  <w15:commentEx w15:paraId="1E7AB14C" w15:done="0"/>
  <w15:commentEx w15:paraId="3BCE7760" w15:done="0"/>
  <w15:commentEx w15:paraId="7AC676D0" w15:done="0"/>
  <w15:commentEx w15:paraId="2F7F0B0B" w15:done="0"/>
  <w15:commentEx w15:paraId="37D77CAA" w15:paraIdParent="2F7F0B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16B9" w16cex:dateUtc="2023-05-22T20:28:00Z"/>
  <w16cex:commentExtensible w16cex:durableId="281C7096"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161CFF" w16cex:dateUtc="2023-05-22T20:55:00Z"/>
  <w16cex:commentExtensible w16cex:durableId="2815EF40" w16cex:dateUtc="2023-05-22T11:40:00Z"/>
  <w16cex:commentExtensible w16cex:durableId="2816186C" w16cex:dateUtc="2023-05-22T20:35:00Z"/>
  <w16cex:commentExtensible w16cex:durableId="2808FD74" w16cex:dateUtc="2023-05-12T22:01:00Z"/>
  <w16cex:commentExtensible w16cex:durableId="2813AA95" w16cex:dateUtc="2023-05-21T00:22:00Z"/>
  <w16cex:commentExtensible w16cex:durableId="2813A8C8" w16cex:dateUtc="2023-05-21T00:15:00Z"/>
  <w16cex:commentExtensible w16cex:durableId="282AD93B" w16cex:dateUtc="2023-06-07T14:23:00Z"/>
  <w16cex:commentExtensible w16cex:durableId="2815F2E1" w16cex:dateUtc="2023-05-22T11:55:00Z"/>
  <w16cex:commentExtensible w16cex:durableId="281619B1" w16cex:dateUtc="2023-05-22T20:41:00Z"/>
  <w16cex:commentExtensible w16cex:durableId="281C88A9" w16cex:dateUtc="2023-05-27T17:48:00Z"/>
  <w16cex:commentExtensible w16cex:durableId="2813100B" w16cex:dateUtc="2023-05-20T13:23:00Z"/>
  <w16cex:commentExtensible w16cex:durableId="2815F3CE" w16cex:dateUtc="2023-05-22T11:59:00Z"/>
  <w16cex:commentExtensible w16cex:durableId="28161A15" w16cex:dateUtc="2023-05-22T20:43:00Z"/>
  <w16cex:commentExtensible w16cex:durableId="2813222C" w16cex:dateUtc="2023-05-20T14:40:00Z"/>
  <w16cex:commentExtensible w16cex:durableId="28133606" w16cex:dateUtc="2023-05-20T16:05:00Z"/>
  <w16cex:commentExtensible w16cex:durableId="28298E9A" w16cex:dateUtc="2023-06-06T14:53:00Z"/>
  <w16cex:commentExtensible w16cex:durableId="282C7EAC" w16cex:dateUtc="2023-06-08T14:22:00Z"/>
  <w16cex:commentExtensible w16cex:durableId="28161D63" w16cex:dateUtc="2023-05-22T20:57:00Z"/>
  <w16cex:commentExtensible w16cex:durableId="282114C2" w16cex:dateUtc="2023-05-30T22:35:00Z"/>
  <w16cex:commentExtensible w16cex:durableId="281C80EB" w16cex:dateUtc="2023-05-27T17:15:00Z"/>
  <w16cex:commentExtensible w16cex:durableId="2824BB3A" w16cex:dateUtc="2023-06-02T17:02:00Z"/>
  <w16cex:commentExtensible w16cex:durableId="281C7CBF" w16cex:dateUtc="2023-05-27T16:57:00Z"/>
  <w16cex:commentExtensible w16cex:durableId="281C84C4" w16cex:dateUtc="2023-05-27T17:31:00Z"/>
  <w16cex:commentExtensible w16cex:durableId="2824C112" w16cex:dateUtc="2023-06-02T17:27:00Z"/>
  <w16cex:commentExtensible w16cex:durableId="2829788D" w16cex:dateUtc="2023-06-06T13:19:00Z"/>
  <w16cex:commentExtensible w16cex:durableId="281C7AC9" w16cex:dateUtc="2023-05-20T14:40:00Z"/>
  <w16cex:commentExtensible w16cex:durableId="281C7AC8" w16cex:dateUtc="2023-05-20T16:05:00Z"/>
  <w16cex:commentExtensible w16cex:durableId="281C8D93" w16cex:dateUtc="2023-05-27T18:09:00Z"/>
  <w16cex:commentExtensible w16cex:durableId="281F1875" w16cex:dateUtc="2023-05-29T16:26:00Z"/>
  <w16cex:commentExtensible w16cex:durableId="2824BDCC" w16cex:dateUtc="2023-06-02T17:13:00Z"/>
  <w16cex:commentExtensible w16cex:durableId="282C8175" w16cex:dateUtc="2023-06-08T14:33:00Z"/>
  <w16cex:commentExtensible w16cex:durableId="282C81EE" w16cex:dateUtc="2023-06-08T14:35:00Z"/>
  <w16cex:commentExtensible w16cex:durableId="282ADA9D" w16cex:dateUtc="2023-06-07T14:29:00Z"/>
  <w16cex:commentExtensible w16cex:durableId="282AE396" w16cex:dateUtc="2023-05-20T14:40:00Z"/>
  <w16cex:commentExtensible w16cex:durableId="282AE395" w16cex:dateUtc="2023-05-20T16:05:00Z"/>
  <w16cex:commentExtensible w16cex:durableId="282B5807" w16cex:dateUtc="2022-12-09T08:57:00Z"/>
  <w16cex:commentExtensible w16cex:durableId="282B5806" w16cex:dateUtc="2023-05-22T20: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B4209A" w16cid:durableId="281616B9"/>
  <w16cid:commentId w16cid:paraId="2266F42A" w16cid:durableId="281C7096"/>
  <w16cid:commentId w16cid:paraId="23F8FA6C" w16cid:durableId="2808C956"/>
  <w16cid:commentId w16cid:paraId="3B386856" w16cid:durableId="2808D1AE"/>
  <w16cid:commentId w16cid:paraId="11E2510F" w16cid:durableId="2808D444"/>
  <w16cid:commentId w16cid:paraId="526C352E" w16cid:durableId="28161CFF"/>
  <w16cid:commentId w16cid:paraId="566FB58C" w16cid:durableId="2815EF40"/>
  <w16cid:commentId w16cid:paraId="4BFD310E" w16cid:durableId="2816186C"/>
  <w16cid:commentId w16cid:paraId="2860EFAB" w16cid:durableId="2808FD74"/>
  <w16cid:commentId w16cid:paraId="5DD8C306" w16cid:durableId="2813AA95"/>
  <w16cid:commentId w16cid:paraId="7B801A9C" w16cid:durableId="2813A8C8"/>
  <w16cid:commentId w16cid:paraId="0D7274CF" w16cid:durableId="282AD93B"/>
  <w16cid:commentId w16cid:paraId="26E90B05" w16cid:durableId="2815F2E1"/>
  <w16cid:commentId w16cid:paraId="27D7A350" w16cid:durableId="281619B1"/>
  <w16cid:commentId w16cid:paraId="332BA34C" w16cid:durableId="281C88A9"/>
  <w16cid:commentId w16cid:paraId="36993C6E" w16cid:durableId="2813100B"/>
  <w16cid:commentId w16cid:paraId="5A6C1AC1" w16cid:durableId="2815F3CE"/>
  <w16cid:commentId w16cid:paraId="735A6CC4" w16cid:durableId="28161A15"/>
  <w16cid:commentId w16cid:paraId="6FAD54DA" w16cid:durableId="2813222C"/>
  <w16cid:commentId w16cid:paraId="6E410DBF" w16cid:durableId="28133606"/>
  <w16cid:commentId w16cid:paraId="5E85F0ED" w16cid:durableId="28298E9A"/>
  <w16cid:commentId w16cid:paraId="1D17645E" w16cid:durableId="282C7EAC"/>
  <w16cid:commentId w16cid:paraId="0B1E1E74" w16cid:durableId="28161D63"/>
  <w16cid:commentId w16cid:paraId="55602D6A" w16cid:durableId="282114C2"/>
  <w16cid:commentId w16cid:paraId="6F0F2FCC" w16cid:durableId="281C80EB"/>
  <w16cid:commentId w16cid:paraId="6D45D85A" w16cid:durableId="2824BB3A"/>
  <w16cid:commentId w16cid:paraId="5EAD1A10" w16cid:durableId="281C7CBF"/>
  <w16cid:commentId w16cid:paraId="78D4A70B" w16cid:durableId="281C84C4"/>
  <w16cid:commentId w16cid:paraId="08D8C7F2" w16cid:durableId="2824C112"/>
  <w16cid:commentId w16cid:paraId="4D424F0E" w16cid:durableId="2829788D"/>
  <w16cid:commentId w16cid:paraId="17CAF5FC" w16cid:durableId="281C7AC9"/>
  <w16cid:commentId w16cid:paraId="604B9265" w16cid:durableId="281C7AC8"/>
  <w16cid:commentId w16cid:paraId="6A8ED899" w16cid:durableId="281C8D93"/>
  <w16cid:commentId w16cid:paraId="7F7A9238" w16cid:durableId="281F1875"/>
  <w16cid:commentId w16cid:paraId="5EA25A27" w16cid:durableId="2824BDCC"/>
  <w16cid:commentId w16cid:paraId="6865E1D6" w16cid:durableId="282C8175"/>
  <w16cid:commentId w16cid:paraId="295D964E" w16cid:durableId="282C81EE"/>
  <w16cid:commentId w16cid:paraId="1E7AB14C" w16cid:durableId="282ADA9D"/>
  <w16cid:commentId w16cid:paraId="3BCE7760" w16cid:durableId="282AE396"/>
  <w16cid:commentId w16cid:paraId="7AC676D0" w16cid:durableId="282AE395"/>
  <w16cid:commentId w16cid:paraId="2F7F0B0B" w16cid:durableId="282B5807"/>
  <w16cid:commentId w16cid:paraId="37D77CAA" w16cid:durableId="282B58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41BBC" w14:textId="77777777" w:rsidR="00790F2D" w:rsidRDefault="00790F2D" w:rsidP="00634F96">
      <w:r>
        <w:separator/>
      </w:r>
    </w:p>
  </w:endnote>
  <w:endnote w:type="continuationSeparator" w:id="0">
    <w:p w14:paraId="5692724F" w14:textId="77777777" w:rsidR="00790F2D" w:rsidRDefault="00790F2D" w:rsidP="00634F96">
      <w:r>
        <w:continuationSeparator/>
      </w:r>
    </w:p>
  </w:endnote>
  <w:endnote w:type="continuationNotice" w:id="1">
    <w:p w14:paraId="41E0777F" w14:textId="77777777" w:rsidR="00790F2D" w:rsidRDefault="00790F2D"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A2"/>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New Roma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B5708" w14:textId="77777777" w:rsidR="00790F2D" w:rsidRDefault="00790F2D" w:rsidP="00634F96">
      <w:r>
        <w:separator/>
      </w:r>
    </w:p>
  </w:footnote>
  <w:footnote w:type="continuationSeparator" w:id="0">
    <w:p w14:paraId="493089F4" w14:textId="77777777" w:rsidR="00790F2D" w:rsidRDefault="00790F2D" w:rsidP="00634F96">
      <w:r>
        <w:continuationSeparator/>
      </w:r>
    </w:p>
  </w:footnote>
  <w:footnote w:type="continuationNotice" w:id="1">
    <w:p w14:paraId="54C496B8" w14:textId="77777777" w:rsidR="00790F2D" w:rsidRDefault="00790F2D"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r>
        <w:rPr>
          <w:rStyle w:val="FootnoteReference"/>
        </w:rPr>
        <w:footnoteRef/>
      </w:r>
      <w:r>
        <w:t xml:space="preserve"> For the present experiments, the analyses of all experiments strongly supported linear effects of acoustic continuum</w:t>
      </w:r>
      <w:r w:rsidR="002E2383">
        <w:t xml:space="preserve"> and non-linear effects of test blocks. The results we report below replicate when standard linear effects used for continuum and block.</w:t>
      </w:r>
    </w:p>
  </w:footnote>
  <w:footnote w:id="4">
    <w:p w14:paraId="1C0DEE1F" w14:textId="3232B30F"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 xml:space="preserve">effects were assessed in the center of the acoustic continuum for the first test block (paralleling Liu &amp; Jaeger, 2018, 2019). </w:t>
      </w:r>
    </w:p>
  </w:footnote>
  <w:footnote w:id="5">
    <w:p w14:paraId="2029CA00" w14:textId="3113EE54" w:rsidR="00D30126" w:rsidRDefault="00D30126">
      <w:pPr>
        <w:pStyle w:val="FootnoteText"/>
      </w:pPr>
      <w:ins w:id="51" w:author="Jaeger, Florian" w:date="2023-06-06T10:49:00Z">
        <w:r>
          <w:rPr>
            <w:rStyle w:val="FootnoteReference"/>
          </w:rPr>
          <w:footnoteRef/>
        </w:r>
        <w:r>
          <w:t xml:space="preserve"> The </w:t>
        </w:r>
      </w:ins>
      <w:ins w:id="52" w:author="Jaeger, Florian" w:date="2023-06-06T10:50:00Z">
        <w:r>
          <w:t xml:space="preserve">LJ18 data is available on OSF </w:t>
        </w:r>
        <w:r w:rsidRPr="00D30126">
          <w:rPr>
            <w:highlight w:val="yellow"/>
            <w:rPrChange w:id="53" w:author="Jaeger, Florian" w:date="2023-06-06T10:50:00Z">
              <w:rPr/>
            </w:rPrChange>
          </w:rPr>
          <w:t>XXX</w:t>
        </w:r>
        <w:r>
          <w:t>. We downloaded it and fit the same analysis to it as for Experiments 1a-c (except that pen location</w:t>
        </w:r>
      </w:ins>
      <w:ins w:id="54" w:author="Jaeger, Florian" w:date="2023-06-06T10:51:00Z">
        <w:r>
          <w:t xml:space="preserve">, visual bias, and their interactions were not manipulated in the audio-only </w:t>
        </w:r>
      </w:ins>
      <w:ins w:id="55" w:author="Jaeger, Florian" w:date="2023-06-06T10:52:00Z">
        <w:r>
          <w:t xml:space="preserve">LJ18 experiments and thus not </w:t>
        </w:r>
      </w:ins>
      <w:ins w:id="56" w:author="Jaeger, Florian" w:date="2023-06-06T10:51:00Z">
        <w:r>
          <w:t xml:space="preserve">included in the analysis.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0"/>
  </w:num>
  <w:num w:numId="2" w16cid:durableId="1937470372">
    <w:abstractNumId w:val="25"/>
  </w:num>
  <w:num w:numId="3" w16cid:durableId="284237462">
    <w:abstractNumId w:val="2"/>
  </w:num>
  <w:num w:numId="4" w16cid:durableId="844127995">
    <w:abstractNumId w:val="13"/>
  </w:num>
  <w:num w:numId="5" w16cid:durableId="862014625">
    <w:abstractNumId w:val="9"/>
  </w:num>
  <w:num w:numId="6" w16cid:durableId="604077374">
    <w:abstractNumId w:val="15"/>
  </w:num>
  <w:num w:numId="7" w16cid:durableId="241372837">
    <w:abstractNumId w:val="21"/>
  </w:num>
  <w:num w:numId="8" w16cid:durableId="1642466594">
    <w:abstractNumId w:val="31"/>
  </w:num>
  <w:num w:numId="9" w16cid:durableId="433138005">
    <w:abstractNumId w:val="12"/>
  </w:num>
  <w:num w:numId="10" w16cid:durableId="669530973">
    <w:abstractNumId w:val="19"/>
  </w:num>
  <w:num w:numId="11" w16cid:durableId="420563296">
    <w:abstractNumId w:val="18"/>
  </w:num>
  <w:num w:numId="12" w16cid:durableId="578907855">
    <w:abstractNumId w:val="14"/>
  </w:num>
  <w:num w:numId="13" w16cid:durableId="178127849">
    <w:abstractNumId w:val="16"/>
  </w:num>
  <w:num w:numId="14" w16cid:durableId="636649434">
    <w:abstractNumId w:val="17"/>
  </w:num>
  <w:num w:numId="15" w16cid:durableId="694696527">
    <w:abstractNumId w:val="23"/>
  </w:num>
  <w:num w:numId="16" w16cid:durableId="1765297479">
    <w:abstractNumId w:val="24"/>
  </w:num>
  <w:num w:numId="17" w16cid:durableId="40986502">
    <w:abstractNumId w:val="10"/>
  </w:num>
  <w:num w:numId="18" w16cid:durableId="927930495">
    <w:abstractNumId w:val="11"/>
  </w:num>
  <w:num w:numId="19" w16cid:durableId="1700011789">
    <w:abstractNumId w:val="29"/>
  </w:num>
  <w:num w:numId="20" w16cid:durableId="1229146778">
    <w:abstractNumId w:val="27"/>
  </w:num>
  <w:num w:numId="21" w16cid:durableId="220216002">
    <w:abstractNumId w:val="7"/>
  </w:num>
  <w:num w:numId="22" w16cid:durableId="14580772">
    <w:abstractNumId w:val="8"/>
  </w:num>
  <w:num w:numId="23" w16cid:durableId="97608300">
    <w:abstractNumId w:val="4"/>
  </w:num>
  <w:num w:numId="24" w16cid:durableId="1378550822">
    <w:abstractNumId w:val="32"/>
  </w:num>
  <w:num w:numId="25" w16cid:durableId="1075905966">
    <w:abstractNumId w:val="5"/>
  </w:num>
  <w:num w:numId="26" w16cid:durableId="1110510486">
    <w:abstractNumId w:val="6"/>
  </w:num>
  <w:num w:numId="27" w16cid:durableId="214775573">
    <w:abstractNumId w:val="28"/>
  </w:num>
  <w:num w:numId="28" w16cid:durableId="457457634">
    <w:abstractNumId w:val="30"/>
  </w:num>
  <w:num w:numId="29" w16cid:durableId="1685400787">
    <w:abstractNumId w:val="22"/>
  </w:num>
  <w:num w:numId="30" w16cid:durableId="1104881152">
    <w:abstractNumId w:val="0"/>
  </w:num>
  <w:num w:numId="31" w16cid:durableId="1181970774">
    <w:abstractNumId w:val="3"/>
  </w:num>
  <w:num w:numId="32" w16cid:durableId="501244050">
    <w:abstractNumId w:val="1"/>
  </w:num>
  <w:num w:numId="33" w16cid:durableId="1135177154">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Cummings, Shawn">
    <w15:presenceInfo w15:providerId="AD" w15:userId="S::shawn.cummings@uconn.edu::de2d00fc-0438-4d53-9dfb-ffd47e6e9224"/>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17DA7"/>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97A"/>
    <w:rsid w:val="000D0C5E"/>
    <w:rsid w:val="000D0F3B"/>
    <w:rsid w:val="000D272F"/>
    <w:rsid w:val="000D2900"/>
    <w:rsid w:val="000D2AE8"/>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5A66"/>
    <w:rsid w:val="000F64C1"/>
    <w:rsid w:val="000F6929"/>
    <w:rsid w:val="000F6AAE"/>
    <w:rsid w:val="000F6C82"/>
    <w:rsid w:val="000F703D"/>
    <w:rsid w:val="000F7189"/>
    <w:rsid w:val="000F7E3A"/>
    <w:rsid w:val="00100050"/>
    <w:rsid w:val="001010D7"/>
    <w:rsid w:val="0010125D"/>
    <w:rsid w:val="001016DA"/>
    <w:rsid w:val="00102065"/>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795"/>
    <w:rsid w:val="0012585E"/>
    <w:rsid w:val="00125C73"/>
    <w:rsid w:val="0012600B"/>
    <w:rsid w:val="0012607A"/>
    <w:rsid w:val="00126506"/>
    <w:rsid w:val="001266A6"/>
    <w:rsid w:val="0012714F"/>
    <w:rsid w:val="001274CE"/>
    <w:rsid w:val="00127CB6"/>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3685"/>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5E1"/>
    <w:rsid w:val="00182C92"/>
    <w:rsid w:val="00182C9F"/>
    <w:rsid w:val="00184017"/>
    <w:rsid w:val="00184E62"/>
    <w:rsid w:val="0018520A"/>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A7C43"/>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3148"/>
    <w:rsid w:val="001D41C5"/>
    <w:rsid w:val="001D4477"/>
    <w:rsid w:val="001D4999"/>
    <w:rsid w:val="001D4B6F"/>
    <w:rsid w:val="001D4F94"/>
    <w:rsid w:val="001D50A3"/>
    <w:rsid w:val="001D5902"/>
    <w:rsid w:val="001D5B52"/>
    <w:rsid w:val="001D5BB2"/>
    <w:rsid w:val="001D653F"/>
    <w:rsid w:val="001D660D"/>
    <w:rsid w:val="001D68CE"/>
    <w:rsid w:val="001D6B55"/>
    <w:rsid w:val="001D6E54"/>
    <w:rsid w:val="001D72AF"/>
    <w:rsid w:val="001D72E3"/>
    <w:rsid w:val="001D7E4C"/>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3C86"/>
    <w:rsid w:val="001F48C5"/>
    <w:rsid w:val="001F4F5F"/>
    <w:rsid w:val="001F4F94"/>
    <w:rsid w:val="001F5610"/>
    <w:rsid w:val="001F58E3"/>
    <w:rsid w:val="001F5AD0"/>
    <w:rsid w:val="001F5ED9"/>
    <w:rsid w:val="001F699B"/>
    <w:rsid w:val="001F769C"/>
    <w:rsid w:val="001F7890"/>
    <w:rsid w:val="001F7F14"/>
    <w:rsid w:val="0020005B"/>
    <w:rsid w:val="00200A5D"/>
    <w:rsid w:val="00200E6C"/>
    <w:rsid w:val="002010AC"/>
    <w:rsid w:val="0020154B"/>
    <w:rsid w:val="00201A5C"/>
    <w:rsid w:val="00202520"/>
    <w:rsid w:val="0020289A"/>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698"/>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D9"/>
    <w:rsid w:val="002227B9"/>
    <w:rsid w:val="002229A8"/>
    <w:rsid w:val="00222D3F"/>
    <w:rsid w:val="00222E31"/>
    <w:rsid w:val="00223044"/>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87D"/>
    <w:rsid w:val="00261EF5"/>
    <w:rsid w:val="002620F3"/>
    <w:rsid w:val="00262BB0"/>
    <w:rsid w:val="00263138"/>
    <w:rsid w:val="002632E1"/>
    <w:rsid w:val="0026439B"/>
    <w:rsid w:val="00264D2A"/>
    <w:rsid w:val="00264FD3"/>
    <w:rsid w:val="002655E6"/>
    <w:rsid w:val="00265665"/>
    <w:rsid w:val="00265EBB"/>
    <w:rsid w:val="002667AD"/>
    <w:rsid w:val="00266E8D"/>
    <w:rsid w:val="00271564"/>
    <w:rsid w:val="00271815"/>
    <w:rsid w:val="00271877"/>
    <w:rsid w:val="00271B47"/>
    <w:rsid w:val="00271CA0"/>
    <w:rsid w:val="00271CBB"/>
    <w:rsid w:val="00272685"/>
    <w:rsid w:val="00272A78"/>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329"/>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C82"/>
    <w:rsid w:val="0036725D"/>
    <w:rsid w:val="00367282"/>
    <w:rsid w:val="003676B0"/>
    <w:rsid w:val="0036788C"/>
    <w:rsid w:val="00367B93"/>
    <w:rsid w:val="00367E7B"/>
    <w:rsid w:val="00367F72"/>
    <w:rsid w:val="00370BD8"/>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44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0A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E79A6"/>
    <w:rsid w:val="003F013D"/>
    <w:rsid w:val="003F05A5"/>
    <w:rsid w:val="003F0AD4"/>
    <w:rsid w:val="003F0BEB"/>
    <w:rsid w:val="003F0EB6"/>
    <w:rsid w:val="003F1429"/>
    <w:rsid w:val="003F146E"/>
    <w:rsid w:val="003F172F"/>
    <w:rsid w:val="003F1A28"/>
    <w:rsid w:val="003F29E2"/>
    <w:rsid w:val="003F2D9B"/>
    <w:rsid w:val="003F30B0"/>
    <w:rsid w:val="003F33E6"/>
    <w:rsid w:val="003F3425"/>
    <w:rsid w:val="003F412D"/>
    <w:rsid w:val="003F446D"/>
    <w:rsid w:val="003F48DF"/>
    <w:rsid w:val="003F4DBF"/>
    <w:rsid w:val="003F5649"/>
    <w:rsid w:val="003F6540"/>
    <w:rsid w:val="003F66D4"/>
    <w:rsid w:val="003F680F"/>
    <w:rsid w:val="003F6A7C"/>
    <w:rsid w:val="003F6B92"/>
    <w:rsid w:val="003F7188"/>
    <w:rsid w:val="003F7754"/>
    <w:rsid w:val="003F7B00"/>
    <w:rsid w:val="003F7BB9"/>
    <w:rsid w:val="00400551"/>
    <w:rsid w:val="004009F9"/>
    <w:rsid w:val="00400FD3"/>
    <w:rsid w:val="004012DF"/>
    <w:rsid w:val="004031EF"/>
    <w:rsid w:val="0040378F"/>
    <w:rsid w:val="00403DC3"/>
    <w:rsid w:val="004046BF"/>
    <w:rsid w:val="0040492F"/>
    <w:rsid w:val="00404C82"/>
    <w:rsid w:val="00404EFF"/>
    <w:rsid w:val="00406201"/>
    <w:rsid w:val="00406945"/>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4593"/>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2B6"/>
    <w:rsid w:val="004269B1"/>
    <w:rsid w:val="004271BA"/>
    <w:rsid w:val="0042736A"/>
    <w:rsid w:val="00427874"/>
    <w:rsid w:val="004279AE"/>
    <w:rsid w:val="00427FC5"/>
    <w:rsid w:val="004300C5"/>
    <w:rsid w:val="00430499"/>
    <w:rsid w:val="004309B2"/>
    <w:rsid w:val="00430E20"/>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50E1B"/>
    <w:rsid w:val="004514E7"/>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4B1"/>
    <w:rsid w:val="004C55FD"/>
    <w:rsid w:val="004C65F4"/>
    <w:rsid w:val="004C6656"/>
    <w:rsid w:val="004C6A3E"/>
    <w:rsid w:val="004C711B"/>
    <w:rsid w:val="004C799C"/>
    <w:rsid w:val="004C7F9F"/>
    <w:rsid w:val="004D065A"/>
    <w:rsid w:val="004D0829"/>
    <w:rsid w:val="004D1004"/>
    <w:rsid w:val="004D1D86"/>
    <w:rsid w:val="004D2109"/>
    <w:rsid w:val="004D2952"/>
    <w:rsid w:val="004D2F20"/>
    <w:rsid w:val="004D3209"/>
    <w:rsid w:val="004D427B"/>
    <w:rsid w:val="004D5065"/>
    <w:rsid w:val="004D603A"/>
    <w:rsid w:val="004D6B2E"/>
    <w:rsid w:val="004D6ED1"/>
    <w:rsid w:val="004D72C2"/>
    <w:rsid w:val="004D7307"/>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4FE"/>
    <w:rsid w:val="004F261E"/>
    <w:rsid w:val="004F2732"/>
    <w:rsid w:val="004F276B"/>
    <w:rsid w:val="004F2C52"/>
    <w:rsid w:val="004F30A9"/>
    <w:rsid w:val="004F3893"/>
    <w:rsid w:val="004F3921"/>
    <w:rsid w:val="004F39F3"/>
    <w:rsid w:val="004F4227"/>
    <w:rsid w:val="004F4248"/>
    <w:rsid w:val="004F4250"/>
    <w:rsid w:val="004F4416"/>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72"/>
    <w:rsid w:val="00584DF3"/>
    <w:rsid w:val="0058587A"/>
    <w:rsid w:val="00585BA3"/>
    <w:rsid w:val="00585FBA"/>
    <w:rsid w:val="00586576"/>
    <w:rsid w:val="00586846"/>
    <w:rsid w:val="005868E6"/>
    <w:rsid w:val="005878C4"/>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78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87D"/>
    <w:rsid w:val="005B69F1"/>
    <w:rsid w:val="005B7445"/>
    <w:rsid w:val="005C0229"/>
    <w:rsid w:val="005C0E5E"/>
    <w:rsid w:val="005C0F04"/>
    <w:rsid w:val="005C170E"/>
    <w:rsid w:val="005C1B22"/>
    <w:rsid w:val="005C205B"/>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B77"/>
    <w:rsid w:val="00601F7E"/>
    <w:rsid w:val="0060226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2059C"/>
    <w:rsid w:val="00620763"/>
    <w:rsid w:val="00620961"/>
    <w:rsid w:val="00620BEF"/>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589"/>
    <w:rsid w:val="00640A55"/>
    <w:rsid w:val="00640BE9"/>
    <w:rsid w:val="00641E18"/>
    <w:rsid w:val="0064259B"/>
    <w:rsid w:val="006435AD"/>
    <w:rsid w:val="006437C1"/>
    <w:rsid w:val="00643B03"/>
    <w:rsid w:val="00643D04"/>
    <w:rsid w:val="00644431"/>
    <w:rsid w:val="00644620"/>
    <w:rsid w:val="00644F84"/>
    <w:rsid w:val="00645976"/>
    <w:rsid w:val="00646752"/>
    <w:rsid w:val="00646CAD"/>
    <w:rsid w:val="0064750A"/>
    <w:rsid w:val="006479D2"/>
    <w:rsid w:val="00647CE5"/>
    <w:rsid w:val="006504D3"/>
    <w:rsid w:val="00650954"/>
    <w:rsid w:val="00651041"/>
    <w:rsid w:val="00651EA0"/>
    <w:rsid w:val="006525C3"/>
    <w:rsid w:val="00652B9D"/>
    <w:rsid w:val="00652EE4"/>
    <w:rsid w:val="00653072"/>
    <w:rsid w:val="00653259"/>
    <w:rsid w:val="006544C3"/>
    <w:rsid w:val="006544EE"/>
    <w:rsid w:val="00654AE4"/>
    <w:rsid w:val="00654BA1"/>
    <w:rsid w:val="00654C0F"/>
    <w:rsid w:val="00655088"/>
    <w:rsid w:val="00655A96"/>
    <w:rsid w:val="00655E6E"/>
    <w:rsid w:val="006560D6"/>
    <w:rsid w:val="00656761"/>
    <w:rsid w:val="006568E4"/>
    <w:rsid w:val="00656E91"/>
    <w:rsid w:val="00657195"/>
    <w:rsid w:val="006574C5"/>
    <w:rsid w:val="00657B41"/>
    <w:rsid w:val="00657FEB"/>
    <w:rsid w:val="0066093F"/>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543"/>
    <w:rsid w:val="006857B3"/>
    <w:rsid w:val="00685872"/>
    <w:rsid w:val="00685DBC"/>
    <w:rsid w:val="006861A3"/>
    <w:rsid w:val="00686BE1"/>
    <w:rsid w:val="00686DEE"/>
    <w:rsid w:val="00687D86"/>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4AF"/>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3972"/>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3C2B"/>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47F"/>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9E"/>
    <w:rsid w:val="00775AAC"/>
    <w:rsid w:val="00775B1C"/>
    <w:rsid w:val="007762C1"/>
    <w:rsid w:val="007763C2"/>
    <w:rsid w:val="0077717C"/>
    <w:rsid w:val="00777930"/>
    <w:rsid w:val="00780652"/>
    <w:rsid w:val="007809B1"/>
    <w:rsid w:val="00780D3B"/>
    <w:rsid w:val="0078127D"/>
    <w:rsid w:val="00781293"/>
    <w:rsid w:val="00781B12"/>
    <w:rsid w:val="00781C19"/>
    <w:rsid w:val="0078334D"/>
    <w:rsid w:val="00783BAB"/>
    <w:rsid w:val="007849A8"/>
    <w:rsid w:val="00784C53"/>
    <w:rsid w:val="00784EF1"/>
    <w:rsid w:val="00785B96"/>
    <w:rsid w:val="00786987"/>
    <w:rsid w:val="00786B88"/>
    <w:rsid w:val="00787D32"/>
    <w:rsid w:val="0079033F"/>
    <w:rsid w:val="00790F2D"/>
    <w:rsid w:val="007913D3"/>
    <w:rsid w:val="00791641"/>
    <w:rsid w:val="007917CB"/>
    <w:rsid w:val="00791DD5"/>
    <w:rsid w:val="00791F7D"/>
    <w:rsid w:val="0079239F"/>
    <w:rsid w:val="00792976"/>
    <w:rsid w:val="00792EE5"/>
    <w:rsid w:val="00793070"/>
    <w:rsid w:val="0079309B"/>
    <w:rsid w:val="00793755"/>
    <w:rsid w:val="00793A36"/>
    <w:rsid w:val="00793A6D"/>
    <w:rsid w:val="007944D2"/>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E4D"/>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DCF"/>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37D"/>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04A"/>
    <w:rsid w:val="0080614C"/>
    <w:rsid w:val="008064FC"/>
    <w:rsid w:val="00807410"/>
    <w:rsid w:val="00807CC8"/>
    <w:rsid w:val="00807DA7"/>
    <w:rsid w:val="0081004E"/>
    <w:rsid w:val="0081007F"/>
    <w:rsid w:val="00810134"/>
    <w:rsid w:val="00810232"/>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143"/>
    <w:rsid w:val="008376DA"/>
    <w:rsid w:val="0083781D"/>
    <w:rsid w:val="0083797A"/>
    <w:rsid w:val="00837E30"/>
    <w:rsid w:val="0084004E"/>
    <w:rsid w:val="00840D63"/>
    <w:rsid w:val="00841006"/>
    <w:rsid w:val="00841782"/>
    <w:rsid w:val="00841B7F"/>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2A86"/>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362"/>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C0194"/>
    <w:rsid w:val="008C0388"/>
    <w:rsid w:val="008C22FD"/>
    <w:rsid w:val="008C3371"/>
    <w:rsid w:val="008C358F"/>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67E"/>
    <w:rsid w:val="008F0E74"/>
    <w:rsid w:val="008F121D"/>
    <w:rsid w:val="008F12B3"/>
    <w:rsid w:val="008F2068"/>
    <w:rsid w:val="008F2189"/>
    <w:rsid w:val="008F2203"/>
    <w:rsid w:val="008F2978"/>
    <w:rsid w:val="008F3194"/>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292E"/>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3FE"/>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0C7"/>
    <w:rsid w:val="009E5819"/>
    <w:rsid w:val="009E5B00"/>
    <w:rsid w:val="009E5EEA"/>
    <w:rsid w:val="009E6F5A"/>
    <w:rsid w:val="009E77E5"/>
    <w:rsid w:val="009F036D"/>
    <w:rsid w:val="009F0503"/>
    <w:rsid w:val="009F0F8D"/>
    <w:rsid w:val="009F11F4"/>
    <w:rsid w:val="009F15D4"/>
    <w:rsid w:val="009F1C22"/>
    <w:rsid w:val="009F3BB5"/>
    <w:rsid w:val="009F3DC2"/>
    <w:rsid w:val="009F4070"/>
    <w:rsid w:val="009F4787"/>
    <w:rsid w:val="009F54C0"/>
    <w:rsid w:val="009F5737"/>
    <w:rsid w:val="009F5A93"/>
    <w:rsid w:val="009F6383"/>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16D3"/>
    <w:rsid w:val="00B0174F"/>
    <w:rsid w:val="00B018CE"/>
    <w:rsid w:val="00B01981"/>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2E3E"/>
    <w:rsid w:val="00B431F3"/>
    <w:rsid w:val="00B434DE"/>
    <w:rsid w:val="00B43857"/>
    <w:rsid w:val="00B43FC6"/>
    <w:rsid w:val="00B444C7"/>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6FA2"/>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4AAB"/>
    <w:rsid w:val="00B6515E"/>
    <w:rsid w:val="00B6523E"/>
    <w:rsid w:val="00B6560C"/>
    <w:rsid w:val="00B65998"/>
    <w:rsid w:val="00B66F9D"/>
    <w:rsid w:val="00B671BD"/>
    <w:rsid w:val="00B671D3"/>
    <w:rsid w:val="00B678F4"/>
    <w:rsid w:val="00B67F52"/>
    <w:rsid w:val="00B70A54"/>
    <w:rsid w:val="00B70A91"/>
    <w:rsid w:val="00B70B39"/>
    <w:rsid w:val="00B70CD5"/>
    <w:rsid w:val="00B71026"/>
    <w:rsid w:val="00B718C4"/>
    <w:rsid w:val="00B71F1F"/>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3E54"/>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39"/>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12C"/>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62"/>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1FFD"/>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84B"/>
    <w:rsid w:val="00C77992"/>
    <w:rsid w:val="00C779AB"/>
    <w:rsid w:val="00C779D7"/>
    <w:rsid w:val="00C8050F"/>
    <w:rsid w:val="00C80E05"/>
    <w:rsid w:val="00C818BF"/>
    <w:rsid w:val="00C81999"/>
    <w:rsid w:val="00C81A1C"/>
    <w:rsid w:val="00C81F1A"/>
    <w:rsid w:val="00C827F9"/>
    <w:rsid w:val="00C83592"/>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2DDD"/>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3B93"/>
    <w:rsid w:val="00CD4B03"/>
    <w:rsid w:val="00CD525C"/>
    <w:rsid w:val="00CD529F"/>
    <w:rsid w:val="00CD5553"/>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126"/>
    <w:rsid w:val="00D30C78"/>
    <w:rsid w:val="00D30ED2"/>
    <w:rsid w:val="00D314D3"/>
    <w:rsid w:val="00D31870"/>
    <w:rsid w:val="00D31A1F"/>
    <w:rsid w:val="00D31B79"/>
    <w:rsid w:val="00D320FC"/>
    <w:rsid w:val="00D32396"/>
    <w:rsid w:val="00D3249E"/>
    <w:rsid w:val="00D326A5"/>
    <w:rsid w:val="00D3485E"/>
    <w:rsid w:val="00D35F3F"/>
    <w:rsid w:val="00D362FB"/>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56D"/>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7C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78B5"/>
    <w:rsid w:val="00D8035D"/>
    <w:rsid w:val="00D80534"/>
    <w:rsid w:val="00D81014"/>
    <w:rsid w:val="00D81252"/>
    <w:rsid w:val="00D816D4"/>
    <w:rsid w:val="00D816FF"/>
    <w:rsid w:val="00D819A1"/>
    <w:rsid w:val="00D81A2F"/>
    <w:rsid w:val="00D81E2A"/>
    <w:rsid w:val="00D81E87"/>
    <w:rsid w:val="00D82695"/>
    <w:rsid w:val="00D82B99"/>
    <w:rsid w:val="00D82BD3"/>
    <w:rsid w:val="00D8329D"/>
    <w:rsid w:val="00D83661"/>
    <w:rsid w:val="00D83BCC"/>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5A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8A"/>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2F4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182"/>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039"/>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3B58"/>
    <w:rsid w:val="00E543D9"/>
    <w:rsid w:val="00E54506"/>
    <w:rsid w:val="00E55D3A"/>
    <w:rsid w:val="00E56116"/>
    <w:rsid w:val="00E56259"/>
    <w:rsid w:val="00E562F3"/>
    <w:rsid w:val="00E56900"/>
    <w:rsid w:val="00E56A0A"/>
    <w:rsid w:val="00E56C12"/>
    <w:rsid w:val="00E56EC3"/>
    <w:rsid w:val="00E57091"/>
    <w:rsid w:val="00E57C79"/>
    <w:rsid w:val="00E60068"/>
    <w:rsid w:val="00E60326"/>
    <w:rsid w:val="00E6070C"/>
    <w:rsid w:val="00E60878"/>
    <w:rsid w:val="00E60AE3"/>
    <w:rsid w:val="00E616B2"/>
    <w:rsid w:val="00E617BE"/>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0BA"/>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F3"/>
    <w:rsid w:val="00EC4052"/>
    <w:rsid w:val="00EC41F6"/>
    <w:rsid w:val="00EC42CF"/>
    <w:rsid w:val="00EC4607"/>
    <w:rsid w:val="00EC4F6D"/>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C21"/>
    <w:rsid w:val="00F95564"/>
    <w:rsid w:val="00F95E93"/>
    <w:rsid w:val="00F96467"/>
    <w:rsid w:val="00F96578"/>
    <w:rsid w:val="00F966CD"/>
    <w:rsid w:val="00F96889"/>
    <w:rsid w:val="00F9695B"/>
    <w:rsid w:val="00F96F6A"/>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178497864">
      <w:bodyDiv w:val="1"/>
      <w:marLeft w:val="0"/>
      <w:marRight w:val="0"/>
      <w:marTop w:val="0"/>
      <w:marBottom w:val="0"/>
      <w:divBdr>
        <w:top w:val="none" w:sz="0" w:space="0" w:color="auto"/>
        <w:left w:val="none" w:sz="0" w:space="0" w:color="auto"/>
        <w:bottom w:val="none" w:sz="0" w:space="0" w:color="auto"/>
        <w:right w:val="none" w:sz="0" w:space="0" w:color="auto"/>
      </w:divBdr>
      <w:divsChild>
        <w:div w:id="913659489">
          <w:marLeft w:val="0"/>
          <w:marRight w:val="0"/>
          <w:marTop w:val="0"/>
          <w:marBottom w:val="0"/>
          <w:divBdr>
            <w:top w:val="none" w:sz="0" w:space="0" w:color="auto"/>
            <w:left w:val="none" w:sz="0" w:space="0" w:color="auto"/>
            <w:bottom w:val="none" w:sz="0" w:space="0" w:color="auto"/>
            <w:right w:val="none" w:sz="0" w:space="0" w:color="auto"/>
          </w:divBdr>
        </w:div>
        <w:div w:id="1483231284">
          <w:marLeft w:val="0"/>
          <w:marRight w:val="0"/>
          <w:marTop w:val="0"/>
          <w:marBottom w:val="0"/>
          <w:divBdr>
            <w:top w:val="none" w:sz="0" w:space="0" w:color="auto"/>
            <w:left w:val="none" w:sz="0" w:space="0" w:color="auto"/>
            <w:bottom w:val="none" w:sz="0" w:space="0" w:color="auto"/>
            <w:right w:val="none" w:sz="0" w:space="0" w:color="auto"/>
          </w:divBdr>
        </w:div>
        <w:div w:id="143160953">
          <w:marLeft w:val="0"/>
          <w:marRight w:val="0"/>
          <w:marTop w:val="0"/>
          <w:marBottom w:val="0"/>
          <w:divBdr>
            <w:top w:val="none" w:sz="0" w:space="0" w:color="auto"/>
            <w:left w:val="none" w:sz="0" w:space="0" w:color="auto"/>
            <w:bottom w:val="none" w:sz="0" w:space="0" w:color="auto"/>
            <w:right w:val="none" w:sz="0" w:space="0" w:color="auto"/>
          </w:divBdr>
        </w:div>
        <w:div w:id="720590068">
          <w:marLeft w:val="0"/>
          <w:marRight w:val="0"/>
          <w:marTop w:val="0"/>
          <w:marBottom w:val="0"/>
          <w:divBdr>
            <w:top w:val="none" w:sz="0" w:space="0" w:color="auto"/>
            <w:left w:val="none" w:sz="0" w:space="0" w:color="auto"/>
            <w:bottom w:val="none" w:sz="0" w:space="0" w:color="auto"/>
            <w:right w:val="none" w:sz="0" w:space="0" w:color="auto"/>
          </w:divBdr>
        </w:div>
      </w:divsChild>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00084458">
      <w:bodyDiv w:val="1"/>
      <w:marLeft w:val="0"/>
      <w:marRight w:val="0"/>
      <w:marTop w:val="0"/>
      <w:marBottom w:val="0"/>
      <w:divBdr>
        <w:top w:val="none" w:sz="0" w:space="0" w:color="auto"/>
        <w:left w:val="none" w:sz="0" w:space="0" w:color="auto"/>
        <w:bottom w:val="none" w:sz="0" w:space="0" w:color="auto"/>
        <w:right w:val="none" w:sz="0" w:space="0" w:color="auto"/>
      </w:divBdr>
      <w:divsChild>
        <w:div w:id="204373252">
          <w:marLeft w:val="0"/>
          <w:marRight w:val="0"/>
          <w:marTop w:val="0"/>
          <w:marBottom w:val="0"/>
          <w:divBdr>
            <w:top w:val="none" w:sz="0" w:space="0" w:color="auto"/>
            <w:left w:val="none" w:sz="0" w:space="0" w:color="auto"/>
            <w:bottom w:val="none" w:sz="0" w:space="0" w:color="auto"/>
            <w:right w:val="none" w:sz="0" w:space="0" w:color="auto"/>
          </w:divBdr>
        </w:div>
        <w:div w:id="888298569">
          <w:marLeft w:val="0"/>
          <w:marRight w:val="0"/>
          <w:marTop w:val="0"/>
          <w:marBottom w:val="0"/>
          <w:divBdr>
            <w:top w:val="none" w:sz="0" w:space="0" w:color="auto"/>
            <w:left w:val="none" w:sz="0" w:space="0" w:color="auto"/>
            <w:bottom w:val="none" w:sz="0" w:space="0" w:color="auto"/>
            <w:right w:val="none" w:sz="0" w:space="0" w:color="auto"/>
          </w:divBdr>
        </w:div>
        <w:div w:id="1942495970">
          <w:marLeft w:val="0"/>
          <w:marRight w:val="0"/>
          <w:marTop w:val="0"/>
          <w:marBottom w:val="0"/>
          <w:divBdr>
            <w:top w:val="none" w:sz="0" w:space="0" w:color="auto"/>
            <w:left w:val="none" w:sz="0" w:space="0" w:color="auto"/>
            <w:bottom w:val="none" w:sz="0" w:space="0" w:color="auto"/>
            <w:right w:val="none" w:sz="0" w:space="0" w:color="auto"/>
          </w:divBdr>
        </w:div>
        <w:div w:id="1527669126">
          <w:marLeft w:val="0"/>
          <w:marRight w:val="0"/>
          <w:marTop w:val="0"/>
          <w:marBottom w:val="0"/>
          <w:divBdr>
            <w:top w:val="none" w:sz="0" w:space="0" w:color="auto"/>
            <w:left w:val="none" w:sz="0" w:space="0" w:color="auto"/>
            <w:bottom w:val="none" w:sz="0" w:space="0" w:color="auto"/>
            <w:right w:val="none" w:sz="0" w:space="0" w:color="auto"/>
          </w:divBdr>
        </w:div>
      </w:divsChild>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customXml/itemProps2.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43</Pages>
  <Words>10112</Words>
  <Characters>57639</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67616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Cummings, Shawn</cp:lastModifiedBy>
  <cp:revision>72</cp:revision>
  <cp:lastPrinted>2019-03-12T19:51:00Z</cp:lastPrinted>
  <dcterms:created xsi:type="dcterms:W3CDTF">2023-05-18T20:07:00Z</dcterms:created>
  <dcterms:modified xsi:type="dcterms:W3CDTF">2023-06-08T14:37:00Z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