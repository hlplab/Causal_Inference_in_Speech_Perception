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proofErr w:type="spellStart"/>
      <w:ins w:id="11" w:author="Cummings, Shawn" w:date="2023-05-31T17:05:00Z">
        <w:r>
          <w:t>Occluder</w:t>
        </w:r>
        <w:proofErr w:type="spellEnd"/>
        <w:r>
          <w:t xml:space="preserve">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 xml:space="preserve">‘pen as </w:t>
        </w:r>
        <w:proofErr w:type="spellStart"/>
        <w:r>
          <w:t>occluder</w:t>
        </w:r>
        <w:proofErr w:type="spellEnd"/>
        <w:r>
          <w:t>’</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77" w:author="Jaeger, Florian" w:date="2023-05-27T13:27:00Z">
        <w:r w:rsidR="00D70DE7">
          <w:rPr>
            <w:szCs w:val="22"/>
          </w:rPr>
          <w:t>[</w:t>
        </w:r>
      </w:ins>
      <w:del w:id="78" w:author="Jaeger, Florian" w:date="2023-05-27T13:27:00Z">
        <w:r w:rsidR="00D037E1" w:rsidDel="00D70DE7">
          <w:rPr>
            <w:szCs w:val="22"/>
          </w:rPr>
          <w:delText>(</w:delText>
        </w:r>
      </w:del>
      <w:r w:rsidR="0066319E">
        <w:rPr>
          <w:szCs w:val="22"/>
        </w:rPr>
        <w:t>prior to articulation of the /d/-/g/ sound</w:t>
      </w:r>
      <w:ins w:id="79" w:author="Jaeger, Florian" w:date="2023-05-27T13:27:00Z">
        <w:r w:rsidR="00D70DE7">
          <w:rPr>
            <w:szCs w:val="22"/>
          </w:rPr>
          <w:t>]</w:t>
        </w:r>
      </w:ins>
      <w:del w:id="80"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81"/>
      <w:r w:rsidR="00B93163" w:rsidRPr="00ED3418">
        <w:rPr>
          <w:szCs w:val="22"/>
        </w:rPr>
        <w:t>2006</w:t>
      </w:r>
      <w:commentRangeEnd w:id="81"/>
      <w:r w:rsidR="0066319E">
        <w:rPr>
          <w:rStyle w:val="CommentReference"/>
        </w:rPr>
        <w:commentReference w:id="81"/>
      </w:r>
      <w:r w:rsidR="00B93163" w:rsidRPr="00ED3418">
        <w:rPr>
          <w:szCs w:val="22"/>
        </w:rPr>
        <w:t xml:space="preserve">). </w:t>
      </w:r>
    </w:p>
    <w:p w14:paraId="27C57315" w14:textId="40DB0126" w:rsidR="00B93163" w:rsidRPr="00ED3418" w:rsidRDefault="00244AD2" w:rsidP="00244AD2">
      <w:pPr>
        <w:rPr>
          <w:szCs w:val="22"/>
        </w:rPr>
      </w:pPr>
      <w:commentRangeStart w:id="82"/>
      <w:ins w:id="83" w:author="Jaeger, Florian" w:date="2023-05-22T16:52:00Z">
        <w:r>
          <w:rPr>
            <w:szCs w:val="22"/>
          </w:rPr>
          <w:t xml:space="preserve">To the best of our knowledge, it is an open question whether </w:t>
        </w:r>
      </w:ins>
      <w:ins w:id="84" w:author="Jaeger, Florian" w:date="2023-05-22T16:53:00Z">
        <w:r>
          <w:rPr>
            <w:szCs w:val="22"/>
          </w:rPr>
          <w:t xml:space="preserve">listeners indeed compensate  for expected effect on articulation </w:t>
        </w:r>
      </w:ins>
      <w:ins w:id="85" w:author="Jaeger, Florian" w:date="2023-05-22T16:54:00Z">
        <w:r>
          <w:rPr>
            <w:szCs w:val="22"/>
          </w:rPr>
          <w:t xml:space="preserve">of visually evident </w:t>
        </w:r>
      </w:ins>
      <w:ins w:id="86" w:author="Jaeger, Florian" w:date="2023-05-22T16:53:00Z">
        <w:r>
          <w:rPr>
            <w:szCs w:val="22"/>
          </w:rPr>
          <w:t>non-linguistic causes</w:t>
        </w:r>
      </w:ins>
      <w:ins w:id="87" w:author="Jaeger, Florian" w:date="2023-05-22T16:54:00Z">
        <w:r>
          <w:rPr>
            <w:szCs w:val="22"/>
          </w:rPr>
          <w:t>, such as kissing a loved one, or having a pen in the mouth.</w:t>
        </w:r>
      </w:ins>
      <w:moveFromRangeStart w:id="88" w:author="Jaeger, Florian" w:date="2023-05-22T16:51:00Z" w:name="move135666718"/>
      <w:moveFrom w:id="89" w:author="Jaeger, Florian" w:date="2023-05-22T16:51:00Z">
        <w:del w:id="90"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8"/>
      <w:del w:id="91"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82"/>
      <w:r>
        <w:rPr>
          <w:rStyle w:val="CommentReference"/>
        </w:rPr>
        <w:commentReference w:id="82"/>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92"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93"/>
      <w:commentRangeStart w:id="94"/>
      <w:r w:rsidR="00C161C5" w:rsidRPr="00ED3418">
        <w:rPr>
          <w:szCs w:val="22"/>
        </w:rPr>
        <w:t xml:space="preserve">thought the talker in the video </w:t>
      </w:r>
      <w:r w:rsidR="00D037E1">
        <w:rPr>
          <w:szCs w:val="22"/>
        </w:rPr>
        <w:t>said</w:t>
      </w:r>
      <w:r w:rsidR="000079D6" w:rsidRPr="00ED3418">
        <w:rPr>
          <w:szCs w:val="22"/>
        </w:rPr>
        <w:t xml:space="preserve"> </w:t>
      </w:r>
      <w:commentRangeEnd w:id="93"/>
      <w:r w:rsidR="00D037E1">
        <w:rPr>
          <w:rStyle w:val="CommentReference"/>
        </w:rPr>
        <w:commentReference w:id="93"/>
      </w:r>
      <w:commentRangeEnd w:id="94"/>
      <w:r w:rsidR="003F5649">
        <w:rPr>
          <w:rStyle w:val="CommentReference"/>
        </w:rPr>
        <w:commentReference w:id="94"/>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95"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del w:id="96" w:author="Cummings, Shawn" w:date="2023-05-30T22:07:00Z">
        <w:r w:rsidRPr="00DF2F44" w:rsidDel="00DF2F44">
          <w:rPr>
            <w:i w:val="0"/>
            <w:iCs w:val="0"/>
            <w:szCs w:val="22"/>
            <w:rPrChange w:id="97" w:author="Cummings, Shawn" w:date="2023-05-30T22:07:00Z">
              <w:rPr>
                <w:szCs w:val="22"/>
              </w:rPr>
            </w:rPrChange>
          </w:rPr>
          <w:delText>“</w:delText>
        </w:r>
      </w:del>
      <w:proofErr w:type="spellStart"/>
      <w:r w:rsidRPr="00DF2F44">
        <w:rPr>
          <w:i w:val="0"/>
          <w:iCs w:val="0"/>
          <w:szCs w:val="22"/>
          <w:rPrChange w:id="98" w:author="Cummings, Shawn" w:date="2023-05-30T22:07:00Z">
            <w:rPr>
              <w:szCs w:val="22"/>
            </w:rPr>
          </w:rPrChange>
        </w:rPr>
        <w:t>asi</w:t>
      </w:r>
      <w:proofErr w:type="spellEnd"/>
      <w:del w:id="99" w:author="Cummings, Shawn" w:date="2023-05-30T22:07:00Z">
        <w:r w:rsidRPr="00ED3418" w:rsidDel="00DF2F44">
          <w:rPr>
            <w:szCs w:val="22"/>
          </w:rPr>
          <w:delText>”</w:delText>
        </w:r>
      </w:del>
      <w:r w:rsidRPr="00ED3418">
        <w:rPr>
          <w:szCs w:val="22"/>
        </w:rPr>
        <w:t xml:space="preserve"> to </w:t>
      </w:r>
      <w:del w:id="100" w:author="Cummings, Shawn" w:date="2023-05-30T22:07:00Z">
        <w:r w:rsidRPr="00DF2F44" w:rsidDel="00DF2F44">
          <w:rPr>
            <w:i w:val="0"/>
            <w:iCs w:val="0"/>
            <w:szCs w:val="22"/>
            <w:rPrChange w:id="101" w:author="Cummings, Shawn" w:date="2023-05-30T22:07:00Z">
              <w:rPr>
                <w:szCs w:val="22"/>
              </w:rPr>
            </w:rPrChange>
          </w:rPr>
          <w:delText>“</w:delText>
        </w:r>
      </w:del>
      <w:proofErr w:type="spellStart"/>
      <w:r w:rsidRPr="00DF2F44">
        <w:rPr>
          <w:i w:val="0"/>
          <w:iCs w:val="0"/>
          <w:szCs w:val="22"/>
          <w:rPrChange w:id="102" w:author="Cummings, Shawn" w:date="2023-05-30T22:07:00Z">
            <w:rPr>
              <w:szCs w:val="22"/>
            </w:rPr>
          </w:rPrChange>
        </w:rPr>
        <w:t>ash</w:t>
      </w:r>
      <w:r w:rsidRPr="00DF2F44">
        <w:rPr>
          <w:i w:val="0"/>
          <w:iCs w:val="0"/>
          <w:szCs w:val="22"/>
          <w:rPrChange w:id="103" w:author="Cummings, Shawn" w:date="2023-05-30T22:08:00Z">
            <w:rPr>
              <w:szCs w:val="22"/>
            </w:rPr>
          </w:rPrChange>
        </w:rPr>
        <w:t>i</w:t>
      </w:r>
      <w:proofErr w:type="spellEnd"/>
      <w:del w:id="104" w:author="Cummings, Shawn" w:date="2023-05-30T22:07:00Z">
        <w:r w:rsidRPr="00ED3418" w:rsidDel="00DF2F44">
          <w:rPr>
            <w:szCs w:val="22"/>
          </w:rPr>
          <w:delText>”</w:delText>
        </w:r>
      </w:del>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105"/>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106"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105"/>
      <w:r w:rsidR="00057517">
        <w:rPr>
          <w:rStyle w:val="CommentReference"/>
        </w:rPr>
        <w:commentReference w:id="105"/>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107" w:author="Jaeger, Florian" w:date="2023-05-20T20:06:00Z">
        <w:r w:rsidR="00D5256D">
          <w:rPr>
            <w:szCs w:val="22"/>
          </w:rPr>
          <w:t>counter-</w:t>
        </w:r>
      </w:ins>
      <w:r w:rsidR="005032D8" w:rsidRPr="00ED3418">
        <w:rPr>
          <w:szCs w:val="22"/>
        </w:rPr>
        <w:t xml:space="preserve">balanced nuisance </w:t>
      </w:r>
      <w:del w:id="108" w:author="Jaeger, Florian" w:date="2023-05-20T20:06:00Z">
        <w:r w:rsidR="005032D8" w:rsidRPr="00ED3418" w:rsidDel="00D5256D">
          <w:rPr>
            <w:szCs w:val="22"/>
          </w:rPr>
          <w:delText xml:space="preserve">factors </w:delText>
        </w:r>
      </w:del>
      <w:ins w:id="109" w:author="Jaeger, Florian" w:date="2023-05-20T20:06:00Z">
        <w:r w:rsidR="00D5256D">
          <w:rPr>
            <w:szCs w:val="22"/>
          </w:rPr>
          <w:t>variables</w:t>
        </w:r>
        <w:r w:rsidR="00D5256D" w:rsidRPr="00ED3418">
          <w:rPr>
            <w:szCs w:val="22"/>
          </w:rPr>
          <w:t xml:space="preserve"> </w:t>
        </w:r>
      </w:ins>
      <w:del w:id="110" w:author="Jaeger, Florian" w:date="2023-05-20T20:06:00Z">
        <w:r w:rsidR="005032D8" w:rsidRPr="00ED3418" w:rsidDel="00D5256D">
          <w:rPr>
            <w:szCs w:val="22"/>
          </w:rPr>
          <w:delText xml:space="preserve">and are </w:delText>
        </w:r>
      </w:del>
      <w:r w:rsidRPr="00ED3418">
        <w:rPr>
          <w:szCs w:val="22"/>
        </w:rPr>
        <w:t xml:space="preserve">described below. </w:t>
      </w:r>
      <w:del w:id="111"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112" w:author="Jaeger, Florian" w:date="2023-05-22T16:28:00Z">
        <w:r w:rsidRPr="00ED3418">
          <w:rPr>
            <w:szCs w:val="22"/>
          </w:rPr>
          <w:delText>Participations</w:delText>
        </w:r>
      </w:del>
      <w:ins w:id="113" w:author="Jaeger, Florian" w:date="2023-05-22T16:28:00Z">
        <w:r w:rsidRPr="00ED3418">
          <w:rPr>
            <w:szCs w:val="22"/>
          </w:rPr>
          <w:t>Participa</w:t>
        </w:r>
      </w:ins>
      <w:ins w:id="114" w:author="Jaeger, Florian" w:date="2023-05-20T20:09:00Z">
        <w:r w:rsidR="00C96151">
          <w:rPr>
            <w:szCs w:val="22"/>
          </w:rPr>
          <w:t>nts</w:t>
        </w:r>
      </w:ins>
      <w:del w:id="115"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116" w:author="Jaeger, Florian" w:date="2023-05-22T16:28:00Z">
        <w:r w:rsidR="00134C06" w:rsidRPr="00ED3418">
          <w:rPr>
            <w:szCs w:val="22"/>
          </w:rPr>
          <w:delText>and (iii</w:delText>
        </w:r>
      </w:del>
      <w:ins w:id="117"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18" w:author="Jaeger, Florian" w:date="2023-05-22T16:28:00Z">
        <w:r w:rsidR="00134C06" w:rsidRPr="00ED3418">
          <w:rPr>
            <w:szCs w:val="22"/>
          </w:rPr>
          <w:t>and (i</w:t>
        </w:r>
      </w:ins>
      <w:ins w:id="119" w:author="Jaeger, Florian" w:date="2023-05-20T20:10:00Z">
        <w:r w:rsidR="00EC41F6">
          <w:rPr>
            <w:szCs w:val="22"/>
          </w:rPr>
          <w:t>v</w:t>
        </w:r>
      </w:ins>
      <w:del w:id="120"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21" w:author="Jaeger, Florian" w:date="2023-05-20T20:24:00Z">
        <w:r w:rsidR="000D32C8">
          <w:rPr>
            <w:szCs w:val="22"/>
          </w:rPr>
          <w:t xml:space="preserve">Before the experiment </w:t>
        </w:r>
      </w:ins>
      <w:ins w:id="122" w:author="Jaeger, Florian" w:date="2023-05-20T20:27:00Z">
        <w:r w:rsidR="007F52B4">
          <w:rPr>
            <w:szCs w:val="22"/>
          </w:rPr>
          <w:t>could be accepted</w:t>
        </w:r>
      </w:ins>
      <w:ins w:id="123" w:author="Jaeger, Florian" w:date="2023-05-20T20:24:00Z">
        <w:r w:rsidR="000D32C8">
          <w:rPr>
            <w:szCs w:val="22"/>
          </w:rPr>
          <w:t>, p</w:t>
        </w:r>
      </w:ins>
      <w:commentRangeStart w:id="124"/>
      <w:ins w:id="125" w:author="Jaeger, Florian" w:date="2023-05-20T20:19:00Z">
        <w:r w:rsidR="003D6AB3">
          <w:rPr>
            <w:szCs w:val="22"/>
          </w:rPr>
          <w:t xml:space="preserve">articipants </w:t>
        </w:r>
      </w:ins>
      <w:ins w:id="126" w:author="Jaeger, Florian" w:date="2023-05-20T20:22:00Z">
        <w:r w:rsidR="003D6AB3">
          <w:rPr>
            <w:szCs w:val="22"/>
          </w:rPr>
          <w:t>had to</w:t>
        </w:r>
      </w:ins>
      <w:ins w:id="127" w:author="Jaeger, Florian" w:date="2023-05-20T20:24:00Z">
        <w:r w:rsidR="000D32C8">
          <w:rPr>
            <w:szCs w:val="22"/>
          </w:rPr>
          <w:t xml:space="preserve"> </w:t>
        </w:r>
      </w:ins>
      <w:ins w:id="128" w:author="Jaeger, Florian" w:date="2023-05-20T20:25:00Z">
        <w:r w:rsidR="000D32C8">
          <w:rPr>
            <w:szCs w:val="22"/>
          </w:rPr>
          <w:t xml:space="preserve">confirm </w:t>
        </w:r>
      </w:ins>
      <w:ins w:id="129" w:author="Jaeger, Florian" w:date="2023-05-20T20:26:00Z">
        <w:r w:rsidR="000D32C8">
          <w:rPr>
            <w:szCs w:val="22"/>
          </w:rPr>
          <w:t>that</w:t>
        </w:r>
      </w:ins>
      <w:ins w:id="130" w:author="Jaeger, Florian" w:date="2023-05-20T20:27:00Z">
        <w:r w:rsidR="000D32C8">
          <w:rPr>
            <w:szCs w:val="22"/>
          </w:rPr>
          <w:t xml:space="preserve"> they were</w:t>
        </w:r>
      </w:ins>
      <w:ins w:id="131"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32" w:author="Jaeger, Florian" w:date="2023-05-20T20:20:00Z">
        <w:r w:rsidR="003D6AB3">
          <w:rPr>
            <w:szCs w:val="22"/>
          </w:rPr>
          <w:t xml:space="preserve">native speakers of US English (defined as </w:t>
        </w:r>
        <w:r w:rsidR="003D6AB3" w:rsidRPr="003D6AB3">
          <w:rPr>
            <w:szCs w:val="22"/>
            <w:highlight w:val="yellow"/>
            <w:rPrChange w:id="133" w:author="Jaeger, Florian" w:date="2023-05-20T20:20:00Z">
              <w:rPr>
                <w:szCs w:val="22"/>
              </w:rPr>
            </w:rPrChange>
          </w:rPr>
          <w:t>XXX</w:t>
        </w:r>
      </w:ins>
      <w:ins w:id="134" w:author="Jaeger, Florian" w:date="2023-05-20T20:26:00Z">
        <w:r w:rsidR="000D32C8">
          <w:rPr>
            <w:szCs w:val="22"/>
          </w:rPr>
          <w:t>), (ii) in a quiet room</w:t>
        </w:r>
      </w:ins>
      <w:ins w:id="135" w:author="Jaeger, Florian" w:date="2023-05-20T20:27:00Z">
        <w:r w:rsidR="000D32C8">
          <w:rPr>
            <w:szCs w:val="22"/>
          </w:rPr>
          <w:t xml:space="preserve"> without distractions</w:t>
        </w:r>
      </w:ins>
      <w:ins w:id="136" w:author="Jaeger, Florian" w:date="2023-05-20T20:26:00Z">
        <w:r w:rsidR="000D32C8">
          <w:rPr>
            <w:szCs w:val="22"/>
          </w:rPr>
          <w:t>, (ii) wear</w:t>
        </w:r>
      </w:ins>
      <w:ins w:id="137" w:author="Jaeger, Florian" w:date="2023-05-20T20:27:00Z">
        <w:r w:rsidR="000D32C8">
          <w:rPr>
            <w:szCs w:val="22"/>
          </w:rPr>
          <w:t xml:space="preserve">ing </w:t>
        </w:r>
      </w:ins>
      <w:ins w:id="138" w:author="Jaeger, Florian" w:date="2023-05-20T20:26:00Z">
        <w:r w:rsidR="000D32C8">
          <w:rPr>
            <w:szCs w:val="22"/>
          </w:rPr>
          <w:t>over-the-ear headphones</w:t>
        </w:r>
      </w:ins>
      <w:ins w:id="139" w:author="Jaeger, Florian" w:date="2023-05-20T20:27:00Z">
        <w:r w:rsidR="000D32C8">
          <w:rPr>
            <w:szCs w:val="22"/>
          </w:rPr>
          <w:t>.</w:t>
        </w:r>
      </w:ins>
      <w:del w:id="140"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41"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24"/>
      <w:r w:rsidR="003D6AB3">
        <w:rPr>
          <w:rStyle w:val="CommentReference"/>
        </w:rPr>
        <w:commentReference w:id="124"/>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42"/>
      <w:commentRangeStart w:id="143"/>
      <w:commentRangeStart w:id="144"/>
      <w:commentRangeEnd w:id="142"/>
      <w:r w:rsidRPr="00ED3418">
        <w:rPr>
          <w:rStyle w:val="CommentReference"/>
          <w:sz w:val="22"/>
          <w:szCs w:val="22"/>
          <w:highlight w:val="cyan"/>
        </w:rPr>
        <w:commentReference w:id="142"/>
      </w:r>
      <w:commentRangeEnd w:id="143"/>
      <w:r w:rsidR="00BC1055">
        <w:rPr>
          <w:rStyle w:val="CommentReference"/>
        </w:rPr>
        <w:commentReference w:id="143"/>
      </w:r>
      <w:commentRangeEnd w:id="144"/>
      <w:r w:rsidR="003F5649">
        <w:rPr>
          <w:rStyle w:val="CommentReference"/>
        </w:rPr>
        <w:commentReference w:id="144"/>
      </w:r>
      <w:r w:rsidR="00641E18">
        <w:rPr>
          <w:szCs w:val="22"/>
        </w:rPr>
        <w:t xml:space="preserve">, </w:t>
      </w:r>
      <w:r w:rsidRPr="00ED3418">
        <w:rPr>
          <w:szCs w:val="22"/>
        </w:rPr>
        <w:t xml:space="preserve">where higher numbers indicate acoustically more </w:t>
      </w:r>
      <w:del w:id="145" w:author="Cummings, Shawn" w:date="2023-05-30T22:08:00Z">
        <w:r w:rsidRPr="00DF2F44" w:rsidDel="00DF2F44">
          <w:rPr>
            <w:i/>
            <w:iCs/>
            <w:szCs w:val="22"/>
            <w:rPrChange w:id="146" w:author="Cummings, Shawn" w:date="2023-05-30T22:08:00Z">
              <w:rPr>
                <w:szCs w:val="22"/>
              </w:rPr>
            </w:rPrChange>
          </w:rPr>
          <w:delText>“</w:delText>
        </w:r>
      </w:del>
      <w:proofErr w:type="spellStart"/>
      <w:r w:rsidRPr="00DF2F44">
        <w:rPr>
          <w:i/>
          <w:iCs/>
          <w:szCs w:val="22"/>
          <w:rPrChange w:id="147" w:author="Cummings, Shawn" w:date="2023-05-30T22:08:00Z">
            <w:rPr>
              <w:szCs w:val="22"/>
            </w:rPr>
          </w:rPrChange>
        </w:rPr>
        <w:t>ashi</w:t>
      </w:r>
      <w:proofErr w:type="spellEnd"/>
      <w:del w:id="148" w:author="Cummings, Shawn" w:date="2023-05-30T22:08:00Z">
        <w:r w:rsidRPr="00ED3418" w:rsidDel="00DF2F44">
          <w:rPr>
            <w:szCs w:val="22"/>
          </w:rPr>
          <w:delText>”</w:delText>
        </w:r>
      </w:del>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sidRPr="00DF2F44">
        <w:rPr>
          <w:i/>
          <w:iCs/>
          <w:szCs w:val="22"/>
          <w:rPrChange w:id="149" w:author="Cummings, Shawn" w:date="2023-05-30T22:08:00Z">
            <w:rPr>
              <w:szCs w:val="22"/>
            </w:rPr>
          </w:rPrChange>
        </w:rPr>
        <w:t>asi</w:t>
      </w:r>
      <w:proofErr w:type="spellEnd"/>
      <w:r w:rsidRPr="00ED3418">
        <w:rPr>
          <w:szCs w:val="22"/>
        </w:rPr>
        <w:t xml:space="preserve">, rather than </w:t>
      </w:r>
      <w:del w:id="150" w:author="Cummings, Shawn" w:date="2023-05-30T22:08:00Z">
        <w:r w:rsidRPr="00DF2F44" w:rsidDel="00DF2F44">
          <w:rPr>
            <w:i/>
            <w:iCs/>
            <w:szCs w:val="22"/>
            <w:rPrChange w:id="151" w:author="Cummings, Shawn" w:date="2023-05-30T22:08:00Z">
              <w:rPr>
                <w:szCs w:val="22"/>
              </w:rPr>
            </w:rPrChange>
          </w:rPr>
          <w:delText>“</w:delText>
        </w:r>
      </w:del>
      <w:proofErr w:type="spellStart"/>
      <w:r w:rsidRPr="00DF2F44">
        <w:rPr>
          <w:i/>
          <w:iCs/>
          <w:szCs w:val="22"/>
          <w:rPrChange w:id="152" w:author="Cummings, Shawn" w:date="2023-05-30T22:08:00Z">
            <w:rPr>
              <w:szCs w:val="22"/>
            </w:rPr>
          </w:rPrChange>
        </w:rPr>
        <w:t>ashi</w:t>
      </w:r>
      <w:proofErr w:type="spellEnd"/>
      <w:del w:id="153" w:author="Cummings, Shawn" w:date="2023-05-30T22:08:00Z">
        <w:r w:rsidRPr="00ED3418" w:rsidDel="00DF2F44">
          <w:rPr>
            <w:szCs w:val="22"/>
          </w:rPr>
          <w:delText>”</w:delText>
        </w:r>
      </w:del>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del w:id="154" w:author="Cummings, Shawn" w:date="2023-05-30T22:08:00Z">
        <w:r w:rsidR="00457C4F" w:rsidRPr="00DF2F44" w:rsidDel="00DF2F44">
          <w:rPr>
            <w:i/>
            <w:iCs/>
            <w:szCs w:val="22"/>
            <w:rPrChange w:id="155" w:author="Cummings, Shawn" w:date="2023-05-30T22:08:00Z">
              <w:rPr>
                <w:szCs w:val="22"/>
              </w:rPr>
            </w:rPrChange>
          </w:rPr>
          <w:delText>“</w:delText>
        </w:r>
      </w:del>
      <w:proofErr w:type="spellStart"/>
      <w:r w:rsidR="00457C4F" w:rsidRPr="00DF2F44">
        <w:rPr>
          <w:i/>
          <w:iCs/>
          <w:szCs w:val="22"/>
          <w:rPrChange w:id="156" w:author="Cummings, Shawn" w:date="2023-05-30T22:08:00Z">
            <w:rPr>
              <w:szCs w:val="22"/>
            </w:rPr>
          </w:rPrChange>
        </w:rPr>
        <w:t>ashi</w:t>
      </w:r>
      <w:proofErr w:type="spellEnd"/>
      <w:del w:id="157" w:author="Cummings, Shawn" w:date="2023-05-30T22:08:00Z">
        <w:r w:rsidR="00457C4F" w:rsidRPr="00DF2F44" w:rsidDel="00DF2F44">
          <w:rPr>
            <w:i/>
            <w:iCs/>
            <w:szCs w:val="22"/>
            <w:rPrChange w:id="158" w:author="Cummings, Shawn" w:date="2023-05-30T22:08:00Z">
              <w:rPr>
                <w:szCs w:val="22"/>
              </w:rPr>
            </w:rPrChange>
          </w:rPr>
          <w:delText>”</w:delText>
        </w:r>
      </w:del>
      <w:r w:rsidR="00457C4F" w:rsidRPr="00DF2F44">
        <w:rPr>
          <w:i/>
          <w:iCs/>
          <w:szCs w:val="22"/>
          <w:rPrChange w:id="159" w:author="Cummings, Shawn" w:date="2023-05-30T22:08:00Z">
            <w:rPr>
              <w:szCs w:val="22"/>
            </w:rPr>
          </w:rPrChange>
        </w:rPr>
        <w:t xml:space="preserve"> </w:t>
      </w:r>
      <w:r w:rsidR="00457C4F" w:rsidRPr="00ED3418">
        <w:rPr>
          <w:szCs w:val="22"/>
        </w:rPr>
        <w:t>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del w:id="160" w:author="Cummings, Shawn" w:date="2023-05-30T22:09:00Z">
        <w:r w:rsidR="00457C4F" w:rsidRPr="00DF2F44" w:rsidDel="00DF2F44">
          <w:rPr>
            <w:i/>
            <w:iCs/>
            <w:szCs w:val="22"/>
            <w:rPrChange w:id="161" w:author="Cummings, Shawn" w:date="2023-05-30T22:09:00Z">
              <w:rPr>
                <w:szCs w:val="22"/>
              </w:rPr>
            </w:rPrChange>
          </w:rPr>
          <w:delText>“</w:delText>
        </w:r>
      </w:del>
      <w:proofErr w:type="spellStart"/>
      <w:r w:rsidR="00457C4F" w:rsidRPr="00DF2F44">
        <w:rPr>
          <w:i/>
          <w:iCs/>
          <w:szCs w:val="22"/>
          <w:rPrChange w:id="162" w:author="Cummings, Shawn" w:date="2023-05-30T22:09:00Z">
            <w:rPr>
              <w:szCs w:val="22"/>
            </w:rPr>
          </w:rPrChange>
        </w:rPr>
        <w:t>ashi</w:t>
      </w:r>
      <w:proofErr w:type="spellEnd"/>
      <w:del w:id="163" w:author="Cummings, Shawn" w:date="2023-05-30T22:09:00Z">
        <w:r w:rsidR="00457C4F" w:rsidRPr="00DF2F44" w:rsidDel="00DF2F44">
          <w:rPr>
            <w:i/>
            <w:iCs/>
            <w:szCs w:val="22"/>
            <w:rPrChange w:id="164" w:author="Cummings, Shawn" w:date="2023-05-30T22:09:00Z">
              <w:rPr>
                <w:szCs w:val="22"/>
              </w:rPr>
            </w:rPrChange>
          </w:rPr>
          <w:delText>”</w:delText>
        </w:r>
      </w:del>
      <w:r w:rsidR="00457C4F" w:rsidRPr="00DF2F44">
        <w:rPr>
          <w:i/>
          <w:iCs/>
          <w:szCs w:val="22"/>
          <w:rPrChange w:id="165" w:author="Cummings, Shawn" w:date="2023-05-30T22:09:00Z">
            <w:rPr>
              <w:szCs w:val="22"/>
            </w:rPr>
          </w:rPrChange>
        </w:rPr>
        <w:t xml:space="preserve"> </w:t>
      </w:r>
      <w:r w:rsidR="00457C4F" w:rsidRPr="00ED3418">
        <w:rPr>
          <w:szCs w:val="22"/>
        </w:rPr>
        <w:t xml:space="preserve">end of the continuum. However, </w:t>
      </w:r>
      <w:r w:rsidR="00B4671A" w:rsidRPr="00ED3418">
        <w:rPr>
          <w:szCs w:val="22"/>
        </w:rPr>
        <w:t xml:space="preserve">as we still had not discovered the labeling mistake, we ended up expanding the continuum even further towards the </w:t>
      </w:r>
      <w:proofErr w:type="spellStart"/>
      <w:r w:rsidR="00E20210" w:rsidRPr="00DF2F44">
        <w:rPr>
          <w:i/>
          <w:iCs/>
          <w:szCs w:val="22"/>
          <w:rPrChange w:id="166" w:author="Cummings, Shawn" w:date="2023-05-30T22:13:00Z">
            <w:rPr>
              <w:szCs w:val="22"/>
            </w:rPr>
          </w:rPrChange>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67"/>
            <w:commentRangeStart w:id="16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67"/>
    <w:p w14:paraId="27383D7F" w14:textId="77777777" w:rsidR="00641E18" w:rsidRPr="002D3F41" w:rsidRDefault="003F5649" w:rsidP="003F5649">
      <w:pPr>
        <w:ind w:firstLine="0"/>
        <w:rPr>
          <w:szCs w:val="22"/>
        </w:rPr>
      </w:pPr>
      <w:r>
        <w:rPr>
          <w:rStyle w:val="CommentReference"/>
        </w:rPr>
        <w:commentReference w:id="167"/>
      </w:r>
      <w:commentRangeEnd w:id="168"/>
      <w:r w:rsidR="00DF2F44">
        <w:rPr>
          <w:rStyle w:val="CommentReference"/>
        </w:rPr>
        <w:commentReference w:id="16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69" w:author="Jaeger, Florian" w:date="2023-05-27T12:04:00Z" w:name="move136081475"/>
      <w:commentRangeStart w:id="170"/>
      <w:moveFrom w:id="171" w:author="Jaeger, Florian" w:date="2023-05-27T12:04:00Z">
        <w:r w:rsidRPr="00ED3418" w:rsidDel="00E80486">
          <w:rPr>
            <w:szCs w:val="22"/>
          </w:rPr>
          <w:t>The original video and audio recordings as well as all audiovisual test stimuli for both experiments are available as part of the OSF repository.</w:t>
        </w:r>
        <w:commentRangeEnd w:id="170"/>
        <w:r w:rsidR="00E85D79" w:rsidDel="00E80486">
          <w:rPr>
            <w:rStyle w:val="CommentReference"/>
          </w:rPr>
          <w:commentReference w:id="170"/>
        </w:r>
      </w:moveFrom>
      <w:moveFromRangeEnd w:id="16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72" w:author="Jaeger, Florian" w:date="2023-05-27T12:04:00Z">
        <w:r w:rsidR="00E80486" w:rsidRPr="00E80486">
          <w:rPr>
            <w:szCs w:val="22"/>
          </w:rPr>
          <w:t xml:space="preserve"> </w:t>
        </w:r>
      </w:ins>
      <w:moveToRangeStart w:id="173" w:author="Jaeger, Florian" w:date="2023-05-27T12:04:00Z" w:name="move136081475"/>
      <w:commentRangeStart w:id="174"/>
      <w:moveTo w:id="175" w:author="Jaeger, Florian" w:date="2023-05-27T12:04:00Z">
        <w:del w:id="17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74"/>
          <w:r w:rsidR="00E80486" w:rsidDel="00E80486">
            <w:rPr>
              <w:rStyle w:val="CommentReference"/>
            </w:rPr>
            <w:commentReference w:id="174"/>
          </w:r>
        </w:del>
      </w:moveTo>
      <w:moveToRangeEnd w:id="173"/>
      <w:del w:id="177" w:author="Jaeger, Florian" w:date="2023-05-27T12:04:00Z">
        <w:r w:rsidR="003A0879" w:rsidRPr="00ED3418" w:rsidDel="00E80486">
          <w:rPr>
            <w:szCs w:val="22"/>
          </w:rPr>
          <w:delText xml:space="preserve"> </w:delText>
        </w:r>
        <w:commentRangeStart w:id="17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79"/>
        <w:r w:rsidR="003A0879" w:rsidRPr="00ED3418" w:rsidDel="00E80486">
          <w:rPr>
            <w:szCs w:val="22"/>
            <w:highlight w:val="cyan"/>
          </w:rPr>
          <w:delText>XYZ</w:delText>
        </w:r>
        <w:commentRangeEnd w:id="179"/>
        <w:r w:rsidR="00E538CF" w:rsidDel="00E80486">
          <w:rPr>
            <w:rStyle w:val="CommentReference"/>
          </w:rPr>
          <w:commentReference w:id="17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78"/>
        <w:r w:rsidR="00E85D79" w:rsidDel="00E80486">
          <w:rPr>
            <w:rStyle w:val="CommentReference"/>
          </w:rPr>
          <w:commentReference w:id="17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commentRangeStart w:id="180"/>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t>
      </w:r>
      <w:commentRangeEnd w:id="180"/>
      <w:r w:rsidR="00DF2F44">
        <w:rPr>
          <w:rStyle w:val="CommentReference"/>
        </w:rPr>
        <w:commentReference w:id="180"/>
      </w:r>
      <w:r w:rsidRPr="00ED3418">
        <w:rPr>
          <w:i/>
          <w:iCs/>
          <w:szCs w:val="22"/>
        </w:rPr>
        <w:t xml:space="preserve">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81"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82" w:author="Jaeger, Florian" w:date="2023-05-12T21:13:00Z">
        <w:r w:rsidRPr="00ED3418" w:rsidDel="00CA07C9">
          <w:rPr>
            <w:szCs w:val="22"/>
          </w:rPr>
          <w:delText>20</w:delText>
        </w:r>
      </w:del>
      <w:del w:id="183"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DF2F44">
        <w:rPr>
          <w:i/>
          <w:iCs/>
          <w:szCs w:val="22"/>
          <w:rPrChange w:id="184" w:author="Cummings, Shawn" w:date="2023-05-30T22:15:00Z">
            <w:rPr>
              <w:szCs w:val="22"/>
            </w:rPr>
          </w:rPrChange>
        </w:rPr>
        <w:t>asi</w:t>
      </w:r>
      <w:proofErr w:type="spellEnd"/>
      <w:r w:rsidR="00F3028E" w:rsidRPr="00DF2F44">
        <w:rPr>
          <w:i/>
          <w:iCs/>
          <w:szCs w:val="22"/>
          <w:rPrChange w:id="185" w:author="Cummings, Shawn" w:date="2023-05-30T22:15:00Z">
            <w:rPr>
              <w:szCs w:val="22"/>
            </w:rPr>
          </w:rPrChange>
        </w:rPr>
        <w:t xml:space="preserve"> – </w:t>
      </w:r>
      <w:del w:id="186" w:author="Cummings, Shawn" w:date="2023-05-30T22:14:00Z">
        <w:r w:rsidR="00F3028E" w:rsidRPr="00DF2F44" w:rsidDel="00DF2F44">
          <w:rPr>
            <w:i/>
            <w:iCs/>
            <w:szCs w:val="22"/>
            <w:rPrChange w:id="187" w:author="Cummings, Shawn" w:date="2023-05-30T22:15:00Z">
              <w:rPr>
                <w:szCs w:val="22"/>
              </w:rPr>
            </w:rPrChange>
          </w:rPr>
          <w:delText>“</w:delText>
        </w:r>
      </w:del>
      <w:proofErr w:type="spellStart"/>
      <w:r w:rsidRPr="00DF2F44">
        <w:rPr>
          <w:i/>
          <w:iCs/>
          <w:szCs w:val="22"/>
          <w:rPrChange w:id="188" w:author="Cummings, Shawn" w:date="2023-05-30T22:15:00Z">
            <w:rPr>
              <w:szCs w:val="22"/>
            </w:rPr>
          </w:rPrChange>
        </w:rPr>
        <w:t>ashi</w:t>
      </w:r>
      <w:proofErr w:type="spellEnd"/>
      <w:del w:id="189" w:author="Cummings, Shawn" w:date="2023-05-30T22:14:00Z">
        <w:r w:rsidR="00F3028E" w:rsidRPr="00DF2F44" w:rsidDel="00DF2F44">
          <w:rPr>
            <w:i/>
            <w:iCs/>
            <w:szCs w:val="22"/>
            <w:rPrChange w:id="190" w:author="Cummings, Shawn" w:date="2023-05-30T22:15:00Z">
              <w:rPr>
                <w:szCs w:val="22"/>
              </w:rPr>
            </w:rPrChange>
          </w:rPr>
          <w:delText>”</w:delText>
        </w:r>
      </w:del>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91"/>
      <w:commentRangeStart w:id="192"/>
      <w:r w:rsidRPr="00ED3418">
        <w:rPr>
          <w:szCs w:val="22"/>
        </w:rPr>
        <w:t xml:space="preserve">results. </w:t>
      </w:r>
      <w:r w:rsidR="006D2EFB" w:rsidRPr="00ED3418">
        <w:rPr>
          <w:szCs w:val="22"/>
        </w:rPr>
        <w:t xml:space="preserve">For </w:t>
      </w:r>
      <w:commentRangeEnd w:id="191"/>
      <w:r w:rsidR="00E85D79">
        <w:rPr>
          <w:rStyle w:val="CommentReference"/>
        </w:rPr>
        <w:commentReference w:id="191"/>
      </w:r>
      <w:commentRangeEnd w:id="192"/>
      <w:r w:rsidR="00B834D2">
        <w:rPr>
          <w:rStyle w:val="CommentReference"/>
        </w:rPr>
        <w:commentReference w:id="192"/>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93"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94"/>
      <w:r w:rsidR="00E44892">
        <w:rPr>
          <w:szCs w:val="22"/>
        </w:rPr>
        <w:t>XXX</w:t>
      </w:r>
      <w:commentRangeEnd w:id="194"/>
      <w:r w:rsidR="00E44892">
        <w:rPr>
          <w:rStyle w:val="CommentReference"/>
        </w:rPr>
        <w:commentReference w:id="19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95" w:author="Jaeger, Florian" w:date="2023-05-27T13:51:00Z">
        <w:r w:rsidR="00172D88" w:rsidRPr="00ED3418" w:rsidDel="005A63E5">
          <w:rPr>
            <w:szCs w:val="22"/>
          </w:rPr>
          <w:delText>.</w:delText>
        </w:r>
      </w:del>
      <w:r w:rsidR="00172D88" w:rsidRPr="00ED3418">
        <w:rPr>
          <w:rStyle w:val="FootnoteReference"/>
          <w:szCs w:val="22"/>
        </w:rPr>
        <w:footnoteReference w:id="2"/>
      </w:r>
      <w:ins w:id="196"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97"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98" w:author="Jaeger, Florian" w:date="2023-05-27T13:54:00Z">
        <w:r w:rsidR="005A63E5">
          <w:rPr>
            <w:szCs w:val="22"/>
          </w:rPr>
          <w:t xml:space="preserve">. </w:t>
        </w:r>
      </w:ins>
      <w:del w:id="199" w:author="Jaeger, Florian" w:date="2023-05-27T13:53:00Z">
        <w:r w:rsidR="00172D88" w:rsidRPr="00ED3418" w:rsidDel="005A63E5">
          <w:rPr>
            <w:szCs w:val="22"/>
          </w:rPr>
          <w:delText xml:space="preserve"> </w:delText>
        </w:r>
      </w:del>
      <w:del w:id="200"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201" w:author="Jaeger, Florian" w:date="2023-05-27T13:51:00Z">
          <w:pPr/>
        </w:pPrChange>
      </w:pPr>
      <w:bookmarkStart w:id="202" w:name="_Ref136088042"/>
      <w:ins w:id="203" w:author="Jaeger, Florian" w:date="2023-05-27T13:51:00Z">
        <w:r>
          <w:t xml:space="preserve">Table </w:t>
        </w:r>
        <w:r>
          <w:fldChar w:fldCharType="begin"/>
        </w:r>
        <w:r>
          <w:instrText xml:space="preserve"> SEQ Table \* ARABIC </w:instrText>
        </w:r>
      </w:ins>
      <w:r>
        <w:fldChar w:fldCharType="separate"/>
      </w:r>
      <w:ins w:id="204" w:author="Jaeger, Florian" w:date="2023-05-27T13:51:00Z">
        <w:r>
          <w:rPr>
            <w:noProof/>
          </w:rPr>
          <w:t>1</w:t>
        </w:r>
        <w:r>
          <w:fldChar w:fldCharType="end"/>
        </w:r>
        <w:bookmarkEnd w:id="202"/>
        <w:r>
          <w:tab/>
          <w:t>Exclusions for all experiments</w:t>
        </w:r>
      </w:ins>
      <w:ins w:id="205" w:author="Jaeger, Florian" w:date="2023-05-27T13:52:00Z">
        <w:r>
          <w:t xml:space="preserve"> reported. The SI </w:t>
        </w:r>
      </w:ins>
      <w:ins w:id="206" w:author="Jaeger, Florian" w:date="2023-05-27T13:53:00Z">
        <w:r>
          <w:t>(</w:t>
        </w:r>
        <w:r w:rsidRPr="005A63E5">
          <w:rPr>
            <w:highlight w:val="yellow"/>
            <w:rPrChange w:id="207" w:author="Jaeger, Florian" w:date="2023-05-27T13:53:00Z">
              <w:rPr>
                <w:i/>
                <w:iCs/>
              </w:rPr>
            </w:rPrChange>
          </w:rPr>
          <w:t>XXX</w:t>
        </w:r>
        <w:r>
          <w:t xml:space="preserve">) </w:t>
        </w:r>
      </w:ins>
      <w:ins w:id="208"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209"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210">
          <w:tblGrid>
            <w:gridCol w:w="2082"/>
            <w:gridCol w:w="927"/>
            <w:gridCol w:w="941"/>
            <w:gridCol w:w="2395"/>
            <w:gridCol w:w="2395"/>
          </w:tblGrid>
        </w:tblGridChange>
      </w:tblGrid>
      <w:tr w:rsidR="005A63E5" w:rsidRPr="0072511C" w14:paraId="481AA135" w14:textId="1262A805"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3"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214" w:author="Jaeger, Florian" w:date="2023-05-27T13:49:00Z">
                  <w:rPr>
                    <w:rFonts w:ascii="Times" w:eastAsia="Times New Roman" w:hAnsi="Times"/>
                    <w:sz w:val="24"/>
                    <w:lang w:eastAsia="en-US"/>
                  </w:rPr>
                </w:rPrChange>
              </w:rPr>
              <w:t>Experiment</w:t>
            </w:r>
          </w:p>
        </w:tc>
        <w:tc>
          <w:tcPr>
            <w:tcW w:w="897" w:type="dxa"/>
            <w:vAlign w:val="center"/>
            <w:hideMark/>
            <w:tcPrChange w:id="215"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6" w:author="Jaeger, Florian" w:date="2023-05-27T13:49:00Z">
                  <w:rPr>
                    <w:rFonts w:ascii="Times" w:eastAsia="Times New Roman" w:hAnsi="Times"/>
                    <w:sz w:val="24"/>
                    <w:lang w:eastAsia="en-US"/>
                  </w:rPr>
                </w:rPrChange>
              </w:rPr>
            </w:pPr>
            <w:del w:id="217" w:author="Jaeger, Florian" w:date="2023-05-27T13:49:00Z">
              <w:r w:rsidRPr="005A63E5" w:rsidDel="005A63E5">
                <w:rPr>
                  <w:rFonts w:ascii="Times" w:eastAsia="Times New Roman" w:hAnsi="Times"/>
                  <w:b/>
                  <w:bCs/>
                  <w:sz w:val="24"/>
                  <w:lang w:eastAsia="en-US"/>
                  <w:rPrChange w:id="218"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19" w:author="Jaeger, Florian" w:date="2023-05-27T13:49:00Z">
                  <w:rPr>
                    <w:rFonts w:ascii="Times" w:eastAsia="Times New Roman" w:hAnsi="Times"/>
                    <w:sz w:val="24"/>
                    <w:lang w:eastAsia="en-US"/>
                  </w:rPr>
                </w:rPrChange>
              </w:rPr>
              <w:t>1a</w:t>
            </w:r>
          </w:p>
        </w:tc>
        <w:tc>
          <w:tcPr>
            <w:tcW w:w="911" w:type="dxa"/>
            <w:vAlign w:val="center"/>
            <w:hideMark/>
            <w:tcPrChange w:id="220"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1" w:author="Jaeger, Florian" w:date="2023-05-27T13:49:00Z">
                  <w:rPr>
                    <w:rFonts w:ascii="Times" w:eastAsia="Times New Roman" w:hAnsi="Times"/>
                    <w:sz w:val="24"/>
                    <w:lang w:eastAsia="en-US"/>
                  </w:rPr>
                </w:rPrChange>
              </w:rPr>
            </w:pPr>
            <w:del w:id="222" w:author="Jaeger, Florian" w:date="2023-05-27T13:50:00Z">
              <w:r w:rsidRPr="005A63E5" w:rsidDel="005A63E5">
                <w:rPr>
                  <w:rFonts w:ascii="Times" w:eastAsia="Times New Roman" w:hAnsi="Times"/>
                  <w:b/>
                  <w:bCs/>
                  <w:sz w:val="24"/>
                  <w:lang w:eastAsia="en-US"/>
                  <w:rPrChange w:id="223" w:author="Jaeger, Florian" w:date="2023-05-27T13:49:00Z">
                    <w:rPr>
                      <w:rFonts w:ascii="Times" w:eastAsia="Times New Roman" w:hAnsi="Times"/>
                      <w:sz w:val="24"/>
                      <w:lang w:eastAsia="en-US"/>
                    </w:rPr>
                  </w:rPrChange>
                </w:rPr>
                <w:delText>CI</w:delText>
              </w:r>
            </w:del>
            <w:del w:id="224" w:author="Jaeger, Florian" w:date="2023-05-27T13:49:00Z">
              <w:r w:rsidRPr="005A63E5" w:rsidDel="005A63E5">
                <w:rPr>
                  <w:rFonts w:ascii="Times" w:eastAsia="Times New Roman" w:hAnsi="Times"/>
                  <w:b/>
                  <w:bCs/>
                  <w:sz w:val="24"/>
                  <w:lang w:eastAsia="en-US"/>
                  <w:rPrChange w:id="225"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226" w:author="Jaeger, Florian" w:date="2023-05-27T13:49:00Z">
                  <w:rPr>
                    <w:rFonts w:ascii="Times" w:eastAsia="Times New Roman" w:hAnsi="Times"/>
                    <w:sz w:val="24"/>
                    <w:lang w:eastAsia="en-US"/>
                  </w:rPr>
                </w:rPrChange>
              </w:rPr>
              <w:t>1b</w:t>
            </w:r>
          </w:p>
        </w:tc>
        <w:tc>
          <w:tcPr>
            <w:tcW w:w="970" w:type="dxa"/>
            <w:vAlign w:val="center"/>
            <w:hideMark/>
            <w:tcPrChange w:id="227"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8" w:author="Jaeger, Florian" w:date="2023-05-27T13:49:00Z">
                  <w:rPr>
                    <w:rFonts w:ascii="Times" w:eastAsia="Times New Roman" w:hAnsi="Times"/>
                    <w:sz w:val="24"/>
                    <w:lang w:eastAsia="en-US"/>
                  </w:rPr>
                </w:rPrChange>
              </w:rPr>
            </w:pPr>
            <w:del w:id="229" w:author="Jaeger, Florian" w:date="2023-05-27T13:50:00Z">
              <w:r w:rsidRPr="005A63E5" w:rsidDel="005A63E5">
                <w:rPr>
                  <w:rFonts w:ascii="Times" w:eastAsia="Times New Roman" w:hAnsi="Times"/>
                  <w:b/>
                  <w:bCs/>
                  <w:sz w:val="24"/>
                  <w:lang w:eastAsia="en-US"/>
                  <w:rPrChange w:id="23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31" w:author="Jaeger, Florian" w:date="2023-05-27T13:49:00Z">
                  <w:rPr>
                    <w:rFonts w:ascii="Times" w:eastAsia="Times New Roman" w:hAnsi="Times"/>
                    <w:sz w:val="24"/>
                    <w:lang w:eastAsia="en-US"/>
                  </w:rPr>
                </w:rPrChange>
              </w:rPr>
              <w:t>1c</w:t>
            </w:r>
          </w:p>
        </w:tc>
        <w:tc>
          <w:tcPr>
            <w:tcW w:w="2335" w:type="dxa"/>
            <w:tcPrChange w:id="232"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233"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234" w:author="Jaeger, Florian" w:date="2023-05-27T13:50:00Z"/>
          <w:trPrChange w:id="235" w:author="Jaeger, Florian" w:date="2023-05-27T13:56:00Z">
            <w:trPr>
              <w:tblCellSpacing w:w="15" w:type="dxa"/>
            </w:trPr>
          </w:trPrChange>
        </w:trPr>
        <w:tc>
          <w:tcPr>
            <w:tcW w:w="2037" w:type="dxa"/>
            <w:vAlign w:val="center"/>
            <w:tcPrChange w:id="236"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237" w:author="Jaeger, Florian" w:date="2023-05-27T13:50:00Z"/>
                <w:rFonts w:ascii="Times" w:eastAsia="Times New Roman" w:hAnsi="Times"/>
                <w:i/>
                <w:iCs/>
                <w:sz w:val="24"/>
                <w:lang w:eastAsia="en-US"/>
                <w:rPrChange w:id="238" w:author="Jaeger, Florian" w:date="2023-05-27T13:50:00Z">
                  <w:rPr>
                    <w:ins w:id="239" w:author="Jaeger, Florian" w:date="2023-05-27T13:50:00Z"/>
                    <w:rFonts w:ascii="Times" w:eastAsia="Times New Roman" w:hAnsi="Times"/>
                    <w:sz w:val="24"/>
                    <w:lang w:eastAsia="en-US"/>
                  </w:rPr>
                </w:rPrChange>
              </w:rPr>
            </w:pPr>
            <w:ins w:id="240" w:author="Jaeger, Florian" w:date="2023-05-27T13:50:00Z">
              <w:r w:rsidRPr="005A63E5">
                <w:rPr>
                  <w:rFonts w:ascii="Times" w:eastAsia="Times New Roman" w:hAnsi="Times"/>
                  <w:i/>
                  <w:iCs/>
                  <w:sz w:val="24"/>
                  <w:lang w:eastAsia="en-US"/>
                  <w:rPrChange w:id="241" w:author="Jaeger, Florian" w:date="2023-05-27T13:50:00Z">
                    <w:rPr>
                      <w:rFonts w:ascii="Times" w:eastAsia="Times New Roman" w:hAnsi="Times"/>
                      <w:sz w:val="24"/>
                      <w:lang w:eastAsia="en-US"/>
                    </w:rPr>
                  </w:rPrChange>
                </w:rPr>
                <w:t>Recruited</w:t>
              </w:r>
            </w:ins>
          </w:p>
        </w:tc>
        <w:tc>
          <w:tcPr>
            <w:tcW w:w="897" w:type="dxa"/>
            <w:vAlign w:val="center"/>
            <w:tcPrChange w:id="242"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243" w:author="Jaeger, Florian" w:date="2023-05-27T13:50:00Z"/>
                <w:rFonts w:ascii="Times" w:eastAsia="Times New Roman" w:hAnsi="Times"/>
                <w:sz w:val="24"/>
                <w:lang w:eastAsia="en-US"/>
              </w:rPr>
            </w:pPr>
          </w:p>
        </w:tc>
        <w:tc>
          <w:tcPr>
            <w:tcW w:w="911" w:type="dxa"/>
            <w:vAlign w:val="center"/>
            <w:tcPrChange w:id="244"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245" w:author="Jaeger, Florian" w:date="2023-05-27T13:50:00Z"/>
                <w:rFonts w:ascii="Times" w:eastAsia="Times New Roman" w:hAnsi="Times"/>
                <w:sz w:val="24"/>
                <w:lang w:eastAsia="en-US"/>
              </w:rPr>
            </w:pPr>
          </w:p>
        </w:tc>
        <w:tc>
          <w:tcPr>
            <w:tcW w:w="970" w:type="dxa"/>
            <w:vAlign w:val="center"/>
            <w:tcPrChange w:id="246"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247" w:author="Jaeger, Florian" w:date="2023-05-27T13:50:00Z"/>
                <w:rFonts w:ascii="Times" w:eastAsia="Times New Roman" w:hAnsi="Times"/>
                <w:sz w:val="24"/>
                <w:lang w:eastAsia="en-US"/>
              </w:rPr>
            </w:pPr>
          </w:p>
        </w:tc>
        <w:tc>
          <w:tcPr>
            <w:tcW w:w="2335" w:type="dxa"/>
            <w:tcPrChange w:id="248"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49"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50" w:author="Jaeger, Florian" w:date="2023-05-27T13:56:00Z">
            <w:trPr>
              <w:tblCellSpacing w:w="15" w:type="dxa"/>
            </w:trPr>
          </w:trPrChange>
        </w:trPr>
        <w:tc>
          <w:tcPr>
            <w:tcW w:w="2037" w:type="dxa"/>
            <w:vAlign w:val="center"/>
            <w:hideMark/>
            <w:tcPrChange w:id="251"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52" w:author="Jaeger, Florian" w:date="2023-05-27T13:48:00Z">
              <w:r>
                <w:rPr>
                  <w:rFonts w:ascii="Times" w:eastAsia="Times New Roman" w:hAnsi="Times"/>
                  <w:sz w:val="24"/>
                  <w:lang w:eastAsia="en-US"/>
                </w:rPr>
                <w:t xml:space="preserve"> i</w:t>
              </w:r>
            </w:ins>
            <w:del w:id="253"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54"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55"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56"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57"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58"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59" w:author="Jaeger, Florian" w:date="2023-05-27T13:56:00Z">
            <w:trPr>
              <w:tblCellSpacing w:w="15" w:type="dxa"/>
            </w:trPr>
          </w:trPrChange>
        </w:trPr>
        <w:tc>
          <w:tcPr>
            <w:tcW w:w="2037" w:type="dxa"/>
            <w:vAlign w:val="center"/>
            <w:hideMark/>
            <w:tcPrChange w:id="260"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61" w:author="Jaeger, Florian" w:date="2023-05-27T13:48:00Z">
              <w:r>
                <w:rPr>
                  <w:rFonts w:ascii="Times" w:eastAsia="Times New Roman" w:hAnsi="Times"/>
                  <w:sz w:val="24"/>
                  <w:lang w:eastAsia="en-US"/>
                </w:rPr>
                <w:t xml:space="preserve"> </w:t>
              </w:r>
            </w:ins>
            <w:ins w:id="262" w:author="Jaeger, Florian" w:date="2023-05-27T13:49:00Z">
              <w:r>
                <w:rPr>
                  <w:rFonts w:ascii="Times" w:eastAsia="Times New Roman" w:hAnsi="Times"/>
                  <w:sz w:val="24"/>
                  <w:lang w:eastAsia="en-US"/>
                </w:rPr>
                <w:t>q</w:t>
              </w:r>
            </w:ins>
            <w:del w:id="263"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64"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65"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66"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67"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8"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69" w:author="Jaeger, Florian" w:date="2023-05-27T13:56:00Z">
            <w:trPr>
              <w:tblCellSpacing w:w="15" w:type="dxa"/>
            </w:trPr>
          </w:trPrChange>
        </w:trPr>
        <w:tc>
          <w:tcPr>
            <w:tcW w:w="2037" w:type="dxa"/>
            <w:vAlign w:val="center"/>
            <w:hideMark/>
            <w:tcPrChange w:id="270"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71" w:author="Jaeger, Florian" w:date="2023-05-27T13:49:00Z">
              <w:r>
                <w:rPr>
                  <w:rFonts w:ascii="Times" w:eastAsia="Times New Roman" w:hAnsi="Times"/>
                  <w:sz w:val="24"/>
                  <w:lang w:eastAsia="en-US"/>
                </w:rPr>
                <w:t xml:space="preserve"> k</w:t>
              </w:r>
            </w:ins>
            <w:del w:id="272"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73"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74"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75"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76"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77"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78" w:author="Jaeger, Florian" w:date="2023-05-27T13:56:00Z">
            <w:trPr>
              <w:tblCellSpacing w:w="15" w:type="dxa"/>
            </w:trPr>
          </w:trPrChange>
        </w:trPr>
        <w:tc>
          <w:tcPr>
            <w:tcW w:w="2037" w:type="dxa"/>
            <w:vAlign w:val="center"/>
            <w:hideMark/>
            <w:tcPrChange w:id="279"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0"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81"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82"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83"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84"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5"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86" w:author="Jaeger, Florian" w:date="2023-05-27T13:56:00Z">
            <w:trPr>
              <w:tblCellSpacing w:w="15" w:type="dxa"/>
            </w:trPr>
          </w:trPrChange>
        </w:trPr>
        <w:tc>
          <w:tcPr>
            <w:tcW w:w="2037" w:type="dxa"/>
            <w:vAlign w:val="center"/>
            <w:hideMark/>
            <w:tcPrChange w:id="287"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88" w:author="Jaeger, Florian" w:date="2023-05-27T13:49:00Z">
              <w:r>
                <w:rPr>
                  <w:rFonts w:ascii="Times" w:eastAsia="Times New Roman" w:hAnsi="Times"/>
                  <w:sz w:val="24"/>
                  <w:lang w:eastAsia="en-US"/>
                </w:rPr>
                <w:t xml:space="preserve"> t</w:t>
              </w:r>
            </w:ins>
            <w:del w:id="289"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90"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91"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92"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93"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94"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95" w:author="Jaeger, Florian" w:date="2023-05-27T13:56:00Z">
            <w:trPr>
              <w:tblCellSpacing w:w="15" w:type="dxa"/>
            </w:trPr>
          </w:trPrChange>
        </w:trPr>
        <w:tc>
          <w:tcPr>
            <w:tcW w:w="2037" w:type="dxa"/>
            <w:vAlign w:val="center"/>
            <w:hideMark/>
            <w:tcPrChange w:id="296"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97" w:author="Jaeger, Florian" w:date="2023-05-27T13:50:00Z">
                  <w:rPr>
                    <w:rFonts w:ascii="Times" w:eastAsia="Times New Roman" w:hAnsi="Times"/>
                    <w:sz w:val="24"/>
                    <w:lang w:eastAsia="en-US"/>
                  </w:rPr>
                </w:rPrChange>
              </w:rPr>
            </w:pPr>
            <w:ins w:id="298" w:author="Jaeger, Florian" w:date="2023-05-27T13:50:00Z">
              <w:r>
                <w:rPr>
                  <w:rFonts w:ascii="Times" w:eastAsia="Times New Roman" w:hAnsi="Times"/>
                  <w:i/>
                  <w:iCs/>
                  <w:sz w:val="24"/>
                  <w:lang w:eastAsia="en-US"/>
                </w:rPr>
                <w:t>Total</w:t>
              </w:r>
            </w:ins>
            <w:commentRangeStart w:id="299"/>
            <w:commentRangeStart w:id="300"/>
            <w:commentRangeStart w:id="301"/>
            <w:del w:id="302" w:author="Jaeger, Florian" w:date="2023-05-27T13:50:00Z">
              <w:r w:rsidRPr="005A63E5" w:rsidDel="005A63E5">
                <w:rPr>
                  <w:rFonts w:ascii="Times" w:eastAsia="Times New Roman" w:hAnsi="Times"/>
                  <w:i/>
                  <w:iCs/>
                  <w:sz w:val="24"/>
                  <w:lang w:eastAsia="en-US"/>
                  <w:rPrChange w:id="303" w:author="Jaeger, Florian" w:date="2023-05-27T13:50:00Z">
                    <w:rPr>
                      <w:rFonts w:ascii="Times" w:eastAsia="Times New Roman" w:hAnsi="Times"/>
                      <w:sz w:val="24"/>
                      <w:lang w:eastAsia="en-US"/>
                    </w:rPr>
                  </w:rPrChange>
                </w:rPr>
                <w:delText>TOTAL</w:delText>
              </w:r>
            </w:del>
          </w:p>
        </w:tc>
        <w:tc>
          <w:tcPr>
            <w:tcW w:w="897" w:type="dxa"/>
            <w:vAlign w:val="center"/>
            <w:hideMark/>
            <w:tcPrChange w:id="304"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5"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6" w:author="Jaeger, Florian" w:date="2023-05-27T13:53:00Z">
                  <w:rPr>
                    <w:rFonts w:ascii="Times" w:eastAsia="Times New Roman" w:hAnsi="Times"/>
                    <w:sz w:val="24"/>
                    <w:lang w:eastAsia="en-US"/>
                  </w:rPr>
                </w:rPrChange>
              </w:rPr>
              <w:t>4 (6.2%)</w:t>
            </w:r>
          </w:p>
        </w:tc>
        <w:tc>
          <w:tcPr>
            <w:tcW w:w="911" w:type="dxa"/>
            <w:vAlign w:val="center"/>
            <w:hideMark/>
            <w:tcPrChange w:id="307"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8"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9" w:author="Jaeger, Florian" w:date="2023-05-27T13:53:00Z">
                  <w:rPr>
                    <w:rFonts w:ascii="Times" w:eastAsia="Times New Roman" w:hAnsi="Times"/>
                    <w:sz w:val="24"/>
                    <w:lang w:eastAsia="en-US"/>
                  </w:rPr>
                </w:rPrChange>
              </w:rPr>
              <w:t>4 (6.2%)</w:t>
            </w:r>
          </w:p>
        </w:tc>
        <w:tc>
          <w:tcPr>
            <w:tcW w:w="970" w:type="dxa"/>
            <w:vAlign w:val="center"/>
            <w:hideMark/>
            <w:tcPrChange w:id="310"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11"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12" w:author="Jaeger, Florian" w:date="2023-05-27T13:53:00Z">
                  <w:rPr>
                    <w:rFonts w:ascii="Times" w:eastAsia="Times New Roman" w:hAnsi="Times"/>
                    <w:sz w:val="24"/>
                    <w:lang w:eastAsia="en-US"/>
                  </w:rPr>
                </w:rPrChange>
              </w:rPr>
              <w:t>4 (6.3%)</w:t>
            </w:r>
            <w:commentRangeEnd w:id="299"/>
            <w:r w:rsidRPr="005A63E5">
              <w:rPr>
                <w:rStyle w:val="CommentReference"/>
                <w:i/>
                <w:iCs/>
                <w:rPrChange w:id="313" w:author="Jaeger, Florian" w:date="2023-05-27T13:53:00Z">
                  <w:rPr>
                    <w:rStyle w:val="CommentReference"/>
                  </w:rPr>
                </w:rPrChange>
              </w:rPr>
              <w:commentReference w:id="299"/>
            </w:r>
            <w:r w:rsidRPr="005A63E5">
              <w:rPr>
                <w:rStyle w:val="CommentReference"/>
                <w:i/>
                <w:iCs/>
                <w:rPrChange w:id="314" w:author="Jaeger, Florian" w:date="2023-05-27T13:53:00Z">
                  <w:rPr>
                    <w:rStyle w:val="CommentReference"/>
                  </w:rPr>
                </w:rPrChange>
              </w:rPr>
              <w:commentReference w:id="300"/>
            </w:r>
            <w:r w:rsidRPr="005A63E5">
              <w:rPr>
                <w:rStyle w:val="CommentReference"/>
                <w:i/>
                <w:iCs/>
                <w:rPrChange w:id="315" w:author="Jaeger, Florian" w:date="2023-05-27T13:53:00Z">
                  <w:rPr>
                    <w:rStyle w:val="CommentReference"/>
                  </w:rPr>
                </w:rPrChange>
              </w:rPr>
              <w:commentReference w:id="301"/>
            </w:r>
          </w:p>
        </w:tc>
        <w:tc>
          <w:tcPr>
            <w:tcW w:w="2335" w:type="dxa"/>
            <w:tcPrChange w:id="316"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317" w:author="Jaeger, Florian" w:date="2023-05-27T13:56:00Z">
              <w:r>
                <w:rPr>
                  <w:rFonts w:ascii="Times" w:eastAsia="Times New Roman" w:hAnsi="Times"/>
                  <w:sz w:val="24"/>
                  <w:lang w:eastAsia="en-US"/>
                </w:rPr>
                <w:t>4 (6.2%)</w:t>
              </w:r>
            </w:ins>
          </w:p>
        </w:tc>
      </w:tr>
      <w:commentRangeEnd w:id="300"/>
      <w:commentRangeEnd w:id="301"/>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318" w:author="Jaeger, Florian" w:date="2023-05-27T13:53:00Z"/>
          <w:szCs w:val="22"/>
        </w:rPr>
      </w:pPr>
      <w:del w:id="319"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320" w:author="Jaeger, Florian" w:date="2023-05-27T13:53:00Z"/>
        </w:rPr>
      </w:pPr>
      <w:bookmarkStart w:id="321" w:name="_Ref135474057"/>
      <w:del w:id="322" w:author="Jaeger, Florian" w:date="2023-05-27T13:53:00Z">
        <w:r w:rsidRPr="00C310F4" w:rsidDel="005A63E5">
          <w:delText xml:space="preserve">Figure </w:delText>
        </w:r>
        <w:r w:rsidRPr="00C310F4" w:rsidDel="005A63E5">
          <w:rPr>
            <w:i w:val="0"/>
            <w:iCs w:val="0"/>
          </w:rPr>
          <w:fldChar w:fldCharType="begin"/>
        </w:r>
        <w:r w:rsidRPr="00C310F4" w:rsidDel="005A63E5">
          <w:delInstrText xml:space="preserve"> SEQ Figure \* ARABIC </w:delInstrText>
        </w:r>
        <w:r w:rsidRPr="00C310F4" w:rsidDel="005A63E5">
          <w:rPr>
            <w:i w:val="0"/>
            <w:iCs w:val="0"/>
          </w:rPr>
          <w:fldChar w:fldCharType="separate"/>
        </w:r>
        <w:r w:rsidRPr="003F5649" w:rsidDel="005A63E5">
          <w:delText>3</w:delText>
        </w:r>
        <w:r w:rsidRPr="00C310F4" w:rsidDel="005A63E5">
          <w:rPr>
            <w:i w:val="0"/>
            <w:iCs w:val="0"/>
          </w:rPr>
          <w:fldChar w:fldCharType="end"/>
        </w:r>
        <w:bookmarkEnd w:id="321"/>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323" w:author="Jaeger, Florian" w:date="2023-05-20T11:19:00Z"/>
          <w:szCs w:val="22"/>
        </w:rPr>
      </w:pPr>
      <w:bookmarkStart w:id="324" w:name="_Ref81589633"/>
      <w:del w:id="325"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324"/>
        <w:r w:rsidRPr="00ED3418" w:rsidDel="00C310F4">
          <w:rPr>
            <w:szCs w:val="22"/>
          </w:rPr>
          <w:tab/>
          <w:delText>Summary of participant exclusions for Experiments 1a-</w:delText>
        </w:r>
      </w:del>
      <w:del w:id="326" w:author="Jaeger, Florian" w:date="2023-05-20T10:20:00Z">
        <w:r w:rsidRPr="00ED3418" w:rsidDel="00FA67B2">
          <w:rPr>
            <w:szCs w:val="22"/>
          </w:rPr>
          <w:delText>1</w:delText>
        </w:r>
      </w:del>
      <w:del w:id="327"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328"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 xml:space="preserve">Responses (1 = </w:t>
      </w:r>
      <w:del w:id="329" w:author="Cummings, Shawn" w:date="2023-05-30T22:15:00Z">
        <w:r w:rsidRPr="00DF2F44" w:rsidDel="00DF2F44">
          <w:rPr>
            <w:i/>
            <w:iCs/>
            <w:szCs w:val="22"/>
            <w:rPrChange w:id="330" w:author="Cummings, Shawn" w:date="2023-05-30T22:15:00Z">
              <w:rPr>
                <w:szCs w:val="22"/>
              </w:rPr>
            </w:rPrChange>
          </w:rPr>
          <w:delText>“</w:delText>
        </w:r>
      </w:del>
      <w:proofErr w:type="spellStart"/>
      <w:r w:rsidRPr="00DF2F44">
        <w:rPr>
          <w:i/>
          <w:iCs/>
          <w:szCs w:val="22"/>
          <w:rPrChange w:id="331" w:author="Cummings, Shawn" w:date="2023-05-30T22:15:00Z">
            <w:rPr>
              <w:szCs w:val="22"/>
            </w:rPr>
          </w:rPrChange>
        </w:rPr>
        <w:t>ashi</w:t>
      </w:r>
      <w:proofErr w:type="spellEnd"/>
      <w:del w:id="332" w:author="Cummings, Shawn" w:date="2023-05-30T22:15:00Z">
        <w:r w:rsidRPr="00DF2F44" w:rsidDel="00DF2F44">
          <w:rPr>
            <w:i/>
            <w:iCs/>
            <w:szCs w:val="22"/>
            <w:rPrChange w:id="333" w:author="Cummings, Shawn" w:date="2023-05-30T22:15:00Z">
              <w:rPr>
                <w:szCs w:val="22"/>
              </w:rPr>
            </w:rPrChange>
          </w:rPr>
          <w:delText>”</w:delText>
        </w:r>
      </w:del>
      <w:r w:rsidRPr="00DF2F44">
        <w:rPr>
          <w:i/>
          <w:iCs/>
          <w:szCs w:val="22"/>
          <w:rPrChange w:id="334" w:author="Cummings, Shawn" w:date="2023-05-30T22:15:00Z">
            <w:rPr>
              <w:szCs w:val="22"/>
            </w:rPr>
          </w:rPrChange>
        </w:rPr>
        <w:t xml:space="preserve"> </w:t>
      </w:r>
      <w:r w:rsidRPr="00ED3418">
        <w:rPr>
          <w:szCs w:val="22"/>
        </w:rPr>
        <w:t xml:space="preserve">vs. 0 = </w:t>
      </w:r>
      <w:proofErr w:type="spellStart"/>
      <w:r w:rsidR="00E20210" w:rsidRPr="00DF2F44">
        <w:rPr>
          <w:i/>
          <w:iCs/>
          <w:szCs w:val="22"/>
          <w:rPrChange w:id="335" w:author="Cummings, Shawn" w:date="2023-05-30T22:15:00Z">
            <w:rPr>
              <w:szCs w:val="22"/>
            </w:rPr>
          </w:rPrChange>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336"/>
      <w:r w:rsidR="00CE6460" w:rsidRPr="003F5649">
        <w:t>test block</w:t>
      </w:r>
      <w:commentRangeEnd w:id="336"/>
      <w:r w:rsidR="007E5D3F" w:rsidRPr="00BC07C7">
        <w:rPr>
          <w:rStyle w:val="CommentReference"/>
        </w:rPr>
        <w:commentReference w:id="336"/>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337"/>
      <w:r w:rsidR="0024688C" w:rsidRPr="003F5649">
        <w:t>Charpentier</w:t>
      </w:r>
      <w:commentRangeEnd w:id="337"/>
      <w:r w:rsidR="0024688C" w:rsidRPr="00BC07C7">
        <w:rPr>
          <w:rStyle w:val="CommentReference"/>
        </w:rPr>
        <w:commentReference w:id="337"/>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338" w:author="Jaeger, Florian" w:date="2023-05-22T16:42:00Z">
        <w:r w:rsidR="00CE7AE0" w:rsidRPr="00ED3418">
          <w:rPr>
            <w:szCs w:val="22"/>
          </w:rPr>
          <w:t>Liu &amp; Jaeger, 2018, 2019</w:t>
        </w:r>
      </w:ins>
      <w:del w:id="339"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340"/>
      <w:commentRangeStart w:id="341"/>
      <w:r w:rsidR="0072511C">
        <w:rPr>
          <w:szCs w:val="22"/>
        </w:rPr>
        <w:t>Zhang &amp; Samuel, 2023; Hodges, Cummings, &amp; Theodore, in prep.</w:t>
      </w:r>
      <w:commentRangeEnd w:id="340"/>
      <w:r w:rsidR="0072511C">
        <w:rPr>
          <w:rStyle w:val="CommentReference"/>
        </w:rPr>
        <w:commentReference w:id="340"/>
      </w:r>
      <w:commentRangeEnd w:id="341"/>
      <w:r w:rsidR="00CE7AE0">
        <w:rPr>
          <w:rStyle w:val="CommentReference"/>
        </w:rPr>
        <w:commentReference w:id="341"/>
      </w:r>
      <w:r w:rsidR="00B26E09">
        <w:rPr>
          <w:szCs w:val="22"/>
        </w:rPr>
        <w:t xml:space="preserve">). </w:t>
      </w:r>
      <w:del w:id="342"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343"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43"/>
      <w:r>
        <w:rPr>
          <w:noProof/>
          <w:szCs w:val="22"/>
        </w:rPr>
        <w:t>.</w:t>
      </w:r>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44"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44"/>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45"/>
      <w:r w:rsidR="00825EE6" w:rsidRPr="003F5649">
        <w:t xml:space="preserve">for which we had not strong expectations are </w:t>
      </w:r>
      <w:commentRangeStart w:id="346"/>
      <w:r w:rsidR="00825EE6" w:rsidRPr="003F5649">
        <w:t>shown with shaded backgrounds.</w:t>
      </w:r>
      <w:commentRangeEnd w:id="346"/>
      <w:r w:rsidR="00825EE6" w:rsidRPr="003F5649">
        <w:rPr>
          <w:rStyle w:val="CommentReference"/>
          <w:color w:val="auto"/>
        </w:rPr>
        <w:commentReference w:id="346"/>
      </w:r>
      <w:commentRangeEnd w:id="345"/>
      <w:r w:rsidR="004F276B">
        <w:rPr>
          <w:rStyle w:val="CommentReference"/>
          <w:i w:val="0"/>
          <w:iCs w:val="0"/>
          <w:color w:val="auto"/>
        </w:rPr>
        <w:commentReference w:id="345"/>
      </w:r>
    </w:p>
    <w:p w14:paraId="6DC2C1D4" w14:textId="3647D959" w:rsidR="006D093A" w:rsidRDefault="006D093A" w:rsidP="002B7F50">
      <w:pPr>
        <w:rPr>
          <w:szCs w:val="22"/>
        </w:rPr>
      </w:pPr>
      <w:r>
        <w:rPr>
          <w:szCs w:val="22"/>
        </w:rPr>
        <w:t xml:space="preserve">Of primary interest, participants in all three experiments were less likely to respond </w:t>
      </w:r>
      <w:del w:id="347" w:author="Cummings, Shawn" w:date="2023-05-31T00:31:00Z">
        <w:r w:rsidRPr="00E960BA" w:rsidDel="00E960BA">
          <w:rPr>
            <w:i/>
            <w:iCs/>
            <w:szCs w:val="22"/>
            <w:rPrChange w:id="348" w:author="Cummings, Shawn" w:date="2023-05-31T00:31:00Z">
              <w:rPr>
                <w:szCs w:val="22"/>
              </w:rPr>
            </w:rPrChange>
          </w:rPr>
          <w:delText>“</w:delText>
        </w:r>
      </w:del>
      <w:proofErr w:type="spellStart"/>
      <w:r w:rsidRPr="00E960BA">
        <w:rPr>
          <w:i/>
          <w:iCs/>
          <w:szCs w:val="22"/>
          <w:rPrChange w:id="349" w:author="Cummings, Shawn" w:date="2023-05-31T00:31:00Z">
            <w:rPr>
              <w:szCs w:val="22"/>
            </w:rPr>
          </w:rPrChange>
        </w:rPr>
        <w:t>ashi</w:t>
      </w:r>
      <w:proofErr w:type="spellEnd"/>
      <w:del w:id="350" w:author="Cummings, Shawn" w:date="2023-05-31T00:30:00Z">
        <w:r w:rsidRPr="00E960BA" w:rsidDel="00E960BA">
          <w:rPr>
            <w:i/>
            <w:iCs/>
            <w:szCs w:val="22"/>
            <w:rPrChange w:id="351" w:author="Cummings, Shawn" w:date="2023-05-31T00:31:00Z">
              <w:rPr>
                <w:szCs w:val="22"/>
              </w:rPr>
            </w:rPrChange>
          </w:rPr>
          <w:delText>”</w:delText>
        </w:r>
      </w:del>
      <w:r w:rsidRPr="00E960BA">
        <w:rPr>
          <w:i/>
          <w:iCs/>
          <w:szCs w:val="22"/>
          <w:rPrChange w:id="352" w:author="Cummings, Shawn" w:date="2023-05-31T00:31:00Z">
            <w:rPr>
              <w:szCs w:val="22"/>
            </w:rPr>
          </w:rPrChange>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del w:id="353" w:author="Cummings, Shawn" w:date="2023-05-31T00:31:00Z">
        <w:r w:rsidRPr="00E960BA" w:rsidDel="00E960BA">
          <w:rPr>
            <w:i/>
            <w:iCs/>
            <w:szCs w:val="22"/>
            <w:rPrChange w:id="354" w:author="Cummings, Shawn" w:date="2023-05-31T00:31:00Z">
              <w:rPr>
                <w:szCs w:val="22"/>
              </w:rPr>
            </w:rPrChange>
          </w:rPr>
          <w:delText>“</w:delText>
        </w:r>
      </w:del>
      <w:proofErr w:type="spellStart"/>
      <w:r w:rsidRPr="00E960BA">
        <w:rPr>
          <w:i/>
          <w:iCs/>
          <w:szCs w:val="22"/>
          <w:rPrChange w:id="355" w:author="Cummings, Shawn" w:date="2023-05-31T00:31:00Z">
            <w:rPr>
              <w:szCs w:val="22"/>
            </w:rPr>
          </w:rPrChange>
        </w:rPr>
        <w:t>ashi</w:t>
      </w:r>
      <w:proofErr w:type="spellEnd"/>
      <w:del w:id="356" w:author="Cummings, Shawn" w:date="2023-05-31T00:31:00Z">
        <w:r w:rsidDel="00E960BA">
          <w:rPr>
            <w:szCs w:val="22"/>
          </w:rPr>
          <w:delText>”</w:delText>
        </w:r>
      </w:del>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del w:id="357" w:author="Cummings, Shawn" w:date="2023-05-31T00:31:00Z">
        <w:r w:rsidRPr="00E960BA" w:rsidDel="00E960BA">
          <w:rPr>
            <w:i/>
            <w:iCs/>
            <w:szCs w:val="22"/>
            <w:rPrChange w:id="358" w:author="Cummings, Shawn" w:date="2023-05-31T00:31:00Z">
              <w:rPr>
                <w:szCs w:val="22"/>
              </w:rPr>
            </w:rPrChange>
          </w:rPr>
          <w:delText>“</w:delText>
        </w:r>
      </w:del>
      <w:proofErr w:type="spellStart"/>
      <w:r w:rsidRPr="00E960BA">
        <w:rPr>
          <w:i/>
          <w:iCs/>
          <w:szCs w:val="22"/>
          <w:rPrChange w:id="359" w:author="Cummings, Shawn" w:date="2023-05-31T00:31:00Z">
            <w:rPr>
              <w:szCs w:val="22"/>
            </w:rPr>
          </w:rPrChange>
        </w:rPr>
        <w:t>ashi</w:t>
      </w:r>
      <w:proofErr w:type="spellEnd"/>
      <w:del w:id="360" w:author="Cummings, Shawn" w:date="2023-05-31T00:31:00Z">
        <w:r w:rsidDel="00E960BA">
          <w:rPr>
            <w:szCs w:val="22"/>
          </w:rPr>
          <w:delText>”</w:delText>
        </w:r>
      </w:del>
      <w:r>
        <w:rPr>
          <w:szCs w:val="22"/>
        </w:rPr>
        <w:t xml:space="preserve"> responses—is more difficult to detect for audio-visual stimuli for which </w:t>
      </w:r>
      <w:del w:id="361" w:author="Cummings, Shawn" w:date="2023-05-31T00:31:00Z">
        <w:r w:rsidRPr="00E960BA" w:rsidDel="00E960BA">
          <w:rPr>
            <w:i/>
            <w:iCs/>
            <w:szCs w:val="22"/>
            <w:rPrChange w:id="362" w:author="Cummings, Shawn" w:date="2023-05-31T00:31:00Z">
              <w:rPr>
                <w:szCs w:val="22"/>
              </w:rPr>
            </w:rPrChange>
          </w:rPr>
          <w:delText>“</w:delText>
        </w:r>
      </w:del>
      <w:proofErr w:type="spellStart"/>
      <w:r w:rsidRPr="00E960BA">
        <w:rPr>
          <w:i/>
          <w:iCs/>
          <w:szCs w:val="22"/>
          <w:rPrChange w:id="363" w:author="Cummings, Shawn" w:date="2023-05-31T00:31:00Z">
            <w:rPr>
              <w:szCs w:val="22"/>
            </w:rPr>
          </w:rPrChange>
        </w:rPr>
        <w:t>ashi</w:t>
      </w:r>
      <w:proofErr w:type="spellEnd"/>
      <w:del w:id="364" w:author="Cummings, Shawn" w:date="2023-05-31T00:31:00Z">
        <w:r w:rsidDel="00E960BA">
          <w:rPr>
            <w:szCs w:val="22"/>
          </w:rPr>
          <w:delText>”</w:delText>
        </w:r>
      </w:del>
      <w:r>
        <w:rPr>
          <w:szCs w:val="22"/>
        </w:rPr>
        <w:t>-responses are unlikely to being with.</w:t>
      </w:r>
      <w:r w:rsidR="00E617BE">
        <w:rPr>
          <w:szCs w:val="22"/>
        </w:rPr>
        <w:t xml:space="preserve"> The same trend </w:t>
      </w:r>
      <w:proofErr w:type="gramStart"/>
      <w:r w:rsidR="00E617BE">
        <w:rPr>
          <w:szCs w:val="22"/>
        </w:rPr>
        <w:t>are</w:t>
      </w:r>
      <w:proofErr w:type="gramEnd"/>
      <w:r w:rsidR="00E617BE">
        <w:rPr>
          <w:szCs w:val="22"/>
        </w:rPr>
        <w:t>, however, present across all three experiments.</w:t>
      </w:r>
    </w:p>
    <w:p w14:paraId="7885CC2A" w14:textId="70D9443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del w:id="365" w:author="Cummings, Shawn" w:date="2023-05-31T00:33:00Z">
        <w:r w:rsidRPr="00E960BA" w:rsidDel="00E960BA">
          <w:rPr>
            <w:i/>
            <w:iCs/>
            <w:szCs w:val="22"/>
            <w:rPrChange w:id="366" w:author="Cummings, Shawn" w:date="2023-05-31T00:33:00Z">
              <w:rPr>
                <w:szCs w:val="22"/>
              </w:rPr>
            </w:rPrChange>
          </w:rPr>
          <w:delText>“</w:delText>
        </w:r>
      </w:del>
      <w:proofErr w:type="spellStart"/>
      <w:r w:rsidRPr="00E960BA">
        <w:rPr>
          <w:i/>
          <w:iCs/>
          <w:szCs w:val="22"/>
          <w:rPrChange w:id="367" w:author="Cummings, Shawn" w:date="2023-05-31T00:33:00Z">
            <w:rPr>
              <w:szCs w:val="22"/>
            </w:rPr>
          </w:rPrChange>
        </w:rPr>
        <w:t>ashi</w:t>
      </w:r>
      <w:proofErr w:type="spellEnd"/>
      <w:del w:id="368" w:author="Cummings, Shawn" w:date="2023-05-31T00:33:00Z">
        <w:r w:rsidDel="00E960BA">
          <w:rPr>
            <w:szCs w:val="22"/>
          </w:rPr>
          <w:delText>”</w:delText>
        </w:r>
      </w:del>
      <w:ins w:id="369" w:author="Cummings, Shawn" w:date="2023-05-31T00:33:00Z">
        <w:r w:rsidR="00E960BA">
          <w:rPr>
            <w:szCs w:val="22"/>
          </w:rPr>
          <w:t xml:space="preserve"> </w:t>
        </w:r>
      </w:ins>
      <w:del w:id="370" w:author="Cummings, Shawn" w:date="2023-05-31T00:33:00Z">
        <w:r w:rsidDel="00E960BA">
          <w:rPr>
            <w:szCs w:val="22"/>
          </w:rPr>
          <w:delText>-</w:delText>
        </w:r>
      </w:del>
      <w:r>
        <w:rPr>
          <w:szCs w:val="22"/>
        </w:rPr>
        <w:t xml:space="preserve">responses when the audio-visual articulatory evidence biased towards </w:t>
      </w:r>
      <w:del w:id="371" w:author="Cummings, Shawn" w:date="2023-05-31T00:33:00Z">
        <w:r w:rsidRPr="00E960BA" w:rsidDel="00E960BA">
          <w:rPr>
            <w:i/>
            <w:iCs/>
            <w:szCs w:val="22"/>
            <w:rPrChange w:id="372" w:author="Cummings, Shawn" w:date="2023-05-31T00:33:00Z">
              <w:rPr>
                <w:szCs w:val="22"/>
              </w:rPr>
            </w:rPrChange>
          </w:rPr>
          <w:delText>“</w:delText>
        </w:r>
      </w:del>
      <w:proofErr w:type="spellStart"/>
      <w:r w:rsidRPr="00E960BA">
        <w:rPr>
          <w:i/>
          <w:iCs/>
          <w:szCs w:val="22"/>
          <w:rPrChange w:id="373" w:author="Cummings, Shawn" w:date="2023-05-31T00:33:00Z">
            <w:rPr>
              <w:szCs w:val="22"/>
            </w:rPr>
          </w:rPrChange>
        </w:rPr>
        <w:t>ashi</w:t>
      </w:r>
      <w:proofErr w:type="spellEnd"/>
      <w:del w:id="374" w:author="Cummings, Shawn" w:date="2023-05-31T00:33:00Z">
        <w:r w:rsidDel="00E960BA">
          <w:rPr>
            <w:szCs w:val="22"/>
          </w:rPr>
          <w:delText>”</w:delText>
        </w:r>
      </w:del>
      <w:r>
        <w:rPr>
          <w:szCs w:val="22"/>
        </w:rPr>
        <w:t xml:space="preserve">. These two effects seem to be independent of each other, suggesting additive effects of acoustic and visual evidence (BFs &gt; 8, in line with models of ideal cue integration, </w:t>
      </w:r>
      <w:r w:rsidRPr="00E960BA">
        <w:rPr>
          <w:szCs w:val="22"/>
          <w:highlight w:val="yellow"/>
          <w:rPrChange w:id="375" w:author="Cummings, Shawn" w:date="2023-05-31T00:33:00Z">
            <w:rPr>
              <w:szCs w:val="22"/>
            </w:rPr>
          </w:rPrChange>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8199F24"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ins w:id="376" w:author="Cummings, Shawn" w:date="2023-05-31T00:33:00Z">
        <w:r w:rsidR="00E960BA">
          <w:rPr>
            <w:szCs w:val="22"/>
          </w:rPr>
          <w:t xml:space="preserve"> </w:t>
        </w:r>
      </w:ins>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del w:id="377" w:author="Cummings, Shawn" w:date="2023-05-31T00:33:00Z">
        <w:r w:rsidR="00A47696" w:rsidRPr="00E960BA" w:rsidDel="00E960BA">
          <w:rPr>
            <w:i/>
            <w:iCs/>
            <w:szCs w:val="22"/>
            <w:rPrChange w:id="378" w:author="Cummings, Shawn" w:date="2023-05-31T00:34:00Z">
              <w:rPr>
                <w:szCs w:val="22"/>
              </w:rPr>
            </w:rPrChange>
          </w:rPr>
          <w:delText>“</w:delText>
        </w:r>
      </w:del>
      <w:proofErr w:type="spellStart"/>
      <w:r w:rsidR="00A47696" w:rsidRPr="00E960BA">
        <w:rPr>
          <w:i/>
          <w:iCs/>
          <w:szCs w:val="22"/>
          <w:rPrChange w:id="379" w:author="Cummings, Shawn" w:date="2023-05-31T00:34:00Z">
            <w:rPr>
              <w:szCs w:val="22"/>
            </w:rPr>
          </w:rPrChange>
        </w:rPr>
        <w:t>ashi</w:t>
      </w:r>
      <w:proofErr w:type="spellEnd"/>
      <w:del w:id="380" w:author="Cummings, Shawn" w:date="2023-05-31T00:34:00Z">
        <w:r w:rsidR="00A47696" w:rsidDel="00E960BA">
          <w:rPr>
            <w:szCs w:val="22"/>
          </w:rPr>
          <w:delText>”</w:delText>
        </w:r>
      </w:del>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73A19E78"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w:t>
      </w:r>
      <w:proofErr w:type="gramStart"/>
      <w:r w:rsidR="00244AD2">
        <w:rPr>
          <w:szCs w:val="22"/>
        </w:rPr>
        <w:t>similar to</w:t>
      </w:r>
      <w:proofErr w:type="gramEnd"/>
      <w:r w:rsidR="00244AD2">
        <w:rPr>
          <w:szCs w:val="22"/>
        </w:rPr>
        <w:t xml:space="preserve"> the effects of a </w:t>
      </w:r>
      <w:commentRangeStart w:id="381"/>
      <w:commentRangeStart w:id="382"/>
      <w:r w:rsidR="00244AD2">
        <w:rPr>
          <w:szCs w:val="22"/>
        </w:rPr>
        <w:t>bite</w:t>
      </w:r>
      <w:ins w:id="383" w:author="Cummings, Shawn" w:date="2023-05-31T00:34:00Z">
        <w:r w:rsidR="00E960BA">
          <w:rPr>
            <w:szCs w:val="22"/>
          </w:rPr>
          <w:t>-</w:t>
        </w:r>
      </w:ins>
      <w:del w:id="384" w:author="Cummings, Shawn" w:date="2023-05-31T00:34:00Z">
        <w:r w:rsidR="00244AD2" w:rsidDel="00E960BA">
          <w:rPr>
            <w:szCs w:val="22"/>
          </w:rPr>
          <w:delText xml:space="preserve"> </w:delText>
        </w:r>
      </w:del>
      <w:r w:rsidR="00244AD2">
        <w:rPr>
          <w:szCs w:val="22"/>
        </w:rPr>
        <w:t>block</w:t>
      </w:r>
      <w:commentRangeEnd w:id="381"/>
      <w:r w:rsidR="00244AD2">
        <w:rPr>
          <w:rStyle w:val="CommentReference"/>
        </w:rPr>
        <w:commentReference w:id="381"/>
      </w:r>
      <w:commentRangeEnd w:id="382"/>
      <w:r w:rsidR="00E960BA">
        <w:rPr>
          <w:rStyle w:val="CommentReference"/>
        </w:rPr>
        <w:commentReference w:id="382"/>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del w:id="385" w:author="Cummings, Shawn" w:date="2023-05-31T00:35:00Z">
        <w:r w:rsidRPr="00E960BA" w:rsidDel="00E960BA">
          <w:rPr>
            <w:i/>
            <w:iCs/>
            <w:szCs w:val="22"/>
            <w:rPrChange w:id="386" w:author="Cummings, Shawn" w:date="2023-05-31T00:35:00Z">
              <w:rPr>
                <w:szCs w:val="22"/>
              </w:rPr>
            </w:rPrChange>
          </w:rPr>
          <w:delText>“</w:delText>
        </w:r>
      </w:del>
      <w:proofErr w:type="spellStart"/>
      <w:r w:rsidRPr="00E960BA">
        <w:rPr>
          <w:i/>
          <w:iCs/>
          <w:szCs w:val="22"/>
          <w:rPrChange w:id="387" w:author="Cummings, Shawn" w:date="2023-05-31T00:35:00Z">
            <w:rPr>
              <w:szCs w:val="22"/>
            </w:rPr>
          </w:rPrChange>
        </w:rPr>
        <w:t>ashi</w:t>
      </w:r>
      <w:proofErr w:type="spellEnd"/>
      <w:del w:id="388" w:author="Cummings, Shawn" w:date="2023-05-31T00:35:00Z">
        <w:r w:rsidDel="00E960BA">
          <w:rPr>
            <w:szCs w:val="22"/>
          </w:rPr>
          <w:delText>”</w:delText>
        </w:r>
      </w:del>
      <w:r>
        <w:rPr>
          <w:szCs w:val="22"/>
        </w:rPr>
        <w:t xml:space="preserve"> when the pen is in the mouth</w:t>
      </w:r>
      <w:r w:rsidR="001D0660">
        <w:rPr>
          <w:szCs w:val="22"/>
        </w:rPr>
        <w:t>—the opposite of what we observed in all three experiments</w:t>
      </w:r>
      <w:r>
        <w:rPr>
          <w:szCs w:val="22"/>
        </w:rPr>
        <w:t xml:space="preserve">. Similarly, if listeners ignored the pen, or if </w:t>
      </w:r>
      <w:r>
        <w:rPr>
          <w:szCs w:val="22"/>
        </w:rPr>
        <w:lastRenderedPageBreak/>
        <w:t xml:space="preserve">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89"/>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90" w:author="Jaeger, Florian" w:date="2023-05-27T12:41:00Z">
        <w:r w:rsidR="00E17FC6" w:rsidRPr="00CE7AE0" w:rsidDel="008D6284">
          <w:rPr>
            <w:szCs w:val="22"/>
            <w:highlight w:val="yellow"/>
          </w:rPr>
          <w:delText>XXXXX</w:delText>
        </w:r>
        <w:commentRangeEnd w:id="389"/>
        <w:r w:rsidR="0080495B" w:rsidDel="008D6284">
          <w:rPr>
            <w:rStyle w:val="CommentReference"/>
          </w:rPr>
          <w:commentReference w:id="389"/>
        </w:r>
      </w:del>
      <w:r w:rsidR="008D6284">
        <w:rPr>
          <w:szCs w:val="22"/>
          <w:highlight w:val="yellow"/>
        </w:rPr>
        <w:t>This alternative explanation is addressed in Experiments 2.</w:t>
      </w:r>
    </w:p>
    <w:p w14:paraId="4804E457" w14:textId="2050DF3F" w:rsidR="000E2896" w:rsidRDefault="00E17FC6" w:rsidP="000E2896">
      <w:pPr>
        <w:rPr>
          <w:szCs w:val="22"/>
        </w:rPr>
      </w:pPr>
      <w:commentRangeStart w:id="391"/>
      <w:del w:id="392" w:author="Jaeger, Florian" w:date="2023-05-27T12:45:00Z">
        <w:r w:rsidRPr="00CE7AE0" w:rsidDel="008D6284">
          <w:rPr>
            <w:szCs w:val="22"/>
          </w:rPr>
          <w:delText>Beyond the effects of the pen</w:delText>
        </w:r>
      </w:del>
      <w:r w:rsidR="008D6284">
        <w:rPr>
          <w:szCs w:val="22"/>
        </w:rPr>
        <w:t>Before we turn to those experiments, we note that</w:t>
      </w:r>
      <w:r w:rsidRPr="00CE7AE0">
        <w:rPr>
          <w:szCs w:val="22"/>
        </w:rPr>
        <w:t xml:space="preserve"> Experiments 1a-c </w:t>
      </w:r>
      <w:r w:rsidR="008D6284">
        <w:rPr>
          <w:szCs w:val="22"/>
        </w:rPr>
        <w:t xml:space="preserve">also </w:t>
      </w:r>
      <w:r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del w:id="393"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94"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94"/>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91"/>
      <w:r w:rsidR="008D6284">
        <w:rPr>
          <w:rStyle w:val="CommentReference"/>
          <w:i w:val="0"/>
          <w:iCs w:val="0"/>
          <w:color w:val="auto"/>
        </w:rPr>
        <w:commentReference w:id="391"/>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w:t>
      </w:r>
      <w:r w:rsidR="004F7088">
        <w:rPr>
          <w:szCs w:val="22"/>
        </w:rPr>
        <w:lastRenderedPageBreak/>
        <w:t xml:space="preserve">(see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95"/>
      <w:commentRangeStart w:id="396"/>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95"/>
      <w:r w:rsidR="00375884">
        <w:rPr>
          <w:rStyle w:val="CommentReference"/>
        </w:rPr>
        <w:commentReference w:id="395"/>
      </w:r>
      <w:commentRangeEnd w:id="396"/>
      <w:r w:rsidR="00E02182">
        <w:rPr>
          <w:rStyle w:val="CommentReference"/>
        </w:rPr>
        <w:commentReference w:id="396"/>
      </w:r>
    </w:p>
    <w:p w14:paraId="15154D13" w14:textId="43037B55" w:rsidR="002E008A" w:rsidRPr="00ED3418" w:rsidRDefault="00703116">
      <w:pPr>
        <w:ind w:firstLine="0"/>
        <w:rPr>
          <w:szCs w:val="22"/>
        </w:rPr>
        <w:pPrChange w:id="397" w:author="Jaeger, Florian" w:date="2023-05-27T13:29:00Z">
          <w:pPr/>
        </w:pPrChange>
      </w:pPr>
      <w:commentRangeStart w:id="398"/>
      <w:commentRangeEnd w:id="398"/>
      <w:r>
        <w:rPr>
          <w:rStyle w:val="CommentReference"/>
        </w:rPr>
        <w:commentReference w:id="398"/>
      </w:r>
    </w:p>
    <w:p w14:paraId="7EE39542" w14:textId="72F0396D" w:rsidR="008133E0" w:rsidRPr="00ED3418" w:rsidRDefault="008133E0" w:rsidP="008133E0">
      <w:pPr>
        <w:jc w:val="center"/>
        <w:rPr>
          <w:szCs w:val="22"/>
        </w:rPr>
      </w:pPr>
      <w:bookmarkStart w:id="399" w:name="_Ref136084921"/>
      <w:r w:rsidRPr="00ED3418">
        <w:rPr>
          <w:szCs w:val="22"/>
          <w:highlight w:val="cyan"/>
        </w:rPr>
        <w:t xml:space="preserve">[INSERT </w:t>
      </w:r>
      <w:r>
        <w:rPr>
          <w:szCs w:val="22"/>
          <w:highlight w:val="cyan"/>
        </w:rPr>
        <w:t>FIGURE</w:t>
      </w:r>
      <w:r w:rsidRPr="00ED3418">
        <w:rPr>
          <w:szCs w:val="22"/>
          <w:highlight w:val="cyan"/>
        </w:rPr>
        <w:t>]</w:t>
      </w:r>
    </w:p>
    <w:p w14:paraId="6D3AA166" w14:textId="7980EB77"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99"/>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This block box was absent at the start and end of the experiment.</w:t>
      </w:r>
    </w:p>
    <w:p w14:paraId="6600DD62" w14:textId="14BDF42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del w:id="400" w:author="Cummings, Shawn" w:date="2023-06-02T19:00:00Z">
        <w:r w:rsidRPr="00ED3418" w:rsidDel="00E02182">
          <w:rPr>
            <w:szCs w:val="22"/>
          </w:rPr>
          <w:delText>“</w:delText>
        </w:r>
      </w:del>
      <w:r w:rsidRPr="00ED3418">
        <w:rPr>
          <w:szCs w:val="22"/>
        </w:rPr>
        <w:t>it does not matter why the lips were rounded; it only matters that they were rounded</w:t>
      </w:r>
      <w:r>
        <w:rPr>
          <w:szCs w:val="22"/>
        </w:rPr>
        <w:t>” (Fowler, 2006, p.</w:t>
      </w:r>
      <w:ins w:id="401" w:author="Cummings, Shawn" w:date="2023-06-02T19:13:00Z">
        <w:r w:rsidR="007B4DCF">
          <w:rPr>
            <w:szCs w:val="22"/>
          </w:rPr>
          <w:t xml:space="preserve"> 166</w:t>
        </w:r>
      </w:ins>
      <w:del w:id="402" w:author="Cummings, Shawn" w:date="2023-06-02T19:13:00Z">
        <w:r w:rsidDel="007B4DCF">
          <w:rPr>
            <w:szCs w:val="22"/>
          </w:rPr>
          <w:delText xml:space="preserve"> </w:delText>
        </w:r>
        <w:r w:rsidRPr="008133E0" w:rsidDel="007B4DCF">
          <w:rPr>
            <w:szCs w:val="22"/>
            <w:highlight w:val="yellow"/>
            <w:rPrChange w:id="403" w:author="Jaeger, Florian" w:date="2023-05-28T18:24:00Z">
              <w:rPr>
                <w:szCs w:val="22"/>
              </w:rPr>
            </w:rPrChange>
          </w:rPr>
          <w:delText>XXX</w:delText>
        </w:r>
      </w:del>
      <w:r>
        <w:rPr>
          <w:szCs w:val="22"/>
        </w:rPr>
        <w:t>).</w:t>
      </w:r>
    </w:p>
    <w:p w14:paraId="4A39DE5B" w14:textId="77777777" w:rsidR="00972CE3" w:rsidRDefault="00972CE3" w:rsidP="00972CE3">
      <w:pPr>
        <w:rPr>
          <w:szCs w:val="22"/>
        </w:rPr>
      </w:pPr>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w:t>
      </w:r>
      <w:r>
        <w:rPr>
          <w:szCs w:val="22"/>
        </w:rPr>
        <w:lastRenderedPageBreak/>
        <w:t>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404"/>
      <w:commentRangeStart w:id="405"/>
      <w:r w:rsidR="00972CE3">
        <w:rPr>
          <w:szCs w:val="22"/>
        </w:rPr>
        <w:t>c.</w:t>
      </w:r>
      <w:commentRangeEnd w:id="404"/>
      <w:r w:rsidR="00972CE3">
        <w:rPr>
          <w:rStyle w:val="CommentReference"/>
        </w:rPr>
        <w:commentReference w:id="404"/>
      </w:r>
      <w:commentRangeEnd w:id="405"/>
      <w:r w:rsidR="00143685">
        <w:rPr>
          <w:rStyle w:val="CommentReference"/>
        </w:rPr>
        <w:commentReference w:id="405"/>
      </w:r>
    </w:p>
    <w:p w14:paraId="630B8C5C" w14:textId="75F31759" w:rsidR="002E008A" w:rsidRPr="00972CE3" w:rsidRDefault="002E008A">
      <w:pPr>
        <w:rPr>
          <w:szCs w:val="22"/>
        </w:rPr>
        <w:pPrChange w:id="406" w:author="Jaeger, Florian" w:date="2023-05-27T13:32:00Z">
          <w:pPr>
            <w:ind w:firstLine="0"/>
          </w:pPr>
        </w:pPrChange>
      </w:pPr>
      <w:r w:rsidRPr="00ED3418">
        <w:rPr>
          <w:b/>
          <w:bCs/>
          <w:i/>
          <w:iCs/>
          <w:szCs w:val="22"/>
        </w:rPr>
        <w:t xml:space="preserve">Materials. </w:t>
      </w:r>
      <w:r w:rsidR="00972CE3" w:rsidRPr="00972CE3">
        <w:rPr>
          <w:szCs w:val="22"/>
          <w:rPrChange w:id="407" w:author="Jaeger, Florian" w:date="2023-05-27T13:33:00Z">
            <w:rPr>
              <w:b/>
              <w:bCs/>
              <w:i/>
              <w:iCs/>
              <w:szCs w:val="22"/>
            </w:rPr>
          </w:rPrChange>
        </w:rPr>
        <w:t>All materials were the same as in Exper</w:t>
      </w:r>
      <w:r w:rsidR="00972CE3">
        <w:rPr>
          <w:szCs w:val="22"/>
        </w:rPr>
        <w:t>i</w:t>
      </w:r>
      <w:r w:rsidR="00972CE3" w:rsidRPr="00972CE3">
        <w:rPr>
          <w:szCs w:val="22"/>
          <w:rPrChange w:id="408" w:author="Jaeger, Florian" w:date="2023-05-27T13:33:00Z">
            <w:rPr>
              <w:b/>
              <w:bCs/>
              <w:i/>
              <w:iCs/>
              <w:szCs w:val="22"/>
            </w:rPr>
          </w:rPrChange>
        </w:rPr>
        <w:t>ment 1c, except for the addition of a black rectangle to the video, as described above.</w:t>
      </w:r>
      <w:r w:rsidR="00972CE3">
        <w:rPr>
          <w:szCs w:val="22"/>
        </w:rPr>
        <w:t xml:space="preserve"> </w:t>
      </w:r>
      <w:r w:rsidR="00972CE3" w:rsidRPr="00972CE3">
        <w:rPr>
          <w:szCs w:val="22"/>
          <w:highlight w:val="yellow"/>
          <w:rPrChange w:id="409" w:author="Jaeger, Florian" w:date="2023-05-27T13:33:00Z">
            <w:rPr>
              <w:szCs w:val="22"/>
            </w:rPr>
          </w:rPrChange>
        </w:rPr>
        <w:t xml:space="preserve">MORE DETAILS </w:t>
      </w:r>
      <w:commentRangeStart w:id="410"/>
      <w:r w:rsidR="00972CE3" w:rsidRPr="00972CE3">
        <w:rPr>
          <w:szCs w:val="22"/>
          <w:highlight w:val="yellow"/>
          <w:rPrChange w:id="411" w:author="Jaeger, Florian" w:date="2023-05-27T13:33:00Z">
            <w:rPr>
              <w:szCs w:val="22"/>
            </w:rPr>
          </w:rPrChange>
        </w:rPr>
        <w:t>HERE</w:t>
      </w:r>
      <w:commentRangeEnd w:id="410"/>
      <w:r w:rsidR="00972CE3">
        <w:rPr>
          <w:rStyle w:val="CommentReference"/>
        </w:rPr>
        <w:commentReference w:id="410"/>
      </w:r>
      <w:r w:rsidR="00972CE3" w:rsidRPr="00972CE3">
        <w:rPr>
          <w:szCs w:val="22"/>
          <w:highlight w:val="yellow"/>
          <w:rPrChange w:id="412" w:author="Jaeger, Florian" w:date="2023-05-27T13:33:00Z">
            <w:rPr>
              <w:szCs w:val="22"/>
            </w:rPr>
          </w:rPrChange>
        </w:rPr>
        <w:t>.</w:t>
      </w:r>
    </w:p>
    <w:p w14:paraId="265D8C98" w14:textId="4C1A52E0" w:rsidR="00E02182" w:rsidRPr="00E02182" w:rsidRDefault="002E008A" w:rsidP="00E02182">
      <w:pPr>
        <w:rPr>
          <w:ins w:id="413" w:author="Cummings, Shawn" w:date="2023-06-02T19:05:00Z"/>
          <w:szCs w:val="22"/>
        </w:rPr>
      </w:pPr>
      <w:r w:rsidRPr="00ED3418">
        <w:rPr>
          <w:szCs w:val="22"/>
        </w:rPr>
        <w:t xml:space="preserve"> </w:t>
      </w:r>
      <w:ins w:id="414" w:author="Cummings, Shawn" w:date="2023-06-02T19:05:00Z">
        <w:r w:rsidR="00E02182">
          <w:rPr>
            <w:szCs w:val="22"/>
          </w:rPr>
          <w:t xml:space="preserve">The black rectangle was </w:t>
        </w:r>
        <w:r w:rsidR="00E02182" w:rsidRPr="00E02182">
          <w:rPr>
            <w:szCs w:val="22"/>
          </w:rPr>
          <w:t xml:space="preserve">positioned spatially such that vertically, the area from the bottom of the talker's nose to the bottom of her chin were blocked from view. Horizontally, the entire width of the face was occluded. </w:t>
        </w:r>
      </w:ins>
      <w:ins w:id="415" w:author="Cummings, Shawn" w:date="2023-06-02T19:09:00Z">
        <w:r w:rsidR="00E02182" w:rsidRPr="00E02182">
          <w:rPr>
            <w:szCs w:val="22"/>
          </w:rPr>
          <w:t xml:space="preserve">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ins>
      <w:ins w:id="416" w:author="Cummings, Shawn" w:date="2023-06-02T19:06:00Z">
        <w:r w:rsidR="00E02182">
          <w:rPr>
            <w:szCs w:val="22"/>
          </w:rPr>
          <w:t xml:space="preserve">In cases </w:t>
        </w:r>
      </w:ins>
      <w:ins w:id="417" w:author="Cummings, Shawn" w:date="2023-06-02T19:07:00Z">
        <w:r w:rsidR="00E02182">
          <w:rPr>
            <w:szCs w:val="22"/>
          </w:rPr>
          <w:t>where the talker moved during production, the size of the rectangle was increased such that t</w:t>
        </w:r>
      </w:ins>
      <w:ins w:id="418" w:author="Cummings, Shawn" w:date="2023-06-02T19:08:00Z">
        <w:r w:rsidR="00E02182">
          <w:rPr>
            <w:szCs w:val="22"/>
          </w:rPr>
          <w:t>he above criterion always applied. This gave rise</w:t>
        </w:r>
      </w:ins>
      <w:ins w:id="419" w:author="Cummings, Shawn" w:date="2023-06-02T19:07:00Z">
        <w:r w:rsidR="00E02182">
          <w:rPr>
            <w:szCs w:val="22"/>
          </w:rPr>
          <w:t xml:space="preserve"> </w:t>
        </w:r>
        <w:r w:rsidR="00E02182">
          <w:rPr>
            <w:szCs w:val="22"/>
          </w:rPr>
          <w:t>slightly different dimensions between different video</w:t>
        </w:r>
      </w:ins>
      <w:ins w:id="420" w:author="Cummings, Shawn" w:date="2023-06-02T19:08:00Z">
        <w:r w:rsidR="00E02182">
          <w:rPr>
            <w:szCs w:val="22"/>
          </w:rPr>
          <w:t xml:space="preserve"> frames.</w:t>
        </w:r>
      </w:ins>
    </w:p>
    <w:p w14:paraId="6DE76381" w14:textId="04D0FB8B" w:rsidR="00E02182" w:rsidRPr="00E02182" w:rsidRDefault="00E02182" w:rsidP="005878C4">
      <w:pPr>
        <w:rPr>
          <w:ins w:id="421" w:author="Cummings, Shawn" w:date="2023-06-02T19:05:00Z"/>
          <w:szCs w:val="22"/>
        </w:rPr>
      </w:pPr>
      <w:ins w:id="422" w:author="Cummings, Shawn" w:date="2023-06-02T19:05:00Z">
        <w:r w:rsidRPr="00E02182">
          <w:rPr>
            <w:szCs w:val="22"/>
          </w:rPr>
          <w:t>Temporally, the</w:t>
        </w:r>
      </w:ins>
      <w:ins w:id="423" w:author="Cummings, Shawn" w:date="2023-06-02T19:10:00Z">
        <w:r w:rsidR="005878C4">
          <w:rPr>
            <w:szCs w:val="22"/>
          </w:rPr>
          <w:t xml:space="preserve"> onset of the</w:t>
        </w:r>
      </w:ins>
      <w:ins w:id="424" w:author="Cummings, Shawn" w:date="2023-06-02T19:05:00Z">
        <w:r w:rsidRPr="00E02182">
          <w:rPr>
            <w:szCs w:val="22"/>
          </w:rPr>
          <w:t xml:space="preserve"> </w:t>
        </w:r>
      </w:ins>
      <w:ins w:id="425" w:author="Cummings, Shawn" w:date="2023-06-02T19:10:00Z">
        <w:r>
          <w:rPr>
            <w:szCs w:val="22"/>
          </w:rPr>
          <w:t>rectangle</w:t>
        </w:r>
        <w:r w:rsidR="005878C4">
          <w:rPr>
            <w:szCs w:val="22"/>
          </w:rPr>
          <w:t>’s appearance</w:t>
        </w:r>
        <w:r>
          <w:rPr>
            <w:szCs w:val="22"/>
          </w:rPr>
          <w:t xml:space="preserve"> was</w:t>
        </w:r>
      </w:ins>
      <w:ins w:id="426" w:author="Cummings, Shawn" w:date="2023-06-02T19:11:00Z">
        <w:r w:rsidR="005878C4">
          <w:rPr>
            <w:szCs w:val="22"/>
          </w:rPr>
          <w:t xml:space="preserve"> set to the frame after the </w:t>
        </w:r>
        <w:r w:rsidR="005878C4" w:rsidRPr="00E02182">
          <w:rPr>
            <w:szCs w:val="22"/>
          </w:rPr>
          <w:t xml:space="preserve">talker's maximum mouth aperture for the preceding vowel. The </w:t>
        </w:r>
        <w:proofErr w:type="spellStart"/>
        <w:r w:rsidR="005878C4" w:rsidRPr="00E02182">
          <w:rPr>
            <w:szCs w:val="22"/>
          </w:rPr>
          <w:t>occluder</w:t>
        </w:r>
        <w:proofErr w:type="spellEnd"/>
        <w:r w:rsidR="005878C4" w:rsidRPr="00E02182">
          <w:rPr>
            <w:szCs w:val="22"/>
          </w:rPr>
          <w:t xml:space="preserve"> disappeared at word offset. The vowel after the fricative was therefore also visually occluded.</w:t>
        </w:r>
      </w:ins>
      <w:ins w:id="427" w:author="Cummings, Shawn" w:date="2023-06-02T19:12:00Z">
        <w:r w:rsidR="005878C4">
          <w:rPr>
            <w:szCs w:val="22"/>
          </w:rPr>
          <w:t xml:space="preserve"> This window was</w:t>
        </w:r>
      </w:ins>
      <w:ins w:id="428" w:author="Cummings, Shawn" w:date="2023-06-02T19:10:00Z">
        <w:r>
          <w:rPr>
            <w:szCs w:val="22"/>
          </w:rPr>
          <w:t xml:space="preserve"> </w:t>
        </w:r>
      </w:ins>
      <w:ins w:id="429" w:author="Cummings, Shawn" w:date="2023-06-02T19:05:00Z">
        <w:r w:rsidRPr="00E02182">
          <w:rPr>
            <w:szCs w:val="22"/>
          </w:rPr>
          <w:t>intended to balance the competing constraints of giving subjects maximum opportunity to see the pen in the talker's mouth, while</w:t>
        </w:r>
      </w:ins>
      <w:ins w:id="430" w:author="Cummings, Shawn" w:date="2023-06-02T19:11:00Z">
        <w:r w:rsidR="005878C4">
          <w:rPr>
            <w:szCs w:val="22"/>
          </w:rPr>
          <w:t xml:space="preserve"> </w:t>
        </w:r>
      </w:ins>
      <w:ins w:id="431" w:author="Cummings, Shawn" w:date="2023-06-02T19:05:00Z">
        <w:r w:rsidRPr="00E02182">
          <w:rPr>
            <w:szCs w:val="22"/>
          </w:rPr>
          <w:t xml:space="preserve">blocking the entirety of the fricative segment. </w:t>
        </w:r>
      </w:ins>
    </w:p>
    <w:p w14:paraId="60E14638" w14:textId="77777777" w:rsidR="00E02182" w:rsidRPr="00E02182" w:rsidRDefault="00E02182" w:rsidP="00E02182">
      <w:pPr>
        <w:rPr>
          <w:ins w:id="432" w:author="Cummings, Shawn" w:date="2023-06-02T19:05:00Z"/>
          <w:szCs w:val="22"/>
        </w:rPr>
      </w:pPr>
    </w:p>
    <w:p w14:paraId="52FC772A" w14:textId="3D4FC403" w:rsidR="002E008A" w:rsidRDefault="002E008A" w:rsidP="002E008A">
      <w:pPr>
        <w:rPr>
          <w:szCs w:val="22"/>
        </w:rPr>
      </w:pPr>
    </w:p>
    <w:p w14:paraId="3A7459A7" w14:textId="3CA53530" w:rsidR="002E008A" w:rsidRPr="00ED3418" w:rsidRDefault="002E008A" w:rsidP="002E008A">
      <w:pPr>
        <w:rPr>
          <w:b/>
          <w:bCs/>
          <w:i/>
          <w:iCs/>
          <w:szCs w:val="22"/>
        </w:rPr>
      </w:pPr>
      <w:r w:rsidRPr="00ED3418">
        <w:rPr>
          <w:b/>
          <w:bCs/>
          <w:i/>
          <w:iCs/>
          <w:szCs w:val="22"/>
        </w:rPr>
        <w:lastRenderedPageBreak/>
        <w:t xml:space="preserve">Procedure. </w:t>
      </w:r>
      <w:r w:rsidR="006904D7">
        <w:rPr>
          <w:szCs w:val="22"/>
        </w:rPr>
        <w:t xml:space="preserve">The procedure was identical to Experiment </w:t>
      </w:r>
      <w:commentRangeStart w:id="433"/>
      <w:r w:rsidR="006904D7">
        <w:rPr>
          <w:szCs w:val="22"/>
        </w:rPr>
        <w:t>1c</w:t>
      </w:r>
      <w:commentRangeEnd w:id="433"/>
      <w:r w:rsidR="006904D7">
        <w:rPr>
          <w:rStyle w:val="CommentReference"/>
        </w:rPr>
        <w:commentReference w:id="433"/>
      </w:r>
      <w:ins w:id="434" w:author="Cummings, Shawn" w:date="2023-06-02T19:23:00Z">
        <w:r w:rsidR="00143685">
          <w:rPr>
            <w:szCs w:val="22"/>
          </w:rPr>
          <w:t>, with two exc</w:t>
        </w:r>
      </w:ins>
      <w:ins w:id="435" w:author="Cummings, Shawn" w:date="2023-06-02T19:24:00Z">
        <w:r w:rsidR="00143685">
          <w:rPr>
            <w:szCs w:val="22"/>
          </w:rPr>
          <w:t>eptions.</w:t>
        </w:r>
      </w:ins>
      <w:del w:id="436" w:author="Cummings, Shawn" w:date="2023-06-02T19:23:00Z">
        <w:r w:rsidR="006904D7" w:rsidDel="00143685">
          <w:rPr>
            <w:szCs w:val="22"/>
          </w:rPr>
          <w:delText>.</w:delText>
        </w:r>
      </w:del>
      <w:ins w:id="437" w:author="Cummings, Shawn" w:date="2023-06-02T19:19:00Z">
        <w:r w:rsidR="006A24AF">
          <w:rPr>
            <w:szCs w:val="22"/>
          </w:rPr>
          <w:t xml:space="preserve"> </w:t>
        </w:r>
      </w:ins>
      <w:ins w:id="438" w:author="Cummings, Shawn" w:date="2023-06-02T19:20:00Z">
        <w:r w:rsidR="006A24AF">
          <w:rPr>
            <w:szCs w:val="22"/>
          </w:rPr>
          <w:t>The phrase “</w:t>
        </w:r>
        <w:r w:rsidR="006A24AF" w:rsidRPr="006A24AF">
          <w:rPr>
            <w:szCs w:val="22"/>
            <w:u w:val="single"/>
            <w:lang w:val="en-GB"/>
          </w:rPr>
          <w:t>with a black box occluding the speaker's mouth</w:t>
        </w:r>
        <w:r w:rsidR="006A24AF">
          <w:rPr>
            <w:szCs w:val="22"/>
            <w:u w:val="single"/>
            <w:lang w:val="en-GB"/>
          </w:rPr>
          <w:t>” was added to instructions where relevant, to ameliorate subjects’ potential confusion</w:t>
        </w:r>
      </w:ins>
      <w:ins w:id="439" w:author="Cummings, Shawn" w:date="2023-06-02T19:21:00Z">
        <w:r w:rsidR="006A24AF">
          <w:rPr>
            <w:szCs w:val="22"/>
            <w:u w:val="single"/>
            <w:lang w:val="en-GB"/>
          </w:rPr>
          <w:t>.</w:t>
        </w:r>
      </w:ins>
      <w:ins w:id="440" w:author="Cummings, Shawn" w:date="2023-06-02T19:27:00Z">
        <w:r w:rsidR="00143685">
          <w:rPr>
            <w:szCs w:val="22"/>
            <w:u w:val="single"/>
            <w:lang w:val="en-GB"/>
          </w:rPr>
          <w:t xml:space="preserve"> </w:t>
        </w:r>
        <w:commentRangeStart w:id="441"/>
        <w:r w:rsidR="00143685">
          <w:rPr>
            <w:szCs w:val="22"/>
            <w:u w:val="single"/>
            <w:lang w:val="en-GB"/>
          </w:rPr>
          <w:t>A ‘preloading’ screen was also added directly foll</w:t>
        </w:r>
      </w:ins>
      <w:ins w:id="442" w:author="Cummings, Shawn" w:date="2023-06-02T19:28:00Z">
        <w:r w:rsidR="00143685">
          <w:rPr>
            <w:szCs w:val="22"/>
            <w:u w:val="single"/>
            <w:lang w:val="en-GB"/>
          </w:rPr>
          <w:t xml:space="preserve">owing instructions, wherein subjects simply waited while a loading bar was </w:t>
        </w:r>
        <w:proofErr w:type="gramStart"/>
        <w:r w:rsidR="00143685">
          <w:rPr>
            <w:szCs w:val="22"/>
            <w:u w:val="single"/>
            <w:lang w:val="en-GB"/>
          </w:rPr>
          <w:t>displayed</w:t>
        </w:r>
        <w:proofErr w:type="gramEnd"/>
        <w:r w:rsidR="00143685">
          <w:rPr>
            <w:szCs w:val="22"/>
            <w:u w:val="single"/>
            <w:lang w:val="en-GB"/>
          </w:rPr>
          <w:t xml:space="preserve"> and all stimuli were primed for presentation. </w:t>
        </w:r>
      </w:ins>
      <w:commentRangeEnd w:id="441"/>
      <w:ins w:id="443" w:author="Cummings, Shawn" w:date="2023-06-02T19:29:00Z">
        <w:r w:rsidR="00143685">
          <w:rPr>
            <w:rStyle w:val="CommentReference"/>
          </w:rPr>
          <w:commentReference w:id="441"/>
        </w:r>
      </w:ins>
    </w:p>
    <w:p w14:paraId="667A03D8" w14:textId="52A0D188"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r w:rsidR="00315C40">
        <w:rPr>
          <w:szCs w:val="22"/>
        </w:rPr>
        <w:t xml:space="preserve"> for analysis</w:t>
      </w:r>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698915A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 xml:space="preserve">location </w:t>
      </w:r>
      <w:r>
        <w:rPr>
          <w:szCs w:val="22"/>
        </w:rPr>
        <w:t xml:space="preserve">(BF = 1.1). Unsurprisingly, the effect of visual bias was also substantially reduced </w:t>
      </w:r>
      <w:r w:rsidR="001F5AD0">
        <w:rPr>
          <w:szCs w:val="22"/>
        </w:rPr>
        <w:t xml:space="preserve">, though still present </w:t>
      </w:r>
      <w:r>
        <w:rPr>
          <w:szCs w:val="22"/>
        </w:rPr>
        <w:t xml:space="preserve">(BF = 2.2). Participants did, however, continue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0003628D" w:rsidR="002E008A" w:rsidRDefault="008133E0">
      <w:pPr>
        <w:pStyle w:val="Caption"/>
        <w:rPr>
          <w:szCs w:val="22"/>
        </w:rPr>
        <w:pPrChange w:id="444" w:author="Jaeger, Florian" w:date="2023-05-29T12:24:00Z">
          <w:pPr/>
        </w:pPrChange>
      </w:pPr>
      <w:bookmarkStart w:id="44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45"/>
      <w:r>
        <w:rPr>
          <w:noProof/>
          <w:szCs w:val="22"/>
        </w:rPr>
        <w:t>.</w:t>
      </w:r>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proofErr w:type="gramStart"/>
      <w:r w:rsidR="00C21FFD">
        <w:rPr>
          <w:szCs w:val="22"/>
        </w:rPr>
        <w:t>is</w:t>
      </w:r>
      <w:proofErr w:type="gramEnd"/>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pPr>
        <w:pStyle w:val="Caption"/>
        <w:rPr>
          <w:szCs w:val="22"/>
        </w:rPr>
        <w:pPrChange w:id="446" w:author="Jaeger, Florian" w:date="2023-05-27T14:10:00Z">
          <w:pPr>
            <w:pStyle w:val="Heading2"/>
          </w:pPr>
        </w:pPrChange>
      </w:pPr>
      <w:bookmarkStart w:id="447"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47"/>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448"/>
      <w:r w:rsidRPr="003F5649">
        <w:t xml:space="preserve">for which we had not strong expectations are </w:t>
      </w:r>
      <w:commentRangeStart w:id="449"/>
      <w:r w:rsidRPr="003F5649">
        <w:t>shown with shaded backgrounds.</w:t>
      </w:r>
      <w:commentRangeEnd w:id="449"/>
      <w:r w:rsidRPr="003F5649">
        <w:rPr>
          <w:rStyle w:val="CommentReference"/>
          <w:color w:val="auto"/>
        </w:rPr>
        <w:commentReference w:id="449"/>
      </w:r>
      <w:commentRangeEnd w:id="448"/>
      <w:r>
        <w:rPr>
          <w:rStyle w:val="CommentReference"/>
          <w:i w:val="0"/>
          <w:iCs w:val="0"/>
          <w:color w:val="auto"/>
        </w:rPr>
        <w:commentReference w:id="448"/>
      </w:r>
    </w:p>
    <w:p w14:paraId="4EBC0A9C" w14:textId="1A8E2AE1" w:rsidR="001F5AD0" w:rsidRPr="00ED3418" w:rsidRDefault="001F5AD0" w:rsidP="001F5AD0">
      <w:pPr>
        <w:pStyle w:val="Heading2"/>
        <w:rPr>
          <w:szCs w:val="22"/>
        </w:rPr>
      </w:pPr>
      <w:r>
        <w:rPr>
          <w:szCs w:val="22"/>
        </w:rPr>
        <w:t>Discussion</w:t>
      </w:r>
    </w:p>
    <w:p w14:paraId="5648F2B0" w14:textId="3DA9548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 (an auxiliary experiment with N = 64 participants reported in the SI provides additional evidence that participants noticed the presence and location of the</w:t>
      </w:r>
      <w:commentRangeStart w:id="450"/>
      <w:r>
        <w:rPr>
          <w:szCs w:val="22"/>
        </w:rPr>
        <w:t xml:space="preserve"> pen).</w:t>
      </w:r>
      <w:commentRangeEnd w:id="450"/>
      <w:r>
        <w:rPr>
          <w:rStyle w:val="CommentReference"/>
        </w:rPr>
        <w:commentReference w:id="450"/>
      </w:r>
      <w:r>
        <w:rPr>
          <w:szCs w:val="22"/>
        </w:rPr>
        <w:t xml:space="preserve"> This finding suggests that a pen in the mouth of the talker is not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at least for the two most “</w:t>
      </w:r>
      <w:proofErr w:type="spellStart"/>
      <w:r w:rsidR="00414593">
        <w:rPr>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w:t>
      </w:r>
      <w:r w:rsidR="00414593">
        <w:rPr>
          <w:szCs w:val="22"/>
        </w:rPr>
        <w:lastRenderedPageBreak/>
        <w:t xml:space="preserve">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51"/>
      <w:commentRangeStart w:id="452"/>
      <w:commentRangeEnd w:id="451"/>
      <w:r w:rsidR="00584D72">
        <w:rPr>
          <w:rStyle w:val="CommentReference"/>
        </w:rPr>
        <w:commentReference w:id="451"/>
      </w:r>
      <w:commentRangeEnd w:id="452"/>
      <w:r w:rsidR="005878C4">
        <w:rPr>
          <w:rStyle w:val="CommentReference"/>
        </w:rPr>
        <w:commentReference w:id="452"/>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453"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B69DF08" w:rsidR="00584D72" w:rsidRPr="00CE7AE0" w:rsidRDefault="00584D72" w:rsidP="00E17FC6">
      <w:pPr>
        <w:rPr>
          <w:szCs w:val="22"/>
        </w:rPr>
      </w:pPr>
    </w:p>
    <w:p w14:paraId="2AA42922" w14:textId="7C59BDFF" w:rsidR="004526C4" w:rsidRDefault="00244AD2" w:rsidP="00CE7AE0">
      <w:pPr>
        <w:ind w:firstLine="0"/>
        <w:rPr>
          <w:szCs w:val="22"/>
        </w:rPr>
      </w:pPr>
      <w:moveToRangeStart w:id="454" w:author="Jaeger, Florian" w:date="2023-05-22T16:51:00Z" w:name="move135666718"/>
      <w:moveTo w:id="455"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454"/>
      <w:r w:rsidR="00620763" w:rsidRPr="00BF6D97">
        <w:rPr>
          <w:szCs w:val="22"/>
        </w:rPr>
        <w:t xml:space="preserve"> </w:t>
      </w:r>
      <w:bookmarkStart w:id="456"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456"/>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lastRenderedPageBreak/>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w:t>
      </w:r>
      <w:r w:rsidRPr="005E5AD7">
        <w:rPr>
          <w:szCs w:val="22"/>
          <w:shd w:val="clear" w:color="auto" w:fill="EFEFEF"/>
        </w:rPr>
        <w:lastRenderedPageBreak/>
        <w:t>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w:t>
      </w:r>
      <w:r w:rsidRPr="005E5AD7">
        <w:rPr>
          <w:szCs w:val="22"/>
          <w:shd w:val="clear" w:color="auto" w:fill="EFEFEF"/>
        </w:rPr>
        <w:lastRenderedPageBreak/>
        <w:t>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lastRenderedPageBreak/>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2"/>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w:t>
      </w:r>
      <w:proofErr w:type="spellStart"/>
      <w:r w:rsidRPr="008736CF">
        <w:rPr>
          <w:szCs w:val="22"/>
          <w:lang w:val="tr-TR" w:eastAsia="tr-TR"/>
        </w:rPr>
        <w:t>Kraljic</w:t>
      </w:r>
      <w:proofErr w:type="spellEnd"/>
      <w:r w:rsidRPr="008736CF">
        <w:rPr>
          <w:szCs w:val="22"/>
          <w:lang w:val="tr-TR" w:eastAsia="tr-TR"/>
        </w:rPr>
        <w:t xml:space="preserve">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w:t>
      </w:r>
      <w:proofErr w:type="spellStart"/>
      <w:r w:rsidRPr="008736CF">
        <w:rPr>
          <w:szCs w:val="22"/>
          <w:lang w:val="tr-TR" w:eastAsia="tr-TR"/>
        </w:rPr>
        <w:t>Jaeger</w:t>
      </w:r>
      <w:proofErr w:type="spellEnd"/>
      <w:r w:rsidRPr="008736CF">
        <w:rPr>
          <w:szCs w:val="22"/>
          <w:lang w:val="tr-TR" w:eastAsia="tr-TR"/>
        </w:rPr>
        <w:t xml:space="preserve">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4"/>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457" w:author="Jaeger, Florian" w:date="2023-05-27T12:53:00Z"/>
          <w:szCs w:val="22"/>
        </w:rPr>
      </w:pPr>
      <w:del w:id="458"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459" w:author="Jaeger, Florian" w:date="2023-05-27T12:53:00Z"/>
          <w:szCs w:val="22"/>
          <w:shd w:val="clear" w:color="auto" w:fill="EFEFEF"/>
        </w:rPr>
      </w:pPr>
      <w:del w:id="460"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461" w:author="Jaeger, Florian" w:date="2023-05-27T12:53:00Z"/>
          <w:szCs w:val="22"/>
          <w:shd w:val="clear" w:color="auto" w:fill="EFEFEF"/>
        </w:rPr>
      </w:pPr>
      <w:del w:id="462"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 xml:space="preserve">Add link to </w:t>
      </w:r>
      <w:r w:rsidRPr="00584D72">
        <w:t>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r w:rsidRPr="00584D72">
        <w:t>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w:t>
      </w:r>
      <w:r w:rsidRPr="00584D72">
        <w:t>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w:t>
      </w:r>
      <w:r w:rsidRPr="00584D72">
        <w:t>actually, they might even replicate the vowel context effect?)</w:t>
      </w:r>
    </w:p>
  </w:comment>
  <w:comment w:id="81"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2"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 xml:space="preserve">Changed this since the bite block experiment was about adaptation, not discounting upon presentation of visual evidence. If </w:t>
      </w:r>
      <w:r w:rsidRPr="00584D72">
        <w:t>anything that makes our finding more exciting, I think.</w:t>
      </w:r>
    </w:p>
  </w:comment>
  <w:comment w:id="93"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 xml:space="preserve">Our instructions are “what word the speaker is </w:t>
      </w:r>
      <w:r w:rsidRPr="00584D72">
        <w:t>saying”… don’t know how much this differs from “what word the talker produced” or “what word the talker intended” or “what you hear”, but don’t want to open that can of worms</w:t>
      </w:r>
    </w:p>
  </w:comment>
  <w:comment w:id="94"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105"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24"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42"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w:t>
      </w:r>
      <w:r w:rsidRPr="00584D72">
        <w:rPr>
          <w:highlight w:val="cyan"/>
        </w:rPr>
        <w:t>ashi)</w:t>
      </w:r>
    </w:p>
  </w:comment>
  <w:comment w:id="143"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 xml:space="preserve">Why would we not scale to make ASI high, such that our X axis scales positively with </w:t>
      </w:r>
      <w:r w:rsidRPr="00584D72">
        <w:t>CoG?</w:t>
      </w:r>
    </w:p>
  </w:comment>
  <w:comment w:id="144"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 xml:space="preserve">We could but I think all of our previous work plotted it this way? We can reverse the </w:t>
      </w:r>
      <w:r w:rsidRPr="00584D72">
        <w:t>CoG axis later?</w:t>
      </w:r>
    </w:p>
  </w:comment>
  <w:comment w:id="167" w:author="Jaeger, Florian" w:date="2023-05-22T16:38:00Z" w:initials="TJ">
    <w:p w14:paraId="283D8E19" w14:textId="54C1C635" w:rsidR="003F5649" w:rsidRPr="00584D72" w:rsidRDefault="003F5649">
      <w:pPr>
        <w:pStyle w:val="CommentText"/>
      </w:pPr>
      <w:r w:rsidRPr="00584D72">
        <w:rPr>
          <w:rStyle w:val="CommentReference"/>
        </w:rPr>
        <w:annotationRef/>
      </w:r>
      <w:r w:rsidRPr="00584D72">
        <w:t>I think we can delete this? I appreciate it but perhaps it’s more info for the SI, if at all?</w:t>
      </w:r>
    </w:p>
  </w:comment>
  <w:comment w:id="168" w:author="Cummings, Shawn" w:date="2023-05-30T22:13:00Z" w:initials="SC">
    <w:p w14:paraId="50D093F2" w14:textId="77777777" w:rsidR="00DF2F44" w:rsidRDefault="00DF2F44" w:rsidP="00BE7E0C">
      <w:pPr>
        <w:jc w:val="left"/>
      </w:pPr>
      <w:r>
        <w:rPr>
          <w:rStyle w:val="CommentReference"/>
        </w:rPr>
        <w:annotationRef/>
      </w:r>
      <w:r>
        <w:t xml:space="preserve">Agreed! Indeed, this entire paragraph feels like it should be more of a footnote/erratum… could we perhaps in main text just say “the three steps differed based on factors orthogonal to the aims of the study, but we stress that the location is not critical.” And either footnote the current paragraph or direct readers towards SI for it? </w:t>
      </w:r>
    </w:p>
  </w:comment>
  <w:comment w:id="170" w:author="Jaeger, Florian" w:date="2023-05-12T18:11:00Z" w:initials="TJ">
    <w:p w14:paraId="73984CB4" w14:textId="293BA9BF" w:rsidR="00E85D79" w:rsidRPr="00584D72" w:rsidRDefault="00E85D79">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4" w:author="Jaeger, Florian" w:date="2023-05-12T18:11:00Z" w:initials="TJ">
    <w:p w14:paraId="209B2D64" w14:textId="77777777" w:rsidR="00E80486" w:rsidRPr="00584D72" w:rsidRDefault="00E80486" w:rsidP="00E80486">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9" w:author="Jaeger, Florian" w:date="2023-05-12T20:56:00Z" w:initials="TJ">
    <w:p w14:paraId="74C09277" w14:textId="5073175F" w:rsidR="00E538CF" w:rsidRPr="00584D72" w:rsidRDefault="00E538CF">
      <w:pPr>
        <w:pStyle w:val="CommentText"/>
      </w:pPr>
      <w:r w:rsidRPr="00584D72">
        <w:rPr>
          <w:rStyle w:val="CommentReference"/>
        </w:rPr>
        <w:annotationRef/>
      </w:r>
      <w:r w:rsidRPr="00584D72">
        <w:t>Gevher, could we make the HTML such that it works as part of our OSF? Then we could just link to the exact OSF location here.</w:t>
      </w:r>
    </w:p>
  </w:comment>
  <w:comment w:id="178" w:author="Jaeger, Florian" w:date="2023-05-12T18:12:00Z" w:initials="TJ">
    <w:p w14:paraId="2B8D7E1E" w14:textId="7B9AEECC" w:rsidR="00E85D79" w:rsidRPr="00584D72" w:rsidRDefault="00E85D79">
      <w:pPr>
        <w:pStyle w:val="CommentText"/>
      </w:pPr>
      <w:r w:rsidRPr="00584D72">
        <w:rPr>
          <w:rStyle w:val="CommentReference"/>
        </w:rPr>
        <w:annotationRef/>
      </w:r>
      <w:r w:rsidRPr="00584D72">
        <w:t>Same of this. Let’s move it up to the intro.</w:t>
      </w:r>
    </w:p>
  </w:comment>
  <w:comment w:id="180" w:author="Cummings, Shawn" w:date="2023-05-30T22:14:00Z" w:initials="SC">
    <w:p w14:paraId="0DBB140C" w14:textId="77777777" w:rsidR="00DF2F44" w:rsidRDefault="00DF2F44" w:rsidP="000E27BC">
      <w:pPr>
        <w:jc w:val="left"/>
      </w:pPr>
      <w:r>
        <w:rPr>
          <w:rStyle w:val="CommentReference"/>
        </w:rPr>
        <w:annotationRef/>
      </w:r>
      <w:r>
        <w:t>Here I’m leaving the quotation marks rather than italics, because it’s copied from our instructions in the actual task</w:t>
      </w:r>
    </w:p>
  </w:comment>
  <w:comment w:id="191"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92"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9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99"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300"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01"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336" w:author="Jaeger, Florian" w:date="2023-05-12T21:17:00Z" w:initials="TJ">
    <w:p w14:paraId="2DD7FEAE" w14:textId="266C8BE3" w:rsidR="007E5D3F" w:rsidRPr="00584D72" w:rsidRDefault="007E5D3F">
      <w:pPr>
        <w:pStyle w:val="CommentText"/>
      </w:pPr>
      <w:r w:rsidRPr="00584D72">
        <w:rPr>
          <w:rStyle w:val="CommentReference"/>
        </w:rPr>
        <w:annotationRef/>
      </w:r>
      <w:r w:rsidRPr="00584D72">
        <w:t xml:space="preserve">Have we tried using </w:t>
      </w:r>
      <w:r w:rsidRPr="00584D72">
        <w:t>mo() instead?</w:t>
      </w:r>
    </w:p>
  </w:comment>
  <w:comment w:id="337"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340"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341"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46"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45"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81" w:author="Jaeger, Florian" w:date="2023-05-22T16:57:00Z" w:initials="TJ">
    <w:p w14:paraId="0B1E1E74" w14:textId="02B03DFA" w:rsidR="00244AD2" w:rsidRPr="00584D72" w:rsidRDefault="00244AD2">
      <w:pPr>
        <w:pStyle w:val="CommentText"/>
      </w:pPr>
      <w:r w:rsidRPr="00584D72">
        <w:rPr>
          <w:rStyle w:val="CommentReference"/>
        </w:rPr>
        <w:annotationRef/>
      </w:r>
      <w:r w:rsidRPr="00584D72">
        <w:t>Is that the term they used?</w:t>
      </w:r>
    </w:p>
  </w:comment>
  <w:comment w:id="382"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89" w:author="Jaeger, Florian" w:date="2023-05-20T16:14:00Z" w:initials="TJ">
    <w:p w14:paraId="77BDFF72" w14:textId="4FC73203" w:rsidR="0080495B" w:rsidRPr="00584D72" w:rsidRDefault="0080495B">
      <w:pPr>
        <w:pStyle w:val="CommentText"/>
      </w:pPr>
      <w:r w:rsidRPr="00584D72">
        <w:rPr>
          <w:rStyle w:val="CommentReference"/>
        </w:rPr>
        <w:annotationRef/>
      </w:r>
      <w:r w:rsidR="00E80486" w:rsidRPr="00584D72">
        <w:rPr>
          <w:highlight w:val="yellow"/>
        </w:rPr>
        <w:t xml:space="preserve">HIGH PRIORITY: </w:t>
      </w:r>
      <w:r w:rsidRPr="00584D72">
        <w:rPr>
          <w:highlight w:val="yellow"/>
        </w:rPr>
        <w:t>It’s not clear to me that this has actually been ruled out.</w:t>
      </w:r>
      <w:r w:rsidR="00813D35" w:rsidRPr="00584D72">
        <w:t xml:space="preserve"> But I guess </w:t>
      </w:r>
    </w:p>
  </w:comment>
  <w:comment w:id="391"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395"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96"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98"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04"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05"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410" w:author="Jaeger, Florian" w:date="2023-05-27T13:33:00Z" w:initials="TJ">
    <w:p w14:paraId="0D78AD55" w14:textId="1E29425C" w:rsidR="00972CE3" w:rsidRPr="00584D72" w:rsidRDefault="00972CE3">
      <w:pPr>
        <w:pStyle w:val="CommentText"/>
      </w:pPr>
      <w:r w:rsidRPr="00584D72">
        <w:rPr>
          <w:rStyle w:val="CommentReference"/>
        </w:rPr>
        <w:annotationRef/>
      </w:r>
      <w:r w:rsidRPr="00584D72">
        <w:t>How was box added. When did it start, when end? How did this relate to evidence about the pen</w:t>
      </w:r>
      <w:r w:rsidR="006904D7" w:rsidRPr="00584D72">
        <w:t>.</w:t>
      </w:r>
    </w:p>
  </w:comment>
  <w:comment w:id="433" w:author="Jaeger, Florian" w:date="2023-05-27T13:34:00Z" w:initials="TJ">
    <w:p w14:paraId="72D1D309" w14:textId="59840876" w:rsidR="006904D7" w:rsidRPr="00584D72" w:rsidRDefault="006904D7">
      <w:pPr>
        <w:pStyle w:val="CommentText"/>
      </w:pPr>
      <w:r w:rsidRPr="00584D72">
        <w:rPr>
          <w:rStyle w:val="CommentReference"/>
        </w:rPr>
        <w:annotationRef/>
      </w:r>
      <w:r w:rsidRPr="00584D72">
        <w:t xml:space="preserve">Any changes/addition to instructions, </w:t>
      </w:r>
      <w:r w:rsidRPr="00584D72">
        <w:t>etc?</w:t>
      </w:r>
    </w:p>
  </w:comment>
  <w:comment w:id="441" w:author="Cummings, Shawn" w:date="2023-06-02T19:29:00Z" w:initials="SC">
    <w:p w14:paraId="3A580D87" w14:textId="77777777" w:rsidR="00143685" w:rsidRDefault="00143685" w:rsidP="00F7443A">
      <w:pPr>
        <w:jc w:val="left"/>
      </w:pPr>
      <w:r>
        <w:rPr>
          <w:rStyle w:val="CommentReference"/>
        </w:rPr>
        <w:annotationRef/>
      </w:r>
      <w:r>
        <w:t>Better words here, if we decide to keep (this feels almost SI-able?)</w:t>
      </w:r>
    </w:p>
  </w:comment>
  <w:comment w:id="449"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448"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450"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451"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52"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50D093F2" w15:paraIdParent="283D8E19" w15:done="0"/>
  <w15:commentEx w15:paraId="73984CB4" w15:done="0"/>
  <w15:commentEx w15:paraId="209B2D64" w15:done="0"/>
  <w15:commentEx w15:paraId="74C09277" w15:done="0"/>
  <w15:commentEx w15:paraId="2B8D7E1E" w15:done="0"/>
  <w15:commentEx w15:paraId="0DBB140C"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1"/>
  <w15:commentEx w15:paraId="0B1E1E74" w15:done="0"/>
  <w15:commentEx w15:paraId="55602D6A" w15:paraIdParent="0B1E1E74" w15:done="0"/>
  <w15:commentEx w15:paraId="77BDFF72" w15:done="0"/>
  <w15:commentEx w15:paraId="50954B7C" w15:done="0"/>
  <w15:commentEx w15:paraId="6F0F2FCC" w15:done="0"/>
  <w15:commentEx w15:paraId="6D45D85A" w15:paraIdParent="6F0F2FCC" w15:done="0"/>
  <w15:commentEx w15:paraId="5EAD1A10" w15:done="0"/>
  <w15:commentEx w15:paraId="78D4A70B" w15:done="0"/>
  <w15:commentEx w15:paraId="08D8C7F2" w15:paraIdParent="78D4A70B" w15:done="0"/>
  <w15:commentEx w15:paraId="0D78AD55" w15:done="0"/>
  <w15:commentEx w15:paraId="72D1D309" w15:done="0"/>
  <w15:commentEx w15:paraId="3A580D87" w15:done="0"/>
  <w15:commentEx w15:paraId="17CAF5FC" w15:done="0"/>
  <w15:commentEx w15:paraId="604B9265" w15:done="0"/>
  <w15:commentEx w15:paraId="6A8ED899" w15:done="0"/>
  <w15:commentEx w15:paraId="7F7A9238" w15:done="0"/>
  <w15:commentEx w15:paraId="5EA25A27" w15:paraIdParent="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20F373" w16cex:dateUtc="2023-05-30T20:13: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20F3D4" w16cex:dateUtc="2023-05-30T20:14: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2114C2" w16cex:dateUtc="2023-05-30T22:35:00Z"/>
  <w16cex:commentExtensible w16cex:durableId="2813705F" w16cex:dateUtc="2023-05-20T20:14: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1C8531" w16cex:dateUtc="2023-05-27T17:33:00Z"/>
  <w16cex:commentExtensible w16cex:durableId="281C855A" w16cex:dateUtc="2023-05-27T17:34:00Z"/>
  <w16cex:commentExtensible w16cex:durableId="2824C180" w16cex:dateUtc="2023-06-02T17:2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50D093F2" w16cid:durableId="2820F373"/>
  <w16cid:commentId w16cid:paraId="73984CB4" w16cid:durableId="2808FFE9"/>
  <w16cid:commentId w16cid:paraId="209B2D64" w16cid:durableId="281C7043"/>
  <w16cid:commentId w16cid:paraId="74C09277" w16cid:durableId="28092672"/>
  <w16cid:commentId w16cid:paraId="2B8D7E1E" w16cid:durableId="28090005"/>
  <w16cid:commentId w16cid:paraId="0DBB140C" w16cid:durableId="2820F3D4"/>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5602D6A" w16cid:durableId="282114C2"/>
  <w16cid:commentId w16cid:paraId="77BDFF72" w16cid:durableId="2813705F"/>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0D78AD55" w16cid:durableId="281C8531"/>
  <w16cid:commentId w16cid:paraId="72D1D309" w16cid:durableId="281C855A"/>
  <w16cid:commentId w16cid:paraId="3A580D87" w16cid:durableId="2824C180"/>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8D34F" w14:textId="77777777" w:rsidR="00B444C7" w:rsidRDefault="00B444C7" w:rsidP="00634F96">
      <w:r>
        <w:separator/>
      </w:r>
    </w:p>
  </w:endnote>
  <w:endnote w:type="continuationSeparator" w:id="0">
    <w:p w14:paraId="2C3058F0" w14:textId="77777777" w:rsidR="00B444C7" w:rsidRDefault="00B444C7" w:rsidP="00634F96">
      <w:r>
        <w:continuationSeparator/>
      </w:r>
    </w:p>
  </w:endnote>
  <w:endnote w:type="continuationNotice" w:id="1">
    <w:p w14:paraId="45D6C20D" w14:textId="77777777" w:rsidR="00B444C7" w:rsidRDefault="00B444C7"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B7537" w14:textId="77777777" w:rsidR="00B444C7" w:rsidRDefault="00B444C7" w:rsidP="00634F96">
      <w:r>
        <w:separator/>
      </w:r>
    </w:p>
  </w:footnote>
  <w:footnote w:type="continuationSeparator" w:id="0">
    <w:p w14:paraId="661E6E3F" w14:textId="77777777" w:rsidR="00B444C7" w:rsidRDefault="00B444C7" w:rsidP="00634F96">
      <w:r>
        <w:continuationSeparator/>
      </w:r>
    </w:p>
  </w:footnote>
  <w:footnote w:type="continuationNotice" w:id="1">
    <w:p w14:paraId="79748470" w14:textId="77777777" w:rsidR="00B444C7" w:rsidRDefault="00B444C7"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46</Pages>
  <Words>11669</Words>
  <Characters>66514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33</cp:revision>
  <cp:lastPrinted>2019-03-12T19:51:00Z</cp:lastPrinted>
  <dcterms:created xsi:type="dcterms:W3CDTF">2023-05-18T20:07:00Z</dcterms:created>
  <dcterms:modified xsi:type="dcterms:W3CDTF">2023-06-02T17:29:00Z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