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pPr>
        <w:pStyle w:val="ListParagraph"/>
        <w:widowControl/>
        <w:numPr>
          <w:ilvl w:val="1"/>
          <w:numId w:val="32"/>
        </w:numPr>
        <w:autoSpaceDE/>
        <w:autoSpaceDN/>
        <w:adjustRightInd/>
        <w:spacing w:line="240" w:lineRule="auto"/>
        <w:jc w:val="left"/>
        <w:rPr>
          <w:ins w:id="6" w:author="Jaeger, Florian" w:date="2023-05-13T09:15:00Z"/>
        </w:rPr>
        <w:pPrChange w:id="7" w:author="Jaeger, Florian" w:date="2023-05-13T09:16:00Z">
          <w:pPr>
            <w:pStyle w:val="ListParagraph"/>
            <w:widowControl/>
            <w:numPr>
              <w:numId w:val="32"/>
            </w:numPr>
            <w:autoSpaceDE/>
            <w:autoSpaceDN/>
            <w:adjustRightInd/>
            <w:spacing w:line="240" w:lineRule="auto"/>
            <w:ind w:hanging="360"/>
            <w:jc w:val="left"/>
          </w:pPr>
        </w:pPrChange>
      </w:pPr>
      <w:ins w:id="8"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9" w:author="Jaeger, Florian" w:date="2023-05-13T09:15:00Z"/>
        </w:rPr>
      </w:pPr>
      <w:ins w:id="10" w:author="Jaeger, Florian" w:date="2023-05-13T09:15:00Z">
        <w:r>
          <w:t>Gevher:</w:t>
        </w:r>
      </w:ins>
    </w:p>
    <w:p w14:paraId="3F2AB8FD" w14:textId="113B68BE" w:rsidR="00B92F7F" w:rsidRDefault="00B92F7F">
      <w:pPr>
        <w:pStyle w:val="ListParagraph"/>
        <w:widowControl/>
        <w:numPr>
          <w:ilvl w:val="1"/>
          <w:numId w:val="32"/>
        </w:numPr>
        <w:autoSpaceDE/>
        <w:autoSpaceDN/>
        <w:adjustRightInd/>
        <w:spacing w:line="240" w:lineRule="auto"/>
        <w:jc w:val="left"/>
        <w:rPr>
          <w:ins w:id="11" w:author="Jaeger, Florian" w:date="2023-05-13T09:15:00Z"/>
        </w:rPr>
        <w:pPrChange w:id="12" w:author="Jaeger, Florian" w:date="2023-05-13T09:15:00Z">
          <w:pPr>
            <w:pStyle w:val="ListParagraph"/>
            <w:widowControl/>
            <w:numPr>
              <w:numId w:val="32"/>
            </w:numPr>
            <w:autoSpaceDE/>
            <w:autoSpaceDN/>
            <w:adjustRightInd/>
            <w:spacing w:line="240" w:lineRule="auto"/>
            <w:ind w:hanging="360"/>
            <w:jc w:val="left"/>
          </w:pPr>
        </w:pPrChange>
      </w:pPr>
      <w:ins w:id="13" w:author="Jaeger, Florian" w:date="2023-05-13T09:15:00Z">
        <w:r>
          <w:t>Update websi</w:t>
        </w:r>
      </w:ins>
      <w:ins w:id="14"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Florian:</w:t>
        </w:r>
      </w:ins>
    </w:p>
    <w:p w14:paraId="6E4D4CA4" w14:textId="726E5738" w:rsidR="00B92F7F" w:rsidRPr="00B92F7F" w:rsidRDefault="00B92F7F">
      <w:pPr>
        <w:pStyle w:val="ListParagraph"/>
        <w:widowControl/>
        <w:numPr>
          <w:ilvl w:val="1"/>
          <w:numId w:val="32"/>
        </w:numPr>
        <w:autoSpaceDE/>
        <w:autoSpaceDN/>
        <w:adjustRightInd/>
        <w:spacing w:line="240" w:lineRule="auto"/>
        <w:jc w:val="left"/>
        <w:rPr>
          <w:ins w:id="17" w:author="Jaeger, Florian" w:date="2023-05-13T09:13:00Z"/>
        </w:rPr>
        <w:pPrChange w:id="18" w:author="Jaeger, Florian" w:date="2023-05-13T09:15:00Z">
          <w:pPr>
            <w:widowControl/>
            <w:autoSpaceDE/>
            <w:autoSpaceDN/>
            <w:adjustRightInd/>
            <w:spacing w:line="240" w:lineRule="auto"/>
            <w:ind w:firstLine="0"/>
            <w:jc w:val="left"/>
          </w:pPr>
        </w:pPrChange>
      </w:pPr>
      <w:ins w:id="19" w:author="Jaeger, Florian" w:date="2023-05-13T09:14:00Z">
        <w:r w:rsidRPr="00B92F7F">
          <w:t xml:space="preserve">Run analyses for experiment 1a-c </w:t>
        </w:r>
      </w:ins>
      <w:ins w:id="20" w:author="Jaeger, Florian" w:date="2023-05-13T09:15:00Z">
        <w:r w:rsidRPr="00B92F7F">
          <w:t xml:space="preserve">with </w:t>
        </w:r>
        <w:proofErr w:type="spellStart"/>
        <w:proofErr w:type="gramStart"/>
        <w:r w:rsidRPr="00B92F7F">
          <w:t>mo</w:t>
        </w:r>
        <w:proofErr w:type="spellEnd"/>
        <w:r w:rsidRPr="00B92F7F">
          <w:t>(</w:t>
        </w:r>
        <w:proofErr w:type="gramEnd"/>
        <w:r w:rsidRPr="00B92F7F">
          <w:t>) (potential problem: interpretation of main effects, etc.)</w:t>
        </w:r>
      </w:ins>
      <w:ins w:id="21"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8537CE">
        <w:rPr>
          <w:szCs w:val="22"/>
          <w:highlight w:val="yellow"/>
          <w:rPrChange w:id="22" w:author="Jaeger, Florian" w:date="2023-05-12T13:54:00Z">
            <w:rPr>
              <w:szCs w:val="22"/>
            </w:rPr>
          </w:rPrChange>
        </w:rPr>
        <w:t>Causal inference</w:t>
      </w:r>
      <w:r w:rsidRPr="00ED3418">
        <w:rPr>
          <w:szCs w:val="22"/>
        </w:rPr>
        <w:t xml:space="preserve"> in audiovisual speech perception</w:t>
      </w:r>
      <w:ins w:id="23" w:author="Jaeger, Florian" w:date="2023-05-12T13:53:00Z">
        <w:r w:rsidR="008537CE">
          <w:rPr>
            <w:szCs w:val="22"/>
          </w:rPr>
          <w:t xml:space="preserve"> and adaptation</w:t>
        </w:r>
      </w:ins>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741C1D01" w:rsidR="00620763" w:rsidRPr="00ED3418" w:rsidRDefault="00620763" w:rsidP="00634F96">
      <w:pPr>
        <w:rPr>
          <w:szCs w:val="22"/>
          <w:vertAlign w:val="superscript"/>
        </w:rPr>
      </w:pPr>
      <w:r w:rsidRPr="00ED3418">
        <w:rPr>
          <w:szCs w:val="22"/>
        </w:rPr>
        <w:t>Shawn Cummings</w:t>
      </w:r>
      <w:del w:id="24" w:author="Jaeger, Florian" w:date="2023-05-13T09:12:00Z">
        <w:r w:rsidRPr="00ED3418" w:rsidDel="00B92F7F">
          <w:rPr>
            <w:szCs w:val="22"/>
          </w:rPr>
          <w:delText>*</w:delText>
        </w:r>
      </w:del>
      <w:r w:rsidRPr="00ED3418">
        <w:rPr>
          <w:szCs w:val="22"/>
          <w:vertAlign w:val="superscript"/>
        </w:rPr>
        <w:t>1</w:t>
      </w:r>
      <w:r w:rsidR="0084004E" w:rsidRPr="00ED3418">
        <w:rPr>
          <w:szCs w:val="22"/>
          <w:vertAlign w:val="superscript"/>
        </w:rPr>
        <w:t>,3</w:t>
      </w:r>
      <w:r w:rsidRPr="00ED3418">
        <w:rPr>
          <w:szCs w:val="22"/>
        </w:rPr>
        <w:t>, Gevher Karboga</w:t>
      </w:r>
      <w:del w:id="25" w:author="Jaeger, Florian" w:date="2023-05-13T09:12:00Z">
        <w:r w:rsidRPr="00ED3418" w:rsidDel="00B92F7F">
          <w:rPr>
            <w:szCs w:val="22"/>
          </w:rPr>
          <w:delText>*</w:delText>
        </w:r>
      </w:del>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ins w:id="26" w:author="Jaeger, Florian" w:date="2023-05-12T13:53:00Z">
        <w:r w:rsidR="008537CE">
          <w:rPr>
            <w:szCs w:val="22"/>
          </w:rPr>
          <w:t xml:space="preserve">T. </w:t>
        </w:r>
      </w:ins>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7CE46727" w14:textId="51AD9962" w:rsidR="00620763" w:rsidRPr="00ED3418" w:rsidDel="00B92F7F" w:rsidRDefault="00620763" w:rsidP="00634F96">
      <w:pPr>
        <w:rPr>
          <w:del w:id="27" w:author="Jaeger, Florian" w:date="2023-05-13T09:12:00Z"/>
          <w:szCs w:val="22"/>
        </w:rPr>
      </w:pPr>
      <w:del w:id="28" w:author="Jaeger, Florian" w:date="2023-05-13T09:12:00Z">
        <w:r w:rsidRPr="00ED3418" w:rsidDel="00B92F7F">
          <w:rPr>
            <w:b/>
            <w:szCs w:val="22"/>
          </w:rPr>
          <w:delText>*</w:delText>
        </w:r>
        <w:r w:rsidRPr="00ED3418" w:rsidDel="00B92F7F">
          <w:rPr>
            <w:szCs w:val="22"/>
          </w:rPr>
          <w:delText>Joint first authors presented in alphabetical order</w:delText>
        </w:r>
      </w:del>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8E564C7" w14:textId="70B9D6BF"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ins w:id="29" w:author="Jaeger, Florian" w:date="2023-05-12T13:54:00Z">
        <w:r w:rsidR="008537CE">
          <w:rPr>
            <w:szCs w:val="22"/>
          </w:rPr>
          <w:t>the first author</w:t>
        </w:r>
      </w:ins>
      <w:del w:id="30" w:author="Jaeger, Florian" w:date="2023-05-12T13:54:00Z">
        <w:r w:rsidR="00B806BD" w:rsidRPr="00ED3418" w:rsidDel="008537CE">
          <w:rPr>
            <w:szCs w:val="22"/>
          </w:rPr>
          <w:delText>SNC</w:delText>
        </w:r>
      </w:del>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16D2280"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xml:space="preserve">. We gratefully acknowledge that this project is made possible through several researchers’ dedication to open science: the audio recordings were obtained from </w:t>
      </w:r>
      <w:commentRangeStart w:id="31"/>
      <w:r w:rsidRPr="00ED3418">
        <w:rPr>
          <w:szCs w:val="22"/>
        </w:rPr>
        <w:t>Tanya Kraljic and Arthur Samuel, the video recordings were obtained from Molly Babel</w:t>
      </w:r>
      <w:r w:rsidR="00423FF8" w:rsidRPr="00ED3418">
        <w:rPr>
          <w:szCs w:val="22"/>
        </w:rPr>
        <w:t xml:space="preserve">; </w:t>
      </w:r>
      <w:del w:id="32" w:author="Jaeger, Florian" w:date="2023-05-12T13:58:00Z">
        <w:r w:rsidR="00423FF8" w:rsidRPr="00ED3418" w:rsidDel="00AD0E69">
          <w:rPr>
            <w:szCs w:val="22"/>
          </w:rPr>
          <w:delText>Wednesday Bushong, Zach Burchill, Linda Liu, and Xin Xie helped co-develop the tutorial on crowdsourcing experiments that S</w:delText>
        </w:r>
        <w:r w:rsidR="00B13B74" w:rsidRPr="00ED3418" w:rsidDel="00AD0E69">
          <w:rPr>
            <w:szCs w:val="22"/>
          </w:rPr>
          <w:delText>N</w:delText>
        </w:r>
        <w:r w:rsidR="00423FF8" w:rsidRPr="00ED3418" w:rsidDel="00AD0E69">
          <w:rPr>
            <w:szCs w:val="22"/>
          </w:rPr>
          <w:delText xml:space="preserve">C, GK, and MY learned from; </w:delText>
        </w:r>
      </w:del>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ins w:id="33" w:author="Jaeger, Florian" w:date="2023-05-12T13:56:00Z">
        <w:r w:rsidR="00AD0E69">
          <w:rPr>
            <w:szCs w:val="22"/>
          </w:rPr>
          <w:t xml:space="preserve">originally developed </w:t>
        </w:r>
      </w:ins>
      <w:r w:rsidR="00423FF8" w:rsidRPr="00ED3418">
        <w:rPr>
          <w:szCs w:val="22"/>
        </w:rPr>
        <w:t>by Dave Kleinschmidt</w:t>
      </w:r>
      <w:ins w:id="34" w:author="Jaeger, Florian" w:date="2023-05-12T13:57:00Z">
        <w:r w:rsidR="00AD0E69">
          <w:rPr>
            <w:szCs w:val="22"/>
          </w:rPr>
          <w:t>, with input from Linda Liu and Zach Burchill</w:t>
        </w:r>
      </w:ins>
      <w:del w:id="35" w:author="Jaeger, Florian" w:date="2023-05-12T13:56:00Z">
        <w:r w:rsidR="00423FF8" w:rsidRPr="00ED3418" w:rsidDel="00AD0E69">
          <w:rPr>
            <w:szCs w:val="22"/>
          </w:rPr>
          <w:delText xml:space="preserve"> </w:delText>
        </w:r>
      </w:del>
      <w:ins w:id="36" w:author="Jaeger, Florian" w:date="2023-05-12T13:56:00Z">
        <w:r w:rsidR="00AD0E69">
          <w:rPr>
            <w:szCs w:val="22"/>
          </w:rPr>
          <w:t xml:space="preserve"> (</w:t>
        </w:r>
      </w:ins>
      <w:ins w:id="37" w:author="Jaeger, Florian" w:date="2023-05-12T13:58:00Z">
        <w:r w:rsidR="00AD0E69">
          <w:rPr>
            <w:szCs w:val="22"/>
          </w:rPr>
          <w:t xml:space="preserve">Human Language Processing Lab, University of Rochester, </w:t>
        </w:r>
      </w:ins>
      <w:commentRangeStart w:id="38"/>
      <w:ins w:id="39" w:author="Jaeger, Florian" w:date="2023-05-12T13:56:00Z">
        <w:r w:rsidR="00AD0E69">
          <w:rPr>
            <w:szCs w:val="22"/>
          </w:rPr>
          <w:t>URL</w:t>
        </w:r>
        <w:commentRangeEnd w:id="38"/>
        <w:r w:rsidR="00AD0E69">
          <w:rPr>
            <w:rStyle w:val="CommentReference"/>
          </w:rPr>
          <w:commentReference w:id="38"/>
        </w:r>
        <w:r w:rsidR="00AD0E69">
          <w:rPr>
            <w:szCs w:val="22"/>
          </w:rPr>
          <w:t>)</w:t>
        </w:r>
      </w:ins>
      <w:del w:id="40" w:author="Jaeger, Florian" w:date="2023-05-12T13:56:00Z">
        <w:r w:rsidR="00423FF8" w:rsidRPr="00ED3418" w:rsidDel="00AD0E69">
          <w:rPr>
            <w:szCs w:val="22"/>
          </w:rPr>
          <w:delText>and Linda Liu</w:delText>
        </w:r>
      </w:del>
      <w:r w:rsidR="00423FF8" w:rsidRPr="00ED3418">
        <w:rPr>
          <w:szCs w:val="22"/>
        </w:rPr>
        <w:t xml:space="preserve">. </w:t>
      </w:r>
      <w:del w:id="41" w:author="Jaeger, Florian" w:date="2023-05-12T13:57:00Z">
        <w:r w:rsidR="00423FF8" w:rsidRPr="00ED3418" w:rsidDel="00AD0E69">
          <w:rPr>
            <w:szCs w:val="22"/>
          </w:rPr>
          <w:delText>Zach Burchill provided additional help with the coding of the experiment.</w:delText>
        </w:r>
        <w:bookmarkStart w:id="42" w:name="OLE_LINK14"/>
        <w:bookmarkStart w:id="43" w:name="OLE_LINK15"/>
        <w:bookmarkStart w:id="44" w:name="OLE_LINK13"/>
        <w:r w:rsidR="000922F6" w:rsidRPr="00ED3418" w:rsidDel="00AD0E69">
          <w:rPr>
            <w:szCs w:val="22"/>
          </w:rPr>
          <w:delText xml:space="preserve"> </w:delText>
        </w:r>
      </w:del>
      <w:commentRangeStart w:id="45"/>
      <w:r w:rsidR="000922F6" w:rsidRPr="00ED3418">
        <w:rPr>
          <w:szCs w:val="22"/>
        </w:rPr>
        <w:t xml:space="preserve">Data collection via Prolific was facilitated by Proliferate, a tool </w:t>
      </w:r>
      <w:del w:id="46" w:author="Jaeger, Florian" w:date="2023-05-12T13:57:00Z">
        <w:r w:rsidR="000922F6" w:rsidRPr="00ED3418" w:rsidDel="00AD0E69">
          <w:rPr>
            <w:szCs w:val="22"/>
          </w:rPr>
          <w:delText xml:space="preserve">built </w:delText>
        </w:r>
      </w:del>
      <w:ins w:id="47" w:author="Jaeger, Florian" w:date="2023-05-12T13:57:00Z">
        <w:r w:rsidR="00AD0E69">
          <w:rPr>
            <w:szCs w:val="22"/>
          </w:rPr>
          <w:t>developed</w:t>
        </w:r>
        <w:r w:rsidR="00AD0E69" w:rsidRPr="00ED3418">
          <w:rPr>
            <w:szCs w:val="22"/>
          </w:rPr>
          <w:t xml:space="preserve"> </w:t>
        </w:r>
      </w:ins>
      <w:r w:rsidR="000922F6" w:rsidRPr="00ED3418">
        <w:rPr>
          <w:szCs w:val="22"/>
        </w:rPr>
        <w:t>and maintained by Sebastian Schuster</w:t>
      </w:r>
      <w:ins w:id="48" w:author="Jaeger, Florian" w:date="2023-05-12T13:57:00Z">
        <w:r w:rsidR="00AD0E69">
          <w:rPr>
            <w:szCs w:val="22"/>
          </w:rPr>
          <w:t xml:space="preserve"> (ALPs Lab, Stanford)</w:t>
        </w:r>
      </w:ins>
      <w:r w:rsidR="000922F6" w:rsidRPr="00ED3418">
        <w:rPr>
          <w:szCs w:val="22"/>
        </w:rPr>
        <w:t>.</w:t>
      </w:r>
      <w:commentRangeEnd w:id="45"/>
      <w:r w:rsidR="000922F6" w:rsidRPr="00ED3418">
        <w:rPr>
          <w:rStyle w:val="CommentReference"/>
          <w:sz w:val="22"/>
          <w:szCs w:val="22"/>
        </w:rPr>
        <w:commentReference w:id="45"/>
      </w:r>
      <w:commentRangeEnd w:id="31"/>
      <w:r w:rsidR="00AD0E69">
        <w:rPr>
          <w:rStyle w:val="CommentReference"/>
        </w:rPr>
        <w:commentReference w:id="31"/>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3D3CBC8A"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4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42"/>
      <w:bookmarkEnd w:id="43"/>
      <w:r w:rsidR="001E23A1" w:rsidRPr="00ED3418">
        <w:rPr>
          <w:szCs w:val="22"/>
        </w:rPr>
        <w:t xml:space="preserve">All authors jointly interpreted the results. </w:t>
      </w:r>
      <w:r w:rsidR="000922F6" w:rsidRPr="00ED3418">
        <w:rPr>
          <w:szCs w:val="22"/>
        </w:rPr>
        <w:t xml:space="preserve">SNC </w:t>
      </w:r>
      <w:ins w:id="50" w:author="Jaeger, Florian" w:date="2023-05-12T13:59:00Z">
        <w:r w:rsidR="00AD0E69">
          <w:rPr>
            <w:szCs w:val="22"/>
          </w:rPr>
          <w:t xml:space="preserve">and TFJ </w:t>
        </w:r>
      </w:ins>
      <w:r w:rsidR="001E23A1" w:rsidRPr="00ED3418">
        <w:rPr>
          <w:szCs w:val="22"/>
        </w:rPr>
        <w:t xml:space="preserve">wrote the </w:t>
      </w:r>
      <w:del w:id="51" w:author="Jaeger, Florian" w:date="2023-05-12T14:00:00Z">
        <w:r w:rsidR="001E23A1" w:rsidRPr="00ED3418" w:rsidDel="00AD0E69">
          <w:rPr>
            <w:szCs w:val="22"/>
          </w:rPr>
          <w:delText xml:space="preserve">first draft of the </w:delText>
        </w:r>
      </w:del>
      <w:r w:rsidR="001E23A1" w:rsidRPr="00ED3418">
        <w:rPr>
          <w:szCs w:val="22"/>
        </w:rPr>
        <w:t>paper, with input from all authors.</w:t>
      </w:r>
      <w:commentRangeEnd w:id="49"/>
      <w:r w:rsidR="000922F6" w:rsidRPr="00ED3418">
        <w:rPr>
          <w:rStyle w:val="CommentReference"/>
          <w:sz w:val="22"/>
          <w:szCs w:val="22"/>
        </w:rPr>
        <w:commentReference w:id="49"/>
      </w:r>
    </w:p>
    <w:bookmarkEnd w:id="44"/>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RDefault="00423FF8" w:rsidP="00634F96">
      <w:pPr>
        <w:rPr>
          <w:szCs w:val="22"/>
        </w:rPr>
      </w:pPr>
      <w:r w:rsidRPr="00ED3418">
        <w:rPr>
          <w:szCs w:val="22"/>
        </w:rPr>
        <w:br w:type="page"/>
      </w:r>
    </w:p>
    <w:p w14:paraId="4DAC3B4C" w14:textId="77777777" w:rsidR="008A6F3D" w:rsidRPr="00ED3418" w:rsidRDefault="008A6F3D" w:rsidP="00634F96">
      <w:pPr>
        <w:rPr>
          <w:szCs w:val="22"/>
        </w:rPr>
      </w:pPr>
    </w:p>
    <w:p w14:paraId="34E607E6" w14:textId="000B8BCD" w:rsidR="008A6F3D" w:rsidRPr="00ED3418" w:rsidRDefault="00BD2D04" w:rsidP="0095211A">
      <w:pPr>
        <w:rPr>
          <w:b/>
          <w:bCs/>
          <w:szCs w:val="22"/>
        </w:rPr>
      </w:pPr>
      <w:r w:rsidRPr="00ED3418">
        <w:rPr>
          <w:b/>
          <w:bCs/>
          <w:szCs w:val="22"/>
        </w:rPr>
        <w:t xml:space="preserve">Open science statement: </w:t>
      </w:r>
      <w:r w:rsidRPr="00ED3418">
        <w:rPr>
          <w:szCs w:val="22"/>
        </w:rPr>
        <w:t xml:space="preserve">The documented </w:t>
      </w:r>
      <w:proofErr w:type="spellStart"/>
      <w:r w:rsidRPr="00ED3418">
        <w:rPr>
          <w:szCs w:val="22"/>
        </w:rPr>
        <w:t>Javascript</w:t>
      </w:r>
      <w:proofErr w:type="spellEnd"/>
      <w:r w:rsidRPr="00ED3418">
        <w:rPr>
          <w:szCs w:val="22"/>
        </w:rPr>
        <w:t xml:space="preserve"> code, experimental lists, and audiovisual materials for all experiments are available via OSF at </w:t>
      </w:r>
      <w:r w:rsidRPr="00ED3418">
        <w:rPr>
          <w:szCs w:val="22"/>
          <w:highlight w:val="cyan"/>
        </w:rPr>
        <w:t>XYZ</w:t>
      </w:r>
      <w:r w:rsidRPr="00ED3418">
        <w:rPr>
          <w:szCs w:val="22"/>
        </w:rPr>
        <w:t xml:space="preserve">. </w:t>
      </w:r>
      <w:r w:rsidR="0095211A" w:rsidRPr="00ED3418">
        <w:rPr>
          <w:szCs w:val="22"/>
        </w:rPr>
        <w:t>The same holds for all analysis code and trial-level data, which are shared in the form of “knittable” R Markdown (REF).</w:t>
      </w:r>
      <w:r w:rsidR="0095211A" w:rsidRPr="00ED3418">
        <w:rPr>
          <w:b/>
          <w:bCs/>
          <w:szCs w:val="22"/>
        </w:rPr>
        <w:t xml:space="preserve"> </w:t>
      </w:r>
      <w:r w:rsidRPr="00ED3418">
        <w:rPr>
          <w:szCs w:val="22"/>
        </w:rPr>
        <w:t xml:space="preserve">Live versions of all experiments can be called at </w:t>
      </w:r>
      <w:commentRangeStart w:id="52"/>
      <w:r w:rsidRPr="00ED3418">
        <w:rPr>
          <w:szCs w:val="22"/>
          <w:highlight w:val="cyan"/>
        </w:rPr>
        <w:t>XYZ</w:t>
      </w:r>
      <w:commentRangeEnd w:id="52"/>
      <w:r w:rsidRPr="00ED3418">
        <w:rPr>
          <w:rStyle w:val="CommentReference"/>
          <w:sz w:val="22"/>
          <w:szCs w:val="22"/>
        </w:rPr>
        <w:commentReference w:id="52"/>
      </w:r>
      <w:r w:rsidRPr="00ED3418">
        <w:rPr>
          <w:szCs w:val="22"/>
        </w:rPr>
        <w:t>.</w:t>
      </w:r>
      <w:r w:rsidR="0095211A" w:rsidRPr="00ED3418">
        <w:rPr>
          <w:szCs w:val="22"/>
        </w:rPr>
        <w:t xml:space="preserve"> </w:t>
      </w:r>
    </w:p>
    <w:p w14:paraId="12BE79FF" w14:textId="77777777" w:rsidR="00A91938" w:rsidRPr="00ED3418" w:rsidRDefault="00A91938" w:rsidP="00A91938">
      <w:pPr>
        <w:pStyle w:val="Heading1"/>
        <w:spacing w:after="0"/>
        <w:rPr>
          <w:sz w:val="22"/>
          <w:szCs w:val="22"/>
        </w:rPr>
      </w:pPr>
      <w:r w:rsidRPr="00ED3418">
        <w:rPr>
          <w:sz w:val="22"/>
          <w:szCs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lastRenderedPageBreak/>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Pr="00ED3418"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w:t>
      </w:r>
      <w:r w:rsidR="002E6FC8">
        <w:rPr>
          <w:szCs w:val="22"/>
        </w:rPr>
        <w:lastRenderedPageBreak/>
        <w:t xml:space="preserve">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78CC2FB0" w:rsidR="00B93163" w:rsidRPr="00A50B63" w:rsidRDefault="00B93163" w:rsidP="00A50B63">
      <w:pPr>
        <w:rPr>
          <w:szCs w:val="22"/>
        </w:rPr>
      </w:pPr>
      <w:del w:id="53" w:author="Jaeger, Florian" w:date="2023-05-12T14:05:00Z">
        <w:r w:rsidRPr="00ED3418" w:rsidDel="009725F4">
          <w:rPr>
            <w:szCs w:val="22"/>
          </w:rPr>
          <w:tab/>
        </w:r>
      </w:del>
      <w:ins w:id="54" w:author="Jaeger, Florian" w:date="2023-05-12T14:05:00Z">
        <w:r w:rsidR="00AD0E69">
          <w:rPr>
            <w:szCs w:val="22"/>
          </w:rPr>
          <w:t xml:space="preserve">The phonetic realization of </w:t>
        </w:r>
      </w:ins>
      <w:del w:id="55" w:author="Jaeger, Florian" w:date="2023-05-12T14:05:00Z">
        <w:r w:rsidRPr="00ED3418" w:rsidDel="00AD0E69">
          <w:rPr>
            <w:szCs w:val="22"/>
          </w:rPr>
          <w:delText xml:space="preserve">Intended speech </w:delText>
        </w:r>
      </w:del>
      <w:r w:rsidRPr="00ED3418">
        <w:rPr>
          <w:szCs w:val="22"/>
        </w:rPr>
        <w:t xml:space="preserve">sound categories </w:t>
      </w:r>
      <w:del w:id="56" w:author="Jaeger, Florian" w:date="2023-05-12T14:05:00Z">
        <w:r w:rsidRPr="00ED3418" w:rsidDel="00AD0E69">
          <w:rPr>
            <w:szCs w:val="22"/>
          </w:rPr>
          <w:delText xml:space="preserve">are </w:delText>
        </w:r>
      </w:del>
      <w:ins w:id="57" w:author="Jaeger, Florian" w:date="2023-05-12T14:05:00Z">
        <w:r w:rsidR="00AD0E69">
          <w:rPr>
            <w:szCs w:val="22"/>
          </w:rPr>
          <w:t>is</w:t>
        </w:r>
        <w:r w:rsidR="00AD0E69" w:rsidRPr="00ED3418">
          <w:rPr>
            <w:szCs w:val="22"/>
          </w:rPr>
          <w:t xml:space="preserve"> </w:t>
        </w:r>
      </w:ins>
      <w:del w:id="58" w:author="Jaeger, Florian" w:date="2023-05-12T14:06:00Z">
        <w:r w:rsidRPr="00ED3418" w:rsidDel="009725F4">
          <w:rPr>
            <w:szCs w:val="22"/>
          </w:rPr>
          <w:delText xml:space="preserve">colored </w:delText>
        </w:r>
      </w:del>
      <w:ins w:id="59" w:author="Jaeger, Florian" w:date="2023-05-12T14:06:00Z">
        <w:r w:rsidR="009725F4">
          <w:rPr>
            <w:szCs w:val="22"/>
          </w:rPr>
          <w:t>affected</w:t>
        </w:r>
        <w:r w:rsidR="009725F4" w:rsidRPr="00ED3418">
          <w:rPr>
            <w:szCs w:val="22"/>
          </w:rPr>
          <w:t xml:space="preserve"> </w:t>
        </w:r>
      </w:ins>
      <w:r w:rsidRPr="00ED3418">
        <w:rPr>
          <w:szCs w:val="22"/>
        </w:rPr>
        <w:t xml:space="preserve">by </w:t>
      </w:r>
      <w:del w:id="60" w:author="Jaeger, Florian" w:date="2023-05-12T14:05:00Z">
        <w:r w:rsidRPr="00ED3418" w:rsidDel="00AD0E69">
          <w:rPr>
            <w:szCs w:val="22"/>
          </w:rPr>
          <w:delText xml:space="preserve">their </w:delText>
        </w:r>
        <w:r w:rsidRPr="00ED3418" w:rsidDel="009725F4">
          <w:rPr>
            <w:szCs w:val="22"/>
          </w:rPr>
          <w:delText>surrounding</w:delText>
        </w:r>
      </w:del>
      <w:ins w:id="61" w:author="Jaeger, Florian" w:date="2023-05-12T14:05:00Z">
        <w:r w:rsidR="009725F4">
          <w:rPr>
            <w:szCs w:val="22"/>
          </w:rPr>
          <w:t>their</w:t>
        </w:r>
      </w:ins>
      <w:r w:rsidRPr="00ED3418">
        <w:rPr>
          <w:szCs w:val="22"/>
        </w:rPr>
        <w:t xml:space="preserve"> phonetic context</w:t>
      </w:r>
      <w:del w:id="62" w:author="Jaeger, Florian" w:date="2023-05-12T14:06:00Z">
        <w:r w:rsidRPr="00ED3418" w:rsidDel="009725F4">
          <w:rPr>
            <w:szCs w:val="22"/>
          </w:rPr>
          <w:delText xml:space="preserve"> in</w:delText>
        </w:r>
      </w:del>
      <w:ins w:id="63" w:author="Jaeger, Florian" w:date="2023-05-12T14:06:00Z">
        <w:r w:rsidR="009725F4">
          <w:rPr>
            <w:szCs w:val="22"/>
          </w:rPr>
          <w:t>,</w:t>
        </w:r>
      </w:ins>
      <w:r w:rsidRPr="00ED3418">
        <w:rPr>
          <w:szCs w:val="22"/>
        </w:rPr>
        <w:t xml:space="preserve"> a process known as co-articulation. For example, </w:t>
      </w:r>
      <w:ins w:id="64" w:author="Jaeger, Florian" w:date="2023-05-12T14:07:00Z">
        <w:r w:rsidR="009725F4">
          <w:rPr>
            <w:szCs w:val="22"/>
          </w:rPr>
          <w:t>English</w:t>
        </w:r>
      </w:ins>
      <w:del w:id="65" w:author="Jaeger, Florian" w:date="2023-05-12T14:07:00Z">
        <w:r w:rsidRPr="00ED3418" w:rsidDel="009725F4">
          <w:rPr>
            <w:szCs w:val="22"/>
          </w:rPr>
          <w:delText>the English vowel /u/</w:delText>
        </w:r>
        <w:r w:rsidR="00A50B63" w:rsidDel="009725F4">
          <w:rPr>
            <w:szCs w:val="22"/>
          </w:rPr>
          <w:delText xml:space="preserve"> (as in </w:delText>
        </w:r>
        <w:r w:rsidR="00A50B63" w:rsidDel="009725F4">
          <w:rPr>
            <w:i/>
            <w:iCs/>
            <w:szCs w:val="22"/>
          </w:rPr>
          <w:delText>moon</w:delText>
        </w:r>
        <w:r w:rsidR="00A50B63" w:rsidDel="009725F4">
          <w:rPr>
            <w:szCs w:val="22"/>
          </w:rPr>
          <w:delText>)</w:delText>
        </w:r>
        <w:r w:rsidRPr="00ED3418" w:rsidDel="009725F4">
          <w:rPr>
            <w:szCs w:val="22"/>
          </w:rPr>
          <w:delText xml:space="preserve"> directly preceding a fricative has a known effect in production of lowering that</w:delText>
        </w:r>
      </w:del>
      <w:r w:rsidRPr="00ED3418">
        <w:rPr>
          <w:szCs w:val="22"/>
        </w:rPr>
        <w:t xml:space="preserve"> fricative</w:t>
      </w:r>
      <w:ins w:id="66" w:author="Jaeger, Florian" w:date="2023-05-12T14:08:00Z">
        <w:r w:rsidR="009725F4">
          <w:rPr>
            <w:szCs w:val="22"/>
          </w:rPr>
          <w:t>s have a lower</w:t>
        </w:r>
      </w:ins>
      <w:del w:id="67" w:author="Jaeger, Florian" w:date="2023-05-12T14:08:00Z">
        <w:r w:rsidRPr="00ED3418" w:rsidDel="009725F4">
          <w:rPr>
            <w:szCs w:val="22"/>
          </w:rPr>
          <w:delText>’s</w:delText>
        </w:r>
      </w:del>
      <w:r w:rsidRPr="00ED3418">
        <w:rPr>
          <w:szCs w:val="22"/>
        </w:rPr>
        <w:t xml:space="preserve"> spectral center of gravity </w:t>
      </w:r>
      <w:ins w:id="68" w:author="Jaeger, Florian" w:date="2023-05-12T14:07:00Z">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ins>
      <w:ins w:id="69" w:author="Jaeger, Florian" w:date="2023-05-12T14:08:00Z">
        <w:r w:rsidR="009725F4">
          <w:rPr>
            <w:szCs w:val="22"/>
          </w:rPr>
          <w:t>compared to</w:t>
        </w:r>
      </w:ins>
      <w:ins w:id="70" w:author="Jaeger, Florian" w:date="2023-05-12T14:09:00Z">
        <w:r w:rsidR="009725F4">
          <w:rPr>
            <w:szCs w:val="22"/>
          </w:rPr>
          <w:t xml:space="preserve"> the vowel /XXX/</w:t>
        </w:r>
      </w:ins>
      <w:ins w:id="71" w:author="Jaeger, Florian" w:date="2023-05-12T14:08:00Z">
        <w:r w:rsidR="009725F4">
          <w:rPr>
            <w:szCs w:val="22"/>
          </w:rPr>
          <w:t xml:space="preserve"> </w:t>
        </w:r>
      </w:ins>
      <w:r w:rsidRPr="00ED3418">
        <w:rPr>
          <w:szCs w:val="22"/>
        </w:rPr>
        <w:t>(Soli, 1981; Yeni-</w:t>
      </w:r>
      <w:proofErr w:type="spellStart"/>
      <w:r w:rsidRPr="00ED3418">
        <w:rPr>
          <w:szCs w:val="22"/>
        </w:rPr>
        <w:t>Komshian</w:t>
      </w:r>
      <w:proofErr w:type="spellEnd"/>
      <w:r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Pr="00ED3418">
        <w:rPr>
          <w:szCs w:val="22"/>
        </w:rPr>
        <w:t>/ʃ/</w:t>
      </w:r>
      <w:r w:rsidR="00A50B63">
        <w:rPr>
          <w:szCs w:val="22"/>
        </w:rPr>
        <w:t xml:space="preserve"> segments.</w:t>
      </w:r>
      <w:del w:id="72" w:author="Jaeger, Florian" w:date="2023-05-12T14:10:00Z">
        <w:r w:rsidRPr="00ED3418" w:rsidDel="009725F4">
          <w:rPr>
            <w:szCs w:val="22"/>
          </w:rPr>
          <w:delText xml:space="preserve"> In a process known as compensation for co-articulation, </w:delText>
        </w:r>
      </w:del>
      <w:del w:id="73" w:author="Jaeger, Florian" w:date="2023-05-12T14:02:00Z">
        <w:r w:rsidRPr="00ED3418" w:rsidDel="00AD0E69">
          <w:rPr>
            <w:szCs w:val="22"/>
          </w:rPr>
          <w:delText>perceptual mechanisms in speech are able to</w:delText>
        </w:r>
      </w:del>
      <w:ins w:id="74" w:author="Jaeger, Florian" w:date="2023-05-12T14:10:00Z">
        <w:r w:rsidR="009725F4">
          <w:rPr>
            <w:szCs w:val="22"/>
          </w:rPr>
          <w:t xml:space="preserve"> H</w:t>
        </w:r>
      </w:ins>
      <w:ins w:id="75" w:author="Jaeger, Florian" w:date="2023-05-12T14:02:00Z">
        <w:r w:rsidR="00AD0E69">
          <w:rPr>
            <w:szCs w:val="22"/>
          </w:rPr>
          <w:t>uman speech perception</w:t>
        </w:r>
      </w:ins>
      <w:r w:rsidRPr="00ED3418">
        <w:rPr>
          <w:szCs w:val="22"/>
        </w:rPr>
        <w:t xml:space="preserve"> </w:t>
      </w:r>
      <w:ins w:id="76" w:author="Jaeger, Florian" w:date="2023-05-12T14:10:00Z">
        <w:r w:rsidR="009725F4">
          <w:rPr>
            <w:szCs w:val="22"/>
          </w:rPr>
          <w:t xml:space="preserve">is known to </w:t>
        </w:r>
      </w:ins>
      <w:del w:id="77" w:author="Jaeger, Florian" w:date="2023-05-12T14:16:00Z">
        <w:r w:rsidRPr="00ED3418" w:rsidDel="00FD3AD0">
          <w:rPr>
            <w:szCs w:val="22"/>
          </w:rPr>
          <w:delText xml:space="preserve">account </w:delText>
        </w:r>
      </w:del>
      <w:ins w:id="78" w:author="Jaeger, Florian" w:date="2023-05-12T14:16:00Z">
        <w:r w:rsidR="00FD3AD0">
          <w:rPr>
            <w:szCs w:val="22"/>
          </w:rPr>
          <w:t>compensate</w:t>
        </w:r>
        <w:r w:rsidR="00FD3AD0" w:rsidRPr="00ED3418">
          <w:rPr>
            <w:szCs w:val="22"/>
          </w:rPr>
          <w:t xml:space="preserve"> </w:t>
        </w:r>
      </w:ins>
      <w:r w:rsidRPr="00ED3418">
        <w:rPr>
          <w:szCs w:val="22"/>
        </w:rPr>
        <w:t>for this:</w:t>
      </w:r>
      <w:ins w:id="79" w:author="Jaeger, Florian" w:date="2023-05-12T14:17:00Z">
        <w:r w:rsidR="00FD3AD0">
          <w:rPr>
            <w:szCs w:val="22"/>
          </w:rPr>
          <w:t xml:space="preserve"> </w:t>
        </w:r>
      </w:ins>
      <w:r w:rsidRPr="00ED3418">
        <w:rPr>
          <w:i/>
          <w:iCs/>
          <w:szCs w:val="22"/>
        </w:rPr>
        <w:t xml:space="preserve"> </w:t>
      </w:r>
      <w:ins w:id="80" w:author="Jaeger, Florian" w:date="2023-05-12T14:11:00Z">
        <w:r w:rsidR="009725F4">
          <w:rPr>
            <w:szCs w:val="22"/>
          </w:rPr>
          <w:t xml:space="preserve">for a fricative ambiguous between </w:t>
        </w:r>
      </w:ins>
      <w:ins w:id="81" w:author="Jaeger, Florian" w:date="2023-05-12T14:12:00Z">
        <w:r w:rsidR="009725F4">
          <w:rPr>
            <w:szCs w:val="22"/>
          </w:rPr>
          <w:t xml:space="preserve">/s/ and </w:t>
        </w:r>
        <w:r w:rsidR="009725F4" w:rsidRPr="00ED3418">
          <w:rPr>
            <w:szCs w:val="22"/>
          </w:rPr>
          <w:t>/ʃ/</w:t>
        </w:r>
        <w:r w:rsidR="009725F4">
          <w:rPr>
            <w:szCs w:val="22"/>
          </w:rPr>
          <w:t xml:space="preserve">, </w:t>
        </w:r>
      </w:ins>
      <w:r w:rsidRPr="00ED3418">
        <w:rPr>
          <w:szCs w:val="22"/>
        </w:rPr>
        <w:t xml:space="preserve">the presence of </w:t>
      </w:r>
      <w:ins w:id="82" w:author="Jaeger, Florian" w:date="2023-05-12T14:10:00Z">
        <w:r w:rsidR="009725F4">
          <w:rPr>
            <w:szCs w:val="22"/>
          </w:rPr>
          <w:t xml:space="preserve">a preceding </w:t>
        </w:r>
      </w:ins>
      <w:r w:rsidRPr="00ED3418">
        <w:rPr>
          <w:szCs w:val="22"/>
        </w:rPr>
        <w:t xml:space="preserve">/u/ </w:t>
      </w:r>
      <w:del w:id="83" w:author="Jaeger, Florian" w:date="2023-05-12T14:10:00Z">
        <w:r w:rsidRPr="00ED3418" w:rsidDel="009725F4">
          <w:rPr>
            <w:szCs w:val="22"/>
          </w:rPr>
          <w:delText xml:space="preserve">preceding ambiguous fricatives between /s/ and /ʃ/ </w:delText>
        </w:r>
      </w:del>
      <w:r w:rsidRPr="00ED3418">
        <w:rPr>
          <w:szCs w:val="22"/>
        </w:rPr>
        <w:t xml:space="preserve">biases listeners towards /s/ responses (Mann &amp; Repp, 1980; Mann &amp; Soli, 1991). </w:t>
      </w:r>
      <w:ins w:id="84" w:author="Jaeger, Florian" w:date="2023-05-12T14:13:00Z">
        <w:r w:rsidR="009725F4">
          <w:rPr>
            <w:szCs w:val="22"/>
          </w:rPr>
          <w:t>That is, listeners seem to attribute l</w:t>
        </w:r>
      </w:ins>
      <w:del w:id="85" w:author="Jaeger, Florian" w:date="2023-05-12T14:13:00Z">
        <w:r w:rsidRPr="00ED3418" w:rsidDel="009725F4">
          <w:rPr>
            <w:szCs w:val="22"/>
          </w:rPr>
          <w:delText>L</w:delText>
        </w:r>
      </w:del>
      <w:r w:rsidRPr="00ED3418">
        <w:rPr>
          <w:szCs w:val="22"/>
        </w:rPr>
        <w:t>owered spectral center of gravity</w:t>
      </w:r>
      <w:del w:id="86" w:author="Jaeger, Florian" w:date="2023-05-12T14:13:00Z">
        <w:r w:rsidRPr="00ED3418" w:rsidDel="009725F4">
          <w:rPr>
            <w:szCs w:val="22"/>
          </w:rPr>
          <w:delText xml:space="preserve"> is</w:delText>
        </w:r>
      </w:del>
      <w:r w:rsidRPr="00ED3418">
        <w:rPr>
          <w:szCs w:val="22"/>
        </w:rPr>
        <w:t xml:space="preserve"> </w:t>
      </w:r>
      <w:ins w:id="87" w:author="Jaeger, Florian" w:date="2023-05-12T14:18:00Z">
        <w:r w:rsidR="00FD3AD0">
          <w:rPr>
            <w:szCs w:val="22"/>
          </w:rPr>
          <w:t xml:space="preserve">at least in part </w:t>
        </w:r>
      </w:ins>
      <w:del w:id="88" w:author="Jaeger, Florian" w:date="2023-05-12T14:13:00Z">
        <w:r w:rsidRPr="00ED3418" w:rsidDel="009725F4">
          <w:rPr>
            <w:szCs w:val="22"/>
          </w:rPr>
          <w:delText xml:space="preserve">attributed </w:delText>
        </w:r>
      </w:del>
      <w:r w:rsidRPr="00ED3418">
        <w:rPr>
          <w:szCs w:val="22"/>
        </w:rPr>
        <w:t xml:space="preserve">to the co-articulatory effect of the </w:t>
      </w:r>
      <w:ins w:id="89" w:author="Jaeger, Florian" w:date="2023-05-12T14:14:00Z">
        <w:r w:rsidR="009725F4">
          <w:rPr>
            <w:szCs w:val="22"/>
          </w:rPr>
          <w:t xml:space="preserve">preceding </w:t>
        </w:r>
      </w:ins>
      <w:r w:rsidRPr="00ED3418">
        <w:rPr>
          <w:szCs w:val="22"/>
        </w:rPr>
        <w:t>/u/</w:t>
      </w:r>
      <w:ins w:id="90" w:author="Jaeger, Florian" w:date="2023-05-12T14:14:00Z">
        <w:r w:rsidR="009725F4">
          <w:rPr>
            <w:szCs w:val="22"/>
          </w:rPr>
          <w:t>, rather than</w:t>
        </w:r>
      </w:ins>
      <w:del w:id="91" w:author="Jaeger, Florian" w:date="2023-05-12T14:14:00Z">
        <w:r w:rsidRPr="00ED3418" w:rsidDel="009725F4">
          <w:rPr>
            <w:szCs w:val="22"/>
          </w:rPr>
          <w:delText xml:space="preserve"> vowel</w:delText>
        </w:r>
      </w:del>
      <w:r w:rsidRPr="00ED3418">
        <w:rPr>
          <w:szCs w:val="22"/>
        </w:rPr>
        <w:t xml:space="preserve"> </w:t>
      </w:r>
      <w:del w:id="92" w:author="Jaeger, Florian" w:date="2023-05-12T14:14:00Z">
        <w:r w:rsidRPr="00ED3418" w:rsidDel="009725F4">
          <w:rPr>
            <w:szCs w:val="22"/>
          </w:rPr>
          <w:delText xml:space="preserve">and is not taken as evidence towards the </w:delText>
        </w:r>
      </w:del>
      <w:del w:id="93" w:author="Jaeger, Florian" w:date="2023-05-12T14:15:00Z">
        <w:r w:rsidRPr="00ED3418" w:rsidDel="009725F4">
          <w:rPr>
            <w:szCs w:val="22"/>
          </w:rPr>
          <w:delText>talker’s</w:delText>
        </w:r>
      </w:del>
      <w:ins w:id="94" w:author="Jaeger, Florian" w:date="2023-05-12T14:15:00Z">
        <w:r w:rsidR="009725F4">
          <w:rPr>
            <w:szCs w:val="22"/>
          </w:rPr>
          <w:t>an</w:t>
        </w:r>
      </w:ins>
      <w:r w:rsidRPr="00ED3418">
        <w:rPr>
          <w:szCs w:val="22"/>
        </w:rPr>
        <w:t xml:space="preserve"> intention </w:t>
      </w:r>
      <w:ins w:id="95" w:author="Jaeger, Florian" w:date="2023-05-12T14:15:00Z">
        <w:r w:rsidR="009725F4">
          <w:rPr>
            <w:szCs w:val="22"/>
          </w:rPr>
          <w:t xml:space="preserve">to produce a </w:t>
        </w:r>
        <w:r w:rsidR="009725F4" w:rsidRPr="00ED3418">
          <w:rPr>
            <w:szCs w:val="22"/>
          </w:rPr>
          <w:t>/ʃ/</w:t>
        </w:r>
        <w:r w:rsidR="009725F4">
          <w:rPr>
            <w:szCs w:val="22"/>
          </w:rPr>
          <w:t xml:space="preserve"> </w:t>
        </w:r>
      </w:ins>
      <w:r w:rsidRPr="00ED3418">
        <w:rPr>
          <w:szCs w:val="22"/>
        </w:rPr>
        <w:t xml:space="preserve">(Fowler, 2006). </w:t>
      </w:r>
      <w:ins w:id="96" w:author="Jaeger, Florian" w:date="2023-05-12T14:18:00Z">
        <w:r w:rsidR="00FD3AD0">
          <w:rPr>
            <w:szCs w:val="22"/>
          </w:rPr>
          <w:t xml:space="preserve">This relation between co-articulation in production </w:t>
        </w:r>
        <w:r w:rsidR="00FD3AD0">
          <w:rPr>
            <w:szCs w:val="22"/>
          </w:rPr>
          <w:lastRenderedPageBreak/>
          <w:t xml:space="preserve">and compensation in perception is schematically illustrated in Figure </w:t>
        </w:r>
        <w:commentRangeStart w:id="97"/>
        <w:r w:rsidR="00FD3AD0">
          <w:rPr>
            <w:szCs w:val="22"/>
          </w:rPr>
          <w:t>XXX</w:t>
        </w:r>
      </w:ins>
      <w:commentRangeEnd w:id="97"/>
      <w:ins w:id="98" w:author="Jaeger, Florian" w:date="2023-05-12T14:19:00Z">
        <w:r w:rsidR="00FD3AD0">
          <w:rPr>
            <w:rStyle w:val="CommentReference"/>
          </w:rPr>
          <w:commentReference w:id="97"/>
        </w:r>
      </w:ins>
      <w:ins w:id="99" w:author="Jaeger, Florian" w:date="2023-05-12T14:18:00Z">
        <w:r w:rsidR="00FD3AD0">
          <w:rPr>
            <w:szCs w:val="22"/>
          </w:rPr>
          <w:t>.</w:t>
        </w:r>
      </w:ins>
      <w:ins w:id="100" w:author="Jaeger, Florian" w:date="2023-05-12T14:53:00Z">
        <w:r w:rsidR="00F05B25">
          <w:rPr>
            <w:szCs w:val="22"/>
          </w:rPr>
          <w:t xml:space="preserve"> Similar </w:t>
        </w:r>
      </w:ins>
      <w:ins w:id="101" w:author="Jaeger, Florian" w:date="2023-05-12T14:54:00Z">
        <w:r w:rsidR="00F05B25">
          <w:rPr>
            <w:szCs w:val="22"/>
          </w:rPr>
          <w:t xml:space="preserve">compensation </w:t>
        </w:r>
      </w:ins>
      <w:ins w:id="102" w:author="Jaeger, Florian" w:date="2023-05-12T14:53:00Z">
        <w:r w:rsidR="00F05B25">
          <w:rPr>
            <w:szCs w:val="22"/>
          </w:rPr>
          <w:t>effects have now been documented for a wide range</w:t>
        </w:r>
        <w:r w:rsidR="00F05B25" w:rsidRPr="00F05B25">
          <w:rPr>
            <w:szCs w:val="22"/>
          </w:rPr>
          <w:t xml:space="preserve"> </w:t>
        </w:r>
        <w:r w:rsidR="00F05B25">
          <w:rPr>
            <w:szCs w:val="22"/>
          </w:rPr>
          <w:t>of phonetic contexts (for review, see REF)</w:t>
        </w:r>
      </w:ins>
      <w:ins w:id="103" w:author="Jaeger, Florian" w:date="2023-05-12T14:54:00Z">
        <w:r w:rsidR="00F05B25">
          <w:rPr>
            <w:szCs w:val="22"/>
          </w:rPr>
          <w:t>,</w:t>
        </w:r>
      </w:ins>
      <w:ins w:id="104" w:author="Jaeger, Florian" w:date="2023-05-12T14:57:00Z">
        <w:r w:rsidR="0066319E">
          <w:rPr>
            <w:szCs w:val="22"/>
          </w:rPr>
          <w:t xml:space="preserve"> </w:t>
        </w:r>
      </w:ins>
      <w:ins w:id="105" w:author="Jaeger, Florian" w:date="2023-05-12T15:01:00Z">
        <w:r w:rsidR="0066319E">
          <w:rPr>
            <w:szCs w:val="22"/>
          </w:rPr>
          <w:t>often</w:t>
        </w:r>
      </w:ins>
      <w:ins w:id="106" w:author="Jaeger, Florian" w:date="2023-05-12T14:54:00Z">
        <w:r w:rsidR="00F05B25">
          <w:rPr>
            <w:szCs w:val="22"/>
          </w:rPr>
          <w:t xml:space="preserve"> under the alternative term normalization (e.g., </w:t>
        </w:r>
        <w:commentRangeStart w:id="107"/>
        <w:r w:rsidR="00F05B25">
          <w:rPr>
            <w:szCs w:val="22"/>
          </w:rPr>
          <w:t>REFS</w:t>
        </w:r>
        <w:commentRangeEnd w:id="107"/>
        <w:r w:rsidR="00F05B25">
          <w:rPr>
            <w:rStyle w:val="CommentReference"/>
          </w:rPr>
          <w:commentReference w:id="107"/>
        </w:r>
        <w:r w:rsidR="00F05B25">
          <w:rPr>
            <w:szCs w:val="22"/>
          </w:rPr>
          <w:t>).</w:t>
        </w:r>
      </w:ins>
      <w:ins w:id="108" w:author="Jaeger, Florian" w:date="2023-05-12T14:56:00Z">
        <w:r w:rsidR="00F05B25">
          <w:rPr>
            <w:szCs w:val="22"/>
          </w:rPr>
          <w:t xml:space="preserve"> </w:t>
        </w:r>
      </w:ins>
    </w:p>
    <w:p w14:paraId="4756D071" w14:textId="7EC0E24B" w:rsidR="00B93163" w:rsidRDefault="000B3584" w:rsidP="0054350C">
      <w:pPr>
        <w:rPr>
          <w:ins w:id="109" w:author="Jaeger, Florian" w:date="2023-05-12T15:11:00Z"/>
          <w:szCs w:val="22"/>
        </w:rPr>
      </w:pPr>
      <w:ins w:id="110" w:author="Jaeger, Florian" w:date="2023-05-12T14:37:00Z">
        <w:r>
          <w:rPr>
            <w:szCs w:val="22"/>
          </w:rPr>
          <w:t xml:space="preserve">There is </w:t>
        </w:r>
      </w:ins>
      <w:ins w:id="111" w:author="Jaeger, Florian" w:date="2023-05-12T15:00:00Z">
        <w:r w:rsidR="0066319E">
          <w:rPr>
            <w:szCs w:val="22"/>
          </w:rPr>
          <w:t xml:space="preserve">also </w:t>
        </w:r>
      </w:ins>
      <w:ins w:id="112" w:author="Jaeger, Florian" w:date="2023-05-12T14:37:00Z">
        <w:r>
          <w:rPr>
            <w:szCs w:val="22"/>
          </w:rPr>
          <w:t>evidence that c</w:t>
        </w:r>
      </w:ins>
      <w:del w:id="113" w:author="Jaeger, Florian" w:date="2023-05-12T14:37:00Z">
        <w:r w:rsidR="00B93163" w:rsidRPr="00ED3418" w:rsidDel="000B3584">
          <w:rPr>
            <w:szCs w:val="22"/>
          </w:rPr>
          <w:delText>C</w:delText>
        </w:r>
      </w:del>
      <w:r w:rsidR="00B93163" w:rsidRPr="00ED3418">
        <w:rPr>
          <w:szCs w:val="22"/>
        </w:rPr>
        <w:t xml:space="preserve">ompensation for co-articulation is not limited to </w:t>
      </w:r>
      <w:del w:id="114" w:author="Jaeger, Florian" w:date="2023-05-12T14:21:00Z">
        <w:r w:rsidR="00B93163" w:rsidRPr="00ED3418" w:rsidDel="00FD3AD0">
          <w:rPr>
            <w:szCs w:val="22"/>
          </w:rPr>
          <w:delText>the auditory domain</w:delText>
        </w:r>
      </w:del>
      <w:ins w:id="115" w:author="Jaeger, Florian" w:date="2023-05-12T14:21:00Z">
        <w:r w:rsidR="00FD3AD0">
          <w:rPr>
            <w:szCs w:val="22"/>
          </w:rPr>
          <w:t>acoustic context</w:t>
        </w:r>
      </w:ins>
      <w:del w:id="116" w:author="Jaeger, Florian" w:date="2023-05-12T14:21:00Z">
        <w:r w:rsidR="00B93163" w:rsidRPr="00ED3418" w:rsidDel="00FD3AD0">
          <w:rPr>
            <w:szCs w:val="22"/>
          </w:rPr>
          <w:delText xml:space="preserve"> and may not be limited to linguistic contexts</w:delText>
        </w:r>
      </w:del>
      <w:r w:rsidR="00B93163" w:rsidRPr="00ED3418">
        <w:rPr>
          <w:szCs w:val="22"/>
        </w:rPr>
        <w:t xml:space="preserve">. </w:t>
      </w:r>
      <w:ins w:id="117" w:author="Jaeger, Florian" w:date="2023-05-12T14:25:00Z">
        <w:r w:rsidR="00FD3AD0">
          <w:rPr>
            <w:szCs w:val="22"/>
          </w:rPr>
          <w:t>For example, in an effect closely resembling that of preceding</w:t>
        </w:r>
      </w:ins>
      <w:ins w:id="118" w:author="Jaeger, Florian" w:date="2023-05-12T14:34:00Z">
        <w:r w:rsidR="002767EB">
          <w:rPr>
            <w:szCs w:val="22"/>
          </w:rPr>
          <w:t xml:space="preserve"> </w:t>
        </w:r>
      </w:ins>
      <w:ins w:id="119" w:author="Jaeger, Florian" w:date="2023-05-12T14:25:00Z">
        <w:r w:rsidR="00FD3AD0">
          <w:rPr>
            <w:szCs w:val="22"/>
          </w:rPr>
          <w:t>/u/, v</w:t>
        </w:r>
      </w:ins>
      <w:del w:id="120" w:author="Jaeger, Florian" w:date="2023-05-12T14:25:00Z">
        <w:r w:rsidR="00B93163" w:rsidRPr="00ED3418" w:rsidDel="00FD3AD0">
          <w:rPr>
            <w:szCs w:val="22"/>
          </w:rPr>
          <w:delText>V</w:delText>
        </w:r>
      </w:del>
      <w:r w:rsidR="00B93163" w:rsidRPr="00ED3418">
        <w:rPr>
          <w:szCs w:val="22"/>
        </w:rPr>
        <w:t xml:space="preserve">isual presence of lip-rounding </w:t>
      </w:r>
      <w:del w:id="121" w:author="Jaeger, Florian" w:date="2023-05-12T14:43:00Z">
        <w:r w:rsidR="00B93163" w:rsidRPr="00ED3418" w:rsidDel="005D3B1B">
          <w:rPr>
            <w:szCs w:val="22"/>
          </w:rPr>
          <w:delText>prior to</w:delText>
        </w:r>
      </w:del>
      <w:ins w:id="122" w:author="Jaeger, Florian" w:date="2023-05-12T14:43:00Z">
        <w:r w:rsidR="005D3B1B">
          <w:rPr>
            <w:szCs w:val="22"/>
          </w:rPr>
          <w:t>preceding</w:t>
        </w:r>
      </w:ins>
      <w:r w:rsidR="00B93163" w:rsidRPr="00ED3418">
        <w:rPr>
          <w:szCs w:val="22"/>
        </w:rPr>
        <w:t xml:space="preserve"> audio of an ambiguous /d-g/ blend biases listeners towards </w:t>
      </w:r>
      <w:ins w:id="123" w:author="Jaeger, Florian" w:date="2023-05-12T14:32:00Z">
        <w:r w:rsidR="002767EB">
          <w:rPr>
            <w:szCs w:val="22"/>
          </w:rPr>
          <w:t xml:space="preserve">perceiving </w:t>
        </w:r>
      </w:ins>
      <w:r w:rsidR="00B93163" w:rsidRPr="00ED3418">
        <w:rPr>
          <w:szCs w:val="22"/>
        </w:rPr>
        <w:t xml:space="preserve">/g/ </w:t>
      </w:r>
      <w:del w:id="124" w:author="Jaeger, Florian" w:date="2023-05-12T14:32:00Z">
        <w:r w:rsidR="00B93163" w:rsidRPr="00ED3418" w:rsidDel="002767EB">
          <w:rPr>
            <w:szCs w:val="22"/>
          </w:rPr>
          <w:delText xml:space="preserve">perceptions </w:delText>
        </w:r>
      </w:del>
      <w:r w:rsidR="00B93163" w:rsidRPr="00ED3418">
        <w:rPr>
          <w:szCs w:val="22"/>
        </w:rPr>
        <w:t xml:space="preserve">(Fowler, et al., 2000; Holt et al., 2005). </w:t>
      </w:r>
      <w:ins w:id="125" w:author="Jaeger, Florian" w:date="2023-05-12T14:26:00Z">
        <w:r w:rsidR="002767EB">
          <w:rPr>
            <w:szCs w:val="22"/>
          </w:rPr>
          <w:t>Lip-rounding lowers the third formant (F3)</w:t>
        </w:r>
      </w:ins>
      <w:ins w:id="126" w:author="Jaeger, Florian" w:date="2023-05-12T14:35:00Z">
        <w:r w:rsidR="002767EB">
          <w:rPr>
            <w:szCs w:val="22"/>
          </w:rPr>
          <w:t xml:space="preserve">. </w:t>
        </w:r>
      </w:ins>
      <w:ins w:id="127" w:author="Jaeger, Florian" w:date="2023-05-12T14:36:00Z">
        <w:r w:rsidR="002767EB">
          <w:rPr>
            <w:szCs w:val="22"/>
          </w:rPr>
          <w:t xml:space="preserve">In the absence of </w:t>
        </w:r>
        <w:r>
          <w:rPr>
            <w:szCs w:val="22"/>
          </w:rPr>
          <w:t xml:space="preserve">this visual context, lower F3 </w:t>
        </w:r>
      </w:ins>
      <w:ins w:id="128" w:author="Jaeger, Florian" w:date="2023-05-12T14:28:00Z">
        <w:r w:rsidR="002767EB">
          <w:rPr>
            <w:szCs w:val="22"/>
          </w:rPr>
          <w:t xml:space="preserve">would </w:t>
        </w:r>
      </w:ins>
      <w:ins w:id="129" w:author="Jaeger, Florian" w:date="2023-05-12T14:29:00Z">
        <w:r w:rsidR="002767EB">
          <w:rPr>
            <w:szCs w:val="22"/>
          </w:rPr>
          <w:t xml:space="preserve">be </w:t>
        </w:r>
      </w:ins>
      <w:ins w:id="130" w:author="Jaeger, Florian" w:date="2023-05-12T14:35:00Z">
        <w:r w:rsidR="002767EB">
          <w:rPr>
            <w:szCs w:val="22"/>
          </w:rPr>
          <w:t>more likely to result</w:t>
        </w:r>
      </w:ins>
      <w:ins w:id="131" w:author="Jaeger, Florian" w:date="2023-05-12T14:29:00Z">
        <w:r w:rsidR="002767EB">
          <w:rPr>
            <w:szCs w:val="22"/>
          </w:rPr>
          <w:t xml:space="preserve"> </w:t>
        </w:r>
      </w:ins>
      <w:ins w:id="132" w:author="Jaeger, Florian" w:date="2023-05-12T14:35:00Z">
        <w:r w:rsidR="002767EB">
          <w:rPr>
            <w:szCs w:val="22"/>
          </w:rPr>
          <w:t>from producing</w:t>
        </w:r>
      </w:ins>
      <w:ins w:id="133" w:author="Jaeger, Florian" w:date="2023-05-12T14:29:00Z">
        <w:r w:rsidR="002767EB">
          <w:rPr>
            <w:szCs w:val="22"/>
          </w:rPr>
          <w:t xml:space="preserve"> /d/ rather than /g/. </w:t>
        </w:r>
      </w:ins>
      <w:ins w:id="134" w:author="Jaeger, Florian" w:date="2023-05-12T14:30:00Z">
        <w:r w:rsidR="002767EB">
          <w:rPr>
            <w:szCs w:val="22"/>
          </w:rPr>
          <w:t>Paralleling c</w:t>
        </w:r>
      </w:ins>
      <w:ins w:id="135" w:author="Jaeger, Florian" w:date="2023-05-12T14:31:00Z">
        <w:r w:rsidR="002767EB">
          <w:rPr>
            <w:szCs w:val="22"/>
          </w:rPr>
          <w:t xml:space="preserve">ompensation for preceding /u/, listeners thus seem </w:t>
        </w:r>
      </w:ins>
      <w:ins w:id="136" w:author="Jaeger, Florian" w:date="2023-05-12T14:44:00Z">
        <w:r w:rsidR="005D3B1B">
          <w:rPr>
            <w:szCs w:val="22"/>
          </w:rPr>
          <w:t xml:space="preserve">to </w:t>
        </w:r>
      </w:ins>
      <w:ins w:id="137" w:author="Jaeger, Florian" w:date="2023-05-12T14:31:00Z">
        <w:r w:rsidR="002767EB">
          <w:rPr>
            <w:szCs w:val="22"/>
          </w:rPr>
          <w:t>compensate for the visual context of lip-rounding</w:t>
        </w:r>
      </w:ins>
      <w:ins w:id="138" w:author="Jaeger, Florian" w:date="2023-05-12T14:32:00Z">
        <w:r w:rsidR="002767EB">
          <w:rPr>
            <w:szCs w:val="22"/>
          </w:rPr>
          <w:t xml:space="preserve"> </w:t>
        </w:r>
        <w:r w:rsidR="002767EB" w:rsidRPr="00ED3418">
          <w:rPr>
            <w:szCs w:val="22"/>
          </w:rPr>
          <w:t>(</w:t>
        </w:r>
        <w:r w:rsidR="002767EB">
          <w:rPr>
            <w:szCs w:val="22"/>
          </w:rPr>
          <w:t xml:space="preserve">see also </w:t>
        </w:r>
        <w:r w:rsidR="002767EB" w:rsidRPr="00ED3418">
          <w:rPr>
            <w:szCs w:val="22"/>
          </w:rPr>
          <w:t>Viswanathan &amp; Stephens, 2016)</w:t>
        </w:r>
      </w:ins>
      <w:ins w:id="139" w:author="Jaeger, Florian" w:date="2023-05-12T14:33:00Z">
        <w:r w:rsidR="002767EB">
          <w:rPr>
            <w:szCs w:val="22"/>
          </w:rPr>
          <w:t>.</w:t>
        </w:r>
      </w:ins>
      <w:ins w:id="140" w:author="Jaeger, Florian" w:date="2023-05-12T14:46:00Z">
        <w:r w:rsidR="005D3B1B">
          <w:rPr>
            <w:szCs w:val="22"/>
          </w:rPr>
          <w:t xml:space="preserve"> Results like </w:t>
        </w:r>
      </w:ins>
      <w:ins w:id="141" w:author="Jaeger, Florian" w:date="2023-05-12T14:50:00Z">
        <w:r w:rsidR="00F05B25">
          <w:rPr>
            <w:szCs w:val="22"/>
          </w:rPr>
          <w:t xml:space="preserve">these </w:t>
        </w:r>
      </w:ins>
      <w:ins w:id="142" w:author="Jaeger, Florian" w:date="2023-05-12T14:46:00Z">
        <w:r w:rsidR="005D3B1B">
          <w:rPr>
            <w:szCs w:val="22"/>
          </w:rPr>
          <w:t xml:space="preserve">have </w:t>
        </w:r>
      </w:ins>
      <w:ins w:id="143" w:author="Jaeger, Florian" w:date="2023-05-12T14:47:00Z">
        <w:r w:rsidR="00F05B25">
          <w:rPr>
            <w:szCs w:val="22"/>
          </w:rPr>
          <w:t>led to the</w:t>
        </w:r>
      </w:ins>
      <w:ins w:id="144" w:author="Jaeger, Florian" w:date="2023-05-12T14:46:00Z">
        <w:r w:rsidR="005D3B1B">
          <w:rPr>
            <w:szCs w:val="22"/>
          </w:rPr>
          <w:t xml:space="preserve"> hypothes</w:t>
        </w:r>
      </w:ins>
      <w:ins w:id="145" w:author="Jaeger, Florian" w:date="2023-05-12T14:47:00Z">
        <w:r w:rsidR="00F05B25">
          <w:rPr>
            <w:szCs w:val="22"/>
          </w:rPr>
          <w:t xml:space="preserve">is that </w:t>
        </w:r>
      </w:ins>
      <w:ins w:id="146" w:author="Jaeger, Florian" w:date="2023-05-12T14:48:00Z">
        <w:r w:rsidR="00F05B25">
          <w:rPr>
            <w:szCs w:val="22"/>
          </w:rPr>
          <w:t>compens</w:t>
        </w:r>
      </w:ins>
      <w:ins w:id="147" w:author="Jaeger, Florian" w:date="2023-05-12T14:49:00Z">
        <w:r w:rsidR="00F05B25">
          <w:rPr>
            <w:szCs w:val="22"/>
          </w:rPr>
          <w:t xml:space="preserve">ation </w:t>
        </w:r>
      </w:ins>
      <w:ins w:id="148" w:author="Jaeger, Florian" w:date="2023-05-12T14:50:00Z">
        <w:r w:rsidR="00F05B25">
          <w:rPr>
            <w:szCs w:val="22"/>
          </w:rPr>
          <w:t xml:space="preserve">can occur regardless of </w:t>
        </w:r>
      </w:ins>
      <w:ins w:id="149" w:author="Jaeger, Florian" w:date="2023-05-12T14:51:00Z">
        <w:r w:rsidR="00F05B25">
          <w:rPr>
            <w:szCs w:val="22"/>
          </w:rPr>
          <w:t xml:space="preserve">the type </w:t>
        </w:r>
      </w:ins>
      <w:ins w:id="150" w:author="Jaeger, Florian" w:date="2023-05-12T15:00:00Z">
        <w:r w:rsidR="0066319E">
          <w:rPr>
            <w:szCs w:val="22"/>
          </w:rPr>
          <w:t xml:space="preserve">and modality </w:t>
        </w:r>
      </w:ins>
      <w:ins w:id="151" w:author="Jaeger, Florian" w:date="2023-05-12T14:51:00Z">
        <w:r w:rsidR="00F05B25">
          <w:rPr>
            <w:szCs w:val="22"/>
          </w:rPr>
          <w:t xml:space="preserve">of </w:t>
        </w:r>
      </w:ins>
      <w:ins w:id="152" w:author="Jaeger, Florian" w:date="2023-05-12T15:00:00Z">
        <w:r w:rsidR="0066319E">
          <w:rPr>
            <w:szCs w:val="22"/>
          </w:rPr>
          <w:t>contextual</w:t>
        </w:r>
      </w:ins>
      <w:ins w:id="153" w:author="Jaeger, Florian" w:date="2023-05-12T14:51:00Z">
        <w:r w:rsidR="00F05B25">
          <w:rPr>
            <w:szCs w:val="22"/>
          </w:rPr>
          <w:t xml:space="preserve"> </w:t>
        </w:r>
      </w:ins>
      <w:ins w:id="154" w:author="Jaeger, Florian" w:date="2023-05-12T15:01:00Z">
        <w:r w:rsidR="0066319E">
          <w:rPr>
            <w:szCs w:val="22"/>
          </w:rPr>
          <w:t>cues</w:t>
        </w:r>
      </w:ins>
      <w:ins w:id="155" w:author="Jaeger, Florian" w:date="2023-05-12T14:51:00Z">
        <w:r w:rsidR="00F05B25">
          <w:rPr>
            <w:szCs w:val="22"/>
          </w:rPr>
          <w:t>.</w:t>
        </w:r>
      </w:ins>
      <w:ins w:id="156" w:author="Jaeger, Florian" w:date="2023-05-12T14:50:00Z">
        <w:r w:rsidR="00F05B25">
          <w:rPr>
            <w:szCs w:val="22"/>
          </w:rPr>
          <w:t xml:space="preserve"> </w:t>
        </w:r>
      </w:ins>
      <w:ins w:id="157" w:author="Jaeger, Florian" w:date="2023-05-12T15:01:00Z">
        <w:r w:rsidR="0066319E">
          <w:rPr>
            <w:szCs w:val="22"/>
          </w:rPr>
          <w:t>As</w:t>
        </w:r>
      </w:ins>
      <w:ins w:id="158" w:author="Jaeger, Florian" w:date="2023-05-12T15:02:00Z">
        <w:r w:rsidR="0066319E">
          <w:rPr>
            <w:szCs w:val="22"/>
          </w:rPr>
          <w:t xml:space="preserve"> </w:t>
        </w:r>
      </w:ins>
      <w:del w:id="159" w:author="Jaeger, Florian" w:date="2023-05-12T15:02:00Z">
        <w:r w:rsidR="00B93163" w:rsidRPr="00ED3418" w:rsidDel="0066319E">
          <w:rPr>
            <w:szCs w:val="22"/>
          </w:rPr>
          <w:delText xml:space="preserve">In these studies, lip rounding was resultant of a preceding /ɹ/ segment rather than /u/, but </w:delText>
        </w:r>
      </w:del>
      <w:r w:rsidR="00B93163" w:rsidRPr="00ED3418">
        <w:rPr>
          <w:szCs w:val="22"/>
        </w:rPr>
        <w:t>Fowler (2006</w:t>
      </w:r>
      <w:ins w:id="160" w:author="Jaeger, Florian" w:date="2023-05-12T15:04:00Z">
        <w:r w:rsidR="0066319E">
          <w:rPr>
            <w:szCs w:val="22"/>
          </w:rPr>
          <w:t>, p. XXX</w:t>
        </w:r>
      </w:ins>
      <w:r w:rsidR="00B93163" w:rsidRPr="00ED3418">
        <w:rPr>
          <w:szCs w:val="22"/>
        </w:rPr>
        <w:t xml:space="preserve">) </w:t>
      </w:r>
      <w:del w:id="161" w:author="Jaeger, Florian" w:date="2023-05-12T15:02:00Z">
        <w:r w:rsidR="00B93163" w:rsidRPr="00ED3418" w:rsidDel="0066319E">
          <w:rPr>
            <w:szCs w:val="22"/>
          </w:rPr>
          <w:delText>in review of the work posits that this type of causality is likely irrelevant. Indeed, lip rounding resultant of</w:delText>
        </w:r>
      </w:del>
      <w:ins w:id="162" w:author="Jaeger, Florian" w:date="2023-05-12T15:05:00Z">
        <w:r w:rsidR="0066319E">
          <w:rPr>
            <w:szCs w:val="22"/>
          </w:rPr>
          <w:t>put is:</w:t>
        </w:r>
      </w:ins>
      <w:ins w:id="163" w:author="Jaeger, Florian" w:date="2023-05-12T15:03:00Z">
        <w:r w:rsidR="0066319E">
          <w:rPr>
            <w:szCs w:val="22"/>
          </w:rPr>
          <w:t xml:space="preserve"> compensation </w:t>
        </w:r>
      </w:ins>
      <w:ins w:id="164" w:author="Jaeger, Florian" w:date="2023-05-12T15:05:00Z">
        <w:r w:rsidR="0066319E">
          <w:rPr>
            <w:szCs w:val="22"/>
          </w:rPr>
          <w:t xml:space="preserve">for lip-rounding </w:t>
        </w:r>
      </w:ins>
      <w:ins w:id="165" w:author="Jaeger, Florian" w:date="2023-05-12T15:03:00Z">
        <w:r w:rsidR="0066319E">
          <w:rPr>
            <w:szCs w:val="22"/>
          </w:rPr>
          <w:t xml:space="preserve">would be </w:t>
        </w:r>
      </w:ins>
      <w:ins w:id="166" w:author="Jaeger, Florian" w:date="2023-05-12T15:10:00Z">
        <w:r w:rsidR="0054350C">
          <w:rPr>
            <w:szCs w:val="22"/>
          </w:rPr>
          <w:t xml:space="preserve">equally </w:t>
        </w:r>
      </w:ins>
      <w:ins w:id="167" w:author="Jaeger, Florian" w:date="2023-05-12T15:03:00Z">
        <w:r w:rsidR="0066319E">
          <w:rPr>
            <w:szCs w:val="22"/>
          </w:rPr>
          <w:t>expected if</w:t>
        </w:r>
      </w:ins>
      <w:r w:rsidR="00B93163" w:rsidRPr="00ED3418">
        <w:rPr>
          <w:szCs w:val="22"/>
        </w:rPr>
        <w:t xml:space="preserve"> </w:t>
      </w:r>
      <w:ins w:id="168" w:author="Jaeger, Florian" w:date="2023-05-12T15:03:00Z">
        <w:r w:rsidR="0066319E">
          <w:rPr>
            <w:szCs w:val="22"/>
          </w:rPr>
          <w:t xml:space="preserve">a talker </w:t>
        </w:r>
      </w:ins>
      <w:r w:rsidR="00B93163" w:rsidRPr="00ED3418">
        <w:rPr>
          <w:szCs w:val="22"/>
        </w:rPr>
        <w:t>“</w:t>
      </w:r>
      <w:del w:id="169" w:author="Jaeger, Florian" w:date="2023-05-12T15:03:00Z">
        <w:r w:rsidR="00B93163" w:rsidRPr="00ED3418" w:rsidDel="0066319E">
          <w:rPr>
            <w:szCs w:val="22"/>
          </w:rPr>
          <w:delText xml:space="preserve">the model </w:delText>
        </w:r>
      </w:del>
      <w:r w:rsidR="00B93163" w:rsidRPr="00ED3418">
        <w:rPr>
          <w:szCs w:val="22"/>
        </w:rPr>
        <w:t>was about to whistle a merry tune or about to kiss a loved one”</w:t>
      </w:r>
      <w:del w:id="170" w:author="Jaeger, Florian" w:date="2023-05-12T15:03:00Z">
        <w:r w:rsidR="00B93163" w:rsidRPr="00ED3418" w:rsidDel="0066319E">
          <w:rPr>
            <w:szCs w:val="22"/>
          </w:rPr>
          <w:delText xml:space="preserve"> would equally induce compensation</w:delText>
        </w:r>
      </w:del>
      <w:r w:rsidR="00B93163" w:rsidRPr="00ED3418">
        <w:rPr>
          <w:szCs w:val="22"/>
        </w:rPr>
        <w:t>, as “it does not matter why the lips were rounded; it only matters that they were rounded</w:t>
      </w:r>
      <w:ins w:id="171" w:author="Jaeger, Florian" w:date="2023-05-12T15:04:00Z">
        <w:r w:rsidR="0066319E">
          <w:rPr>
            <w:szCs w:val="22"/>
          </w:rPr>
          <w:t xml:space="preserve"> [prior to articulation of the /d/-/g/ sound]</w:t>
        </w:r>
      </w:ins>
      <w:r w:rsidR="00B93163" w:rsidRPr="00ED3418">
        <w:rPr>
          <w:szCs w:val="22"/>
        </w:rPr>
        <w:t xml:space="preserve"> and, therefore, would lower the F3 of the syllable that the gesture overlapped with temporally” (Fowler, </w:t>
      </w:r>
      <w:commentRangeStart w:id="172"/>
      <w:r w:rsidR="00B93163" w:rsidRPr="00ED3418">
        <w:rPr>
          <w:szCs w:val="22"/>
        </w:rPr>
        <w:t>2006</w:t>
      </w:r>
      <w:commentRangeEnd w:id="172"/>
      <w:r w:rsidR="0066319E">
        <w:rPr>
          <w:rStyle w:val="CommentReference"/>
        </w:rPr>
        <w:commentReference w:id="172"/>
      </w:r>
      <w:r w:rsidR="00B93163" w:rsidRPr="00ED3418">
        <w:rPr>
          <w:szCs w:val="22"/>
        </w:rPr>
        <w:t xml:space="preserve">). </w:t>
      </w:r>
      <w:del w:id="173" w:author="Jaeger, Florian" w:date="2023-05-12T14:33:00Z">
        <w:r w:rsidR="00B93163" w:rsidRPr="00ED3418" w:rsidDel="002767EB">
          <w:rPr>
            <w:szCs w:val="22"/>
          </w:rPr>
          <w:delText xml:space="preserve">Also of note is that visual input during the ambiguous segment itself has been found not to be necessary for compensatory effects; subjects only must see the preceding context and still compensate when a visual </w:delText>
        </w:r>
        <w:r w:rsidR="00253077" w:rsidRPr="00ED3418" w:rsidDel="002767EB">
          <w:rPr>
            <w:szCs w:val="22"/>
          </w:rPr>
          <w:delText>occluder</w:delText>
        </w:r>
        <w:r w:rsidR="00253077" w:rsidDel="002767EB">
          <w:rPr>
            <w:szCs w:val="22"/>
          </w:rPr>
          <w:delText xml:space="preserve"> </w:delText>
        </w:r>
        <w:r w:rsidR="00B93163" w:rsidRPr="00ED3418" w:rsidDel="002767EB">
          <w:rPr>
            <w:szCs w:val="22"/>
          </w:rPr>
          <w:delText xml:space="preserve">appears over the talker’s mouth during the segment to be disambiguated (Viswanathan &amp; Stephens, 2016). </w:delText>
        </w:r>
      </w:del>
    </w:p>
    <w:p w14:paraId="4A748D82" w14:textId="4C7FC47F" w:rsidR="0054350C" w:rsidRPr="00ED3418" w:rsidDel="0054350C" w:rsidRDefault="0054350C">
      <w:pPr>
        <w:rPr>
          <w:del w:id="174" w:author="Jaeger, Florian" w:date="2023-05-12T15:13:00Z"/>
          <w:szCs w:val="22"/>
        </w:rPr>
      </w:pPr>
      <w:ins w:id="175" w:author="Jaeger, Florian" w:date="2023-05-12T15:11:00Z">
        <w:r>
          <w:rPr>
            <w:szCs w:val="22"/>
          </w:rPr>
          <w:t>In line with this hypothesis</w:t>
        </w:r>
      </w:ins>
      <w:ins w:id="176" w:author="Jaeger, Florian" w:date="2023-05-12T15:12:00Z">
        <w:r>
          <w:rPr>
            <w:szCs w:val="22"/>
          </w:rPr>
          <w:t>,</w:t>
        </w:r>
      </w:ins>
      <w:ins w:id="177" w:author="Jaeger, Florian" w:date="2023-05-12T15:11:00Z">
        <w:r>
          <w:rPr>
            <w:szCs w:val="22"/>
          </w:rPr>
          <w:t xml:space="preserve"> visual evidence of articulatory obstruction has </w:t>
        </w:r>
      </w:ins>
      <w:ins w:id="178" w:author="Jaeger, Florian" w:date="2023-05-12T15:13:00Z">
        <w:r>
          <w:rPr>
            <w:szCs w:val="22"/>
          </w:rPr>
          <w:t xml:space="preserve">also </w:t>
        </w:r>
      </w:ins>
      <w:ins w:id="179" w:author="Jaeger, Florian" w:date="2023-05-12T15:11:00Z">
        <w:r>
          <w:rPr>
            <w:szCs w:val="22"/>
          </w:rPr>
          <w:t xml:space="preserve">been found to affect the perception of </w:t>
        </w:r>
      </w:ins>
      <w:ins w:id="180" w:author="Jaeger, Florian" w:date="2023-05-12T15:13:00Z">
        <w:r>
          <w:rPr>
            <w:szCs w:val="22"/>
          </w:rPr>
          <w:t>the phonetic contrast we focus on here</w:t>
        </w:r>
      </w:ins>
      <w:ins w:id="181" w:author="Jaeger, Florian" w:date="2023-05-12T15:12:00Z">
        <w:r>
          <w:rPr>
            <w:szCs w:val="22"/>
          </w:rPr>
          <w:t xml:space="preserve">: </w:t>
        </w:r>
      </w:ins>
      <w:ins w:id="182" w:author="Jaeger, Florian" w:date="2023-05-12T15:11:00Z">
        <w:r>
          <w:rPr>
            <w:szCs w:val="22"/>
          </w:rPr>
          <w:t xml:space="preserve">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ins>
    </w:p>
    <w:p w14:paraId="68874E19" w14:textId="0EF7EA28" w:rsidR="00B93163" w:rsidRPr="00ED3418" w:rsidDel="0054350C" w:rsidRDefault="00B93163">
      <w:pPr>
        <w:rPr>
          <w:del w:id="183" w:author="Jaeger, Florian" w:date="2023-05-12T15:13:00Z"/>
          <w:szCs w:val="22"/>
        </w:rPr>
      </w:pPr>
      <w:commentRangeStart w:id="184"/>
      <w:del w:id="185" w:author="Jaeger, Florian" w:date="2023-05-12T15:05:00Z">
        <w:r w:rsidRPr="00ED3418" w:rsidDel="0066319E">
          <w:rPr>
            <w:szCs w:val="22"/>
          </w:rPr>
          <w:delText xml:space="preserve">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 </w:delText>
        </w:r>
      </w:del>
      <w:commentRangeEnd w:id="184"/>
      <w:del w:id="186" w:author="Jaeger, Florian" w:date="2023-05-12T15:13:00Z">
        <w:r w:rsidR="005D3B1B" w:rsidDel="0054350C">
          <w:rPr>
            <w:rStyle w:val="CommentReference"/>
          </w:rPr>
          <w:commentReference w:id="184"/>
        </w:r>
      </w:del>
    </w:p>
    <w:p w14:paraId="29CC0720" w14:textId="0BE6E9BC" w:rsidR="00B93163" w:rsidRPr="00ED3418" w:rsidDel="00FD3AD0" w:rsidRDefault="00B93163">
      <w:pPr>
        <w:rPr>
          <w:del w:id="187" w:author="Jaeger, Florian" w:date="2023-05-12T14:24:00Z"/>
          <w:szCs w:val="22"/>
        </w:rPr>
        <w:pPrChange w:id="188" w:author="Jaeger, Florian" w:date="2023-05-12T15:13:00Z">
          <w:pPr>
            <w:pStyle w:val="ListParagraph"/>
            <w:widowControl/>
            <w:numPr>
              <w:numId w:val="24"/>
            </w:numPr>
            <w:autoSpaceDE/>
            <w:autoSpaceDN/>
            <w:adjustRightInd/>
            <w:spacing w:after="160"/>
            <w:ind w:left="360" w:hanging="360"/>
            <w:jc w:val="left"/>
          </w:pPr>
        </w:pPrChange>
      </w:pPr>
      <w:del w:id="189" w:author="Jaeger, Florian" w:date="2023-05-12T14:24:00Z">
        <w:r w:rsidRPr="00ED3418" w:rsidDel="00FD3AD0">
          <w:rPr>
            <w:szCs w:val="22"/>
          </w:rPr>
          <w:delText xml:space="preserve">ADD stuffed toys (Hay &amp; Drager, 2010), but clear that this is </w:delText>
        </w:r>
        <w:r w:rsidRPr="00ED3418" w:rsidDel="00FD3AD0">
          <w:rPr>
            <w:i/>
            <w:iCs/>
            <w:szCs w:val="22"/>
          </w:rPr>
          <w:delText xml:space="preserve">toward </w:delText>
        </w:r>
        <w:r w:rsidRPr="00ED3418" w:rsidDel="00FD3AD0">
          <w:rPr>
            <w:szCs w:val="22"/>
          </w:rPr>
          <w:delText>the signalled category rather than compensatory</w:delText>
        </w:r>
      </w:del>
    </w:p>
    <w:p w14:paraId="133A1BA3" w14:textId="11F012B5" w:rsidR="00B93163" w:rsidRPr="00ED3418" w:rsidDel="00FD3AD0" w:rsidRDefault="00B93163">
      <w:pPr>
        <w:rPr>
          <w:del w:id="190" w:author="Jaeger, Florian" w:date="2023-05-12T14:24:00Z"/>
          <w:szCs w:val="22"/>
        </w:rPr>
        <w:pPrChange w:id="191" w:author="Jaeger, Florian" w:date="2023-05-12T15:13:00Z">
          <w:pPr>
            <w:pStyle w:val="ListParagraph"/>
            <w:widowControl/>
            <w:numPr>
              <w:ilvl w:val="1"/>
              <w:numId w:val="24"/>
            </w:numPr>
            <w:autoSpaceDE/>
            <w:autoSpaceDN/>
            <w:adjustRightInd/>
            <w:spacing w:after="160"/>
            <w:ind w:left="1080" w:hanging="360"/>
            <w:jc w:val="left"/>
          </w:pPr>
        </w:pPrChange>
      </w:pPr>
      <w:del w:id="192" w:author="Jaeger, Florian" w:date="2023-05-12T14:24:00Z">
        <w:r w:rsidRPr="00ED3418" w:rsidDel="00FD3AD0">
          <w:rPr>
            <w:szCs w:val="22"/>
          </w:rPr>
          <w:delText>“This  supports  models  of speech  perception  in  which  linguistic  and  nonlinguistic  information  are  intricately  entwined.” (Hay &amp; Drager, 2010)</w:delText>
        </w:r>
      </w:del>
    </w:p>
    <w:p w14:paraId="3742FADB" w14:textId="24A15B59" w:rsidR="00B93163" w:rsidRPr="00ED3418" w:rsidDel="00FD3AD0" w:rsidRDefault="00B93163">
      <w:pPr>
        <w:rPr>
          <w:del w:id="193" w:author="Jaeger, Florian" w:date="2023-05-12T14:24:00Z"/>
          <w:szCs w:val="22"/>
        </w:rPr>
        <w:pPrChange w:id="194" w:author="Jaeger, Florian" w:date="2023-05-12T15:13:00Z">
          <w:pPr>
            <w:pStyle w:val="ListParagraph"/>
            <w:widowControl/>
            <w:numPr>
              <w:numId w:val="24"/>
            </w:numPr>
            <w:autoSpaceDE/>
            <w:autoSpaceDN/>
            <w:adjustRightInd/>
            <w:spacing w:after="160"/>
            <w:ind w:left="360" w:hanging="360"/>
            <w:jc w:val="left"/>
          </w:pPr>
        </w:pPrChange>
      </w:pPr>
      <w:del w:id="195" w:author="Jaeger, Florian" w:date="2023-05-12T14:24:00Z">
        <w:r w:rsidRPr="00ED3418" w:rsidDel="00FD3AD0">
          <w:rPr>
            <w:szCs w:val="22"/>
          </w:rPr>
          <w:delText>ADD Tanenhaus spatula work?</w:delText>
        </w:r>
      </w:del>
    </w:p>
    <w:p w14:paraId="1F9E77B5" w14:textId="1C91819A" w:rsidR="00B93163" w:rsidRPr="00ED3418" w:rsidRDefault="00B93163" w:rsidP="0054350C">
      <w:pPr>
        <w:rPr>
          <w:szCs w:val="22"/>
        </w:rPr>
      </w:pPr>
      <w:del w:id="196" w:author="Jaeger, Florian" w:date="2023-05-12T15:13:00Z">
        <w:r w:rsidRPr="00ED3418" w:rsidDel="0054350C">
          <w:rPr>
            <w:szCs w:val="22"/>
          </w:rPr>
          <w:delText>This collection of findings opens the door for an expansion of causal compensation beyond co-articulation. The same framework might predict any cause which has a perceptible and characteristic effect on a talker’s speech to induce compensation. One such cause is an object in a talker’s mouth. A bite block, for example, has been found both to impact the acoustics of</w:delText>
        </w:r>
        <w:r w:rsidR="00ED6849" w:rsidDel="0054350C">
          <w:rPr>
            <w:szCs w:val="22"/>
          </w:rPr>
          <w:delText xml:space="preserve"> /s/</w:delText>
        </w:r>
        <w:r w:rsidRPr="00ED3418" w:rsidDel="0054350C">
          <w:rPr>
            <w:szCs w:val="22"/>
          </w:rPr>
          <w:delText xml:space="preserve"> and</w:delText>
        </w:r>
        <w:r w:rsidR="00ED6849" w:rsidDel="0054350C">
          <w:rPr>
            <w:szCs w:val="22"/>
          </w:rPr>
          <w:delText xml:space="preserve"> /ʃ/</w:delText>
        </w:r>
        <w:r w:rsidRPr="00ED3418" w:rsidDel="0054350C">
          <w:rPr>
            <w:szCs w:val="22"/>
          </w:rPr>
          <w:delText xml:space="preserve"> productions, as well as to elicit compensation both in production and perception (McFarland &amp; Baum, 1995; Baum et al. 1996).</w:delText>
        </w:r>
      </w:del>
      <w:r w:rsidRPr="00ED3418">
        <w:rPr>
          <w:szCs w:val="22"/>
        </w:rPr>
        <w:t xml:space="preserve"> The presence of a pen in the mouth could well serve a similar function, but has not to date been examined</w:t>
      </w:r>
      <w:ins w:id="197" w:author="Jaeger, Florian" w:date="2023-05-12T15:14:00Z">
        <w:r w:rsidR="0054350C">
          <w:rPr>
            <w:szCs w:val="22"/>
          </w:rPr>
          <w:t xml:space="preserve"> to date</w:t>
        </w:r>
      </w:ins>
      <w:r w:rsidRPr="00ED3418">
        <w:rPr>
          <w:szCs w:val="22"/>
        </w:rPr>
        <w:t>.</w:t>
      </w:r>
    </w:p>
    <w:p w14:paraId="46A67ACF" w14:textId="3EE2D3CB" w:rsidR="007849A8" w:rsidDel="001A15DD" w:rsidRDefault="00B93163" w:rsidP="00253077">
      <w:pPr>
        <w:widowControl/>
        <w:autoSpaceDE/>
        <w:autoSpaceDN/>
        <w:adjustRightInd/>
        <w:jc w:val="left"/>
        <w:rPr>
          <w:del w:id="198" w:author="Jaeger, Florian" w:date="2023-05-12T17:57:00Z"/>
          <w:szCs w:val="22"/>
        </w:rPr>
      </w:pPr>
      <w:r w:rsidRPr="00ED3418">
        <w:rPr>
          <w:szCs w:val="22"/>
        </w:rPr>
        <w:t xml:space="preserve">A pen in the mouth has two visually apparent effects on the articulators during speech. The first of these is to increase the opening of the jaw and size of oral cavity (as the pen prevents the mouth from closing), and the second is to force lip rounding around the protruding end of the </w:t>
      </w:r>
      <w:r w:rsidRPr="00ED3418">
        <w:rPr>
          <w:szCs w:val="22"/>
        </w:rPr>
        <w:lastRenderedPageBreak/>
        <w:t>pen. As the size of the oral cavity opening and amount of air constriction are inversely related for fricatives, forced mouth opening is expected to lower spectral center of gravity</w:t>
      </w:r>
      <w:commentRangeStart w:id="199"/>
      <w:r w:rsidRPr="00ED3418">
        <w:rPr>
          <w:szCs w:val="22"/>
        </w:rPr>
        <w:t>.</w:t>
      </w:r>
      <w:commentRangeEnd w:id="199"/>
      <w:r w:rsidR="001A15DD">
        <w:rPr>
          <w:rStyle w:val="CommentReference"/>
        </w:rPr>
        <w:commentReference w:id="199"/>
      </w:r>
      <w:r w:rsidRPr="00ED3418">
        <w:rPr>
          <w:szCs w:val="22"/>
        </w:rPr>
        <w:t xml:space="preserve"> </w:t>
      </w:r>
      <w:del w:id="200" w:author="Jaeger, Florian" w:date="2023-05-12T15:14:00Z">
        <w:r w:rsidRPr="00ED3418" w:rsidDel="0054350C">
          <w:rPr>
            <w:szCs w:val="22"/>
          </w:rPr>
          <w:delText>As discussed previously in the contexts of /ɹ/ and /u/, l</w:delText>
        </w:r>
      </w:del>
      <w:ins w:id="201" w:author="Jaeger, Florian" w:date="2023-05-12T15:14:00Z">
        <w:r w:rsidR="0054350C">
          <w:rPr>
            <w:szCs w:val="22"/>
          </w:rPr>
          <w:t>L</w:t>
        </w:r>
      </w:ins>
      <w:r w:rsidRPr="00ED3418">
        <w:rPr>
          <w:szCs w:val="22"/>
        </w:rPr>
        <w:t xml:space="preserve">ip rounding is also expected (in English) to lower the spectral center of gravity for surrounding fricatives. </w:t>
      </w:r>
      <w:del w:id="202" w:author="Jaeger, Florian" w:date="2023-05-12T17:49:00Z">
        <w:r w:rsidRPr="00ED3418" w:rsidDel="001A15DD">
          <w:rPr>
            <w:szCs w:val="22"/>
          </w:rPr>
          <w:delText xml:space="preserve">These </w:delText>
        </w:r>
      </w:del>
      <w:ins w:id="203" w:author="Jaeger, Florian" w:date="2023-05-12T17:49:00Z">
        <w:r w:rsidR="001A15DD">
          <w:rPr>
            <w:szCs w:val="22"/>
          </w:rPr>
          <w:t>A</w:t>
        </w:r>
        <w:r w:rsidR="001A15DD" w:rsidRPr="00ED3418">
          <w:rPr>
            <w:szCs w:val="22"/>
          </w:rPr>
          <w:t xml:space="preserve">s </w:t>
        </w:r>
      </w:ins>
      <w:ins w:id="204" w:author="Jaeger, Florian" w:date="2023-05-12T17:51:00Z">
        <w:r w:rsidR="001A15DD">
          <w:rPr>
            <w:szCs w:val="22"/>
          </w:rPr>
          <w:t>lower</w:t>
        </w:r>
      </w:ins>
      <w:ins w:id="205" w:author="Jaeger, Florian" w:date="2023-05-12T17:49:00Z">
        <w:r w:rsidR="001A15DD" w:rsidRPr="00ED3418">
          <w:rPr>
            <w:szCs w:val="22"/>
          </w:rPr>
          <w:t xml:space="preserve"> spectral center of gravity</w:t>
        </w:r>
      </w:ins>
      <w:ins w:id="206" w:author="Jaeger, Florian" w:date="2023-05-12T17:51:00Z">
        <w:r w:rsidR="001A15DD">
          <w:rPr>
            <w:szCs w:val="22"/>
          </w:rPr>
          <w:t xml:space="preserve"> is one of the primary cues distinguishing </w:t>
        </w:r>
        <w:r w:rsidR="001A15DD" w:rsidRPr="00ED3418">
          <w:rPr>
            <w:szCs w:val="22"/>
          </w:rPr>
          <w:t xml:space="preserve">/ʃ/ </w:t>
        </w:r>
        <w:r w:rsidR="001A15DD">
          <w:rPr>
            <w:szCs w:val="22"/>
          </w:rPr>
          <w:t>from /s/</w:t>
        </w:r>
      </w:ins>
      <w:ins w:id="207" w:author="Jaeger, Florian" w:date="2023-05-12T17:50:00Z">
        <w:r w:rsidR="001A15DD">
          <w:rPr>
            <w:szCs w:val="22"/>
          </w:rPr>
          <w:t xml:space="preserve"> </w:t>
        </w:r>
      </w:ins>
      <w:ins w:id="208" w:author="Jaeger, Florian" w:date="2023-05-12T17:52:00Z">
        <w:r w:rsidR="001A15DD">
          <w:rPr>
            <w:szCs w:val="22"/>
          </w:rPr>
          <w:t xml:space="preserve">in English </w:t>
        </w:r>
      </w:ins>
      <w:ins w:id="209" w:author="Jaeger, Florian" w:date="2023-05-12T17:50:00Z">
        <w:r w:rsidR="001A15DD">
          <w:rPr>
            <w:szCs w:val="22"/>
          </w:rPr>
          <w:t>(REF)</w:t>
        </w:r>
      </w:ins>
      <w:ins w:id="210" w:author="Jaeger, Florian" w:date="2023-05-12T17:49:00Z">
        <w:r w:rsidR="001A15DD">
          <w:rPr>
            <w:szCs w:val="22"/>
          </w:rPr>
          <w:t xml:space="preserve">, both </w:t>
        </w:r>
      </w:ins>
      <w:ins w:id="211" w:author="Jaeger, Florian" w:date="2023-05-12T17:50:00Z">
        <w:r w:rsidR="001A15DD">
          <w:rPr>
            <w:szCs w:val="22"/>
          </w:rPr>
          <w:t xml:space="preserve">of these </w:t>
        </w:r>
      </w:ins>
      <w:r w:rsidRPr="00ED3418">
        <w:rPr>
          <w:szCs w:val="22"/>
        </w:rPr>
        <w:t>effects</w:t>
      </w:r>
      <w:ins w:id="212" w:author="Jaeger, Florian" w:date="2023-05-12T17:49:00Z">
        <w:r w:rsidR="001A15DD">
          <w:rPr>
            <w:szCs w:val="22"/>
          </w:rPr>
          <w:t xml:space="preserve"> </w:t>
        </w:r>
      </w:ins>
      <w:ins w:id="213" w:author="Jaeger, Florian" w:date="2023-05-12T17:50:00Z">
        <w:r w:rsidR="001A15DD">
          <w:rPr>
            <w:szCs w:val="22"/>
          </w:rPr>
          <w:t xml:space="preserve">are predicted </w:t>
        </w:r>
      </w:ins>
      <w:ins w:id="214" w:author="Jaeger, Florian" w:date="2023-05-12T17:52:00Z">
        <w:r w:rsidR="001A15DD">
          <w:rPr>
            <w:szCs w:val="22"/>
          </w:rPr>
          <w:t xml:space="preserve">to </w:t>
        </w:r>
      </w:ins>
      <w:ins w:id="215" w:author="Jaeger, Florian" w:date="2023-05-12T17:50:00Z">
        <w:r w:rsidR="001A15DD">
          <w:rPr>
            <w:szCs w:val="22"/>
          </w:rPr>
          <w:t>make</w:t>
        </w:r>
      </w:ins>
      <w:del w:id="216" w:author="Jaeger, Florian" w:date="2023-05-12T17:50:00Z">
        <w:r w:rsidRPr="00ED3418" w:rsidDel="001A15DD">
          <w:rPr>
            <w:szCs w:val="22"/>
          </w:rPr>
          <w:delText xml:space="preserve"> both predict</w:delText>
        </w:r>
      </w:del>
      <w:r w:rsidRPr="00ED3418">
        <w:rPr>
          <w:szCs w:val="22"/>
        </w:rPr>
        <w:t xml:space="preserve"> fricatives produced with a pen in the mouth</w:t>
      </w:r>
      <w:ins w:id="217" w:author="Jaeger, Florian" w:date="2023-05-12T17:50:00Z">
        <w:r w:rsidR="001A15DD">
          <w:rPr>
            <w:szCs w:val="22"/>
          </w:rPr>
          <w:t xml:space="preserve"> </w:t>
        </w:r>
      </w:ins>
      <w:del w:id="218" w:author="Jaeger, Florian" w:date="2023-05-12T17:50:00Z">
        <w:r w:rsidRPr="00ED3418" w:rsidDel="001A15DD">
          <w:rPr>
            <w:szCs w:val="22"/>
          </w:rPr>
          <w:delText xml:space="preserve"> to be </w:delText>
        </w:r>
      </w:del>
      <w:r w:rsidRPr="00ED3418">
        <w:rPr>
          <w:szCs w:val="22"/>
        </w:rPr>
        <w:t>acoustically more ‘/ʃ/-like’</w:t>
      </w:r>
      <w:del w:id="219" w:author="Jaeger, Florian" w:date="2023-05-12T17:49:00Z">
        <w:r w:rsidRPr="00ED3418" w:rsidDel="001A15DD">
          <w:rPr>
            <w:szCs w:val="22"/>
          </w:rPr>
          <w:delText>, as /ʃ/ is the English fricative marked by lowest spectral center of gravity</w:delText>
        </w:r>
      </w:del>
      <w:r w:rsidRPr="00ED3418">
        <w:rPr>
          <w:szCs w:val="22"/>
        </w:rPr>
        <w:t xml:space="preserve">. </w:t>
      </w:r>
      <w:del w:id="220" w:author="Jaeger, Florian" w:date="2023-05-12T15:15:00Z">
        <w:r w:rsidRPr="00ED3418" w:rsidDel="0054350C">
          <w:rPr>
            <w:szCs w:val="22"/>
          </w:rPr>
          <w:delText>Causal c</w:delText>
        </w:r>
      </w:del>
      <w:ins w:id="221" w:author="Jaeger, Florian" w:date="2023-05-12T17:53:00Z">
        <w:r w:rsidR="001A15DD">
          <w:rPr>
            <w:szCs w:val="22"/>
          </w:rPr>
          <w:t>If listeners c</w:t>
        </w:r>
      </w:ins>
      <w:r w:rsidRPr="00ED3418">
        <w:rPr>
          <w:szCs w:val="22"/>
        </w:rPr>
        <w:t>ompensa</w:t>
      </w:r>
      <w:ins w:id="222" w:author="Jaeger, Florian" w:date="2023-05-12T17:53:00Z">
        <w:r w:rsidR="001A15DD">
          <w:rPr>
            <w:szCs w:val="22"/>
          </w:rPr>
          <w:t xml:space="preserve">te for </w:t>
        </w:r>
      </w:ins>
      <w:del w:id="223" w:author="Jaeger, Florian" w:date="2023-05-12T17:53:00Z">
        <w:r w:rsidRPr="00ED3418" w:rsidDel="001A15DD">
          <w:rPr>
            <w:szCs w:val="22"/>
          </w:rPr>
          <w:delText>tion for</w:delText>
        </w:r>
      </w:del>
      <w:del w:id="224" w:author="Jaeger, Florian" w:date="2023-05-12T17:54:00Z">
        <w:r w:rsidRPr="00ED3418" w:rsidDel="001A15DD">
          <w:rPr>
            <w:szCs w:val="22"/>
          </w:rPr>
          <w:delText xml:space="preserve"> these visually apparent </w:delText>
        </w:r>
      </w:del>
      <w:ins w:id="225" w:author="Jaeger, Florian" w:date="2023-05-12T17:56:00Z">
        <w:r w:rsidR="001A15DD">
          <w:rPr>
            <w:szCs w:val="22"/>
          </w:rPr>
          <w:t>either or both of these</w:t>
        </w:r>
      </w:ins>
      <w:ins w:id="226" w:author="Jaeger, Florian" w:date="2023-05-12T17:54:00Z">
        <w:r w:rsidR="001A15DD">
          <w:rPr>
            <w:szCs w:val="22"/>
          </w:rPr>
          <w:t xml:space="preserve"> effect</w:t>
        </w:r>
      </w:ins>
      <w:ins w:id="227" w:author="Jaeger, Florian" w:date="2023-05-12T17:55:00Z">
        <w:r w:rsidR="001A15DD">
          <w:rPr>
            <w:szCs w:val="22"/>
          </w:rPr>
          <w:t>s of the pen</w:t>
        </w:r>
      </w:ins>
      <w:ins w:id="228" w:author="Jaeger, Florian" w:date="2023-05-12T17:54:00Z">
        <w:r w:rsidR="001A15DD">
          <w:rPr>
            <w:szCs w:val="22"/>
          </w:rPr>
          <w:t xml:space="preserve"> on articulation</w:t>
        </w:r>
      </w:ins>
      <w:ins w:id="229" w:author="Jaeger, Florian" w:date="2023-05-12T17:55:00Z">
        <w:r w:rsidR="001A15DD">
          <w:rPr>
            <w:szCs w:val="22"/>
          </w:rPr>
          <w:t xml:space="preserve">, </w:t>
        </w:r>
      </w:ins>
      <w:ins w:id="230" w:author="Jaeger, Florian" w:date="2023-05-12T17:56:00Z">
        <w:r w:rsidR="001A15DD">
          <w:rPr>
            <w:szCs w:val="22"/>
          </w:rPr>
          <w:t xml:space="preserve">it should bias their perception towards </w:t>
        </w:r>
      </w:ins>
      <w:del w:id="231" w:author="Jaeger, Florian" w:date="2023-05-12T17:53:00Z">
        <w:r w:rsidRPr="00ED3418" w:rsidDel="001A15DD">
          <w:rPr>
            <w:szCs w:val="22"/>
          </w:rPr>
          <w:delText xml:space="preserve">effects </w:delText>
        </w:r>
      </w:del>
      <w:del w:id="232" w:author="Jaeger, Florian" w:date="2023-05-12T17:55:00Z">
        <w:r w:rsidRPr="00ED3418" w:rsidDel="001A15DD">
          <w:rPr>
            <w:szCs w:val="22"/>
          </w:rPr>
          <w:delText>would manifest as listeners’ biasing their perception towards</w:delText>
        </w:r>
      </w:del>
      <w:del w:id="233" w:author="Jaeger, Florian" w:date="2023-05-12T17:56:00Z">
        <w:r w:rsidRPr="00ED3418" w:rsidDel="001A15DD">
          <w:rPr>
            <w:szCs w:val="22"/>
          </w:rPr>
          <w:delText xml:space="preserve"> </w:delText>
        </w:r>
      </w:del>
      <w:r w:rsidRPr="00ED3418">
        <w:rPr>
          <w:szCs w:val="22"/>
        </w:rPr>
        <w:t>/s/ (against /ʃ/).</w:t>
      </w:r>
    </w:p>
    <w:p w14:paraId="27C57315" w14:textId="38415284" w:rsidR="00B93163" w:rsidRPr="00ED3418" w:rsidRDefault="007849A8">
      <w:pPr>
        <w:widowControl/>
        <w:autoSpaceDE/>
        <w:autoSpaceDN/>
        <w:adjustRightInd/>
        <w:jc w:val="left"/>
        <w:rPr>
          <w:szCs w:val="22"/>
        </w:rPr>
        <w:pPrChange w:id="234" w:author="Jaeger, Florian" w:date="2023-05-12T17:57:00Z">
          <w:pPr>
            <w:widowControl/>
            <w:autoSpaceDE/>
            <w:autoSpaceDN/>
            <w:adjustRightInd/>
            <w:ind w:firstLine="0"/>
            <w:jc w:val="left"/>
          </w:pPr>
        </w:pPrChange>
      </w:pPr>
      <w:del w:id="235" w:author="Jaeger, Florian" w:date="2023-05-12T17:57:00Z">
        <w:r w:rsidDel="001A15DD">
          <w:rPr>
            <w:szCs w:val="22"/>
            <w:u w:val="single"/>
          </w:rPr>
          <w:delText>The current study:</w:delText>
        </w:r>
      </w:del>
      <w:r w:rsidR="00B93163" w:rsidRPr="00ED3418">
        <w:rPr>
          <w:szCs w:val="22"/>
        </w:rPr>
        <w:tab/>
      </w:r>
      <w:r w:rsidR="00B93163" w:rsidRPr="00ED3418">
        <w:rPr>
          <w:szCs w:val="22"/>
        </w:rPr>
        <w:tab/>
      </w:r>
    </w:p>
    <w:p w14:paraId="2C0E6CBC" w14:textId="095DF545" w:rsidR="000758F1" w:rsidRDefault="00253077" w:rsidP="00253077">
      <w:pPr>
        <w:rPr>
          <w:ins w:id="236" w:author="Jaeger, Florian" w:date="2023-05-12T17:59:00Z"/>
          <w:szCs w:val="22"/>
        </w:rPr>
      </w:pPr>
      <w:r>
        <w:rPr>
          <w:szCs w:val="22"/>
        </w:rPr>
        <w:t xml:space="preserve">Experiments 1a-c </w:t>
      </w:r>
      <w:del w:id="237" w:author="Jaeger, Florian" w:date="2023-05-12T17:57:00Z">
        <w:r w:rsidR="000758F1" w:rsidRPr="00ED3418" w:rsidDel="001A15DD">
          <w:rPr>
            <w:szCs w:val="22"/>
          </w:rPr>
          <w:delText>assess</w:delText>
        </w:r>
        <w:r w:rsidR="00620763" w:rsidRPr="00ED3418" w:rsidDel="001A15DD">
          <w:rPr>
            <w:szCs w:val="22"/>
          </w:rPr>
          <w:delText xml:space="preserve"> how </w:delText>
        </w:r>
        <w:r w:rsidR="000758F1" w:rsidRPr="00ED3418" w:rsidDel="001A15DD">
          <w:rPr>
            <w:szCs w:val="22"/>
          </w:rPr>
          <w:delText>the presence of an</w:delText>
        </w:r>
        <w:r w:rsidR="00620763" w:rsidRPr="00ED3418" w:rsidDel="001A15DD">
          <w:rPr>
            <w:szCs w:val="22"/>
          </w:rPr>
          <w:delText xml:space="preserve"> incidental cause </w:delText>
        </w:r>
        <w:r w:rsidR="008A6F3D" w:rsidRPr="00ED3418" w:rsidDel="001A15DD">
          <w:rPr>
            <w:szCs w:val="22"/>
          </w:rPr>
          <w:delText>affects</w:delText>
        </w:r>
        <w:r w:rsidR="00620763" w:rsidRPr="00ED3418" w:rsidDel="001A15DD">
          <w:rPr>
            <w:szCs w:val="22"/>
          </w:rPr>
          <w:delText xml:space="preserve"> listeners</w:delText>
        </w:r>
        <w:r w:rsidR="000758F1" w:rsidRPr="00ED3418" w:rsidDel="001A15DD">
          <w:rPr>
            <w:szCs w:val="22"/>
          </w:rPr>
          <w:delText>’</w:delText>
        </w:r>
        <w:r w:rsidR="00620763" w:rsidRPr="00ED3418" w:rsidDel="001A15DD">
          <w:rPr>
            <w:szCs w:val="22"/>
          </w:rPr>
          <w:delText xml:space="preserve"> </w:delText>
        </w:r>
        <w:r w:rsidR="000758F1" w:rsidRPr="00ED3418" w:rsidDel="001A15DD">
          <w:rPr>
            <w:szCs w:val="22"/>
          </w:rPr>
          <w:delText xml:space="preserve">perception of </w:delText>
        </w:r>
        <w:r w:rsidR="00A303DD" w:rsidRPr="00ED3418" w:rsidDel="001A15DD">
          <w:rPr>
            <w:szCs w:val="22"/>
          </w:rPr>
          <w:delText xml:space="preserve">an unfamiliar talker’s </w:delText>
        </w:r>
        <w:r w:rsidR="000758F1" w:rsidRPr="00ED3418" w:rsidDel="001A15DD">
          <w:rPr>
            <w:szCs w:val="22"/>
          </w:rPr>
          <w:delText xml:space="preserve">speech prior to any </w:delText>
        </w:r>
        <w:r w:rsidR="00A303DD" w:rsidRPr="00ED3418" w:rsidDel="001A15DD">
          <w:rPr>
            <w:szCs w:val="22"/>
          </w:rPr>
          <w:delText xml:space="preserve">informative </w:delText>
        </w:r>
        <w:r w:rsidR="000758F1" w:rsidRPr="00ED3418" w:rsidDel="001A15DD">
          <w:rPr>
            <w:szCs w:val="22"/>
          </w:rPr>
          <w:delText>exposure</w:delText>
        </w:r>
        <w:r w:rsidR="00A303DD" w:rsidRPr="00ED3418" w:rsidDel="001A15DD">
          <w:rPr>
            <w:szCs w:val="22"/>
          </w:rPr>
          <w:delText xml:space="preserve"> to the talker</w:delText>
        </w:r>
      </w:del>
      <w:ins w:id="238" w:author="Jaeger, Florian" w:date="2023-05-12T17:57:00Z">
        <w:r w:rsidR="001A15DD">
          <w:rPr>
            <w:szCs w:val="22"/>
          </w:rPr>
          <w:t>test this prediction</w:t>
        </w:r>
      </w:ins>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(see Figure 1).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del w:id="239" w:author="Jaeger, Florian" w:date="2023-05-12T17:57:00Z">
        <w:r w:rsidR="00634F96" w:rsidRPr="00ED3418" w:rsidDel="001A15DD">
          <w:rPr>
            <w:szCs w:val="22"/>
          </w:rPr>
          <w:delText xml:space="preserve">plausibly expected to affect </w:delText>
        </w:r>
      </w:del>
      <w:ins w:id="240" w:author="Jaeger, Florian" w:date="2023-05-12T17:57:00Z">
        <w:r w:rsidR="001A15DD">
          <w:rPr>
            <w:szCs w:val="22"/>
          </w:rPr>
          <w:t xml:space="preserve">or its visually apparent effects </w:t>
        </w:r>
      </w:ins>
      <w:ins w:id="241" w:author="Jaeger, Florian" w:date="2023-05-12T17:58:00Z">
        <w:r w:rsidR="001A15DD">
          <w:rPr>
            <w:szCs w:val="22"/>
          </w:rPr>
          <w:t xml:space="preserve">on </w:t>
        </w:r>
      </w:ins>
      <w:r w:rsidR="00634F96" w:rsidRPr="00ED3418">
        <w:rPr>
          <w:szCs w:val="22"/>
        </w:rPr>
        <w:t xml:space="preserve">the </w:t>
      </w:r>
      <w:del w:id="242" w:author="Jaeger, Florian" w:date="2023-05-12T17:58:00Z">
        <w:r w:rsidR="00634F96" w:rsidRPr="00ED3418" w:rsidDel="001A15DD">
          <w:rPr>
            <w:szCs w:val="22"/>
          </w:rPr>
          <w:delText xml:space="preserve">production </w:delText>
        </w:r>
      </w:del>
      <w:ins w:id="243" w:author="Jaeger, Florian" w:date="2023-05-12T17:58:00Z">
        <w:r w:rsidR="001A15DD">
          <w:rPr>
            <w:szCs w:val="22"/>
          </w:rPr>
          <w:t>articulation</w:t>
        </w:r>
        <w:r w:rsidR="001A15DD" w:rsidRPr="00ED3418">
          <w:rPr>
            <w:szCs w:val="22"/>
          </w:rPr>
          <w:t xml:space="preserve"> </w:t>
        </w:r>
      </w:ins>
      <w:r w:rsidR="00634F96" w:rsidRPr="00ED3418">
        <w:rPr>
          <w:szCs w:val="22"/>
        </w:rPr>
        <w:t xml:space="preserve">of </w:t>
      </w:r>
      <w:r w:rsidR="00C161C5" w:rsidRPr="00ED3418">
        <w:rPr>
          <w:szCs w:val="22"/>
        </w:rPr>
        <w:t>/s/ and /ʃ/</w:t>
      </w:r>
      <w:r w:rsidR="00634F96" w:rsidRPr="00ED3418">
        <w:rPr>
          <w:szCs w:val="22"/>
        </w:rPr>
        <w:t xml:space="preserve">—affects the </w:t>
      </w:r>
      <w:del w:id="244" w:author="Jaeger, Florian" w:date="2023-05-12T17:58:00Z">
        <w:r w:rsidR="00634F96" w:rsidRPr="00ED3418" w:rsidDel="001A15DD">
          <w:rPr>
            <w:szCs w:val="22"/>
          </w:rPr>
          <w:delText xml:space="preserve">perception </w:delText>
        </w:r>
      </w:del>
      <w:ins w:id="245" w:author="Jaeger, Florian" w:date="2023-05-12T17:58:00Z">
        <w:r w:rsidR="001A15DD">
          <w:rPr>
            <w:szCs w:val="22"/>
          </w:rPr>
          <w:t>interpretation</w:t>
        </w:r>
        <w:r w:rsidR="001A15DD" w:rsidRPr="00ED3418">
          <w:rPr>
            <w:szCs w:val="22"/>
          </w:rPr>
          <w:t xml:space="preserve"> </w:t>
        </w:r>
      </w:ins>
      <w:r w:rsidR="00634F96" w:rsidRPr="00ED3418">
        <w:rPr>
          <w:szCs w:val="22"/>
        </w:rPr>
        <w:t xml:space="preserve">of </w:t>
      </w:r>
      <w:del w:id="246" w:author="Jaeger, Florian" w:date="2023-05-12T17:58:00Z">
        <w:r w:rsidR="00634F96" w:rsidRPr="00ED3418" w:rsidDel="001A15DD">
          <w:rPr>
            <w:szCs w:val="22"/>
          </w:rPr>
          <w:delText xml:space="preserve">auditory </w:delText>
        </w:r>
      </w:del>
      <w:ins w:id="247" w:author="Jaeger, Florian" w:date="2023-05-12T17:58:00Z">
        <w:r w:rsidR="001A15DD">
          <w:rPr>
            <w:szCs w:val="22"/>
          </w:rPr>
          <w:t>acoustic</w:t>
        </w:r>
        <w:r w:rsidR="001A15DD" w:rsidRPr="00ED3418">
          <w:rPr>
            <w:szCs w:val="22"/>
          </w:rPr>
          <w:t xml:space="preserve"> </w:t>
        </w:r>
      </w:ins>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C161C5" w:rsidRPr="00ED3418">
        <w:rPr>
          <w:szCs w:val="22"/>
        </w:rPr>
        <w:t>thought the talker in the video produced</w:t>
      </w:r>
      <w:r w:rsidR="000079D6" w:rsidRPr="00ED3418">
        <w:rPr>
          <w:szCs w:val="22"/>
        </w:rPr>
        <w:t xml:space="preserve"> </w:t>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248"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248"/>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ins w:id="249" w:author="Jaeger, Florian" w:date="2023-05-12T18:00:00Z">
        <w:r w:rsidR="00057517">
          <w:rPr>
            <w:szCs w:val="22"/>
          </w:rPr>
          <w:t>-</w:t>
        </w:r>
      </w:ins>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A4003C2" w:rsidR="003A6A69" w:rsidRPr="00ED3418" w:rsidRDefault="009F6383" w:rsidP="00EE67E0">
      <w:pPr>
        <w:rPr>
          <w:szCs w:val="22"/>
        </w:rPr>
      </w:pPr>
      <w:commentRangeStart w:id="250"/>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w:t>
      </w:r>
      <w:proofErr w:type="spellStart"/>
      <w:r w:rsidR="00C161C5" w:rsidRPr="00ED3418">
        <w:rPr>
          <w:szCs w:val="22"/>
        </w:rPr>
        <w:t>Bejjanki</w:t>
      </w:r>
      <w:proofErr w:type="spellEnd"/>
      <w:r w:rsidR="00C161C5" w:rsidRPr="00ED3418">
        <w:rPr>
          <w:szCs w:val="22"/>
        </w:rPr>
        <w:t xml:space="preserve"> et al., 2011; </w:t>
      </w:r>
      <w:r w:rsidR="00620763" w:rsidRPr="00ED3418">
        <w:rPr>
          <w:szCs w:val="22"/>
        </w:rPr>
        <w:t>Franken et al., 2017</w:t>
      </w:r>
      <w:r w:rsidR="00C161C5" w:rsidRPr="00ED3418">
        <w:rPr>
          <w:szCs w:val="22"/>
        </w:rPr>
        <w:t xml:space="preserve">; </w:t>
      </w:r>
      <w:proofErr w:type="spellStart"/>
      <w:r w:rsidR="00C161C5" w:rsidRPr="00ED3418">
        <w:rPr>
          <w:szCs w:val="22"/>
        </w:rPr>
        <w:t>Lüttke</w:t>
      </w:r>
      <w:proofErr w:type="spellEnd"/>
      <w:r w:rsidR="00C161C5" w:rsidRPr="00ED3418">
        <w:rPr>
          <w:szCs w:val="22"/>
        </w:rPr>
        <w:t xml:space="preserv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 </w:t>
      </w:r>
      <w:del w:id="251" w:author="Jaeger, Florian" w:date="2023-05-12T20:59:00Z">
        <w:r w:rsidR="00982723" w:rsidRPr="00ED3418" w:rsidDel="00E538CF">
          <w:rPr>
            <w:szCs w:val="22"/>
          </w:rPr>
          <w:delText xml:space="preserve">plausible </w:delText>
        </w:r>
      </w:del>
      <w:ins w:id="252" w:author="Jaeger, Florian" w:date="2023-05-12T20:59:00Z">
        <w:r w:rsidR="00E538CF">
          <w:rPr>
            <w:szCs w:val="22"/>
          </w:rPr>
          <w:t>ecologically valid</w:t>
        </w:r>
        <w:r w:rsidR="00E538CF" w:rsidRPr="00ED3418">
          <w:rPr>
            <w:szCs w:val="22"/>
          </w:rPr>
          <w:t xml:space="preserve"> </w:t>
        </w:r>
      </w:ins>
      <w:r w:rsidR="00982723" w:rsidRPr="00ED3418">
        <w:rPr>
          <w:szCs w:val="22"/>
        </w:rPr>
        <w:t xml:space="preserve">visual manipulations than it is to create </w:t>
      </w:r>
      <w:del w:id="253" w:author="Jaeger, Florian" w:date="2023-05-12T20:59:00Z">
        <w:r w:rsidR="00982723" w:rsidRPr="00ED3418" w:rsidDel="00E538CF">
          <w:rPr>
            <w:szCs w:val="22"/>
          </w:rPr>
          <w:delText xml:space="preserve">plausible </w:delText>
        </w:r>
      </w:del>
      <w:ins w:id="254" w:author="Jaeger, Florian" w:date="2023-05-12T20:59:00Z">
        <w:r w:rsidR="00E538CF">
          <w:rPr>
            <w:szCs w:val="22"/>
          </w:rPr>
          <w:t>ecologically valid</w:t>
        </w:r>
        <w:r w:rsidR="00E538CF" w:rsidRPr="00ED3418">
          <w:rPr>
            <w:szCs w:val="22"/>
          </w:rPr>
          <w:t xml:space="preserve"> </w:t>
        </w:r>
      </w:ins>
      <w:del w:id="255" w:author="Jaeger, Florian" w:date="2023-05-12T20:59:00Z">
        <w:r w:rsidR="00982723" w:rsidRPr="00ED3418" w:rsidDel="00E538CF">
          <w:rPr>
            <w:szCs w:val="22"/>
          </w:rPr>
          <w:delText xml:space="preserve">auditory </w:delText>
        </w:r>
      </w:del>
      <w:ins w:id="256" w:author="Jaeger, Florian" w:date="2023-05-12T20:59:00Z">
        <w:r w:rsidR="00E538CF">
          <w:rPr>
            <w:szCs w:val="22"/>
          </w:rPr>
          <w:t>acoustic</w:t>
        </w:r>
        <w:r w:rsidR="00E538CF" w:rsidRPr="00ED3418">
          <w:rPr>
            <w:szCs w:val="22"/>
          </w:rPr>
          <w:t xml:space="preserve"> </w:t>
        </w:r>
      </w:ins>
      <w:r w:rsidR="00982723" w:rsidRPr="00ED3418">
        <w:rPr>
          <w:szCs w:val="22"/>
        </w:rPr>
        <w:lastRenderedPageBreak/>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articulation have </w:t>
      </w:r>
      <w:del w:id="257" w:author="Jaeger, Florian" w:date="2023-05-12T20:59:00Z">
        <w:r w:rsidR="00982723" w:rsidRPr="00ED3418" w:rsidDel="00E538CF">
          <w:rPr>
            <w:szCs w:val="22"/>
          </w:rPr>
          <w:delText xml:space="preserve">generally </w:delText>
        </w:r>
      </w:del>
      <w:ins w:id="258" w:author="Jaeger, Florian" w:date="2023-05-12T20:59:00Z">
        <w:r w:rsidR="00E538CF">
          <w:rPr>
            <w:szCs w:val="22"/>
          </w:rPr>
          <w:t>e</w:t>
        </w:r>
      </w:ins>
      <w:ins w:id="259" w:author="Jaeger, Florian" w:date="2023-05-12T21:00:00Z">
        <w:r w:rsidR="00E538CF">
          <w:rPr>
            <w:szCs w:val="22"/>
          </w:rPr>
          <w:t>ither</w:t>
        </w:r>
      </w:ins>
      <w:ins w:id="260" w:author="Jaeger, Florian" w:date="2023-05-12T20:59:00Z">
        <w:r w:rsidR="00E538CF" w:rsidRPr="00ED3418">
          <w:rPr>
            <w:szCs w:val="22"/>
          </w:rPr>
          <w:t xml:space="preserve"> </w:t>
        </w:r>
      </w:ins>
      <w:r w:rsidR="00982723" w:rsidRPr="00ED3418">
        <w:rPr>
          <w:szCs w:val="22"/>
        </w:rPr>
        <w:t>employed animation, rather than real-life videos</w:t>
      </w:r>
      <w:r w:rsidR="001329E0">
        <w:rPr>
          <w:szCs w:val="22"/>
        </w:rPr>
        <w:t xml:space="preserve">, or </w:t>
      </w:r>
      <w:del w:id="261" w:author="Jaeger, Florian" w:date="2023-05-12T21:00:00Z">
        <w:r w:rsidR="001329E0" w:rsidDel="00E538CF">
          <w:rPr>
            <w:szCs w:val="22"/>
          </w:rPr>
          <w:delText xml:space="preserve">maximally utilized </w:delText>
        </w:r>
      </w:del>
      <w:del w:id="262" w:author="Jaeger, Florian" w:date="2023-05-12T20:59:00Z">
        <w:r w:rsidR="001329E0" w:rsidDel="00E538CF">
          <w:rPr>
            <w:szCs w:val="22"/>
          </w:rPr>
          <w:delText>one singular</w:delText>
        </w:r>
      </w:del>
      <w:ins w:id="263" w:author="Jaeger, Florian" w:date="2023-05-12T20:59:00Z">
        <w:r w:rsidR="00E538CF">
          <w:rPr>
            <w:szCs w:val="22"/>
          </w:rPr>
          <w:t>a single</w:t>
        </w:r>
      </w:ins>
      <w:r w:rsidR="001329E0">
        <w:rPr>
          <w:szCs w:val="22"/>
        </w:rPr>
        <w:t xml:space="preserve"> ‘ambiguous’ </w:t>
      </w:r>
      <w:ins w:id="264" w:author="Jaeger, Florian" w:date="2023-05-12T21:00:00Z">
        <w:r w:rsidR="00E538CF" w:rsidRPr="00ED3418">
          <w:rPr>
            <w:szCs w:val="22"/>
          </w:rPr>
          <w:t xml:space="preserve">real-life </w:t>
        </w:r>
      </w:ins>
      <w:r w:rsidR="001329E0">
        <w:rPr>
          <w:szCs w:val="22"/>
        </w:rPr>
        <w:t>video</w:t>
      </w:r>
      <w:r w:rsidR="00982723" w:rsidRPr="00ED3418">
        <w:rPr>
          <w:szCs w:val="22"/>
        </w:rPr>
        <w:t xml:space="preserve"> (</w:t>
      </w:r>
      <w:r w:rsidR="001329E0">
        <w:rPr>
          <w:szCs w:val="22"/>
        </w:rPr>
        <w:t xml:space="preserve">e.g. </w:t>
      </w:r>
      <w:proofErr w:type="spellStart"/>
      <w:r w:rsidR="00982723" w:rsidRPr="00ED3418">
        <w:rPr>
          <w:szCs w:val="22"/>
        </w:rPr>
        <w:t>Bejjanki</w:t>
      </w:r>
      <w:proofErr w:type="spellEnd"/>
      <w:r w:rsidR="00982723" w:rsidRPr="00ED3418">
        <w:rPr>
          <w:szCs w:val="22"/>
        </w:rPr>
        <w:t xml:space="preserve">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ins w:id="265" w:author="Jaeger, Florian" w:date="2023-05-12T21:01:00Z">
        <w:r w:rsidR="00E538CF">
          <w:rPr>
            <w:szCs w:val="22"/>
          </w:rPr>
          <w:t>also modeling the visual consequences of perturbing articulation</w:t>
        </w:r>
      </w:ins>
      <w:ins w:id="266" w:author="Jaeger, Florian" w:date="2023-05-12T21:02:00Z">
        <w:r w:rsidR="00E538CF">
          <w:rPr>
            <w:szCs w:val="22"/>
          </w:rPr>
          <w:t xml:space="preserve"> by</w:t>
        </w:r>
      </w:ins>
      <w:del w:id="267" w:author="Jaeger, Florian" w:date="2023-05-12T21:01:00Z">
        <w:r w:rsidR="00982723" w:rsidRPr="00ED3418" w:rsidDel="00E538CF">
          <w:rPr>
            <w:szCs w:val="22"/>
          </w:rPr>
          <w:delText>accounting for the perturbations to articulation expected when</w:delText>
        </w:r>
      </w:del>
      <w:r w:rsidR="00982723" w:rsidRPr="00ED3418">
        <w:rPr>
          <w:szCs w:val="22"/>
        </w:rPr>
        <w:t xml:space="preserve"> a pen is in the mouth. </w:t>
      </w:r>
    </w:p>
    <w:p w14:paraId="76065C03" w14:textId="115D2880" w:rsidR="00620763" w:rsidRPr="00ED3418" w:rsidDel="00E538CF" w:rsidRDefault="00982723" w:rsidP="00EE67E0">
      <w:pPr>
        <w:rPr>
          <w:del w:id="268" w:author="Jaeger, Florian" w:date="2023-05-12T21:03:00Z"/>
          <w:szCs w:val="22"/>
        </w:rPr>
      </w:pPr>
      <w:r w:rsidRPr="00ED3418">
        <w:rPr>
          <w:szCs w:val="22"/>
        </w:rPr>
        <w:t xml:space="preserve">We thus decided to take an alternative approach. </w:t>
      </w:r>
      <w:del w:id="269" w:author="Jaeger, Florian" w:date="2023-05-12T21:02:00Z">
        <w:r w:rsidR="00620763" w:rsidRPr="00ED3418" w:rsidDel="00E538CF">
          <w:rPr>
            <w:szCs w:val="22"/>
          </w:rPr>
          <w:delText>As described in more detail below, w</w:delText>
        </w:r>
      </w:del>
      <w:ins w:id="270" w:author="Jaeger, Florian" w:date="2023-05-12T21:02:00Z">
        <w:r w:rsidR="00E538CF">
          <w:rPr>
            <w:szCs w:val="22"/>
          </w:rPr>
          <w:t>W</w:t>
        </w:r>
      </w:ins>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rPr>
        <w:t>asi</w:t>
      </w:r>
      <w:r w:rsidRPr="00ED3418">
        <w:rPr>
          <w:szCs w:val="22"/>
        </w:rPr>
        <w:t xml:space="preserve"> or </w:t>
      </w:r>
      <w:r w:rsidR="003901D6">
        <w:rPr>
          <w:i/>
          <w:iCs/>
          <w:szCs w:val="22"/>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commentRangeEnd w:id="250"/>
      <w:r w:rsidR="00057517">
        <w:rPr>
          <w:rStyle w:val="CommentReference"/>
        </w:rPr>
        <w:commentReference w:id="250"/>
      </w:r>
      <w:ins w:id="271" w:author="Jaeger, Florian" w:date="2023-05-12T21:03:00Z">
        <w:r w:rsidR="00E538CF">
          <w:rPr>
            <w:szCs w:val="22"/>
          </w:rPr>
          <w:t xml:space="preserve"> </w:t>
        </w:r>
      </w:ins>
    </w:p>
    <w:p w14:paraId="6D04E68F" w14:textId="04EFD617" w:rsidR="00620763" w:rsidRPr="00ED3418" w:rsidRDefault="00620763" w:rsidP="00E538CF">
      <w:pPr>
        <w:rPr>
          <w:szCs w:val="22"/>
        </w:rPr>
      </w:pPr>
      <w:r w:rsidRPr="00ED3418">
        <w:rPr>
          <w:szCs w:val="22"/>
        </w:rPr>
        <w:t xml:space="preserve">The design of Experiments </w:t>
      </w:r>
      <w:r w:rsidR="003A6A69" w:rsidRPr="00ED3418">
        <w:rPr>
          <w:szCs w:val="22"/>
        </w:rPr>
        <w:t>1a-c</w:t>
      </w:r>
      <w:r w:rsidRPr="00ED3418">
        <w:rPr>
          <w:szCs w:val="22"/>
        </w:rPr>
        <w:t xml:space="preserve"> therefore fully crossed the visual /s/ or /</w:t>
      </w:r>
      <w:r w:rsidR="00C90BA2" w:rsidRPr="00ED3418">
        <w:rPr>
          <w:szCs w:val="22"/>
        </w:rPr>
        <w:t>ʃ</w:t>
      </w:r>
      <w:r w:rsidRPr="00ED3418">
        <w:rPr>
          <w:szCs w:val="22"/>
        </w:rPr>
        <w:t xml:space="preserve">/ bias </w:t>
      </w:r>
      <w:ins w:id="272" w:author="Jaeger, Florian" w:date="2023-05-12T21:03:00Z">
        <w:r w:rsidR="00E538CF">
          <w:rPr>
            <w:szCs w:val="22"/>
          </w:rPr>
          <w:t xml:space="preserve">of the original video clip </w:t>
        </w:r>
      </w:ins>
      <w:r w:rsidRPr="00ED3418">
        <w:rPr>
          <w:szCs w:val="22"/>
        </w:rPr>
        <w:t xml:space="preserve">with the </w:t>
      </w:r>
      <w:ins w:id="273" w:author="Jaeger, Florian" w:date="2023-05-12T21:03:00Z">
        <w:r w:rsidR="00E538CF">
          <w:rPr>
            <w:szCs w:val="22"/>
          </w:rPr>
          <w:t xml:space="preserve">synthesized </w:t>
        </w:r>
      </w:ins>
      <w:r w:rsidRPr="00ED3418">
        <w:rPr>
          <w:szCs w:val="22"/>
        </w:rPr>
        <w:t xml:space="preserve">acoustic </w:t>
      </w:r>
      <w:r w:rsidR="003901D6">
        <w:rPr>
          <w:i/>
          <w:iCs/>
          <w:szCs w:val="22"/>
        </w:rPr>
        <w:t xml:space="preserve">ashi–asi </w:t>
      </w:r>
      <w:r w:rsidRPr="00ED3418">
        <w:rPr>
          <w:szCs w:val="22"/>
        </w:rPr>
        <w:t>continuum and the location of the pen. This resulted in a 2 (visual /s/</w:t>
      </w:r>
      <w:r w:rsidR="00C90BA2" w:rsidRPr="00ED3418">
        <w:rPr>
          <w:szCs w:val="22"/>
        </w:rPr>
        <w:t>-</w:t>
      </w:r>
      <w:r w:rsidRPr="00ED3418">
        <w:rPr>
          <w:szCs w:val="22"/>
        </w:rPr>
        <w:t xml:space="preserve"> vs. /</w:t>
      </w:r>
      <w:r w:rsidR="00C90BA2" w:rsidRPr="00ED3418">
        <w:rPr>
          <w:szCs w:val="22"/>
        </w:rPr>
        <w:t>ʃ</w:t>
      </w:r>
      <w:r w:rsidRPr="00ED3418">
        <w:rPr>
          <w:szCs w:val="22"/>
        </w:rPr>
        <w:t>/</w:t>
      </w:r>
      <w:r w:rsidR="00C90BA2" w:rsidRPr="00ED3418">
        <w:rPr>
          <w:szCs w:val="22"/>
        </w:rPr>
        <w:t>-</w:t>
      </w:r>
      <w:r w:rsidRPr="00ED3418">
        <w:rPr>
          <w:szCs w:val="22"/>
        </w:rPr>
        <w:t>bias) x 6 (steps along acoustic /s/-/</w:t>
      </w:r>
      <w:r w:rsidR="00C90BA2" w:rsidRPr="00ED3418">
        <w:rPr>
          <w:szCs w:val="22"/>
        </w:rPr>
        <w:t>ʃ</w:t>
      </w:r>
      <w:r w:rsidRPr="00ED3418">
        <w:rPr>
          <w:szCs w:val="22"/>
        </w:rPr>
        <w:t>/</w:t>
      </w:r>
      <w:r w:rsidR="00C90BA2" w:rsidRPr="00ED3418">
        <w:rPr>
          <w:szCs w:val="22"/>
        </w:rPr>
        <w:t xml:space="preserve"> </w:t>
      </w:r>
      <w:r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424180A5"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balanced nuisance factors and are </w:t>
      </w:r>
      <w:r w:rsidRPr="00ED3418">
        <w:rPr>
          <w:szCs w:val="22"/>
        </w:rPr>
        <w:t xml:space="preserve">described below. </w:t>
      </w:r>
      <w:del w:id="274"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724D54D5" w:rsidR="005032D8" w:rsidRPr="005427E2" w:rsidRDefault="00620763" w:rsidP="005427E2">
      <w:pPr>
        <w:rPr>
          <w:szCs w:val="22"/>
        </w:rPr>
      </w:pPr>
      <w:r w:rsidRPr="00ED3418">
        <w:rPr>
          <w:szCs w:val="22"/>
        </w:rPr>
        <w:lastRenderedPageBreak/>
        <w:t xml:space="preserve">Participants were paid $6/hour prorated by the duration of the experiment (15 minutes). Participations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located within the US, (ii) had an approval rating of 99% or higher, and (iii) </w:t>
      </w:r>
      <w:r w:rsidRPr="00ED3418">
        <w:rPr>
          <w:szCs w:val="22"/>
        </w:rPr>
        <w:t>had not previously taken any of the other experiments in this study or in Liu and Jaeger (2018, 2019).</w:t>
      </w:r>
      <w:r w:rsidR="00134C06" w:rsidRPr="00ED3418">
        <w:rPr>
          <w:szCs w:val="22"/>
        </w:rPr>
        <w:t xml:space="preserve"> Additionally, participants who did not fulfill the software requirements (a recent version of the Chrome browser engine) could see the recruitment, but could not participate in the experiment.</w:t>
      </w:r>
      <w:r w:rsidR="005427E2">
        <w:rPr>
          <w:szCs w:val="22"/>
        </w:rPr>
        <w:t xml:space="preserve"> </w:t>
      </w:r>
      <w:r w:rsidR="005032D8" w:rsidRPr="00ED3418">
        <w:rPr>
          <w:szCs w:val="22"/>
        </w:rPr>
        <w:t>Participants</w:t>
      </w:r>
      <w:r w:rsidR="005427E2">
        <w:rPr>
          <w:szCs w:val="22"/>
        </w:rPr>
        <w:t xml:space="preserve"> allowed to complete the experiment but</w:t>
      </w:r>
      <w:r w:rsidR="005032D8" w:rsidRPr="00ED3418">
        <w:rPr>
          <w:szCs w:val="22"/>
        </w:rPr>
        <w:t xml:space="preserve"> were excluded from the analysis </w:t>
      </w:r>
      <w:r w:rsidR="005427E2">
        <w:rPr>
          <w:szCs w:val="22"/>
        </w:rPr>
        <w:t>if they met any exclusion criteria, described below.</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w:t>
      </w:r>
      <w:r w:rsidR="00457C4F" w:rsidRPr="00ED3418">
        <w:rPr>
          <w:szCs w:val="22"/>
        </w:rPr>
        <w:lastRenderedPageBreak/>
        <w:t xml:space="preserve">Similar to experiments on perceptual recalibration, we thus aimed to select one step </w:t>
      </w:r>
      <w:r w:rsidR="00620763" w:rsidRPr="00ED3418">
        <w:rPr>
          <w:szCs w:val="22"/>
        </w:rPr>
        <w:t xml:space="preserve">that, across all other manipulations, would yield approximated 25% </w:t>
      </w:r>
      <w:r w:rsidR="00BA1F61">
        <w:rPr>
          <w:i/>
          <w:iCs/>
          <w:szCs w:val="22"/>
        </w:rPr>
        <w:t>asi</w:t>
      </w:r>
      <w:r w:rsidR="00620763" w:rsidRPr="00ED3418">
        <w:rPr>
          <w:szCs w:val="22"/>
        </w:rPr>
        <w:t xml:space="preserve"> responses, four steps that would yield close to 50% </w:t>
      </w:r>
      <w:r w:rsidR="00BA1F61">
        <w:rPr>
          <w:i/>
          <w:iCs/>
          <w:szCs w:val="22"/>
        </w:rPr>
        <w:t>asi</w:t>
      </w:r>
      <w:r w:rsidR="00620763" w:rsidRPr="00ED3418">
        <w:rPr>
          <w:szCs w:val="22"/>
        </w:rPr>
        <w:t>-response</w:t>
      </w:r>
      <w:r w:rsidR="00BA1F61">
        <w:rPr>
          <w:szCs w:val="22"/>
        </w:rPr>
        <w:t>s</w:t>
      </w:r>
      <w:r w:rsidR="00620763" w:rsidRPr="00ED3418">
        <w:rPr>
          <w:szCs w:val="22"/>
        </w:rPr>
        <w:t xml:space="preserve">, and one step that would yield 75% </w:t>
      </w:r>
      <w:r w:rsidR="00BA1F61">
        <w:rPr>
          <w:i/>
          <w:iCs/>
          <w:szCs w:val="22"/>
        </w:rPr>
        <w:t>asi</w:t>
      </w:r>
      <w:r w:rsidR="00620763" w:rsidRPr="00ED3418">
        <w:rPr>
          <w:szCs w:val="22"/>
        </w:rPr>
        <w:t xml:space="preserve"> responses (</w:t>
      </w:r>
      <w:r w:rsidR="00457C4F" w:rsidRPr="00ED3418">
        <w:rPr>
          <w:szCs w:val="22"/>
        </w:rPr>
        <w:t>e.g.,</w:t>
      </w:r>
      <w:r w:rsidR="00620763" w:rsidRPr="00ED3418">
        <w:rPr>
          <w:szCs w:val="22"/>
        </w:rPr>
        <w:t xml:space="preserve"> Kraljic et al., 2008 and subsequent work).</w:t>
      </w:r>
    </w:p>
    <w:p w14:paraId="4F43900B" w14:textId="2F56AB17"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Pr="00ED3418">
        <w:rPr>
          <w:szCs w:val="22"/>
          <w:highlight w:val="cyan"/>
        </w:rPr>
        <w:t>13, 15, 16, 17, 18, and 20</w:t>
      </w:r>
      <w:commentRangeStart w:id="275"/>
      <w:commentRangeEnd w:id="275"/>
      <w:r w:rsidRPr="00ED3418">
        <w:rPr>
          <w:rStyle w:val="CommentReference"/>
          <w:sz w:val="22"/>
          <w:szCs w:val="22"/>
          <w:highlight w:val="cyan"/>
        </w:rPr>
        <w:commentReference w:id="275"/>
      </w:r>
      <w:r w:rsidRPr="00ED3418">
        <w:rPr>
          <w:szCs w:val="22"/>
          <w:highlight w:val="cyan"/>
        </w:rPr>
        <w:t>,</w:t>
      </w:r>
      <w:r w:rsidRPr="00ED3418">
        <w:rPr>
          <w:szCs w:val="22"/>
        </w:rPr>
        <w:t xml:space="preserve"> 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were </w:t>
      </w:r>
      <w:r w:rsidRPr="00ED3418">
        <w:rPr>
          <w:szCs w:val="22"/>
          <w:highlight w:val="cyan"/>
        </w:rPr>
        <w:t>12, 14, 15, 16, 17, and 19</w:t>
      </w:r>
      <w:r w:rsidRPr="00ED3418">
        <w:rPr>
          <w:szCs w:val="22"/>
        </w:rPr>
        <w:t>,</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ins w:id="276" w:author="Jaeger, Florian" w:date="2023-05-12T18:03:00Z">
        <w:r w:rsidR="00057517">
          <w:rPr>
            <w:szCs w:val="22"/>
          </w:rPr>
          <w:t>“</w:t>
        </w:r>
      </w:ins>
      <w:proofErr w:type="spellStart"/>
      <w:r w:rsidR="00E20210">
        <w:rPr>
          <w:szCs w:val="22"/>
        </w:rPr>
        <w:t>asi</w:t>
      </w:r>
      <w:proofErr w:type="spellEnd"/>
      <w:ins w:id="277" w:author="Jaeger, Florian" w:date="2023-05-12T18:03:00Z">
        <w:r w:rsidR="00057517">
          <w:rPr>
            <w:szCs w:val="22"/>
          </w:rPr>
          <w:t>”</w:t>
        </w:r>
      </w:ins>
      <w:r w:rsidRPr="00ED3418">
        <w:rPr>
          <w:szCs w:val="22"/>
        </w:rPr>
        <w:t xml:space="preserve"> end</w:t>
      </w:r>
      <w:r w:rsidR="00B4671A" w:rsidRPr="00ED3418">
        <w:rPr>
          <w:szCs w:val="22"/>
        </w:rPr>
        <w:t>, compared to Liu and Jaeger (2018)</w:t>
      </w:r>
      <w:r w:rsidR="00457C4F" w:rsidRPr="00ED3418">
        <w:rPr>
          <w:szCs w:val="22"/>
        </w:rPr>
        <w:t xml:space="preserve">. Indeed, as we report below, Experiment 1a yielded overall more </w:t>
      </w:r>
      <w:proofErr w:type="spellStart"/>
      <w:r w:rsidR="00E20210">
        <w:rPr>
          <w:szCs w:val="22"/>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ED3418">
        <w:rPr>
          <w:szCs w:val="22"/>
          <w:highlight w:val="cyan"/>
        </w:rPr>
        <w:t>10, 13, 14, 15, 16, 20</w:t>
      </w:r>
      <w:r w:rsidR="00620763" w:rsidRPr="00ED3418">
        <w:rPr>
          <w:szCs w:val="22"/>
        </w:rPr>
        <w:t xml:space="preserve">. </w:t>
      </w:r>
      <w:r w:rsidR="00B4671A" w:rsidRPr="00ED3418">
        <w:rPr>
          <w:szCs w:val="22"/>
        </w:rPr>
        <w:t xml:space="preserve">At this point, we identified the labeling mistake. Experiment 1c employed steps </w:t>
      </w:r>
      <w:r w:rsidR="00B4671A" w:rsidRPr="00ED3418">
        <w:rPr>
          <w:szCs w:val="22"/>
          <w:highlight w:val="cyan"/>
        </w:rPr>
        <w:t>XYZ [compared to LJ18]</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535C9458" w:rsidR="00620763" w:rsidRPr="00ED3418" w:rsidRDefault="00620763" w:rsidP="00634F96">
      <w:pPr>
        <w:rPr>
          <w:szCs w:val="22"/>
        </w:rPr>
      </w:pPr>
      <w:r w:rsidRPr="00ED3418">
        <w:rPr>
          <w:szCs w:val="22"/>
        </w:rPr>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r w:rsidR="002D3F41">
        <w:rPr>
          <w:i/>
          <w:iCs/>
          <w:szCs w:val="22"/>
        </w:rPr>
        <w:t xml:space="preserve">ashi </w:t>
      </w:r>
      <w:r w:rsidR="002D3F41">
        <w:rPr>
          <w:szCs w:val="22"/>
        </w:rPr>
        <w:t>(</w:t>
      </w:r>
      <w:proofErr w:type="gramStart"/>
      <w:r w:rsidR="002D3F41">
        <w:rPr>
          <w:szCs w:val="22"/>
        </w:rPr>
        <w:t>e.g.</w:t>
      </w:r>
      <w:proofErr w:type="gramEnd"/>
      <w:r w:rsidR="002D3F41">
        <w:rPr>
          <w:szCs w:val="22"/>
        </w:rPr>
        <w:t xml:space="preserve">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 xml:space="preserve">(e.g. </w:t>
      </w:r>
      <w:r w:rsidR="002D3F41">
        <w:rPr>
          <w:i/>
          <w:iCs/>
          <w:szCs w:val="22"/>
        </w:rPr>
        <w:t>democr[acy]</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ins w:id="278" w:author="Jaeger, Florian" w:date="2023-05-12T18:04:00Z">
        <w:r w:rsidR="00057517">
          <w:rPr>
            <w:szCs w:val="22"/>
          </w:rPr>
          <w:t>-</w:t>
        </w:r>
      </w:ins>
      <w:del w:id="279" w:author="Jaeger, Florian" w:date="2023-05-12T18:04:00Z">
        <w:r w:rsidR="00E31B55" w:rsidDel="00057517">
          <w:rPr>
            <w:szCs w:val="22"/>
          </w:rPr>
          <w:delText xml:space="preserve"> </w:delText>
        </w:r>
      </w:del>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ins w:id="280" w:author="Jaeger, Florian" w:date="2023-05-20T12:06:00Z">
        <w:r w:rsidR="004F276B">
          <w:rPr>
            <w:szCs w:val="22"/>
          </w:rPr>
          <w:t xml:space="preserve"> (see SI:</w:t>
        </w:r>
        <w:r w:rsidR="004F276B" w:rsidRPr="004F276B">
          <w:rPr>
            <w:szCs w:val="22"/>
            <w:highlight w:val="yellow"/>
            <w:rPrChange w:id="281" w:author="Jaeger, Florian" w:date="2023-05-20T12:06:00Z">
              <w:rPr>
                <w:szCs w:val="22"/>
              </w:rPr>
            </w:rPrChange>
          </w:rPr>
          <w:t>XXX</w:t>
        </w:r>
        <w:r w:rsidR="004F276B">
          <w:rPr>
            <w:szCs w:val="22"/>
          </w:rPr>
          <w:t>)</w:t>
        </w:r>
      </w:ins>
      <w:r w:rsidRPr="00ED3418">
        <w:rPr>
          <w:szCs w:val="22"/>
        </w:rPr>
        <w:t xml:space="preserve">. </w:t>
      </w:r>
    </w:p>
    <w:p w14:paraId="0190AB31" w14:textId="27860298"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commentRangeStart w:id="282"/>
      <w:r w:rsidRPr="00ED3418">
        <w:rPr>
          <w:szCs w:val="22"/>
        </w:rPr>
        <w:t>The original video and audio recordings as well as all audiovisual test stimuli for both experiments are available as part of the OSF repository.</w:t>
      </w:r>
      <w:commentRangeEnd w:id="282"/>
      <w:r w:rsidR="00E85D79">
        <w:rPr>
          <w:rStyle w:val="CommentReference"/>
        </w:rPr>
        <w:commentReference w:id="282"/>
      </w:r>
    </w:p>
    <w:p w14:paraId="323F0794" w14:textId="51B8E93F" w:rsidR="00303033" w:rsidRPr="00303033" w:rsidDel="00E85D79" w:rsidRDefault="00303033" w:rsidP="003A0879">
      <w:pPr>
        <w:rPr>
          <w:del w:id="283" w:author="Jaeger, Florian" w:date="2023-05-12T18:11:00Z"/>
          <w:szCs w:val="22"/>
        </w:rPr>
      </w:pPr>
      <w:del w:id="284" w:author="Jaeger, Florian" w:date="2023-05-12T18:11:00Z">
        <w:r w:rsidDel="00E85D79">
          <w:rPr>
            <w:szCs w:val="22"/>
          </w:rPr>
          <w:delText>T</w:delText>
        </w:r>
        <w:r w:rsidRPr="00303033" w:rsidDel="00E85D79">
          <w:rPr>
            <w:szCs w:val="22"/>
          </w:rPr>
          <w:delText xml:space="preserve">est stimuli were grouped into blocks ("trial bins" in Liu &amp; Jaeger, 2018), and the order of stimuli was randomized within each of those subblocks. Each block consists of all 12 possible combinations of the six asi-ashi continuum steps crossed with the two test video conditions. </w:delText>
        </w:r>
      </w:del>
      <w:del w:id="285" w:author="Jaeger, Florian" w:date="2023-05-12T18:06:00Z">
        <w:r w:rsidRPr="00303033" w:rsidDel="00057517">
          <w:rPr>
            <w:szCs w:val="22"/>
          </w:rPr>
          <w:delText xml:space="preserve">This makes each block in Experiment 2 twice as long as those in previous work. We therefore used </w:delText>
        </w:r>
      </w:del>
      <w:del w:id="286" w:author="Jaeger, Florian" w:date="2023-05-12T18:11:00Z">
        <w:r w:rsidRPr="00303033" w:rsidDel="00E85D79">
          <w:rPr>
            <w:szCs w:val="22"/>
          </w:rPr>
          <w:delText>6</w:delText>
        </w:r>
      </w:del>
      <w:del w:id="287" w:author="Jaeger, Florian" w:date="2023-05-12T18:06:00Z">
        <w:r w:rsidRPr="00303033" w:rsidDel="00057517">
          <w:rPr>
            <w:szCs w:val="22"/>
          </w:rPr>
          <w:delText>, rather than 10,</w:delText>
        </w:r>
      </w:del>
      <w:del w:id="288" w:author="Jaeger, Florian" w:date="2023-05-12T18:11:00Z">
        <w:r w:rsidRPr="00303033" w:rsidDel="00E85D79">
          <w:rPr>
            <w:szCs w:val="22"/>
          </w:rPr>
          <w:delText xml:space="preserve"> blocks </w:delText>
        </w:r>
      </w:del>
      <w:del w:id="289" w:author="Jaeger, Florian" w:date="2023-05-12T18:06:00Z">
        <w:r w:rsidRPr="00303033" w:rsidDel="00057517">
          <w:rPr>
            <w:szCs w:val="22"/>
          </w:rPr>
          <w:delText xml:space="preserve">across the test phase </w:delText>
        </w:r>
      </w:del>
      <w:del w:id="290" w:author="Jaeger, Florian" w:date="2023-05-12T18:11:00Z">
        <w:r w:rsidRPr="00303033" w:rsidDel="00E85D79">
          <w:rPr>
            <w:szCs w:val="22"/>
          </w:rPr>
          <w:delText>for a total of 72 test stimuli (</w:delText>
        </w:r>
      </w:del>
      <w:del w:id="291" w:author="Jaeger, Florian" w:date="2023-05-12T18:05:00Z">
        <w:r w:rsidRPr="00303033" w:rsidDel="00057517">
          <w:rPr>
            <w:szCs w:val="22"/>
          </w:rPr>
          <w:delText>rather than</w:delText>
        </w:r>
      </w:del>
      <w:del w:id="292" w:author="Jaeger, Florian" w:date="2023-05-12T18:11:00Z">
        <w:r w:rsidRPr="00303033" w:rsidDel="00E85D79">
          <w:rPr>
            <w:szCs w:val="22"/>
          </w:rPr>
          <w:delText xml:space="preserve"> 60 in e.g., </w:delText>
        </w:r>
        <w:commentRangeStart w:id="293"/>
        <w:r w:rsidRPr="00303033" w:rsidDel="00E85D79">
          <w:rPr>
            <w:szCs w:val="22"/>
          </w:rPr>
          <w:delText>Liu &amp; Jaeger, 2018</w:delText>
        </w:r>
        <w:commentRangeEnd w:id="293"/>
        <w:r w:rsidR="00057517" w:rsidDel="00E85D79">
          <w:rPr>
            <w:rStyle w:val="CommentReference"/>
          </w:rPr>
          <w:commentReference w:id="293"/>
        </w:r>
        <w:r w:rsidRPr="00303033" w:rsidDel="00E85D79">
          <w:rPr>
            <w:szCs w:val="22"/>
          </w:rPr>
          <w:delText>). This is not expected to result in a large change in the statistical power to detect perceptual recalibration, as most of the perceptual recalibration effects are found at the very beginning of the test phase (see Liu &amp; Jaeger, 2018, 2020).</w:delText>
        </w:r>
      </w:del>
    </w:p>
    <w:p w14:paraId="05DCF9BE" w14:textId="1441562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r w:rsidR="003A0879" w:rsidRPr="00ED3418">
        <w:rPr>
          <w:szCs w:val="22"/>
        </w:rPr>
        <w:t xml:space="preserve"> </w:t>
      </w:r>
      <w:commentRangeStart w:id="294"/>
      <w:r w:rsidR="003A0879" w:rsidRPr="00ED3418">
        <w:rPr>
          <w:szCs w:val="22"/>
        </w:rPr>
        <w:t xml:space="preserve">Exact replica of </w:t>
      </w:r>
      <w:del w:id="295" w:author="Jaeger, Florian" w:date="2023-05-12T20:55:00Z">
        <w:r w:rsidR="003A0879" w:rsidRPr="00ED3418" w:rsidDel="00E538CF">
          <w:rPr>
            <w:szCs w:val="22"/>
          </w:rPr>
          <w:delText>Experiments 1a-</w:delText>
        </w:r>
      </w:del>
      <w:ins w:id="296" w:author="Jaeger, Florian" w:date="2023-05-12T20:55:00Z">
        <w:r w:rsidR="00E538CF">
          <w:rPr>
            <w:szCs w:val="22"/>
          </w:rPr>
          <w:t>all experiments</w:t>
        </w:r>
      </w:ins>
      <w:del w:id="297" w:author="Jaeger, Florian" w:date="2023-05-12T20:55:00Z">
        <w:r w:rsidR="003A0879" w:rsidRPr="00ED3418" w:rsidDel="00E538CF">
          <w:rPr>
            <w:szCs w:val="22"/>
          </w:rPr>
          <w:delText>c</w:delText>
        </w:r>
      </w:del>
      <w:r w:rsidR="003A0879" w:rsidRPr="00ED3418">
        <w:rPr>
          <w:szCs w:val="22"/>
        </w:rPr>
        <w:t xml:space="preserve"> for demonstration purposes can be found at </w:t>
      </w:r>
      <w:commentRangeStart w:id="298"/>
      <w:r w:rsidR="003A0879" w:rsidRPr="00ED3418">
        <w:rPr>
          <w:szCs w:val="22"/>
          <w:highlight w:val="cyan"/>
        </w:rPr>
        <w:t>XYZ</w:t>
      </w:r>
      <w:commentRangeEnd w:id="298"/>
      <w:r w:rsidR="00E538CF">
        <w:rPr>
          <w:rStyle w:val="CommentReference"/>
        </w:rPr>
        <w:commentReference w:id="298"/>
      </w:r>
      <w:r w:rsidR="003A0879" w:rsidRPr="00ED3418">
        <w:rPr>
          <w:szCs w:val="22"/>
        </w:rPr>
        <w:t xml:space="preserve">. The same page contains </w:t>
      </w:r>
      <w:r w:rsidR="00306C5A" w:rsidRPr="00ED3418">
        <w:rPr>
          <w:szCs w:val="22"/>
        </w:rPr>
        <w:t>screen</w:t>
      </w:r>
      <w:r w:rsidR="003A0879" w:rsidRPr="00ED3418">
        <w:rPr>
          <w:szCs w:val="22"/>
        </w:rPr>
        <w:t xml:space="preserve"> recordings of </w:t>
      </w:r>
      <w:r w:rsidR="00306C5A" w:rsidRPr="00ED3418">
        <w:rPr>
          <w:szCs w:val="22"/>
        </w:rPr>
        <w:t>a participant taking the experiment.</w:t>
      </w:r>
      <w:commentRangeEnd w:id="294"/>
      <w:r w:rsidR="00E85D79">
        <w:rPr>
          <w:rStyle w:val="CommentReference"/>
        </w:rPr>
        <w:commentReference w:id="294"/>
      </w:r>
    </w:p>
    <w:p w14:paraId="1988BD68" w14:textId="6EA48822"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hese steps were all available prior to accepting the HIT, but in order to start the experiment, participants had to accept the HIT.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3A0879">
      <w:pPr>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lastRenderedPageBreak/>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02BBF054"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del w:id="299" w:author="Jaeger, Florian" w:date="2023-05-12T18:09:00Z">
        <w:r w:rsidRPr="00ED3418" w:rsidDel="000B7EE3">
          <w:rPr>
            <w:szCs w:val="22"/>
          </w:rPr>
          <w:delText xml:space="preserve">the </w:delText>
        </w:r>
        <w:r w:rsidR="003A0879" w:rsidRPr="00ED3418" w:rsidDel="000B7EE3">
          <w:rPr>
            <w:szCs w:val="22"/>
          </w:rPr>
          <w:delText>perceptual recalibration</w:delText>
        </w:r>
        <w:r w:rsidRPr="00ED3418" w:rsidDel="000B7EE3">
          <w:rPr>
            <w:szCs w:val="22"/>
          </w:rPr>
          <w:delText xml:space="preserve"> e</w:delText>
        </w:r>
      </w:del>
      <w:ins w:id="300" w:author="Jaeger, Florian" w:date="2023-05-12T18:09:00Z">
        <w:r w:rsidR="000B7EE3">
          <w:rPr>
            <w:szCs w:val="22"/>
          </w:rPr>
          <w:t>E</w:t>
        </w:r>
      </w:ins>
      <w:r w:rsidRPr="00ED3418">
        <w:rPr>
          <w:szCs w:val="22"/>
        </w:rPr>
        <w:t>xperiments</w:t>
      </w:r>
      <w:ins w:id="301" w:author="Jaeger, Florian" w:date="2023-05-12T18:09:00Z">
        <w:r w:rsidR="000B7EE3">
          <w:rPr>
            <w:szCs w:val="22"/>
          </w:rPr>
          <w:t xml:space="preserve"> XXX-XXX</w:t>
        </w:r>
      </w:ins>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lastRenderedPageBreak/>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constrained randomization that grouped stimuli into blocks and then randomized the order within and across blocks (Kraljic et al., 2008; Liu &amp; Jaeger, 2018). </w:t>
      </w:r>
      <w:del w:id="302"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303" w:author="Jaeger, Florian" w:date="2023-05-12T21:13:00Z">
        <w:r w:rsidRPr="00ED3418" w:rsidDel="00CA07C9">
          <w:rPr>
            <w:szCs w:val="22"/>
          </w:rPr>
          <w:delText>20</w:delText>
        </w:r>
      </w:del>
      <w:del w:id="304"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7B85DC2C" w:rsidR="006D2EFB" w:rsidRPr="00ED3418" w:rsidRDefault="00620763" w:rsidP="006D2EFB">
      <w:pPr>
        <w:rPr>
          <w:szCs w:val="22"/>
        </w:rPr>
      </w:pPr>
      <w:r w:rsidRPr="00ED3418">
        <w:rPr>
          <w:szCs w:val="22"/>
        </w:rPr>
        <w:t>For Experiment 1b we changed the post-experiment survey</w:t>
      </w:r>
      <w:del w:id="305" w:author="Jaeger, Florian" w:date="2023-05-12T18:15:00Z">
        <w:r w:rsidRPr="00ED3418" w:rsidDel="00E85D79">
          <w:rPr>
            <w:szCs w:val="22"/>
          </w:rPr>
          <w:delText xml:space="preserve"> in </w:delText>
        </w:r>
      </w:del>
      <w:del w:id="306" w:author="Jaeger, Florian" w:date="2023-05-12T18:14:00Z">
        <w:r w:rsidRPr="00ED3418" w:rsidDel="00E85D79">
          <w:rPr>
            <w:szCs w:val="22"/>
          </w:rPr>
          <w:delText xml:space="preserve">three </w:delText>
        </w:r>
      </w:del>
      <w:del w:id="307" w:author="Jaeger, Florian" w:date="2023-05-12T18:15:00Z">
        <w:r w:rsidRPr="00ED3418" w:rsidDel="00E85D79">
          <w:rPr>
            <w:szCs w:val="22"/>
          </w:rPr>
          <w:delText>ways</w:delText>
        </w:r>
      </w:del>
      <w:r w:rsidRPr="00ED3418">
        <w:rPr>
          <w:szCs w:val="22"/>
        </w:rPr>
        <w:t xml:space="preserve">. </w:t>
      </w:r>
      <w:del w:id="308" w:author="Jaeger, Florian" w:date="2023-05-12T18:15:00Z">
        <w:r w:rsidRPr="00ED3418" w:rsidDel="00E85D79">
          <w:rPr>
            <w:szCs w:val="22"/>
          </w:rPr>
          <w:delText>First, w</w:delText>
        </w:r>
      </w:del>
      <w:ins w:id="309" w:author="Jaeger, Florian" w:date="2023-05-12T18:15:00Z">
        <w:r w:rsidR="00E85D79">
          <w:rPr>
            <w:szCs w:val="22"/>
          </w:rPr>
          <w:t>W</w:t>
        </w:r>
      </w:ins>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 xml:space="preserve">he subjective nature of this </w:t>
      </w:r>
      <w:r w:rsidRPr="00ED3418">
        <w:rPr>
          <w:szCs w:val="22"/>
        </w:rPr>
        <w:lastRenderedPageBreak/>
        <w:t>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del w:id="310" w:author="Jaeger, Florian" w:date="2023-05-12T18:15:00Z">
        <w:r w:rsidRPr="00ED3418" w:rsidDel="00E85D79">
          <w:rPr>
            <w:szCs w:val="22"/>
          </w:rPr>
          <w:delText>Second</w:delText>
        </w:r>
      </w:del>
      <w:ins w:id="311" w:author="Jaeger, Florian" w:date="2023-05-12T18:15:00Z">
        <w:r w:rsidR="00E85D79">
          <w:rPr>
            <w:szCs w:val="22"/>
          </w:rPr>
          <w:t>And</w:t>
        </w:r>
      </w:ins>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312"/>
      <w:r w:rsidRPr="00ED3418">
        <w:rPr>
          <w:szCs w:val="22"/>
        </w:rPr>
        <w:t xml:space="preserve">results. </w:t>
      </w:r>
      <w:commentRangeStart w:id="313"/>
      <w:del w:id="314" w:author="Jaeger, Florian" w:date="2023-05-12T18:14:00Z">
        <w:r w:rsidRPr="00ED3418" w:rsidDel="00E85D79">
          <w:rPr>
            <w:szCs w:val="22"/>
          </w:rPr>
          <w:delText xml:space="preserve">Third and finally, we added three questions that assessed the smoking habits of the participant, the exposure to smoking while growing up, and the exposure to smoking in the everyday life of the participant. These questions were included </w:delText>
        </w:r>
        <w:r w:rsidR="006D2EFB" w:rsidRPr="00ED3418" w:rsidDel="00E85D79">
          <w:rPr>
            <w:szCs w:val="22"/>
          </w:rPr>
          <w:delText>to address questions for another projects, and are not analyzed in the present work</w:delText>
        </w:r>
        <w:r w:rsidRPr="00ED3418" w:rsidDel="00E85D79">
          <w:rPr>
            <w:szCs w:val="22"/>
          </w:rPr>
          <w:delText>.</w:delText>
        </w:r>
        <w:commentRangeEnd w:id="313"/>
        <w:r w:rsidR="00E85D79" w:rsidDel="00E85D79">
          <w:rPr>
            <w:rStyle w:val="CommentReference"/>
          </w:rPr>
          <w:commentReference w:id="313"/>
        </w:r>
        <w:r w:rsidR="006D2EFB" w:rsidRPr="00ED3418" w:rsidDel="00E85D79">
          <w:rPr>
            <w:szCs w:val="22"/>
          </w:rPr>
          <w:delText xml:space="preserve"> </w:delText>
        </w:r>
      </w:del>
      <w:r w:rsidR="006D2EFB" w:rsidRPr="00ED3418">
        <w:rPr>
          <w:szCs w:val="22"/>
        </w:rPr>
        <w:t xml:space="preserve">For </w:t>
      </w:r>
      <w:commentRangeEnd w:id="312"/>
      <w:r w:rsidR="00E85D79">
        <w:rPr>
          <w:rStyle w:val="CommentReference"/>
        </w:rPr>
        <w:commentReference w:id="312"/>
      </w:r>
      <w:r w:rsidR="006D2EFB" w:rsidRPr="00ED3418">
        <w:rPr>
          <w:szCs w:val="22"/>
        </w:rPr>
        <w:t>Experiment 1c, we made a few additional changes. [</w:t>
      </w:r>
      <w:r w:rsidR="006D2EFB" w:rsidRPr="00ED3418">
        <w:rPr>
          <w:szCs w:val="22"/>
          <w:highlight w:val="cyan"/>
        </w:rPr>
        <w:t>describe changes here.]</w:t>
      </w:r>
    </w:p>
    <w:p w14:paraId="5F4351C0" w14:textId="388811C2" w:rsidR="00620763" w:rsidRPr="00ED3418"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 xml:space="preserve">We </w:t>
      </w:r>
      <w:del w:id="315" w:author="Jaeger, Florian" w:date="2023-05-12T20:53:00Z">
        <w:r w:rsidRPr="00ED3418" w:rsidDel="00E538CF">
          <w:rPr>
            <w:szCs w:val="22"/>
          </w:rPr>
          <w:delText xml:space="preserve">aimed to </w:delText>
        </w:r>
      </w:del>
      <w:r w:rsidRPr="00ED3418">
        <w:rPr>
          <w:szCs w:val="22"/>
        </w:rPr>
        <w:t>follow</w:t>
      </w:r>
      <w:ins w:id="316" w:author="Jaeger, Florian" w:date="2023-05-12T20:53:00Z">
        <w:r w:rsidR="00E538CF">
          <w:rPr>
            <w:szCs w:val="22"/>
          </w:rPr>
          <w:t>ed</w:t>
        </w:r>
      </w:ins>
      <w:r w:rsidRPr="00ED3418">
        <w:rPr>
          <w:szCs w:val="22"/>
        </w:rPr>
        <w:t xml:space="preserve"> </w:t>
      </w:r>
      <w:r w:rsidR="00682B85" w:rsidRPr="00ED3418">
        <w:rPr>
          <w:szCs w:val="22"/>
        </w:rPr>
        <w:t>all</w:t>
      </w:r>
      <w:r w:rsidRPr="00ED3418">
        <w:rPr>
          <w:szCs w:val="22"/>
        </w:rPr>
        <w:t xml:space="preserve"> </w:t>
      </w:r>
      <w:ins w:id="317" w:author="Jaeger, Florian" w:date="2023-05-12T20:54:00Z">
        <w:r w:rsidR="00E538CF">
          <w:rPr>
            <w:szCs w:val="22"/>
          </w:rPr>
          <w:t xml:space="preserve">applicable </w:t>
        </w:r>
      </w:ins>
      <w:r w:rsidRPr="00ED3418">
        <w:rPr>
          <w:szCs w:val="22"/>
        </w:rPr>
        <w:t>exclusion criteria of Liu and Jaeger (2018)</w:t>
      </w:r>
      <w:del w:id="318" w:author="Jaeger, Florian" w:date="2023-05-12T20:54:00Z">
        <w:r w:rsidRPr="00ED3418" w:rsidDel="00E538CF">
          <w:rPr>
            <w:szCs w:val="22"/>
          </w:rPr>
          <w:delText xml:space="preserve"> </w:delText>
        </w:r>
        <w:r w:rsidR="00682B85" w:rsidRPr="00ED3418" w:rsidDel="00E538CF">
          <w:rPr>
            <w:szCs w:val="22"/>
          </w:rPr>
          <w:delText>that are applicable to Experiments 1a-c (which had no exposure phase)</w:delText>
        </w:r>
      </w:del>
      <w:r w:rsidR="00682B85" w:rsidRPr="00ED3418">
        <w:rPr>
          <w:szCs w:val="22"/>
        </w:rPr>
        <w:t>.</w:t>
      </w:r>
      <w:r w:rsidR="00172D88" w:rsidRPr="00ED3418">
        <w:rPr>
          <w:szCs w:val="22"/>
        </w:rPr>
        <w:t xml:space="preserve"> Following Liu and Jaeger (2018), we removed (1) participants who experienced technical difficulties and did not complete the experiment and (2) participants who did not answer the catch question about the talker's gender correctly. We also excluded participants who likely had swapped the response keys, as determined by their identification function.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172D88" w:rsidRPr="00ED3418">
        <w:rPr>
          <w:szCs w:val="22"/>
        </w:rPr>
        <w:t xml:space="preserve"> No other criteria from Liu and Jaeger (2018) applied to Experiments 1a-c.</w:t>
      </w:r>
      <w:ins w:id="319" w:author="Jaeger, Florian" w:date="2023-05-20T11:20:00Z">
        <w:r w:rsidR="00C310F4">
          <w:rPr>
            <w:szCs w:val="22"/>
          </w:rPr>
          <w:t xml:space="preserve"> </w:t>
        </w:r>
        <w:r w:rsidR="00C310F4">
          <w:rPr>
            <w:szCs w:val="22"/>
          </w:rPr>
          <w:fldChar w:fldCharType="begin"/>
        </w:r>
        <w:r w:rsidR="00C310F4">
          <w:rPr>
            <w:szCs w:val="22"/>
          </w:rPr>
          <w:instrText xml:space="preserve"> REF _Ref135474057 \h </w:instrText>
        </w:r>
        <w:r w:rsidR="00C310F4">
          <w:rPr>
            <w:szCs w:val="22"/>
          </w:rPr>
        </w:r>
      </w:ins>
      <w:r w:rsidR="00C310F4">
        <w:rPr>
          <w:szCs w:val="22"/>
        </w:rPr>
        <w:fldChar w:fldCharType="separate"/>
      </w:r>
      <w:ins w:id="320" w:author="Jaeger, Florian" w:date="2023-05-20T11:20:00Z">
        <w:r w:rsidR="00C310F4">
          <w:t xml:space="preserve">Figure </w:t>
        </w:r>
        <w:r w:rsidR="00C310F4">
          <w:rPr>
            <w:noProof/>
          </w:rPr>
          <w:t>3</w:t>
        </w:r>
        <w:r w:rsidR="00C310F4">
          <w:rPr>
            <w:szCs w:val="22"/>
          </w:rPr>
          <w:fldChar w:fldCharType="end"/>
        </w:r>
        <w:r w:rsidR="00C310F4">
          <w:rPr>
            <w:szCs w:val="22"/>
          </w:rPr>
          <w:t xml:space="preserve"> </w:t>
        </w:r>
      </w:ins>
      <w:del w:id="321" w:author="Jaeger, Florian" w:date="2023-05-20T11:20:00Z">
        <w:r w:rsidR="00172D88" w:rsidRPr="00ED3418" w:rsidDel="00C310F4">
          <w:rPr>
            <w:szCs w:val="22"/>
          </w:rPr>
          <w:delText xml:space="preserve"> </w:delText>
        </w:r>
      </w:del>
      <w:del w:id="322" w:author="Jaeger, Florian" w:date="2023-05-20T11:19:00Z">
        <w:r w:rsidR="00172D88" w:rsidRPr="00ED3418" w:rsidDel="00C310F4">
          <w:rPr>
            <w:szCs w:val="22"/>
          </w:rPr>
          <w:fldChar w:fldCharType="begin"/>
        </w:r>
        <w:r w:rsidR="00172D88" w:rsidRPr="00ED3418" w:rsidDel="00C310F4">
          <w:rPr>
            <w:szCs w:val="22"/>
          </w:rPr>
          <w:delInstrText xml:space="preserve"> REF _Ref81589633 \h </w:delInstrText>
        </w:r>
        <w:r w:rsidR="00ED3418" w:rsidRPr="00ED3418" w:rsidDel="00C310F4">
          <w:rPr>
            <w:szCs w:val="22"/>
          </w:rPr>
          <w:delInstrText xml:space="preserve"> \* MERGEFORMAT </w:delInstrText>
        </w:r>
        <w:r w:rsidR="00172D88" w:rsidRPr="00ED3418" w:rsidDel="00C310F4">
          <w:rPr>
            <w:szCs w:val="22"/>
          </w:rPr>
        </w:r>
        <w:r w:rsidR="00172D88" w:rsidRPr="00ED3418" w:rsidDel="00C310F4">
          <w:rPr>
            <w:szCs w:val="22"/>
          </w:rPr>
          <w:fldChar w:fldCharType="separate"/>
        </w:r>
        <w:r w:rsidR="00172D88" w:rsidRPr="00ED3418" w:rsidDel="00C310F4">
          <w:rPr>
            <w:szCs w:val="22"/>
          </w:rPr>
          <w:delText xml:space="preserve">Table </w:delText>
        </w:r>
        <w:r w:rsidR="00172D88" w:rsidRPr="00ED3418" w:rsidDel="00C310F4">
          <w:rPr>
            <w:noProof/>
            <w:szCs w:val="22"/>
          </w:rPr>
          <w:delText>1</w:delText>
        </w:r>
        <w:r w:rsidR="00172D88" w:rsidRPr="00ED3418" w:rsidDel="00C310F4">
          <w:rPr>
            <w:szCs w:val="22"/>
          </w:rPr>
          <w:fldChar w:fldCharType="end"/>
        </w:r>
        <w:r w:rsidR="00172D88" w:rsidRPr="00ED3418" w:rsidDel="00C310F4">
          <w:rPr>
            <w:szCs w:val="22"/>
          </w:rPr>
          <w:delText xml:space="preserve"> </w:delText>
        </w:r>
      </w:del>
      <w:r w:rsidR="00172D88" w:rsidRPr="00ED3418">
        <w:rPr>
          <w:szCs w:val="22"/>
        </w:rPr>
        <w:t>summarize</w:t>
      </w:r>
      <w:ins w:id="323" w:author="Jaeger, Florian" w:date="2023-05-20T11:16:00Z">
        <w:r w:rsidR="00C310F4">
          <w:rPr>
            <w:szCs w:val="22"/>
          </w:rPr>
          <w:t xml:space="preserve">s </w:t>
        </w:r>
      </w:ins>
      <w:del w:id="324" w:author="Jaeger, Florian" w:date="2023-05-20T11:16:00Z">
        <w:r w:rsidR="00172D88" w:rsidRPr="00ED3418" w:rsidDel="00C310F4">
          <w:rPr>
            <w:szCs w:val="22"/>
          </w:rPr>
          <w:delText xml:space="preserve">d the number of </w:delText>
        </w:r>
      </w:del>
      <w:r w:rsidR="00172D88" w:rsidRPr="00ED3418">
        <w:rPr>
          <w:szCs w:val="22"/>
        </w:rPr>
        <w:t>participant</w:t>
      </w:r>
      <w:ins w:id="325" w:author="Jaeger, Florian" w:date="2023-05-20T11:16:00Z">
        <w:r w:rsidR="00C310F4">
          <w:rPr>
            <w:szCs w:val="22"/>
          </w:rPr>
          <w:t xml:space="preserve"> exclusions</w:t>
        </w:r>
      </w:ins>
      <w:ins w:id="326" w:author="Jaeger, Florian" w:date="2023-05-20T11:17:00Z">
        <w:r w:rsidR="00C310F4">
          <w:rPr>
            <w:szCs w:val="22"/>
          </w:rPr>
          <w:t>, along with participants’ reaction time</w:t>
        </w:r>
      </w:ins>
      <w:ins w:id="327" w:author="Jaeger, Florian" w:date="2023-05-20T11:18:00Z">
        <w:r w:rsidR="00C310F4">
          <w:rPr>
            <w:szCs w:val="22"/>
          </w:rPr>
          <w:t>s</w:t>
        </w:r>
      </w:ins>
      <w:del w:id="328" w:author="Jaeger, Florian" w:date="2023-05-20T11:16:00Z">
        <w:r w:rsidR="00172D88" w:rsidRPr="00ED3418" w:rsidDel="00C310F4">
          <w:rPr>
            <w:szCs w:val="22"/>
          </w:rPr>
          <w:delText>s excluded by each criterion, and the participants remaining for analysis</w:delText>
        </w:r>
      </w:del>
      <w:r w:rsidR="00172D88" w:rsidRPr="00ED3418">
        <w:rPr>
          <w:szCs w:val="22"/>
        </w:rPr>
        <w:t xml:space="preserve">. </w:t>
      </w:r>
      <w:ins w:id="329" w:author="Jaeger, Florian" w:date="2023-05-20T11:13:00Z">
        <w:r w:rsidR="00C310F4">
          <w:rPr>
            <w:szCs w:val="22"/>
          </w:rPr>
          <w:t xml:space="preserve">After participant exclusions, </w:t>
        </w:r>
        <w:r w:rsidR="00C310F4" w:rsidRPr="00C310F4">
          <w:rPr>
            <w:szCs w:val="22"/>
          </w:rPr>
          <w:t xml:space="preserve">58 </w:t>
        </w:r>
      </w:ins>
      <w:ins w:id="330" w:author="Jaeger, Florian" w:date="2023-05-20T11:15:00Z">
        <w:r w:rsidR="00C310F4">
          <w:rPr>
            <w:szCs w:val="22"/>
          </w:rPr>
          <w:t xml:space="preserve">trials </w:t>
        </w:r>
        <w:r w:rsidR="00C310F4" w:rsidRPr="00C310F4">
          <w:rPr>
            <w:szCs w:val="22"/>
          </w:rPr>
          <w:t>(0.5%)</w:t>
        </w:r>
        <w:r w:rsidR="00C310F4">
          <w:rPr>
            <w:szCs w:val="22"/>
          </w:rPr>
          <w:t xml:space="preserve"> </w:t>
        </w:r>
        <w:r w:rsidR="00C310F4">
          <w:rPr>
            <w:szCs w:val="22"/>
          </w:rPr>
          <w:t xml:space="preserve">were </w:t>
        </w:r>
      </w:ins>
      <w:ins w:id="331" w:author="Jaeger, Florian" w:date="2023-05-20T11:13:00Z">
        <w:r w:rsidR="00C310F4" w:rsidRPr="00C310F4">
          <w:rPr>
            <w:szCs w:val="22"/>
          </w:rPr>
          <w:t xml:space="preserve">missing observations </w:t>
        </w:r>
      </w:ins>
      <w:ins w:id="332" w:author="Jaeger, Florian" w:date="2023-05-20T11:14:00Z">
        <w:r w:rsidR="00C310F4">
          <w:rPr>
            <w:szCs w:val="22"/>
          </w:rPr>
          <w:t xml:space="preserve">due to </w:t>
        </w:r>
      </w:ins>
      <w:ins w:id="333" w:author="Jaeger, Florian" w:date="2023-05-20T11:15:00Z">
        <w:r w:rsidR="00C310F4">
          <w:rPr>
            <w:szCs w:val="22"/>
          </w:rPr>
          <w:t xml:space="preserve">(incorrect) </w:t>
        </w:r>
      </w:ins>
      <w:ins w:id="334" w:author="Jaeger, Florian" w:date="2023-05-20T11:14:00Z">
        <w:r w:rsidR="00C310F4">
          <w:rPr>
            <w:szCs w:val="22"/>
          </w:rPr>
          <w:t>catch trial responses</w:t>
        </w:r>
      </w:ins>
      <w:ins w:id="335" w:author="Jaeger, Florian" w:date="2023-05-20T11:13:00Z">
        <w:r w:rsidR="00C310F4" w:rsidRPr="00C310F4">
          <w:rPr>
            <w:szCs w:val="22"/>
          </w:rPr>
          <w:t xml:space="preserve">, leaving </w:t>
        </w:r>
      </w:ins>
      <w:ins w:id="336" w:author="Jaeger, Florian" w:date="2023-05-20T11:14:00Z">
        <w:r w:rsidR="00C310F4">
          <w:rPr>
            <w:szCs w:val="22"/>
          </w:rPr>
          <w:t xml:space="preserve">for analysis </w:t>
        </w:r>
      </w:ins>
      <w:ins w:id="337" w:author="Jaeger, Florian" w:date="2023-05-20T11:13:00Z">
        <w:r w:rsidR="00C310F4" w:rsidRPr="00C310F4">
          <w:rPr>
            <w:szCs w:val="22"/>
          </w:rPr>
          <w:t xml:space="preserve">12608 observations from 179 participants </w:t>
        </w:r>
      </w:ins>
      <w:ins w:id="338" w:author="Jaeger, Florian" w:date="2023-05-20T11:14:00Z">
        <w:r w:rsidR="00C310F4">
          <w:rPr>
            <w:szCs w:val="22"/>
          </w:rPr>
          <w:t>across the three</w:t>
        </w:r>
      </w:ins>
      <w:ins w:id="339" w:author="Jaeger, Florian" w:date="2023-05-20T11:13:00Z">
        <w:r w:rsidR="00C310F4" w:rsidRPr="00C310F4">
          <w:rPr>
            <w:szCs w:val="22"/>
          </w:rPr>
          <w:t xml:space="preserve"> experiment.</w:t>
        </w:r>
      </w:ins>
      <w:del w:id="340" w:author="Jaeger, Florian" w:date="2023-05-20T11:13:00Z">
        <w:r w:rsidR="00172D88" w:rsidRPr="00ED3418" w:rsidDel="00C310F4">
          <w:rPr>
            <w:szCs w:val="22"/>
          </w:rPr>
          <w:delText>Since the present experiments are likely high-powered, compared to previous replications, and since the analysis approach we employ below does not require balanced data, we decided not to replace excluded participants with newly recruited participants.</w:delText>
        </w:r>
      </w:del>
    </w:p>
    <w:p w14:paraId="60D3C7E7" w14:textId="416C62C0" w:rsidR="00172D88" w:rsidRPr="00ED3418" w:rsidRDefault="00172D88" w:rsidP="00682B85">
      <w:pPr>
        <w:rPr>
          <w:szCs w:val="22"/>
        </w:rPr>
      </w:pPr>
    </w:p>
    <w:p w14:paraId="761542E1" w14:textId="3866459F" w:rsidR="00172D88" w:rsidRDefault="00C310F4" w:rsidP="00172D88">
      <w:pPr>
        <w:jc w:val="center"/>
        <w:rPr>
          <w:ins w:id="341" w:author="Jaeger, Florian" w:date="2023-05-20T11:19:00Z"/>
          <w:szCs w:val="22"/>
        </w:rPr>
      </w:pPr>
      <w:ins w:id="342" w:author="Jaeger, Florian" w:date="2023-05-20T11:18:00Z">
        <w:r>
          <w:rPr>
            <w:noProof/>
          </w:rPr>
          <w:drawing>
            <wp:inline distT="0" distB="0" distL="0" distR="0" wp14:anchorId="4689B7A2" wp14:editId="2C5697A5">
              <wp:extent cx="5334000" cy="1333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ins>
      <w:ins w:id="343" w:author="Jaeger, Florian" w:date="2023-05-20T11:11:00Z">
        <w:r w:rsidR="00A11329" w:rsidRPr="00ED3418" w:rsidDel="00A11329">
          <w:rPr>
            <w:szCs w:val="22"/>
            <w:highlight w:val="cyan"/>
          </w:rPr>
          <w:t xml:space="preserve"> </w:t>
        </w:r>
      </w:ins>
      <w:del w:id="344" w:author="Jaeger, Florian" w:date="2023-05-20T11:11:00Z">
        <w:r w:rsidR="00172D88" w:rsidRPr="00ED3418" w:rsidDel="00A11329">
          <w:rPr>
            <w:szCs w:val="22"/>
            <w:highlight w:val="cyan"/>
          </w:rPr>
          <w:delText>[INSERT TABLE]</w:delText>
        </w:r>
      </w:del>
    </w:p>
    <w:p w14:paraId="73F3B120" w14:textId="10DC8E8F" w:rsidR="00C310F4" w:rsidRPr="00C310F4" w:rsidRDefault="00C310F4" w:rsidP="00C310F4">
      <w:pPr>
        <w:pStyle w:val="Caption"/>
        <w:pPrChange w:id="345" w:author="Jaeger, Florian" w:date="2023-05-20T11:21:00Z">
          <w:pPr>
            <w:jc w:val="center"/>
          </w:pPr>
        </w:pPrChange>
      </w:pPr>
      <w:bookmarkStart w:id="346" w:name="_Ref135474057"/>
      <w:ins w:id="347" w:author="Jaeger, Florian" w:date="2023-05-20T11:20:00Z">
        <w:r w:rsidRPr="00C310F4">
          <w:t xml:space="preserve">Figure </w:t>
        </w:r>
        <w:r w:rsidRPr="00C310F4">
          <w:fldChar w:fldCharType="begin"/>
        </w:r>
        <w:r w:rsidRPr="00C310F4">
          <w:instrText xml:space="preserve"> SEQ Figure \* ARABIC </w:instrText>
        </w:r>
      </w:ins>
      <w:r w:rsidRPr="00C310F4">
        <w:fldChar w:fldCharType="separate"/>
      </w:r>
      <w:ins w:id="348" w:author="Jaeger, Florian" w:date="2023-05-20T11:20:00Z">
        <w:r w:rsidRPr="00C310F4">
          <w:rPr>
            <w:rPrChange w:id="349" w:author="Jaeger, Florian" w:date="2023-05-20T11:21:00Z">
              <w:rPr>
                <w:noProof/>
              </w:rPr>
            </w:rPrChange>
          </w:rPr>
          <w:t>3</w:t>
        </w:r>
        <w:r w:rsidRPr="00C310F4">
          <w:fldChar w:fldCharType="end"/>
        </w:r>
        <w:bookmarkEnd w:id="346"/>
        <w:r w:rsidRPr="00C310F4">
          <w:tab/>
        </w:r>
        <w:r w:rsidRPr="00C310F4">
          <w:t xml:space="preserve">Summary of participant exclusions, as well as participants’ mean reaction times and </w:t>
        </w:r>
        <w:r w:rsidRPr="00C310F4">
          <w:lastRenderedPageBreak/>
          <w:t>standard deviations for Experiments 1a-c.</w:t>
        </w:r>
      </w:ins>
    </w:p>
    <w:p w14:paraId="6596E0D9" w14:textId="21BCAF31" w:rsidR="00172D88" w:rsidRPr="00ED3418" w:rsidDel="00C310F4" w:rsidRDefault="00172D88" w:rsidP="00172D88">
      <w:pPr>
        <w:pStyle w:val="Caption"/>
        <w:rPr>
          <w:del w:id="350" w:author="Jaeger, Florian" w:date="2023-05-20T11:19:00Z"/>
          <w:szCs w:val="22"/>
        </w:rPr>
      </w:pPr>
      <w:bookmarkStart w:id="351" w:name="_Ref81589633"/>
      <w:del w:id="352" w:author="Jaeger, Florian" w:date="2023-05-20T11:19:00Z">
        <w:r w:rsidRPr="00ED3418" w:rsidDel="00C310F4">
          <w:rPr>
            <w:szCs w:val="22"/>
          </w:rPr>
          <w:delText xml:space="preserve">Table </w:delText>
        </w:r>
        <w:r w:rsidR="002A2426" w:rsidRPr="00ED3418" w:rsidDel="00C310F4">
          <w:rPr>
            <w:szCs w:val="22"/>
          </w:rPr>
          <w:fldChar w:fldCharType="begin"/>
        </w:r>
        <w:r w:rsidR="002A2426" w:rsidRPr="00ED3418" w:rsidDel="00C310F4">
          <w:rPr>
            <w:szCs w:val="22"/>
          </w:rPr>
          <w:delInstrText xml:space="preserve"> SEQ Table \* ARABIC </w:delInstrText>
        </w:r>
        <w:r w:rsidR="002A2426" w:rsidRPr="00ED3418" w:rsidDel="00C310F4">
          <w:rPr>
            <w:szCs w:val="22"/>
          </w:rPr>
          <w:fldChar w:fldCharType="separate"/>
        </w:r>
        <w:r w:rsidRPr="00ED3418" w:rsidDel="00C310F4">
          <w:rPr>
            <w:noProof/>
            <w:szCs w:val="22"/>
          </w:rPr>
          <w:delText>1</w:delText>
        </w:r>
        <w:r w:rsidR="002A2426" w:rsidRPr="00ED3418" w:rsidDel="00C310F4">
          <w:rPr>
            <w:noProof/>
            <w:szCs w:val="22"/>
          </w:rPr>
          <w:fldChar w:fldCharType="end"/>
        </w:r>
        <w:bookmarkEnd w:id="351"/>
        <w:r w:rsidRPr="00ED3418" w:rsidDel="00C310F4">
          <w:rPr>
            <w:szCs w:val="22"/>
          </w:rPr>
          <w:tab/>
          <w:delText>Summary of participant exclusions for Experiments 1a-</w:delText>
        </w:r>
      </w:del>
      <w:del w:id="353" w:author="Jaeger, Florian" w:date="2023-05-20T10:20:00Z">
        <w:r w:rsidRPr="00ED3418" w:rsidDel="00FA67B2">
          <w:rPr>
            <w:szCs w:val="22"/>
          </w:rPr>
          <w:delText>1</w:delText>
        </w:r>
      </w:del>
      <w:del w:id="354"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073A1590" w14:textId="5397BA3A" w:rsidR="001D660D" w:rsidRPr="00ED3418" w:rsidDel="00CA07C9" w:rsidRDefault="001D660D" w:rsidP="001D660D">
      <w:pPr>
        <w:rPr>
          <w:del w:id="355" w:author="Jaeger, Florian" w:date="2023-05-12T21:12:00Z"/>
          <w:szCs w:val="22"/>
        </w:rPr>
      </w:pPr>
      <w:r w:rsidRPr="00ED3418">
        <w:rPr>
          <w:szCs w:val="22"/>
        </w:rPr>
        <w:t>Experiments 1a-c served two purposes, the first being theoretical—</w:t>
      </w:r>
      <w:del w:id="356" w:author="Jaeger, Florian" w:date="2023-05-12T21:04:00Z">
        <w:r w:rsidRPr="00ED3418" w:rsidDel="00CA07C9">
          <w:rPr>
            <w:szCs w:val="22"/>
          </w:rPr>
          <w:delText>does the presence of the pen in the mouth affect</w:delText>
        </w:r>
      </w:del>
      <w:ins w:id="357" w:author="Jaeger, Florian" w:date="2023-05-12T21:04:00Z">
        <w:r w:rsidR="00CA07C9">
          <w:rPr>
            <w:szCs w:val="22"/>
          </w:rPr>
          <w:t xml:space="preserve">to test whether </w:t>
        </w:r>
      </w:ins>
      <w:r w:rsidRPr="00ED3418">
        <w:rPr>
          <w:szCs w:val="22"/>
        </w:rPr>
        <w:t xml:space="preserve"> listeners</w:t>
      </w:r>
      <w:ins w:id="358" w:author="Jaeger, Florian" w:date="2023-05-12T21:04:00Z">
        <w:r w:rsidR="00CA07C9">
          <w:rPr>
            <w:szCs w:val="22"/>
          </w:rPr>
          <w:t xml:space="preserve"> compensate </w:t>
        </w:r>
      </w:ins>
      <w:ins w:id="359" w:author="Jaeger, Florian" w:date="2023-05-12T21:05:00Z">
        <w:r w:rsidR="00CA07C9">
          <w:rPr>
            <w:szCs w:val="22"/>
          </w:rPr>
          <w:t xml:space="preserve">for the </w:t>
        </w:r>
      </w:ins>
      <w:ins w:id="360" w:author="Jaeger, Florian" w:date="2023-05-12T21:07:00Z">
        <w:r w:rsidR="00CA07C9">
          <w:rPr>
            <w:szCs w:val="22"/>
          </w:rPr>
          <w:t>(</w:t>
        </w:r>
      </w:ins>
      <w:ins w:id="361" w:author="Jaeger, Florian" w:date="2023-05-12T21:05:00Z">
        <w:r w:rsidR="00CA07C9">
          <w:rPr>
            <w:szCs w:val="22"/>
          </w:rPr>
          <w:t>visual</w:t>
        </w:r>
      </w:ins>
      <w:ins w:id="362" w:author="Jaeger, Florian" w:date="2023-05-12T21:07:00Z">
        <w:r w:rsidR="00CA07C9">
          <w:rPr>
            <w:szCs w:val="22"/>
          </w:rPr>
          <w:t>ly evident)</w:t>
        </w:r>
      </w:ins>
      <w:ins w:id="363" w:author="Jaeger, Florian" w:date="2023-05-12T21:06:00Z">
        <w:r w:rsidR="00CA07C9">
          <w:rPr>
            <w:szCs w:val="22"/>
          </w:rPr>
          <w:t xml:space="preserve"> </w:t>
        </w:r>
      </w:ins>
      <w:ins w:id="364" w:author="Jaeger, Florian" w:date="2023-05-12T21:05:00Z">
        <w:r w:rsidR="00CA07C9">
          <w:rPr>
            <w:szCs w:val="22"/>
          </w:rPr>
          <w:t xml:space="preserve">effects </w:t>
        </w:r>
      </w:ins>
      <w:ins w:id="365" w:author="Jaeger, Florian" w:date="2023-05-12T21:07:00Z">
        <w:r w:rsidR="00CA07C9">
          <w:rPr>
            <w:szCs w:val="22"/>
          </w:rPr>
          <w:t xml:space="preserve">on articulation </w:t>
        </w:r>
      </w:ins>
      <w:ins w:id="366" w:author="Jaeger, Florian" w:date="2023-05-12T21:05:00Z">
        <w:r w:rsidR="00CA07C9">
          <w:rPr>
            <w:szCs w:val="22"/>
          </w:rPr>
          <w:t>of a pe</w:t>
        </w:r>
      </w:ins>
      <w:ins w:id="367" w:author="Jaeger, Florian" w:date="2023-05-12T21:06:00Z">
        <w:r w:rsidR="00CA07C9">
          <w:rPr>
            <w:szCs w:val="22"/>
          </w:rPr>
          <w:t>n in the mouth</w:t>
        </w:r>
      </w:ins>
      <w:del w:id="368" w:author="Jaeger, Florian" w:date="2023-05-12T21:04:00Z">
        <w:r w:rsidRPr="00ED3418" w:rsidDel="00CA07C9">
          <w:rPr>
            <w:szCs w:val="22"/>
          </w:rPr>
          <w:delText>’</w:delText>
        </w:r>
      </w:del>
      <w:del w:id="369" w:author="Jaeger, Florian" w:date="2023-05-12T21:06:00Z">
        <w:r w:rsidRPr="00ED3418" w:rsidDel="00CA07C9">
          <w:rPr>
            <w:szCs w:val="22"/>
          </w:rPr>
          <w:delText xml:space="preserve"> interpretation of the audiovisual speech input</w:delText>
        </w:r>
      </w:del>
      <w:r w:rsidRPr="00ED3418">
        <w:rPr>
          <w:szCs w:val="22"/>
        </w:rPr>
        <w:t>—and the second methodological—</w:t>
      </w:r>
      <w:del w:id="370" w:author="Jaeger, Florian" w:date="2023-05-12T21:08:00Z">
        <w:r w:rsidRPr="00ED3418" w:rsidDel="00CA07C9">
          <w:rPr>
            <w:szCs w:val="22"/>
          </w:rPr>
          <w:delText xml:space="preserve">do the selected continuum steps results in responses </w:delText>
        </w:r>
      </w:del>
      <w:ins w:id="371" w:author="Jaeger, Florian" w:date="2023-05-12T21:08:00Z">
        <w:r w:rsidR="00CA07C9">
          <w:rPr>
            <w:szCs w:val="22"/>
          </w:rPr>
          <w:t xml:space="preserve">to identify audiovisual test tokens </w:t>
        </w:r>
      </w:ins>
      <w:ins w:id="372" w:author="Jaeger, Florian" w:date="2023-05-12T21:10:00Z">
        <w:r w:rsidR="00CA07C9">
          <w:rPr>
            <w:szCs w:val="22"/>
          </w:rPr>
          <w:t xml:space="preserve">suitable for the remaining experiments, i.e., stimuli </w:t>
        </w:r>
      </w:ins>
      <w:r w:rsidRPr="00ED3418">
        <w:rPr>
          <w:szCs w:val="22"/>
        </w:rPr>
        <w:t xml:space="preserve">that are centered around 50% </w:t>
      </w:r>
      <w:r w:rsidR="00597B2E">
        <w:rPr>
          <w:i/>
          <w:iCs/>
          <w:szCs w:val="22"/>
        </w:rPr>
        <w:t>ashi</w:t>
      </w:r>
      <w:r w:rsidRPr="00ED3418">
        <w:rPr>
          <w:szCs w:val="22"/>
        </w:rPr>
        <w:t xml:space="preserve"> </w:t>
      </w:r>
      <w:ins w:id="373" w:author="Jaeger, Florian" w:date="2023-05-12T21:10:00Z">
        <w:r w:rsidR="00CA07C9">
          <w:rPr>
            <w:szCs w:val="22"/>
          </w:rPr>
          <w:t>responses</w:t>
        </w:r>
      </w:ins>
      <w:ins w:id="374" w:author="Jaeger, Florian" w:date="2023-05-12T21:11:00Z">
        <w:r w:rsidR="00CA07C9">
          <w:rPr>
            <w:szCs w:val="22"/>
          </w:rPr>
          <w:t>,</w:t>
        </w:r>
      </w:ins>
      <w:ins w:id="375" w:author="Jaeger, Florian" w:date="2023-05-12T21:10:00Z">
        <w:r w:rsidR="00CA07C9">
          <w:rPr>
            <w:szCs w:val="22"/>
          </w:rPr>
          <w:t xml:space="preserve"> </w:t>
        </w:r>
      </w:ins>
      <w:del w:id="376" w:author="Jaeger, Florian" w:date="2023-05-12T21:10:00Z">
        <w:r w:rsidRPr="00ED3418" w:rsidDel="00CA07C9">
          <w:rPr>
            <w:szCs w:val="22"/>
          </w:rPr>
          <w:delText xml:space="preserve">and </w:delText>
        </w:r>
      </w:del>
      <w:r w:rsidRPr="00ED3418">
        <w:rPr>
          <w:szCs w:val="22"/>
        </w:rPr>
        <w:t>rang</w:t>
      </w:r>
      <w:ins w:id="377" w:author="Jaeger, Florian" w:date="2023-05-12T21:11:00Z">
        <w:r w:rsidR="00CA07C9">
          <w:rPr>
            <w:szCs w:val="22"/>
          </w:rPr>
          <w:t>ing</w:t>
        </w:r>
      </w:ins>
      <w:del w:id="378" w:author="Jaeger, Florian" w:date="2023-05-12T21:11:00Z">
        <w:r w:rsidRPr="00ED3418" w:rsidDel="00CA07C9">
          <w:rPr>
            <w:szCs w:val="22"/>
          </w:rPr>
          <w:delText>e</w:delText>
        </w:r>
      </w:del>
      <w:r w:rsidRPr="00ED3418">
        <w:rPr>
          <w:szCs w:val="22"/>
        </w:rPr>
        <w:t xml:space="preserve"> from about 25-75% </w:t>
      </w:r>
      <w:proofErr w:type="spellStart"/>
      <w:r w:rsidR="00597B2E">
        <w:rPr>
          <w:i/>
          <w:iCs/>
          <w:szCs w:val="22"/>
        </w:rPr>
        <w:t>ashi</w:t>
      </w:r>
      <w:proofErr w:type="spellEnd"/>
      <w:ins w:id="379" w:author="Jaeger, Florian" w:date="2023-05-12T21:11:00Z">
        <w:r w:rsidR="00CA07C9">
          <w:rPr>
            <w:i/>
            <w:iCs/>
            <w:szCs w:val="22"/>
          </w:rPr>
          <w:t xml:space="preserve"> </w:t>
        </w:r>
        <w:r w:rsidR="00CA07C9">
          <w:rPr>
            <w:szCs w:val="22"/>
          </w:rPr>
          <w:t>responses</w:t>
        </w:r>
      </w:ins>
      <w:ins w:id="380" w:author="Jaeger, Florian" w:date="2023-05-20T12:07:00Z">
        <w:r w:rsidR="006D093A">
          <w:rPr>
            <w:szCs w:val="22"/>
          </w:rPr>
          <w:t>.</w:t>
        </w:r>
      </w:ins>
      <w:del w:id="381" w:author="Jaeger, Florian" w:date="2023-05-20T12:07:00Z">
        <w:r w:rsidRPr="00ED3418" w:rsidDel="006D093A">
          <w:rPr>
            <w:szCs w:val="22"/>
          </w:rPr>
          <w:delText>?</w:delText>
        </w:r>
      </w:del>
      <w:r w:rsidRPr="00ED3418">
        <w:rPr>
          <w:szCs w:val="22"/>
        </w:rPr>
        <w:t xml:space="preserve"> </w:t>
      </w:r>
      <w:del w:id="382" w:author="Jaeger, Florian" w:date="2023-05-12T21:11:00Z">
        <w:r w:rsidR="00597B2E" w:rsidDel="00CA07C9">
          <w:rPr>
            <w:szCs w:val="22"/>
          </w:rPr>
          <w:delText>T</w:delText>
        </w:r>
        <w:r w:rsidRPr="00ED3418" w:rsidDel="00CA07C9">
          <w:rPr>
            <w:szCs w:val="22"/>
          </w:rPr>
          <w:delText xml:space="preserve">he secondary methodological question </w:delText>
        </w:r>
        <w:r w:rsidR="00597B2E" w:rsidDel="00CA07C9">
          <w:rPr>
            <w:szCs w:val="22"/>
          </w:rPr>
          <w:delText>will be addressed first, as it is more straightforward</w:delText>
        </w:r>
        <w:r w:rsidRPr="00ED3418" w:rsidDel="00CA07C9">
          <w:rPr>
            <w:szCs w:val="22"/>
          </w:rPr>
          <w:delText xml:space="preserve">. </w:delText>
        </w:r>
        <w:r w:rsidRPr="00ED3418" w:rsidDel="00CA07C9">
          <w:rPr>
            <w:szCs w:val="22"/>
          </w:rPr>
          <w:fldChar w:fldCharType="begin"/>
        </w:r>
        <w:r w:rsidRPr="00ED3418" w:rsidDel="00CA07C9">
          <w:rPr>
            <w:szCs w:val="22"/>
          </w:rPr>
          <w:delInstrText xml:space="preserve"> REF _Ref81592589 \h </w:delInstrText>
        </w:r>
        <w:r w:rsidR="00ED3418" w:rsidRPr="00ED3418" w:rsidDel="00CA07C9">
          <w:rPr>
            <w:szCs w:val="22"/>
          </w:rPr>
          <w:delInstrText xml:space="preserve"> \* MERGEFORMAT </w:delInstrText>
        </w:r>
        <w:r w:rsidRPr="00ED3418" w:rsidDel="00CA07C9">
          <w:rPr>
            <w:szCs w:val="22"/>
          </w:rPr>
        </w:r>
        <w:r w:rsidRPr="00ED3418" w:rsidDel="00CA07C9">
          <w:rPr>
            <w:szCs w:val="22"/>
          </w:rPr>
          <w:fldChar w:fldCharType="separate"/>
        </w:r>
        <w:r w:rsidRPr="00ED3418" w:rsidDel="00CA07C9">
          <w:rPr>
            <w:szCs w:val="22"/>
          </w:rPr>
          <w:delText xml:space="preserve">Figure </w:delText>
        </w:r>
        <w:r w:rsidRPr="00ED3418" w:rsidDel="00CA07C9">
          <w:rPr>
            <w:noProof/>
            <w:szCs w:val="22"/>
          </w:rPr>
          <w:delText>3</w:delText>
        </w:r>
        <w:r w:rsidRPr="00ED3418" w:rsidDel="00CA07C9">
          <w:rPr>
            <w:szCs w:val="22"/>
          </w:rPr>
          <w:fldChar w:fldCharType="end"/>
        </w:r>
        <w:r w:rsidRPr="00ED3418" w:rsidDel="00CA07C9">
          <w:rPr>
            <w:szCs w:val="22"/>
          </w:rPr>
          <w:delText xml:space="preserve"> shows the distribution of </w:delText>
        </w:r>
        <w:r w:rsidR="003F1429" w:rsidDel="00CA07C9">
          <w:rPr>
            <w:i/>
            <w:iCs/>
            <w:szCs w:val="22"/>
          </w:rPr>
          <w:delText>ashi</w:delText>
        </w:r>
        <w:r w:rsidRPr="00ED3418" w:rsidDel="00CA07C9">
          <w:rPr>
            <w:szCs w:val="22"/>
          </w:rPr>
          <w:delText xml:space="preserve"> responses in Experiments 1a-c as a function of the acoustic continuum, averaging over all other manipulations.</w:delText>
        </w:r>
      </w:del>
    </w:p>
    <w:p w14:paraId="3F363A57" w14:textId="2E18BC38" w:rsidR="001D660D" w:rsidRPr="00ED3418" w:rsidRDefault="001D660D" w:rsidP="00CA07C9">
      <w:pPr>
        <w:rPr>
          <w:szCs w:val="22"/>
          <w:shd w:val="clear" w:color="auto" w:fill="EFEFEF"/>
        </w:rPr>
      </w:pPr>
    </w:p>
    <w:p w14:paraId="179160AB" w14:textId="07124F6D" w:rsidR="001D660D" w:rsidRPr="00571B57" w:rsidDel="00571B57" w:rsidRDefault="001D660D" w:rsidP="001D660D">
      <w:pPr>
        <w:rPr>
          <w:del w:id="383" w:author="Jaeger, Florian" w:date="2023-05-12T21:12:00Z"/>
          <w:szCs w:val="22"/>
          <w:rPrChange w:id="384" w:author="Jaeger, Florian" w:date="2023-05-20T10:00:00Z">
            <w:rPr>
              <w:del w:id="385" w:author="Jaeger, Florian" w:date="2023-05-12T21:12:00Z"/>
              <w:b/>
              <w:bCs/>
              <w:i/>
              <w:iCs/>
              <w:szCs w:val="22"/>
            </w:rPr>
          </w:rPrChange>
        </w:rPr>
      </w:pPr>
    </w:p>
    <w:p w14:paraId="27CCD672" w14:textId="07F3CC66" w:rsidR="00CE6460" w:rsidRPr="00ED3418" w:rsidDel="00CA07C9" w:rsidRDefault="00CE6460" w:rsidP="00CE6460">
      <w:pPr>
        <w:jc w:val="center"/>
        <w:rPr>
          <w:del w:id="386" w:author="Jaeger, Florian" w:date="2023-05-12T21:12:00Z"/>
          <w:szCs w:val="22"/>
        </w:rPr>
      </w:pPr>
      <w:del w:id="387" w:author="Jaeger, Florian" w:date="2023-05-12T21:12:00Z">
        <w:r w:rsidRPr="00ED3418" w:rsidDel="00CA07C9">
          <w:rPr>
            <w:szCs w:val="22"/>
            <w:highlight w:val="cyan"/>
          </w:rPr>
          <w:delText>[INSERT FIGURE]</w:delText>
        </w:r>
      </w:del>
    </w:p>
    <w:p w14:paraId="1A30CCF3" w14:textId="0DC3D5DB" w:rsidR="00CE6460" w:rsidRPr="00ED3418" w:rsidDel="00CA07C9" w:rsidRDefault="00CE6460" w:rsidP="002C4D4D">
      <w:pPr>
        <w:pStyle w:val="Caption"/>
        <w:rPr>
          <w:del w:id="388" w:author="Jaeger, Florian" w:date="2023-05-12T21:12:00Z"/>
          <w:szCs w:val="22"/>
        </w:rPr>
      </w:pPr>
      <w:bookmarkStart w:id="389" w:name="_Ref81592589"/>
      <w:del w:id="390" w:author="Jaeger, Florian" w:date="2023-05-12T21:12:00Z">
        <w:r w:rsidRPr="00ED3418" w:rsidDel="00CA07C9">
          <w:rPr>
            <w:szCs w:val="22"/>
          </w:rPr>
          <w:delText xml:space="preserve">Figure </w:delText>
        </w:r>
        <w:r w:rsidR="002A2426" w:rsidRPr="00ED3418" w:rsidDel="00CA07C9">
          <w:rPr>
            <w:i w:val="0"/>
            <w:iCs w:val="0"/>
            <w:szCs w:val="22"/>
          </w:rPr>
          <w:fldChar w:fldCharType="begin"/>
        </w:r>
        <w:r w:rsidR="002A2426" w:rsidRPr="00ED3418" w:rsidDel="00CA07C9">
          <w:rPr>
            <w:szCs w:val="22"/>
          </w:rPr>
          <w:delInstrText xml:space="preserve"> SEQ Figure \* ARABIC </w:delInstrText>
        </w:r>
        <w:r w:rsidR="002A2426" w:rsidRPr="00ED3418" w:rsidDel="00CA07C9">
          <w:rPr>
            <w:i w:val="0"/>
            <w:iCs w:val="0"/>
            <w:szCs w:val="22"/>
          </w:rPr>
          <w:fldChar w:fldCharType="separate"/>
        </w:r>
        <w:r w:rsidRPr="00ED3418" w:rsidDel="00CA07C9">
          <w:rPr>
            <w:noProof/>
            <w:szCs w:val="22"/>
          </w:rPr>
          <w:delText>3</w:delText>
        </w:r>
        <w:r w:rsidR="002A2426" w:rsidRPr="00ED3418" w:rsidDel="00CA07C9">
          <w:rPr>
            <w:i w:val="0"/>
            <w:iCs w:val="0"/>
            <w:noProof/>
            <w:szCs w:val="22"/>
          </w:rPr>
          <w:fldChar w:fldCharType="end"/>
        </w:r>
        <w:bookmarkEnd w:id="389"/>
        <w:r w:rsidRPr="00ED3418" w:rsidDel="00CA07C9">
          <w:rPr>
            <w:szCs w:val="22"/>
          </w:rPr>
          <w:tab/>
        </w:r>
        <w:r w:rsidR="001D660D" w:rsidRPr="00ED3418" w:rsidDel="00CA07C9">
          <w:rPr>
            <w:szCs w:val="22"/>
          </w:rPr>
          <w:delText>T</w:delText>
        </w:r>
        <w:r w:rsidRPr="00ED3418" w:rsidDel="00CA07C9">
          <w:rPr>
            <w:szCs w:val="22"/>
          </w:rPr>
          <w:delText>he distribution of “ashi” responses during the test phase</w:delText>
        </w:r>
        <w:r w:rsidR="001D660D" w:rsidRPr="00ED3418" w:rsidDel="00CA07C9">
          <w:rPr>
            <w:szCs w:val="22"/>
          </w:rPr>
          <w:delText>s of Experiments 1a-c</w:delText>
        </w:r>
        <w:r w:rsidRPr="00ED3418" w:rsidDel="00CA07C9">
          <w:rPr>
            <w:szCs w:val="22"/>
          </w:rPr>
          <w:delText>, as a function of the acoustic continuu</w:delText>
        </w:r>
        <w:r w:rsidR="001D660D" w:rsidRPr="00ED3418" w:rsidDel="00CA07C9">
          <w:rPr>
            <w:szCs w:val="22"/>
          </w:rPr>
          <w:delText xml:space="preserve">m, averaging over visual bias condition, pen location and test blocks. Transparent points show by-participant </w:delText>
        </w:r>
        <w:r w:rsidR="002C4D4D" w:rsidRPr="00ED3418" w:rsidDel="00CA07C9">
          <w:rPr>
            <w:szCs w:val="22"/>
          </w:rPr>
          <w:delText>means (horizontally jittered)</w:delText>
        </w:r>
        <w:r w:rsidR="001D660D" w:rsidRPr="00ED3418" w:rsidDel="00CA07C9">
          <w:rPr>
            <w:szCs w:val="22"/>
          </w:rPr>
          <w:delText>.</w:delText>
        </w:r>
        <w:r w:rsidR="002C4D4D" w:rsidRPr="00ED3418" w:rsidDel="00CA07C9">
          <w:rPr>
            <w:szCs w:val="22"/>
          </w:rPr>
          <w:delText xml:space="preserve"> Solid pointranges show the mean and 95% bootstrapped confidence intervals over those by-participant means.</w:delText>
        </w:r>
        <w:r w:rsidRPr="00ED3418" w:rsidDel="00CA07C9">
          <w:rPr>
            <w:szCs w:val="22"/>
          </w:rPr>
          <w:delText xml:space="preserve"> </w:delText>
        </w:r>
      </w:del>
    </w:p>
    <w:p w14:paraId="7E761E22" w14:textId="3467B7C0" w:rsidR="002C4D4D" w:rsidRPr="00ED3418" w:rsidDel="00CA07C9" w:rsidRDefault="002C4D4D" w:rsidP="002C4D4D">
      <w:pPr>
        <w:rPr>
          <w:del w:id="391" w:author="Jaeger, Florian" w:date="2023-05-12T21:12:00Z"/>
          <w:szCs w:val="22"/>
        </w:rPr>
      </w:pPr>
      <w:del w:id="392" w:author="Jaeger, Florian" w:date="2023-05-12T21:12:00Z">
        <w:r w:rsidRPr="00ED3418" w:rsidDel="00CA07C9">
          <w:rPr>
            <w:szCs w:val="22"/>
          </w:rPr>
          <w:delText xml:space="preserve">As anticipated in the method section, Experiments 1a and 1b elicited relatively few </w:delText>
        </w:r>
        <w:r w:rsidR="00597B2E" w:rsidDel="00CA07C9">
          <w:rPr>
            <w:i/>
            <w:iCs/>
            <w:szCs w:val="22"/>
          </w:rPr>
          <w:delText xml:space="preserve">ashi </w:delText>
        </w:r>
        <w:r w:rsidRPr="00ED3418" w:rsidDel="00CA07C9">
          <w:rPr>
            <w:szCs w:val="22"/>
          </w:rPr>
          <w:delText xml:space="preserve">responses. Experiment 1c successfully placed the continuum steps </w:delText>
        </w:r>
        <w:r w:rsidR="00C744F2" w:rsidDel="00CA07C9">
          <w:rPr>
            <w:szCs w:val="22"/>
          </w:rPr>
          <w:delText xml:space="preserve">in the 25-75% range of </w:delText>
        </w:r>
        <w:r w:rsidR="00C744F2" w:rsidDel="00CA07C9">
          <w:rPr>
            <w:i/>
            <w:iCs/>
            <w:szCs w:val="22"/>
          </w:rPr>
          <w:delText>as</w:delText>
        </w:r>
        <w:r w:rsidR="00597B2E" w:rsidDel="00CA07C9">
          <w:rPr>
            <w:i/>
            <w:iCs/>
            <w:szCs w:val="22"/>
          </w:rPr>
          <w:delText>h</w:delText>
        </w:r>
        <w:r w:rsidR="00C744F2" w:rsidDel="00CA07C9">
          <w:rPr>
            <w:i/>
            <w:iCs/>
            <w:szCs w:val="22"/>
          </w:rPr>
          <w:delText>i</w:delText>
        </w:r>
        <w:r w:rsidR="00C744F2" w:rsidDel="00CA07C9">
          <w:rPr>
            <w:szCs w:val="22"/>
          </w:rPr>
          <w:delText xml:space="preserve"> responses, ideal</w:delText>
        </w:r>
        <w:r w:rsidRPr="00ED3418" w:rsidDel="00CA07C9">
          <w:rPr>
            <w:szCs w:val="22"/>
          </w:rPr>
          <w:delText xml:space="preserve"> in order to achieve high power to detect effects other than those of the acoustic continuum. All subsequent experiments therefore employed the continuum steps from Experiment 1c. Next, we turn to the primary purpose of Experiments 1a-c. Given </w:delText>
        </w:r>
        <w:r w:rsidRPr="00ED3418" w:rsidDel="00CA07C9">
          <w:rPr>
            <w:szCs w:val="22"/>
          </w:rPr>
          <w:fldChar w:fldCharType="begin"/>
        </w:r>
        <w:r w:rsidRPr="00ED3418" w:rsidDel="00CA07C9">
          <w:rPr>
            <w:szCs w:val="22"/>
          </w:rPr>
          <w:delInstrText xml:space="preserve"> REF _Ref81592589 \h </w:delInstrText>
        </w:r>
        <w:r w:rsidR="00ED3418" w:rsidRPr="00ED3418" w:rsidDel="00CA07C9">
          <w:rPr>
            <w:szCs w:val="22"/>
          </w:rPr>
          <w:delInstrText xml:space="preserve"> \* MERGEFORMAT </w:delInstrText>
        </w:r>
        <w:r w:rsidRPr="00ED3418" w:rsidDel="00CA07C9">
          <w:rPr>
            <w:szCs w:val="22"/>
          </w:rPr>
        </w:r>
        <w:r w:rsidRPr="00ED3418" w:rsidDel="00CA07C9">
          <w:rPr>
            <w:szCs w:val="22"/>
          </w:rPr>
          <w:fldChar w:fldCharType="separate"/>
        </w:r>
        <w:r w:rsidRPr="00ED3418" w:rsidDel="00CA07C9">
          <w:rPr>
            <w:szCs w:val="22"/>
          </w:rPr>
          <w:delText xml:space="preserve">Figure </w:delText>
        </w:r>
        <w:r w:rsidRPr="00ED3418" w:rsidDel="00CA07C9">
          <w:rPr>
            <w:noProof/>
            <w:szCs w:val="22"/>
          </w:rPr>
          <w:delText>3</w:delText>
        </w:r>
        <w:r w:rsidRPr="00ED3418" w:rsidDel="00CA07C9">
          <w:rPr>
            <w:szCs w:val="22"/>
          </w:rPr>
          <w:fldChar w:fldCharType="end"/>
        </w:r>
        <w:r w:rsidRPr="00ED3418" w:rsidDel="00CA07C9">
          <w:rPr>
            <w:szCs w:val="22"/>
          </w:rPr>
          <w:delText xml:space="preserve">, we expected issues with soft floor effects in Experiment 1a and, in particular, Experiment 1b: the power to detect effects of pen location decreases the closer the proportion </w:delText>
        </w:r>
        <w:r w:rsidR="001B6B9C" w:rsidDel="00CA07C9">
          <w:rPr>
            <w:szCs w:val="22"/>
          </w:rPr>
          <w:delText xml:space="preserve">of </w:delText>
        </w:r>
        <w:r w:rsidR="001B6B9C" w:rsidDel="00CA07C9">
          <w:rPr>
            <w:i/>
            <w:iCs/>
            <w:szCs w:val="22"/>
          </w:rPr>
          <w:delText>ashi</w:delText>
        </w:r>
        <w:r w:rsidRPr="00ED3418" w:rsidDel="00CA07C9">
          <w:rPr>
            <w:szCs w:val="22"/>
          </w:rPr>
          <w:delText xml:space="preserve"> responses is to 0 or 1. </w:delText>
        </w:r>
      </w:del>
    </w:p>
    <w:p w14:paraId="27E3BB08" w14:textId="4F883516" w:rsidR="003D72BC" w:rsidRPr="00ED3418" w:rsidRDefault="00F3028E" w:rsidP="001D660D">
      <w:pPr>
        <w:rPr>
          <w:szCs w:val="22"/>
        </w:rPr>
      </w:pPr>
      <w:r w:rsidRPr="00ED3418">
        <w:rPr>
          <w:b/>
          <w:bCs/>
          <w:i/>
          <w:iCs/>
          <w:szCs w:val="22"/>
        </w:rPr>
        <w:t xml:space="preserve">Analysis approach. </w:t>
      </w:r>
      <w:del w:id="393" w:author="Jaeger, Florian" w:date="2023-05-20T09:35:00Z">
        <w:r w:rsidRPr="00ED3418" w:rsidDel="00BC07C7">
          <w:rPr>
            <w:szCs w:val="22"/>
          </w:rPr>
          <w:delText>Here and throughout this study, w</w:delText>
        </w:r>
      </w:del>
      <w:ins w:id="394" w:author="Jaeger, Florian" w:date="2023-05-20T10:04:00Z">
        <w:r w:rsidR="00571B57">
          <w:rPr>
            <w:szCs w:val="22"/>
          </w:rPr>
          <w:t>W</w:t>
        </w:r>
      </w:ins>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moveFromRangeStart w:id="395" w:author="Jaeger, Florian" w:date="2023-05-20T09:55:00Z" w:name="move135468925"/>
      <w:moveFrom w:id="396" w:author="Jaeger, Florian" w:date="2023-05-20T09:55:00Z">
        <w:r w:rsidR="003D72BC" w:rsidRPr="00ED3418" w:rsidDel="00B26E09">
          <w:rPr>
            <w:szCs w:val="22"/>
          </w:rPr>
          <w:t xml:space="preserve">In addition to the three design variables (visual bias, acoustic continuum, and pen location), we followed Liu and Jaeger (2018) and included test block as a predictor in the analyses (ranging from </w:t>
        </w:r>
        <w:r w:rsidR="003D72BC" w:rsidRPr="00ED3418" w:rsidDel="00B26E09">
          <w:rPr>
            <w:szCs w:val="22"/>
            <w:highlight w:val="yellow"/>
          </w:rPr>
          <w:t>1-6</w:t>
        </w:r>
        <w:r w:rsidR="003D72BC" w:rsidRPr="00ED3418" w:rsidDel="00B26E09">
          <w:rPr>
            <w:szCs w:val="22"/>
          </w:rPr>
          <w:t xml:space="preserve">). This was done because previous work has found that responses can change throughout the test phase. Specifically, responses have been found to trend towards a uniform distribution of 50% </w:t>
        </w:r>
        <w:r w:rsidR="001B6B9C" w:rsidDel="00B26E09">
          <w:rPr>
            <w:i/>
            <w:iCs/>
            <w:szCs w:val="22"/>
          </w:rPr>
          <w:t>ashi</w:t>
        </w:r>
        <w:r w:rsidR="003D72BC" w:rsidRPr="00ED3418" w:rsidDel="00B26E09">
          <w:rPr>
            <w:szCs w:val="22"/>
          </w:rPr>
          <w:t xml:space="preserve"> and 50% </w:t>
        </w:r>
        <w:r w:rsidR="001B6B9C" w:rsidDel="00B26E09">
          <w:rPr>
            <w:i/>
            <w:iCs/>
            <w:szCs w:val="22"/>
          </w:rPr>
          <w:t>asi</w:t>
        </w:r>
        <w:r w:rsidR="003D72BC" w:rsidRPr="00ED3418" w:rsidDel="00B26E09">
          <w:rPr>
            <w:szCs w:val="22"/>
          </w:rPr>
          <w:t xml:space="preserve"> responses during continued testing (Liu &amp; Jaeger, 2018, 2019; </w:t>
        </w:r>
        <w:r w:rsidR="005427E2" w:rsidDel="00B26E09">
          <w:rPr>
            <w:szCs w:val="22"/>
          </w:rPr>
          <w:t xml:space="preserve">Tzeng, Nygaard, &amp; Theodore, 2021). </w:t>
        </w:r>
      </w:moveFrom>
      <w:moveFromRangeEnd w:id="395"/>
    </w:p>
    <w:p w14:paraId="1ECB2C6C" w14:textId="2B4D2846" w:rsidR="003D72BC" w:rsidDel="00B26E09" w:rsidRDefault="00F3028E" w:rsidP="00BC07C7">
      <w:pPr>
        <w:rPr>
          <w:del w:id="397" w:author="Jaeger, Florian" w:date="2023-05-20T09:21:00Z"/>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w:t>
      </w:r>
      <w:del w:id="398" w:author="Jaeger, Florian" w:date="2023-05-12T21:15:00Z">
        <w:r w:rsidR="001D660D" w:rsidRPr="00ED3418" w:rsidDel="007E5D3F">
          <w:rPr>
            <w:szCs w:val="22"/>
          </w:rPr>
          <w:delText xml:space="preserve">thus </w:delText>
        </w:r>
      </w:del>
      <w:r w:rsidRPr="00ED3418">
        <w:rPr>
          <w:szCs w:val="22"/>
        </w:rPr>
        <w:t xml:space="preserve">regressed against </w:t>
      </w:r>
      <w:ins w:id="399" w:author="Jaeger, Florian" w:date="2023-05-20T09:26:00Z">
        <w:r w:rsidR="0024688C" w:rsidRPr="00ED3418">
          <w:rPr>
            <w:szCs w:val="22"/>
          </w:rPr>
          <w:t>pen location (effect coded: .5 = in mouth vs. -.5 = in hand)</w:t>
        </w:r>
        <w:r w:rsidR="0024688C">
          <w:rPr>
            <w:szCs w:val="22"/>
          </w:rPr>
          <w:t xml:space="preserve">, </w:t>
        </w:r>
      </w:ins>
      <w:r w:rsidRPr="00ED3418">
        <w:rPr>
          <w:szCs w:val="22"/>
        </w:rPr>
        <w:t>visual bias (effect coded: .5 = /ʃ/-bias vs. -.5 = /s/-bias), acoustic continuum</w:t>
      </w:r>
      <w:ins w:id="400" w:author="Jaeger, Florian" w:date="2023-05-20T09:37:00Z">
        <w:r w:rsidR="00BC07C7">
          <w:rPr>
            <w:szCs w:val="22"/>
          </w:rPr>
          <w:t xml:space="preserve"> </w:t>
        </w:r>
      </w:ins>
      <w:del w:id="401" w:author="Jaeger, Florian" w:date="2023-05-20T09:18:00Z">
        <w:r w:rsidRPr="00ED3418" w:rsidDel="0024688C">
          <w:rPr>
            <w:szCs w:val="22"/>
          </w:rPr>
          <w:delText xml:space="preserve"> (continuous</w:delText>
        </w:r>
        <w:r w:rsidR="003D72BC" w:rsidRPr="00ED3418" w:rsidDel="0024688C">
          <w:rPr>
            <w:szCs w:val="22"/>
          </w:rPr>
          <w:delText>, centered</w:delText>
        </w:r>
        <w:r w:rsidRPr="00ED3418" w:rsidDel="0024688C">
          <w:rPr>
            <w:szCs w:val="22"/>
          </w:rPr>
          <w:delText>)</w:delText>
        </w:r>
      </w:del>
      <w:del w:id="402" w:author="Jaeger, Florian" w:date="2023-05-20T09:26:00Z">
        <w:r w:rsidRPr="00ED3418" w:rsidDel="0024688C">
          <w:rPr>
            <w:szCs w:val="22"/>
          </w:rPr>
          <w:delText>, pen location (effect coded: .5 = in mouth vs. -.5 = in hand)</w:delText>
        </w:r>
      </w:del>
      <w:r w:rsidRPr="00ED3418">
        <w:rPr>
          <w:szCs w:val="22"/>
        </w:rPr>
        <w:t xml:space="preserve">, </w:t>
      </w:r>
      <w:r w:rsidR="00CE6460" w:rsidRPr="00BC07C7">
        <w:rPr>
          <w:szCs w:val="22"/>
          <w:rPrChange w:id="403" w:author="Jaeger, Florian" w:date="2023-05-20T09:36:00Z">
            <w:rPr>
              <w:szCs w:val="22"/>
              <w:highlight w:val="yellow"/>
            </w:rPr>
          </w:rPrChange>
        </w:rPr>
        <w:t xml:space="preserve">and </w:t>
      </w:r>
      <w:commentRangeStart w:id="404"/>
      <w:r w:rsidR="00CE6460" w:rsidRPr="00BC07C7">
        <w:rPr>
          <w:szCs w:val="22"/>
          <w:rPrChange w:id="405" w:author="Jaeger, Florian" w:date="2023-05-20T09:36:00Z">
            <w:rPr>
              <w:szCs w:val="22"/>
              <w:highlight w:val="yellow"/>
            </w:rPr>
          </w:rPrChange>
        </w:rPr>
        <w:t>test block</w:t>
      </w:r>
      <w:del w:id="406" w:author="Jaeger, Florian" w:date="2023-05-20T09:18:00Z">
        <w:r w:rsidR="00CE6460" w:rsidRPr="00BC07C7" w:rsidDel="0024688C">
          <w:rPr>
            <w:szCs w:val="22"/>
            <w:rPrChange w:id="407" w:author="Jaeger, Florian" w:date="2023-05-20T09:36:00Z">
              <w:rPr>
                <w:szCs w:val="22"/>
                <w:highlight w:val="yellow"/>
              </w:rPr>
            </w:rPrChange>
          </w:rPr>
          <w:delText xml:space="preserve"> (</w:delText>
        </w:r>
        <w:commentRangeStart w:id="408"/>
        <w:r w:rsidR="00CE6460" w:rsidRPr="00BC07C7" w:rsidDel="0024688C">
          <w:rPr>
            <w:szCs w:val="22"/>
            <w:rPrChange w:id="409" w:author="Jaeger, Florian" w:date="2023-05-20T09:36:00Z">
              <w:rPr>
                <w:szCs w:val="22"/>
                <w:highlight w:val="yellow"/>
              </w:rPr>
            </w:rPrChange>
          </w:rPr>
          <w:delText>continuous</w:delText>
        </w:r>
        <w:commentRangeEnd w:id="408"/>
        <w:r w:rsidR="0088414D" w:rsidRPr="00BC07C7" w:rsidDel="0024688C">
          <w:rPr>
            <w:rStyle w:val="CommentReference"/>
            <w:sz w:val="22"/>
            <w:szCs w:val="22"/>
          </w:rPr>
          <w:commentReference w:id="408"/>
        </w:r>
        <w:r w:rsidR="003D72BC" w:rsidRPr="00BC07C7" w:rsidDel="0024688C">
          <w:rPr>
            <w:szCs w:val="22"/>
            <w:rPrChange w:id="410" w:author="Jaeger, Florian" w:date="2023-05-20T09:36:00Z">
              <w:rPr>
                <w:szCs w:val="22"/>
                <w:highlight w:val="yellow"/>
              </w:rPr>
            </w:rPrChange>
          </w:rPr>
          <w:delText>, with block 1 coded as 0</w:delText>
        </w:r>
        <w:r w:rsidR="00CE6460" w:rsidRPr="00BC07C7" w:rsidDel="0024688C">
          <w:rPr>
            <w:szCs w:val="22"/>
            <w:rPrChange w:id="411" w:author="Jaeger, Florian" w:date="2023-05-20T09:36:00Z">
              <w:rPr>
                <w:szCs w:val="22"/>
                <w:highlight w:val="yellow"/>
              </w:rPr>
            </w:rPrChange>
          </w:rPr>
          <w:delText>)</w:delText>
        </w:r>
      </w:del>
      <w:commentRangeEnd w:id="404"/>
      <w:r w:rsidR="007E5D3F" w:rsidRPr="00BC07C7">
        <w:rPr>
          <w:rStyle w:val="CommentReference"/>
        </w:rPr>
        <w:commentReference w:id="404"/>
      </w:r>
      <w:r w:rsidR="00CE6460" w:rsidRPr="00BC07C7">
        <w:rPr>
          <w:szCs w:val="22"/>
        </w:rPr>
        <w:t xml:space="preserve"> </w:t>
      </w:r>
      <w:r w:rsidRPr="00BC07C7">
        <w:rPr>
          <w:szCs w:val="22"/>
        </w:rPr>
        <w:t xml:space="preserve">as well as all their interactions. </w:t>
      </w:r>
      <w:del w:id="412" w:author="Jaeger, Florian" w:date="2023-05-20T09:19:00Z">
        <w:r w:rsidR="003D72BC" w:rsidRPr="00BC07C7" w:rsidDel="0024688C">
          <w:rPr>
            <w:szCs w:val="22"/>
            <w:rPrChange w:id="413" w:author="Jaeger, Florian" w:date="2023-05-20T09:36:00Z">
              <w:rPr>
                <w:szCs w:val="22"/>
                <w:highlight w:val="yellow"/>
              </w:rPr>
            </w:rPrChange>
          </w:rPr>
          <w:delText>By coding block 1 as 0 (and block 2 as 1, etc.), the effects of all other variables are assessed in the first block of the experiment</w:delText>
        </w:r>
      </w:del>
      <w:ins w:id="414" w:author="Jaeger, Florian" w:date="2023-05-20T09:37:00Z">
        <w:r w:rsidR="00996AA2">
          <w:rPr>
            <w:szCs w:val="22"/>
          </w:rPr>
          <w:t xml:space="preserve">The six </w:t>
        </w:r>
      </w:ins>
      <w:ins w:id="415" w:author="Jaeger, Florian" w:date="2023-05-20T09:19:00Z">
        <w:r w:rsidR="0024688C" w:rsidRPr="00BC07C7">
          <w:rPr>
            <w:szCs w:val="22"/>
            <w:rPrChange w:id="416" w:author="Jaeger, Florian" w:date="2023-05-20T09:36:00Z">
              <w:rPr>
                <w:szCs w:val="22"/>
                <w:highlight w:val="yellow"/>
              </w:rPr>
            </w:rPrChange>
          </w:rPr>
          <w:t xml:space="preserve">continuum </w:t>
        </w:r>
      </w:ins>
      <w:ins w:id="417" w:author="Jaeger, Florian" w:date="2023-05-20T09:38:00Z">
        <w:r w:rsidR="00996AA2">
          <w:rPr>
            <w:szCs w:val="22"/>
          </w:rPr>
          <w:t xml:space="preserve">steps </w:t>
        </w:r>
      </w:ins>
      <w:ins w:id="418" w:author="Jaeger, Florian" w:date="2023-05-20T09:19:00Z">
        <w:r w:rsidR="0024688C" w:rsidRPr="00BC07C7">
          <w:rPr>
            <w:szCs w:val="22"/>
            <w:rPrChange w:id="419" w:author="Jaeger, Florian" w:date="2023-05-20T09:36:00Z">
              <w:rPr>
                <w:szCs w:val="22"/>
                <w:highlight w:val="yellow"/>
              </w:rPr>
            </w:rPrChange>
          </w:rPr>
          <w:t xml:space="preserve">and </w:t>
        </w:r>
      </w:ins>
      <w:ins w:id="420" w:author="Jaeger, Florian" w:date="2023-05-20T09:38:00Z">
        <w:r w:rsidR="00996AA2">
          <w:rPr>
            <w:szCs w:val="22"/>
          </w:rPr>
          <w:t xml:space="preserve">the six </w:t>
        </w:r>
      </w:ins>
      <w:ins w:id="421" w:author="Jaeger, Florian" w:date="2023-05-20T09:19:00Z">
        <w:r w:rsidR="0024688C" w:rsidRPr="00BC07C7">
          <w:rPr>
            <w:szCs w:val="22"/>
            <w:rPrChange w:id="422" w:author="Jaeger, Florian" w:date="2023-05-20T09:36:00Z">
              <w:rPr>
                <w:szCs w:val="22"/>
                <w:highlight w:val="yellow"/>
              </w:rPr>
            </w:rPrChange>
          </w:rPr>
          <w:t>test block</w:t>
        </w:r>
      </w:ins>
      <w:ins w:id="423" w:author="Jaeger, Florian" w:date="2023-05-20T09:38:00Z">
        <w:r w:rsidR="00996AA2">
          <w:rPr>
            <w:szCs w:val="22"/>
          </w:rPr>
          <w:t>s</w:t>
        </w:r>
      </w:ins>
      <w:ins w:id="424" w:author="Jaeger, Florian" w:date="2023-05-20T09:19:00Z">
        <w:r w:rsidR="0024688C" w:rsidRPr="00BC07C7">
          <w:rPr>
            <w:szCs w:val="22"/>
            <w:rPrChange w:id="425" w:author="Jaeger, Florian" w:date="2023-05-20T09:36:00Z">
              <w:rPr>
                <w:szCs w:val="22"/>
                <w:highlight w:val="yellow"/>
              </w:rPr>
            </w:rPrChange>
          </w:rPr>
          <w:t xml:space="preserve"> were codes as monotonic</w:t>
        </w:r>
      </w:ins>
      <w:ins w:id="426" w:author="Jaeger, Florian" w:date="2023-05-20T09:20:00Z">
        <w:r w:rsidR="0024688C" w:rsidRPr="00BC07C7">
          <w:rPr>
            <w:szCs w:val="22"/>
            <w:rPrChange w:id="427" w:author="Jaeger, Florian" w:date="2023-05-20T09:36:00Z">
              <w:rPr>
                <w:szCs w:val="22"/>
                <w:highlight w:val="yellow"/>
              </w:rPr>
            </w:rPrChange>
          </w:rPr>
          <w:t xml:space="preserve">ally ordered categorical </w:t>
        </w:r>
      </w:ins>
      <w:ins w:id="428" w:author="Jaeger, Florian" w:date="2023-05-20T09:19:00Z">
        <w:r w:rsidR="0024688C" w:rsidRPr="00BC07C7">
          <w:rPr>
            <w:szCs w:val="22"/>
            <w:rPrChange w:id="429" w:author="Jaeger, Florian" w:date="2023-05-20T09:36:00Z">
              <w:rPr>
                <w:szCs w:val="22"/>
                <w:highlight w:val="yellow"/>
              </w:rPr>
            </w:rPrChange>
          </w:rPr>
          <w:t>predictors</w:t>
        </w:r>
      </w:ins>
      <w:ins w:id="430" w:author="Jaeger, Florian" w:date="2023-05-20T09:22:00Z">
        <w:r w:rsidR="0024688C" w:rsidRPr="00BC07C7">
          <w:rPr>
            <w:szCs w:val="22"/>
            <w:rPrChange w:id="431" w:author="Jaeger, Florian" w:date="2023-05-20T09:36:00Z">
              <w:rPr>
                <w:szCs w:val="22"/>
                <w:highlight w:val="yellow"/>
              </w:rPr>
            </w:rPrChange>
          </w:rPr>
          <w:t xml:space="preserve"> (REF-</w:t>
        </w:r>
        <w:proofErr w:type="spellStart"/>
        <w:r w:rsidR="0024688C" w:rsidRPr="00BC07C7">
          <w:rPr>
            <w:szCs w:val="22"/>
            <w:rPrChange w:id="432" w:author="Jaeger, Florian" w:date="2023-05-20T09:36:00Z">
              <w:rPr>
                <w:szCs w:val="22"/>
                <w:highlight w:val="yellow"/>
              </w:rPr>
            </w:rPrChange>
          </w:rPr>
          <w:t>Buerkner</w:t>
        </w:r>
        <w:proofErr w:type="spellEnd"/>
        <w:r w:rsidR="0024688C" w:rsidRPr="00BC07C7">
          <w:rPr>
            <w:szCs w:val="22"/>
            <w:rPrChange w:id="433" w:author="Jaeger, Florian" w:date="2023-05-20T09:36:00Z">
              <w:rPr>
                <w:szCs w:val="22"/>
                <w:highlight w:val="yellow"/>
              </w:rPr>
            </w:rPrChange>
          </w:rPr>
          <w:t xml:space="preserve"> </w:t>
        </w:r>
      </w:ins>
      <w:ins w:id="434" w:author="Jaeger, Florian" w:date="2023-05-20T09:23:00Z">
        <w:r w:rsidR="0024688C" w:rsidRPr="00BC07C7">
          <w:rPr>
            <w:szCs w:val="22"/>
            <w:rPrChange w:id="435" w:author="Jaeger, Florian" w:date="2023-05-20T09:36:00Z">
              <w:rPr>
                <w:szCs w:val="22"/>
                <w:highlight w:val="yellow"/>
              </w:rPr>
            </w:rPrChange>
          </w:rPr>
          <w:t xml:space="preserve">&amp; </w:t>
        </w:r>
        <w:commentRangeStart w:id="436"/>
        <w:r w:rsidR="0024688C" w:rsidRPr="00BC07C7">
          <w:rPr>
            <w:szCs w:val="22"/>
            <w:rPrChange w:id="437" w:author="Jaeger, Florian" w:date="2023-05-20T09:36:00Z">
              <w:rPr>
                <w:szCs w:val="22"/>
                <w:highlight w:val="yellow"/>
              </w:rPr>
            </w:rPrChange>
          </w:rPr>
          <w:t>Charpentier</w:t>
        </w:r>
        <w:commentRangeEnd w:id="436"/>
        <w:r w:rsidR="0024688C" w:rsidRPr="00BC07C7">
          <w:rPr>
            <w:rStyle w:val="CommentReference"/>
          </w:rPr>
          <w:commentReference w:id="436"/>
        </w:r>
      </w:ins>
      <w:ins w:id="438" w:author="Jaeger, Florian" w:date="2023-05-20T09:22:00Z">
        <w:r w:rsidR="0024688C" w:rsidRPr="00BC07C7">
          <w:rPr>
            <w:szCs w:val="22"/>
            <w:rPrChange w:id="439" w:author="Jaeger, Florian" w:date="2023-05-20T09:36:00Z">
              <w:rPr>
                <w:szCs w:val="22"/>
                <w:highlight w:val="yellow"/>
              </w:rPr>
            </w:rPrChange>
          </w:rPr>
          <w:t>)</w:t>
        </w:r>
      </w:ins>
      <w:r w:rsidR="003D72BC" w:rsidRPr="00BC07C7">
        <w:rPr>
          <w:szCs w:val="22"/>
          <w:rPrChange w:id="440" w:author="Jaeger, Florian" w:date="2023-05-20T09:36:00Z">
            <w:rPr>
              <w:szCs w:val="22"/>
              <w:highlight w:val="yellow"/>
            </w:rPr>
          </w:rPrChange>
        </w:rPr>
        <w:t>.</w:t>
      </w:r>
      <w:ins w:id="441" w:author="Jaeger, Florian" w:date="2023-05-20T09:21:00Z">
        <w:r w:rsidR="0024688C" w:rsidRPr="00BC07C7">
          <w:rPr>
            <w:szCs w:val="22"/>
          </w:rPr>
          <w:t xml:space="preserve"> This avoids the </w:t>
        </w:r>
      </w:ins>
      <w:ins w:id="442" w:author="Jaeger, Florian" w:date="2023-05-20T09:24:00Z">
        <w:r w:rsidR="0024688C" w:rsidRPr="00BC07C7">
          <w:rPr>
            <w:szCs w:val="22"/>
          </w:rPr>
          <w:t xml:space="preserve">linearity </w:t>
        </w:r>
      </w:ins>
      <w:ins w:id="443" w:author="Jaeger, Florian" w:date="2023-05-20T09:21:00Z">
        <w:r w:rsidR="0024688C" w:rsidRPr="00BC07C7">
          <w:rPr>
            <w:szCs w:val="22"/>
          </w:rPr>
          <w:t xml:space="preserve">assumption </w:t>
        </w:r>
      </w:ins>
      <w:ins w:id="444" w:author="Jaeger, Florian" w:date="2023-05-20T09:24:00Z">
        <w:r w:rsidR="0024688C" w:rsidRPr="00BC07C7">
          <w:rPr>
            <w:szCs w:val="22"/>
          </w:rPr>
          <w:t>made in most previous analyses of percep</w:t>
        </w:r>
      </w:ins>
      <w:ins w:id="445" w:author="Jaeger, Florian" w:date="2023-05-20T09:25:00Z">
        <w:r w:rsidR="0024688C" w:rsidRPr="00BC07C7">
          <w:rPr>
            <w:szCs w:val="22"/>
          </w:rPr>
          <w:t>tual recalibration experiments</w:t>
        </w:r>
      </w:ins>
      <w:ins w:id="446" w:author="Jaeger, Florian" w:date="2023-05-20T09:24:00Z">
        <w:r w:rsidR="0024688C" w:rsidRPr="00BC07C7">
          <w:rPr>
            <w:szCs w:val="22"/>
          </w:rPr>
          <w:t xml:space="preserve">, allowing </w:t>
        </w:r>
      </w:ins>
      <w:ins w:id="447" w:author="Jaeger, Florian" w:date="2023-05-20T09:21:00Z">
        <w:r w:rsidR="0024688C" w:rsidRPr="00BC07C7">
          <w:rPr>
            <w:szCs w:val="22"/>
          </w:rPr>
          <w:t>changes across continuum steps or from test block to test block</w:t>
        </w:r>
      </w:ins>
      <w:ins w:id="448" w:author="Jaeger, Florian" w:date="2023-05-20T09:22:00Z">
        <w:r w:rsidR="0024688C" w:rsidRPr="00BC07C7">
          <w:rPr>
            <w:szCs w:val="22"/>
          </w:rPr>
          <w:t xml:space="preserve"> have </w:t>
        </w:r>
      </w:ins>
      <w:ins w:id="449" w:author="Jaeger, Florian" w:date="2023-05-20T09:24:00Z">
        <w:r w:rsidR="0024688C" w:rsidRPr="00BC07C7">
          <w:rPr>
            <w:szCs w:val="22"/>
          </w:rPr>
          <w:t>non-</w:t>
        </w:r>
      </w:ins>
      <w:ins w:id="450" w:author="Jaeger, Florian" w:date="2023-05-20T09:22:00Z">
        <w:r w:rsidR="0024688C" w:rsidRPr="00BC07C7">
          <w:rPr>
            <w:szCs w:val="22"/>
          </w:rPr>
          <w:t>linear effects</w:t>
        </w:r>
      </w:ins>
      <w:ins w:id="451" w:author="Jaeger, Florian" w:date="2023-05-20T09:23:00Z">
        <w:r w:rsidR="0024688C" w:rsidRPr="00BC07C7">
          <w:rPr>
            <w:szCs w:val="22"/>
          </w:rPr>
          <w:t xml:space="preserve">, while </w:t>
        </w:r>
      </w:ins>
      <w:ins w:id="452" w:author="Jaeger, Florian" w:date="2023-05-20T09:24:00Z">
        <w:r w:rsidR="0024688C" w:rsidRPr="00BC07C7">
          <w:rPr>
            <w:szCs w:val="22"/>
          </w:rPr>
          <w:t xml:space="preserve">still </w:t>
        </w:r>
      </w:ins>
      <w:ins w:id="453" w:author="Jaeger, Florian" w:date="2023-05-20T09:23:00Z">
        <w:r w:rsidR="0024688C" w:rsidRPr="00BC07C7">
          <w:rPr>
            <w:szCs w:val="22"/>
          </w:rPr>
          <w:t>constraining effects to be monotonic.</w:t>
        </w:r>
      </w:ins>
      <w:ins w:id="454" w:author="Jaeger, Florian" w:date="2023-05-20T11:57:00Z">
        <w:r w:rsidR="00754F17">
          <w:rPr>
            <w:rStyle w:val="FootnoteReference"/>
            <w:szCs w:val="22"/>
          </w:rPr>
          <w:footnoteReference w:id="3"/>
        </w:r>
      </w:ins>
      <w:ins w:id="461" w:author="Jaeger, Florian" w:date="2023-05-20T09:23:00Z">
        <w:r w:rsidR="0024688C" w:rsidRPr="00BC07C7">
          <w:rPr>
            <w:szCs w:val="22"/>
          </w:rPr>
          <w:t xml:space="preserve"> </w:t>
        </w:r>
      </w:ins>
      <w:ins w:id="462" w:author="Jaeger, Florian" w:date="2023-05-20T09:55:00Z">
        <w:r w:rsidR="00B26E09">
          <w:rPr>
            <w:szCs w:val="22"/>
          </w:rPr>
          <w:t xml:space="preserve">We included test block and its interactions primarily as baseline for Experiments </w:t>
        </w:r>
        <w:r w:rsidR="00B26E09" w:rsidRPr="00B26E09">
          <w:rPr>
            <w:szCs w:val="22"/>
            <w:highlight w:val="yellow"/>
            <w:rPrChange w:id="463" w:author="Jaeger, Florian" w:date="2023-05-20T09:57:00Z">
              <w:rPr>
                <w:szCs w:val="22"/>
              </w:rPr>
            </w:rPrChange>
          </w:rPr>
          <w:t>XXX-XXX</w:t>
        </w:r>
        <w:r w:rsidR="00B26E09">
          <w:rPr>
            <w:szCs w:val="22"/>
          </w:rPr>
          <w:t>. These experiments a</w:t>
        </w:r>
      </w:ins>
      <w:ins w:id="464" w:author="Jaeger, Florian" w:date="2023-05-20T09:56:00Z">
        <w:r w:rsidR="00B26E09">
          <w:rPr>
            <w:szCs w:val="22"/>
          </w:rPr>
          <w:t>ssess changes in categorization responses after exposure (“perceptual recalibration”), and there is now evidence that those effects decrease w</w:t>
        </w:r>
      </w:ins>
      <w:ins w:id="465" w:author="Jaeger, Florian" w:date="2023-05-20T09:57:00Z">
        <w:r w:rsidR="00B26E09">
          <w:rPr>
            <w:szCs w:val="22"/>
          </w:rPr>
          <w:t>ith continued testing</w:t>
        </w:r>
      </w:ins>
      <w:ins w:id="466" w:author="Jaeger, Florian" w:date="2023-05-20T09:59:00Z">
        <w:r w:rsidR="00571B57">
          <w:rPr>
            <w:szCs w:val="22"/>
          </w:rPr>
          <w:t xml:space="preserve"> over a uniform acoustic continuum</w:t>
        </w:r>
      </w:ins>
      <w:ins w:id="467" w:author="Jaeger, Florian" w:date="2023-05-20T09:57:00Z">
        <w:r w:rsidR="00B26E09">
          <w:rPr>
            <w:szCs w:val="22"/>
          </w:rPr>
          <w:t xml:space="preserve"> </w:t>
        </w:r>
      </w:ins>
      <w:moveToRangeStart w:id="468" w:author="Jaeger, Florian" w:date="2023-05-20T09:55:00Z" w:name="move135468925"/>
      <w:moveTo w:id="469" w:author="Jaeger, Florian" w:date="2023-05-20T09:55:00Z">
        <w:del w:id="470" w:author="Jaeger, Florian" w:date="2023-05-20T09:57:00Z">
          <w:r w:rsidR="00B26E09" w:rsidRPr="00ED3418" w:rsidDel="00B26E09">
            <w:rPr>
              <w:szCs w:val="22"/>
            </w:rPr>
            <w:delText xml:space="preserve">In addition to the three design variables (visual bias, acoustic continuum, and pen location), we followed Liu and Jaeger (2018) and included test block as a predictor in the analyses (ranging from </w:delText>
          </w:r>
          <w:r w:rsidR="00B26E09" w:rsidRPr="00ED3418" w:rsidDel="00B26E09">
            <w:rPr>
              <w:szCs w:val="22"/>
              <w:highlight w:val="yellow"/>
            </w:rPr>
            <w:delText>1-6</w:delText>
          </w:r>
          <w:r w:rsidR="00B26E09" w:rsidRPr="00ED3418" w:rsidDel="00B26E09">
            <w:rPr>
              <w:szCs w:val="22"/>
            </w:rPr>
            <w:delText xml:space="preserve">). This was done because previous work has found that responses can change throughout the test phase. Specifically, responses have been found to trend towards a uniform distribution of 50% </w:delText>
          </w:r>
          <w:r w:rsidR="00B26E09" w:rsidDel="00B26E09">
            <w:rPr>
              <w:i/>
              <w:iCs/>
              <w:szCs w:val="22"/>
            </w:rPr>
            <w:delText>ashi</w:delText>
          </w:r>
          <w:r w:rsidR="00B26E09" w:rsidRPr="00ED3418" w:rsidDel="00B26E09">
            <w:rPr>
              <w:szCs w:val="22"/>
            </w:rPr>
            <w:delText xml:space="preserve"> and 50% </w:delText>
          </w:r>
          <w:r w:rsidR="00B26E09" w:rsidDel="00B26E09">
            <w:rPr>
              <w:i/>
              <w:iCs/>
              <w:szCs w:val="22"/>
            </w:rPr>
            <w:delText>asi</w:delText>
          </w:r>
          <w:r w:rsidR="00B26E09" w:rsidRPr="00ED3418" w:rsidDel="00B26E09">
            <w:rPr>
              <w:szCs w:val="22"/>
            </w:rPr>
            <w:delText xml:space="preserve"> responses during continued testing </w:delText>
          </w:r>
        </w:del>
        <w:r w:rsidR="00B26E09" w:rsidRPr="00ED3418">
          <w:rPr>
            <w:szCs w:val="22"/>
          </w:rPr>
          <w:t xml:space="preserve">(Liu &amp; Jaeger, 2018, 2019; </w:t>
        </w:r>
        <w:r w:rsidR="00B26E09">
          <w:rPr>
            <w:szCs w:val="22"/>
          </w:rPr>
          <w:t>Tzeng, Nygaard, &amp; Theodore, 2021).</w:t>
        </w:r>
      </w:moveTo>
      <w:moveToRangeEnd w:id="468"/>
      <w:ins w:id="471" w:author="Jaeger, Florian" w:date="2023-05-20T09:57:00Z">
        <w:r w:rsidR="00B26E09">
          <w:rPr>
            <w:szCs w:val="22"/>
          </w:rPr>
          <w:t xml:space="preserve"> </w:t>
        </w:r>
      </w:ins>
    </w:p>
    <w:p w14:paraId="4525E43A" w14:textId="77777777" w:rsidR="00B26E09" w:rsidRPr="00BC07C7" w:rsidRDefault="00B26E09" w:rsidP="00CE6460">
      <w:pPr>
        <w:rPr>
          <w:ins w:id="472" w:author="Jaeger, Florian" w:date="2023-05-20T09:55:00Z"/>
          <w:szCs w:val="22"/>
        </w:rPr>
      </w:pPr>
    </w:p>
    <w:p w14:paraId="60838A9A" w14:textId="36FAE735" w:rsidR="00F3028E" w:rsidRPr="00ED3418" w:rsidRDefault="00CE6460" w:rsidP="00BC07C7">
      <w:pPr>
        <w:rPr>
          <w:szCs w:val="22"/>
        </w:rPr>
      </w:pPr>
      <w:del w:id="473" w:author="Jaeger, Florian" w:date="2023-05-20T09:21:00Z">
        <w:r w:rsidRPr="00BC07C7" w:rsidDel="0024688C">
          <w:rPr>
            <w:szCs w:val="22"/>
          </w:rPr>
          <w:delText xml:space="preserve">Following recommendations by Gelman (2008), the two continuous predictors were standardized by diving through twice the standard deviation. This puts the continuous predictors on a similar scale as the categorical predictors, and makes sure that the regularizing priors affect the estimation of all effects in similar ways. </w:delText>
        </w:r>
      </w:del>
      <w:del w:id="474" w:author="Jaeger, Florian" w:date="2023-05-20T09:35:00Z">
        <w:r w:rsidR="00F3028E" w:rsidRPr="00BC07C7" w:rsidDel="00BC07C7">
          <w:rPr>
            <w:szCs w:val="22"/>
          </w:rPr>
          <w:delText>The</w:delText>
        </w:r>
      </w:del>
      <w:ins w:id="475" w:author="Jaeger, Florian" w:date="2023-05-20T09:35:00Z">
        <w:r w:rsidR="00BC07C7" w:rsidRPr="00BC07C7">
          <w:rPr>
            <w:szCs w:val="22"/>
          </w:rPr>
          <w:t>All</w:t>
        </w:r>
      </w:ins>
      <w:r w:rsidR="00F3028E" w:rsidRPr="00BC07C7">
        <w:rPr>
          <w:szCs w:val="22"/>
        </w:rPr>
        <w:t xml:space="preserve"> analyses further contained the full random effect structure </w:t>
      </w:r>
      <w:ins w:id="476" w:author="Jaeger, Florian" w:date="2023-05-20T09:25:00Z">
        <w:r w:rsidR="0024688C" w:rsidRPr="00BC07C7">
          <w:rPr>
            <w:szCs w:val="22"/>
          </w:rPr>
          <w:t xml:space="preserve">for </w:t>
        </w:r>
      </w:ins>
      <w:ins w:id="477" w:author="Jaeger, Florian" w:date="2023-05-20T09:35:00Z">
        <w:r w:rsidR="00BC07C7" w:rsidRPr="00BC07C7">
          <w:rPr>
            <w:szCs w:val="22"/>
          </w:rPr>
          <w:t xml:space="preserve">the three design variables </w:t>
        </w:r>
      </w:ins>
      <w:ins w:id="478" w:author="Jaeger, Florian" w:date="2023-05-20T09:27:00Z">
        <w:r w:rsidR="0024688C" w:rsidRPr="00BC07C7">
          <w:rPr>
            <w:szCs w:val="22"/>
          </w:rPr>
          <w:lastRenderedPageBreak/>
          <w:t xml:space="preserve">pen location, </w:t>
        </w:r>
      </w:ins>
      <w:ins w:id="479" w:author="Jaeger, Florian" w:date="2023-05-20T09:25:00Z">
        <w:r w:rsidR="0024688C" w:rsidRPr="00BC07C7">
          <w:rPr>
            <w:szCs w:val="22"/>
          </w:rPr>
          <w:t>visual bias</w:t>
        </w:r>
      </w:ins>
      <w:ins w:id="480" w:author="Jaeger, Florian" w:date="2023-05-20T09:27:00Z">
        <w:r w:rsidR="0024688C" w:rsidRPr="00BC07C7">
          <w:rPr>
            <w:szCs w:val="22"/>
          </w:rPr>
          <w:t>, and acoustic continuum</w:t>
        </w:r>
      </w:ins>
      <w:ins w:id="481" w:author="Jaeger, Florian" w:date="2023-05-20T09:25:00Z">
        <w:r w:rsidR="0024688C" w:rsidRPr="00BC07C7">
          <w:rPr>
            <w:szCs w:val="22"/>
          </w:rPr>
          <w:t xml:space="preserve"> </w:t>
        </w:r>
      </w:ins>
      <w:r w:rsidR="00F3028E" w:rsidRPr="00BC07C7">
        <w:rPr>
          <w:szCs w:val="22"/>
        </w:rPr>
        <w:t>(</w:t>
      </w:r>
      <w:r w:rsidR="00F3028E" w:rsidRPr="00BC07C7">
        <w:rPr>
          <w:szCs w:val="22"/>
          <w:rPrChange w:id="482" w:author="Jaeger, Florian" w:date="2023-05-20T09:36:00Z">
            <w:rPr>
              <w:szCs w:val="22"/>
              <w:highlight w:val="yellow"/>
            </w:rPr>
          </w:rPrChange>
        </w:rPr>
        <w:t xml:space="preserve">by-participant intercepts and slopes for all </w:t>
      </w:r>
      <w:ins w:id="483" w:author="Jaeger, Florian" w:date="2023-05-20T12:04:00Z">
        <w:r w:rsidR="00D50EB1">
          <w:rPr>
            <w:szCs w:val="22"/>
          </w:rPr>
          <w:t xml:space="preserve">population-level </w:t>
        </w:r>
      </w:ins>
      <w:r w:rsidR="00F3028E" w:rsidRPr="00BC07C7">
        <w:rPr>
          <w:szCs w:val="22"/>
          <w:rPrChange w:id="484" w:author="Jaeger, Florian" w:date="2023-05-20T09:36:00Z">
            <w:rPr>
              <w:szCs w:val="22"/>
              <w:highlight w:val="yellow"/>
            </w:rPr>
          </w:rPrChange>
        </w:rPr>
        <w:t>predictors; by-video item intercepts and slopes for acoustic continuum since visual bias and acoustic continuum were manipulated between items</w:t>
      </w:r>
      <w:r w:rsidR="00F3028E" w:rsidRPr="00BC07C7">
        <w:rPr>
          <w:szCs w:val="22"/>
        </w:rPr>
        <w:t xml:space="preserve">). </w:t>
      </w:r>
      <w:ins w:id="485" w:author="Jaeger, Florian" w:date="2023-05-20T09:27:00Z">
        <w:r w:rsidR="00BC07C7" w:rsidRPr="00BC07C7">
          <w:rPr>
            <w:szCs w:val="22"/>
          </w:rPr>
          <w:t xml:space="preserve">No random slopes for test block were included since our studies were not designed to test this nuisance effect, </w:t>
        </w:r>
      </w:ins>
      <w:ins w:id="486" w:author="Jaeger, Florian" w:date="2023-05-20T09:28:00Z">
        <w:r w:rsidR="00BC07C7" w:rsidRPr="00BC07C7">
          <w:rPr>
            <w:szCs w:val="22"/>
          </w:rPr>
          <w:t>leading to convergence problems for some experiments.</w:t>
        </w:r>
      </w:ins>
    </w:p>
    <w:p w14:paraId="310D379C" w14:textId="43E31395" w:rsidR="00F3028E" w:rsidRDefault="00056F4F" w:rsidP="00056F4F">
      <w:pPr>
        <w:rPr>
          <w:ins w:id="487" w:author="Jaeger, Florian" w:date="2023-05-20T09:44:00Z"/>
          <w:szCs w:val="22"/>
        </w:rPr>
      </w:pPr>
      <w:moveFromRangeStart w:id="488" w:author="Jaeger, Florian" w:date="2023-05-20T09:29:00Z" w:name="move135467358"/>
      <w:moveFrom w:id="489" w:author="Jaeger, Florian" w:date="2023-05-20T09:29:00Z">
        <w:r w:rsidRPr="00ED3418" w:rsidDel="00BC07C7">
          <w:rPr>
            <w:szCs w:val="22"/>
          </w:rPr>
          <w:t xml:space="preserve">All analyses were fit using the library </w:t>
        </w:r>
        <w:r w:rsidRPr="00ED3418" w:rsidDel="00BC07C7">
          <w:rPr>
            <w:i/>
            <w:iCs/>
            <w:szCs w:val="22"/>
          </w:rPr>
          <w:t>brms</w:t>
        </w:r>
        <w:r w:rsidRPr="00ED3418" w:rsidDel="00BC07C7">
          <w:rPr>
            <w:szCs w:val="22"/>
          </w:rPr>
          <w:t xml:space="preserve"> (Bürkner, 2017) in R version 4</w:t>
        </w:r>
        <w:r w:rsidRPr="007E5D3F" w:rsidDel="00BC07C7">
          <w:rPr>
            <w:szCs w:val="22"/>
            <w:highlight w:val="yellow"/>
            <w:rPrChange w:id="490" w:author="Jaeger, Florian" w:date="2023-05-12T21:18:00Z">
              <w:rPr>
                <w:szCs w:val="22"/>
              </w:rPr>
            </w:rPrChange>
          </w:rPr>
          <w:t>.1</w:t>
        </w:r>
        <w:r w:rsidRPr="00ED3418" w:rsidDel="00BC07C7">
          <w:rPr>
            <w:szCs w:val="22"/>
          </w:rPr>
          <w:t xml:space="preserve"> (</w:t>
        </w:r>
        <w:r w:rsidRPr="007E5D3F" w:rsidDel="00BC07C7">
          <w:rPr>
            <w:szCs w:val="22"/>
            <w:highlight w:val="cyan"/>
            <w:rPrChange w:id="491" w:author="Jaeger, Florian" w:date="2023-05-12T21:18:00Z">
              <w:rPr>
                <w:szCs w:val="22"/>
              </w:rPr>
            </w:rPrChange>
          </w:rPr>
          <w:t>REF</w:t>
        </w:r>
        <w:r w:rsidRPr="00ED3418" w:rsidDel="00BC07C7">
          <w:rPr>
            <w:szCs w:val="22"/>
          </w:rPr>
          <w:t xml:space="preserve">). </w:t>
        </w:r>
      </w:moveFrom>
      <w:moveFromRangeEnd w:id="488"/>
      <w:r w:rsidRPr="00ED3418">
        <w:rPr>
          <w:szCs w:val="22"/>
        </w:rPr>
        <w:t xml:space="preserve">We followed recommended practice and use weakly regularizing priors to facilitate model convergence, </w:t>
      </w:r>
      <w:ins w:id="492" w:author="Jaeger, Florian" w:date="2023-05-20T09:29:00Z">
        <w:r w:rsidR="00BC07C7">
          <w:rPr>
            <w:szCs w:val="22"/>
          </w:rPr>
          <w:t xml:space="preserve">specifically </w:t>
        </w:r>
      </w:ins>
      <w:r w:rsidRPr="00ED3418">
        <w:rPr>
          <w:szCs w:val="22"/>
        </w:rPr>
        <w:t xml:space="preserve">the exact same as in our previous work </w:t>
      </w:r>
      <w:ins w:id="493" w:author="Jaeger, Florian" w:date="2023-05-20T09:29:00Z">
        <w:r w:rsidR="00BC07C7">
          <w:rPr>
            <w:szCs w:val="22"/>
          </w:rPr>
          <w:t xml:space="preserve">to reduce researchers' degrees of freedom </w:t>
        </w:r>
      </w:ins>
      <w:r w:rsidRPr="00ED3418">
        <w:rPr>
          <w:szCs w:val="22"/>
        </w:rPr>
        <w:t>(</w:t>
      </w:r>
      <w:ins w:id="494" w:author="Jaeger, Florian" w:date="2023-05-12T21:19:00Z">
        <w:r w:rsidR="007E5D3F">
          <w:rPr>
            <w:szCs w:val="22"/>
          </w:rPr>
          <w:t xml:space="preserve">e.g., </w:t>
        </w:r>
      </w:ins>
      <w:del w:id="495" w:author="Jaeger, Florian" w:date="2023-05-12T21:19:00Z">
        <w:r w:rsidRPr="00ED3418" w:rsidDel="007E5D3F">
          <w:rPr>
            <w:szCs w:val="22"/>
          </w:rPr>
          <w:delText xml:space="preserve">Bicknell et al., in preparation; </w:delText>
        </w:r>
      </w:del>
      <w:r w:rsidRPr="00ED3418">
        <w:rPr>
          <w:szCs w:val="22"/>
        </w:rPr>
        <w:t>Hörberg &amp; Jaeger, 2021; Xie, Liu, &amp; Jaeger, 2021). For fixed effect parameters, we use</w:t>
      </w:r>
      <w:ins w:id="496" w:author="Jaeger, Florian" w:date="2023-05-20T09:30:00Z">
        <w:r w:rsidR="00BC07C7">
          <w:rPr>
            <w:szCs w:val="22"/>
          </w:rPr>
          <w:t>d</w:t>
        </w:r>
      </w:ins>
      <w:r w:rsidRPr="00ED3418">
        <w:rPr>
          <w:szCs w:val="22"/>
        </w:rPr>
        <w:t xml:space="preserve"> Student priors centered around zero with a scale of 2.5 units (following Gelman et al., 2008) and 3 degrees of freedom. </w:t>
      </w:r>
      <w:ins w:id="497" w:author="Jaeger, Florian" w:date="2023-05-20T09:29:00Z">
        <w:r w:rsidR="00BC07C7">
          <w:rPr>
            <w:szCs w:val="22"/>
          </w:rPr>
          <w:t>For the monotonic predictors, we use</w:t>
        </w:r>
      </w:ins>
      <w:ins w:id="498" w:author="Jaeger, Florian" w:date="2023-05-20T09:30:00Z">
        <w:r w:rsidR="00BC07C7">
          <w:rPr>
            <w:szCs w:val="22"/>
          </w:rPr>
          <w:t>d a Dirichlet prior</w:t>
        </w:r>
      </w:ins>
      <w:ins w:id="499" w:author="Jaeger, Florian" w:date="2023-05-20T09:31:00Z">
        <w:r w:rsidR="00BC07C7">
          <w:rPr>
            <w:szCs w:val="22"/>
          </w:rPr>
          <w:t xml:space="preserve"> with the default </w:t>
        </w:r>
      </w:ins>
      <m:oMath>
        <m:sSub>
          <m:sSubPr>
            <m:ctrlPr>
              <w:ins w:id="500" w:author="Jaeger, Florian" w:date="2023-05-20T09:42:00Z">
                <w:rPr>
                  <w:rFonts w:ascii="Cambria Math" w:hAnsi="Cambria Math"/>
                  <w:i/>
                  <w:szCs w:val="22"/>
                </w:rPr>
              </w:ins>
            </m:ctrlPr>
          </m:sSubPr>
          <m:e>
            <m:r>
              <w:ins w:id="501" w:author="Jaeger, Florian" w:date="2023-05-20T09:42:00Z">
                <w:rPr>
                  <w:rFonts w:ascii="Cambria Math" w:hAnsi="Cambria Math"/>
                  <w:szCs w:val="22"/>
                </w:rPr>
                <m:t>α</m:t>
              </w:ins>
            </m:r>
          </m:e>
          <m:sub>
            <m:r>
              <w:ins w:id="502" w:author="Jaeger, Florian" w:date="2023-05-20T09:42:00Z">
                <w:rPr>
                  <w:rFonts w:ascii="Cambria Math" w:hAnsi="Cambria Math"/>
                  <w:szCs w:val="22"/>
                </w:rPr>
                <m:t>1</m:t>
              </w:ins>
            </m:r>
          </m:sub>
        </m:sSub>
        <m:r>
          <w:ins w:id="503" w:author="Jaeger, Florian" w:date="2023-05-20T09:42:00Z">
            <w:rPr>
              <w:rFonts w:ascii="Cambria Math" w:hAnsi="Cambria Math"/>
              <w:szCs w:val="22"/>
            </w:rPr>
            <m:t>=…=</m:t>
          </w:ins>
        </m:r>
      </m:oMath>
      <w:ins w:id="504" w:author="Jaeger, Florian" w:date="2023-05-20T09:32:00Z">
        <w:r w:rsidR="00BC07C7">
          <w:rPr>
            <w:szCs w:val="22"/>
          </w:rPr>
          <w:t xml:space="preserve"> </w:t>
        </w:r>
      </w:ins>
      <m:oMath>
        <m:sSub>
          <m:sSubPr>
            <m:ctrlPr>
              <w:ins w:id="505" w:author="Jaeger, Florian" w:date="2023-05-20T09:42:00Z">
                <w:rPr>
                  <w:rFonts w:ascii="Cambria Math" w:hAnsi="Cambria Math"/>
                  <w:i/>
                  <w:szCs w:val="22"/>
                </w:rPr>
              </w:ins>
            </m:ctrlPr>
          </m:sSubPr>
          <m:e>
            <m:r>
              <w:ins w:id="506" w:author="Jaeger, Florian" w:date="2023-05-20T09:42:00Z">
                <w:rPr>
                  <w:rFonts w:ascii="Cambria Math" w:hAnsi="Cambria Math"/>
                  <w:szCs w:val="22"/>
                </w:rPr>
                <m:t>α</m:t>
              </w:ins>
            </m:r>
          </m:e>
          <m:sub>
            <m:r>
              <w:ins w:id="507" w:author="Jaeger, Florian" w:date="2023-05-20T09:43:00Z">
                <w:rPr>
                  <w:rFonts w:ascii="Cambria Math" w:hAnsi="Cambria Math"/>
                  <w:szCs w:val="22"/>
                </w:rPr>
                <m:t>j</m:t>
              </w:ins>
            </m:r>
          </m:sub>
        </m:sSub>
      </m:oMath>
      <w:ins w:id="508" w:author="Jaeger, Florian" w:date="2023-05-20T09:32:00Z">
        <w:r w:rsidR="00BC07C7">
          <w:rPr>
            <w:szCs w:val="22"/>
          </w:rPr>
          <w:t>= 1.</w:t>
        </w:r>
      </w:ins>
      <w:ins w:id="509" w:author="Jaeger, Florian" w:date="2023-05-20T09:29:00Z">
        <w:r w:rsidR="00BC07C7">
          <w:rPr>
            <w:szCs w:val="22"/>
          </w:rPr>
          <w:t xml:space="preserve"> </w:t>
        </w:r>
      </w:ins>
      <w:r w:rsidRPr="00ED3418">
        <w:rPr>
          <w:szCs w:val="22"/>
        </w:rPr>
        <w:t>For random effect standard deviations, we use</w:t>
      </w:r>
      <w:ins w:id="510" w:author="Jaeger, Florian" w:date="2023-05-20T09:30:00Z">
        <w:r w:rsidR="00BC07C7">
          <w:rPr>
            <w:szCs w:val="22"/>
          </w:rPr>
          <w:t>d</w:t>
        </w:r>
      </w:ins>
      <w:r w:rsidRPr="00ED3418">
        <w:rPr>
          <w:szCs w:val="22"/>
        </w:rPr>
        <w:t xml:space="preserve"> a Cauchy prior with location 0 and scale 2, and for random effect correlations, we use</w:t>
      </w:r>
      <w:ins w:id="511" w:author="Jaeger, Florian" w:date="2023-05-20T09:30:00Z">
        <w:r w:rsidR="00BC07C7">
          <w:rPr>
            <w:szCs w:val="22"/>
          </w:rPr>
          <w:t>d</w:t>
        </w:r>
      </w:ins>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m:t>
        </m:r>
        <m:r>
          <w:ins w:id="512" w:author="Jaeger, Florian" w:date="2023-05-20T10:47:00Z">
            <w:rPr>
              <w:rFonts w:ascii="Cambria Math" w:hAnsi="Cambria Math"/>
              <w:szCs w:val="22"/>
              <w:highlight w:val="yellow"/>
            </w:rPr>
            <m:t>2</m:t>
          </w:ins>
        </m:r>
        <m:r>
          <w:del w:id="513" w:author="Jaeger, Florian" w:date="2023-05-20T10:47:00Z">
            <w:rPr>
              <w:rFonts w:ascii="Cambria Math" w:hAnsi="Cambria Math"/>
              <w:szCs w:val="22"/>
              <w:highlight w:val="yellow"/>
            </w:rPr>
            <m:t>1</m:t>
          </w:del>
        </m:r>
      </m:oMath>
      <w:r w:rsidRPr="00ED3418">
        <w:rPr>
          <w:szCs w:val="22"/>
        </w:rPr>
        <w:t>).</w:t>
      </w:r>
      <w:ins w:id="514" w:author="Jaeger, Florian" w:date="2023-05-20T09:29:00Z">
        <w:r w:rsidR="00BC07C7">
          <w:rPr>
            <w:szCs w:val="22"/>
          </w:rPr>
          <w:t xml:space="preserve"> </w:t>
        </w:r>
      </w:ins>
      <w:moveToRangeStart w:id="515" w:author="Jaeger, Florian" w:date="2023-05-20T09:29:00Z" w:name="move135467358"/>
      <w:moveTo w:id="516" w:author="Jaeger, Florian" w:date="2023-05-20T09:29:00Z">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moveTo>
      <w:ins w:id="517" w:author="Jaeger, Florian" w:date="2023-05-20T10:06:00Z">
        <w:r w:rsidR="00571B57">
          <w:rPr>
            <w:szCs w:val="22"/>
            <w:highlight w:val="yellow"/>
          </w:rPr>
          <w:t>3</w:t>
        </w:r>
      </w:ins>
      <w:moveTo w:id="518" w:author="Jaeger, Florian" w:date="2023-05-20T09:29:00Z">
        <w:del w:id="519" w:author="Jaeger, Florian" w:date="2023-05-20T10:05:00Z">
          <w:r w:rsidR="00BC07C7" w:rsidRPr="008E0E98" w:rsidDel="00571B57">
            <w:rPr>
              <w:szCs w:val="22"/>
              <w:highlight w:val="yellow"/>
            </w:rPr>
            <w:delText>1</w:delText>
          </w:r>
        </w:del>
        <w:r w:rsidR="00BC07C7" w:rsidRPr="00ED3418">
          <w:rPr>
            <w:szCs w:val="22"/>
          </w:rPr>
          <w:t xml:space="preserve"> (</w:t>
        </w:r>
        <w:r w:rsidR="00BC07C7" w:rsidRPr="008E0E98">
          <w:rPr>
            <w:szCs w:val="22"/>
            <w:highlight w:val="cyan"/>
          </w:rPr>
          <w:t>REF</w:t>
        </w:r>
        <w:r w:rsidR="00BC07C7" w:rsidRPr="00ED3418">
          <w:rPr>
            <w:szCs w:val="22"/>
          </w:rPr>
          <w:t>).</w:t>
        </w:r>
      </w:moveTo>
      <w:moveToRangeEnd w:id="515"/>
    </w:p>
    <w:p w14:paraId="7954EAC9" w14:textId="377B7B2A" w:rsidR="007E1C0B" w:rsidRDefault="00996AA2" w:rsidP="006D093A">
      <w:pPr>
        <w:rPr>
          <w:ins w:id="520" w:author="Jaeger, Florian" w:date="2023-05-20T10:09:00Z"/>
          <w:szCs w:val="22"/>
        </w:rPr>
      </w:pPr>
      <w:ins w:id="521" w:author="Jaeger, Florian" w:date="2023-05-20T09:44:00Z">
        <w:r>
          <w:rPr>
            <w:b/>
            <w:bCs/>
            <w:i/>
            <w:iCs/>
            <w:szCs w:val="22"/>
          </w:rPr>
          <w:t>Hypothes</w:t>
        </w:r>
      </w:ins>
      <w:ins w:id="522" w:author="Jaeger, Florian" w:date="2023-05-20T09:58:00Z">
        <w:r w:rsidR="00571B57">
          <w:rPr>
            <w:b/>
            <w:bCs/>
            <w:i/>
            <w:iCs/>
            <w:szCs w:val="22"/>
          </w:rPr>
          <w:t>i</w:t>
        </w:r>
      </w:ins>
      <w:ins w:id="523" w:author="Jaeger, Florian" w:date="2023-05-20T09:44:00Z">
        <w:r>
          <w:rPr>
            <w:b/>
            <w:bCs/>
            <w:i/>
            <w:iCs/>
            <w:szCs w:val="22"/>
          </w:rPr>
          <w:t>s</w:t>
        </w:r>
      </w:ins>
      <w:ins w:id="524" w:author="Jaeger, Florian" w:date="2023-05-20T09:58:00Z">
        <w:r w:rsidR="00571B57">
          <w:rPr>
            <w:b/>
            <w:bCs/>
            <w:i/>
            <w:iCs/>
            <w:szCs w:val="22"/>
          </w:rPr>
          <w:t xml:space="preserve"> tests</w:t>
        </w:r>
      </w:ins>
      <w:ins w:id="525" w:author="Jaeger, Florian" w:date="2023-05-20T09:44:00Z">
        <w:r w:rsidRPr="00ED3418">
          <w:rPr>
            <w:b/>
            <w:bCs/>
            <w:i/>
            <w:iCs/>
            <w:szCs w:val="22"/>
          </w:rPr>
          <w:t>.</w:t>
        </w:r>
        <w:r>
          <w:rPr>
            <w:b/>
            <w:bCs/>
            <w:i/>
            <w:iCs/>
            <w:szCs w:val="22"/>
          </w:rPr>
          <w:t xml:space="preserve"> </w:t>
        </w:r>
      </w:ins>
      <w:ins w:id="526" w:author="Jaeger, Florian" w:date="2023-05-20T09:45:00Z">
        <w:r>
          <w:rPr>
            <w:szCs w:val="22"/>
          </w:rPr>
          <w:t xml:space="preserve">The SI lists the full model summary for all analyses. </w:t>
        </w:r>
      </w:ins>
      <w:ins w:id="527" w:author="Jaeger, Florian" w:date="2023-05-20T10:19:00Z">
        <w:r w:rsidR="00FA67B2">
          <w:rPr>
            <w:szCs w:val="22"/>
          </w:rPr>
          <w:t>In the main text</w:t>
        </w:r>
      </w:ins>
      <w:ins w:id="528" w:author="Jaeger, Florian" w:date="2023-05-20T09:45:00Z">
        <w:r>
          <w:rPr>
            <w:szCs w:val="22"/>
          </w:rPr>
          <w:t xml:space="preserve">, we </w:t>
        </w:r>
      </w:ins>
      <w:ins w:id="529" w:author="Jaeger, Florian" w:date="2023-05-20T09:46:00Z">
        <w:r>
          <w:rPr>
            <w:szCs w:val="22"/>
          </w:rPr>
          <w:t xml:space="preserve">present Bayesian hypothesis tests </w:t>
        </w:r>
      </w:ins>
      <w:ins w:id="530" w:author="Jaeger, Florian" w:date="2023-05-20T10:20:00Z">
        <w:r w:rsidR="00FA67B2">
          <w:rPr>
            <w:szCs w:val="22"/>
          </w:rPr>
          <w:t xml:space="preserve">over the fitted GLMMs </w:t>
        </w:r>
      </w:ins>
      <w:ins w:id="531" w:author="Jaeger, Florian" w:date="2023-05-20T09:46:00Z">
        <w:r>
          <w:rPr>
            <w:szCs w:val="22"/>
          </w:rPr>
          <w:t>for the questions of interest</w:t>
        </w:r>
      </w:ins>
      <w:ins w:id="532" w:author="Jaeger, Florian" w:date="2023-05-20T09:47:00Z">
        <w:r>
          <w:rPr>
            <w:szCs w:val="22"/>
          </w:rPr>
          <w:t>.</w:t>
        </w:r>
      </w:ins>
      <w:ins w:id="533" w:author="Jaeger, Florian" w:date="2023-05-20T10:50:00Z">
        <w:r w:rsidR="004D065A">
          <w:rPr>
            <w:szCs w:val="22"/>
          </w:rPr>
          <w:t xml:space="preserve"> Additionally, we report whenever the bidirectional 95</w:t>
        </w:r>
      </w:ins>
      <w:ins w:id="534" w:author="Jaeger, Florian" w:date="2023-05-20T10:51:00Z">
        <w:r w:rsidR="004D065A">
          <w:rPr>
            <w:szCs w:val="22"/>
          </w:rPr>
          <w:t>%</w:t>
        </w:r>
      </w:ins>
      <w:ins w:id="535" w:author="Jaeger, Florian" w:date="2023-05-20T10:50:00Z">
        <w:r w:rsidR="004D065A">
          <w:rPr>
            <w:szCs w:val="22"/>
          </w:rPr>
          <w:t xml:space="preserve"> credible interval </w:t>
        </w:r>
      </w:ins>
      <w:ins w:id="536" w:author="Jaeger, Florian" w:date="2023-05-20T10:51:00Z">
        <w:r w:rsidR="004D065A">
          <w:rPr>
            <w:szCs w:val="22"/>
          </w:rPr>
          <w:t xml:space="preserve">for any </w:t>
        </w:r>
      </w:ins>
      <w:ins w:id="537" w:author="Jaeger, Florian" w:date="2023-05-20T10:50:00Z">
        <w:r w:rsidR="004D065A">
          <w:rPr>
            <w:szCs w:val="22"/>
          </w:rPr>
          <w:t>other effects</w:t>
        </w:r>
      </w:ins>
      <w:ins w:id="538" w:author="Jaeger, Florian" w:date="2023-05-20T10:51:00Z">
        <w:r w:rsidR="004D065A">
          <w:rPr>
            <w:szCs w:val="22"/>
          </w:rPr>
          <w:t xml:space="preserve"> does not contain 0. This was not the case for any effects in Experiments 1a-c.</w:t>
        </w:r>
      </w:ins>
      <w:ins w:id="539" w:author="Jaeger, Florian" w:date="2023-05-20T10:50:00Z">
        <w:r w:rsidR="004D065A">
          <w:rPr>
            <w:szCs w:val="22"/>
          </w:rPr>
          <w:t xml:space="preserve"> </w:t>
        </w:r>
      </w:ins>
      <w:ins w:id="540" w:author="Jaeger, Florian" w:date="2023-05-20T09:47:00Z">
        <w:r>
          <w:rPr>
            <w:szCs w:val="22"/>
          </w:rPr>
          <w:t xml:space="preserve"> </w:t>
        </w:r>
      </w:ins>
      <w:ins w:id="541" w:author="Jaeger, Florian" w:date="2023-05-20T10:51:00Z">
        <w:r w:rsidR="004D065A" w:rsidRPr="004D065A">
          <w:rPr>
            <w:szCs w:val="22"/>
            <w:highlight w:val="yellow"/>
            <w:rPrChange w:id="542" w:author="Jaeger, Florian" w:date="2023-05-20T10:51:00Z">
              <w:rPr>
                <w:szCs w:val="22"/>
              </w:rPr>
            </w:rPrChange>
          </w:rPr>
          <w:t xml:space="preserve">Table/Figure </w:t>
        </w:r>
      </w:ins>
      <w:ins w:id="543" w:author="Jaeger, Florian" w:date="2023-05-20T10:06:00Z">
        <w:r w:rsidR="00571B57" w:rsidRPr="004D065A">
          <w:rPr>
            <w:szCs w:val="22"/>
            <w:highlight w:val="yellow"/>
            <w:rPrChange w:id="544" w:author="Jaeger, Florian" w:date="2023-05-20T10:51:00Z">
              <w:rPr>
                <w:szCs w:val="22"/>
              </w:rPr>
            </w:rPrChange>
          </w:rPr>
          <w:t>XXX</w:t>
        </w:r>
        <w:r w:rsidR="00571B57">
          <w:rPr>
            <w:szCs w:val="22"/>
          </w:rPr>
          <w:t xml:space="preserve"> summarizes those tests for all three experiments.</w:t>
        </w:r>
      </w:ins>
      <w:ins w:id="545" w:author="Jaeger, Florian" w:date="2023-05-20T11:44:00Z">
        <w:r w:rsidR="000A4738">
          <w:rPr>
            <w:rStyle w:val="FootnoteReference"/>
            <w:szCs w:val="22"/>
          </w:rPr>
          <w:footnoteReference w:id="4"/>
        </w:r>
      </w:ins>
      <w:ins w:id="549" w:author="Jaeger, Florian" w:date="2023-05-20T10:06:00Z">
        <w:r w:rsidR="00571B57">
          <w:rPr>
            <w:szCs w:val="22"/>
          </w:rPr>
          <w:t xml:space="preserve"> </w:t>
        </w:r>
      </w:ins>
    </w:p>
    <w:p w14:paraId="00266130" w14:textId="77777777" w:rsidR="009625D1" w:rsidRDefault="009625D1" w:rsidP="00571B57">
      <w:pPr>
        <w:rPr>
          <w:ins w:id="550" w:author="Jaeger, Florian" w:date="2023-05-20T10:09:00Z"/>
          <w:szCs w:val="22"/>
        </w:rPr>
      </w:pPr>
    </w:p>
    <w:p w14:paraId="1AB6DF69" w14:textId="296C2152" w:rsidR="00996AA2" w:rsidRPr="00ED3418" w:rsidDel="000A4738" w:rsidRDefault="00996AA2" w:rsidP="00571B57">
      <w:pPr>
        <w:rPr>
          <w:del w:id="551" w:author="Jaeger, Florian" w:date="2023-05-20T11:44:00Z"/>
          <w:szCs w:val="22"/>
        </w:rPr>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29410F36" w:rsidR="00FA67B2" w:rsidRPr="00754F17" w:rsidRDefault="00FA67B2" w:rsidP="00FA67B2">
      <w:pPr>
        <w:pStyle w:val="Caption"/>
        <w:rPr>
          <w:szCs w:val="22"/>
        </w:rPr>
      </w:pPr>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ins w:id="552" w:author="Jaeger, Florian" w:date="2023-05-20T10:20:00Z">
        <w:r>
          <w:rPr>
            <w:noProof/>
            <w:szCs w:val="22"/>
          </w:rPr>
          <w:t>2</w:t>
        </w:r>
      </w:ins>
      <w:del w:id="553" w:author="Jaeger, Florian" w:date="2023-05-20T10:20:00Z">
        <w:r w:rsidRPr="00ED3418" w:rsidDel="00FA67B2">
          <w:rPr>
            <w:noProof/>
            <w:szCs w:val="22"/>
          </w:rPr>
          <w:delText>1</w:delText>
        </w:r>
      </w:del>
      <w:r w:rsidRPr="00ED3418">
        <w:rPr>
          <w:noProof/>
          <w:szCs w:val="22"/>
        </w:rPr>
        <w:fldChar w:fldCharType="end"/>
      </w:r>
      <w:r w:rsidRPr="00ED3418">
        <w:rPr>
          <w:szCs w:val="22"/>
        </w:rPr>
        <w:tab/>
      </w:r>
      <w:del w:id="554" w:author="Jaeger, Florian" w:date="2023-05-20T10:39:00Z">
        <w:r w:rsidRPr="00ED3418" w:rsidDel="00825EE6">
          <w:rPr>
            <w:szCs w:val="22"/>
          </w:rPr>
          <w:delText>Summary of participant exclusions for</w:delText>
        </w:r>
      </w:del>
      <w:ins w:id="555" w:author="Jaeger, Florian" w:date="2023-05-20T10:39:00Z">
        <w:r w:rsidR="00825EE6">
          <w:rPr>
            <w:szCs w:val="22"/>
          </w:rPr>
          <w:t>Summary of hypothesis tests based on GLMM analyses for</w:t>
        </w:r>
      </w:ins>
      <w:r w:rsidRPr="00ED3418">
        <w:rPr>
          <w:szCs w:val="22"/>
        </w:rPr>
        <w:t xml:space="preserve"> Experiments 1a-</w:t>
      </w:r>
      <w:del w:id="556" w:author="Jaeger, Florian" w:date="2023-05-20T10:20:00Z">
        <w:r w:rsidRPr="00ED3418" w:rsidDel="00FA67B2">
          <w:rPr>
            <w:szCs w:val="22"/>
          </w:rPr>
          <w:delText>1</w:delText>
        </w:r>
      </w:del>
      <w:r w:rsidRPr="00ED3418">
        <w:rPr>
          <w:szCs w:val="22"/>
        </w:rPr>
        <w:t>c.</w:t>
      </w:r>
      <w:ins w:id="557" w:author="Jaeger, Florian" w:date="2023-05-20T10:39:00Z">
        <w:r w:rsidR="00825EE6">
          <w:rPr>
            <w:szCs w:val="22"/>
          </w:rPr>
          <w:t xml:space="preserve"> </w:t>
        </w:r>
        <w:r w:rsidR="00825EE6" w:rsidRPr="00754F17">
          <w:rPr>
            <w:szCs w:val="22"/>
            <w:rPrChange w:id="558" w:author="Jaeger, Florian" w:date="2023-05-20T11:55:00Z">
              <w:rPr>
                <w:i w:val="0"/>
                <w:iCs w:val="0"/>
                <w:szCs w:val="22"/>
              </w:rPr>
            </w:rPrChange>
          </w:rPr>
          <w:t xml:space="preserve">Hypotheses </w:t>
        </w:r>
        <w:commentRangeStart w:id="559"/>
        <w:r w:rsidR="00825EE6" w:rsidRPr="00754F17">
          <w:rPr>
            <w:szCs w:val="22"/>
            <w:rPrChange w:id="560" w:author="Jaeger, Florian" w:date="2023-05-20T11:55:00Z">
              <w:rPr>
                <w:i w:val="0"/>
                <w:iCs w:val="0"/>
                <w:szCs w:val="22"/>
              </w:rPr>
            </w:rPrChange>
          </w:rPr>
          <w:t xml:space="preserve">for which we had not strong expectations </w:t>
        </w:r>
      </w:ins>
      <w:ins w:id="561" w:author="Jaeger, Florian" w:date="2023-05-20T10:40:00Z">
        <w:r w:rsidR="00825EE6" w:rsidRPr="00754F17">
          <w:rPr>
            <w:szCs w:val="22"/>
            <w:rPrChange w:id="562" w:author="Jaeger, Florian" w:date="2023-05-20T11:55:00Z">
              <w:rPr>
                <w:i w:val="0"/>
                <w:iCs w:val="0"/>
                <w:szCs w:val="22"/>
              </w:rPr>
            </w:rPrChange>
          </w:rPr>
          <w:t xml:space="preserve">are </w:t>
        </w:r>
        <w:commentRangeStart w:id="563"/>
        <w:r w:rsidR="00825EE6" w:rsidRPr="00754F17">
          <w:rPr>
            <w:szCs w:val="22"/>
            <w:rPrChange w:id="564" w:author="Jaeger, Florian" w:date="2023-05-20T11:55:00Z">
              <w:rPr>
                <w:i w:val="0"/>
                <w:iCs w:val="0"/>
                <w:szCs w:val="22"/>
              </w:rPr>
            </w:rPrChange>
          </w:rPr>
          <w:t>shown with</w:t>
        </w:r>
      </w:ins>
      <w:ins w:id="565" w:author="Jaeger, Florian" w:date="2023-05-20T10:39:00Z">
        <w:r w:rsidR="00825EE6" w:rsidRPr="00754F17">
          <w:rPr>
            <w:szCs w:val="22"/>
            <w:rPrChange w:id="566" w:author="Jaeger, Florian" w:date="2023-05-20T11:55:00Z">
              <w:rPr>
                <w:i w:val="0"/>
                <w:iCs w:val="0"/>
                <w:szCs w:val="22"/>
              </w:rPr>
            </w:rPrChange>
          </w:rPr>
          <w:t xml:space="preserve"> shaded backgrounds.</w:t>
        </w:r>
      </w:ins>
      <w:commentRangeEnd w:id="563"/>
      <w:ins w:id="567" w:author="Jaeger, Florian" w:date="2023-05-20T10:40:00Z">
        <w:r w:rsidR="00825EE6" w:rsidRPr="00754F17">
          <w:rPr>
            <w:rStyle w:val="CommentReference"/>
            <w:color w:val="auto"/>
            <w:rPrChange w:id="568" w:author="Jaeger, Florian" w:date="2023-05-20T11:55:00Z">
              <w:rPr>
                <w:rStyle w:val="CommentReference"/>
                <w:i w:val="0"/>
                <w:iCs w:val="0"/>
                <w:color w:val="auto"/>
              </w:rPr>
            </w:rPrChange>
          </w:rPr>
          <w:commentReference w:id="563"/>
        </w:r>
      </w:ins>
      <w:commentRangeEnd w:id="559"/>
      <w:ins w:id="569" w:author="Jaeger, Florian" w:date="2023-05-20T12:05:00Z">
        <w:r w:rsidR="004F276B">
          <w:rPr>
            <w:rStyle w:val="CommentReference"/>
            <w:i w:val="0"/>
            <w:iCs w:val="0"/>
            <w:color w:val="auto"/>
          </w:rPr>
          <w:commentReference w:id="559"/>
        </w:r>
      </w:ins>
    </w:p>
    <w:p w14:paraId="367CD34B" w14:textId="77777777" w:rsidR="006D093A" w:rsidRDefault="006D093A" w:rsidP="006D093A">
      <w:pPr>
        <w:rPr>
          <w:ins w:id="570" w:author="Jaeger, Florian" w:date="2023-05-20T12:08:00Z"/>
          <w:szCs w:val="22"/>
        </w:rPr>
      </w:pPr>
      <w:ins w:id="571" w:author="Jaeger, Florian" w:date="2023-05-20T12:08:00Z">
        <w:r>
          <w:rPr>
            <w:szCs w:val="22"/>
          </w:rPr>
          <w:t>Of primary interest, participants in all three experiments were less likely to respond “</w:t>
        </w:r>
        <w:proofErr w:type="spellStart"/>
        <w:r>
          <w:rPr>
            <w:szCs w:val="22"/>
          </w:rPr>
          <w:t>ashi</w:t>
        </w:r>
        <w:proofErr w:type="spellEnd"/>
        <w:r>
          <w:rPr>
            <w:szCs w:val="22"/>
          </w:rPr>
          <w:t>” if the pen was in the mouth (BFs &gt; 19.6), as predicted by the compensation hypothesis. There also was evidence that this effect increased for stimuli that were acoustically or visually more “</w:t>
        </w:r>
        <w:proofErr w:type="spellStart"/>
        <w:r>
          <w:rPr>
            <w:szCs w:val="22"/>
          </w:rPr>
          <w:t>ashi</w:t>
        </w:r>
        <w:proofErr w:type="spellEnd"/>
        <w:r>
          <w:rPr>
            <w:szCs w:val="22"/>
          </w:rPr>
          <w:t>”-like. This evidence was strongest for Experiment 1c (BFs &gt; 13.5),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ins>
    </w:p>
    <w:p w14:paraId="6DC2C1D4" w14:textId="77777777" w:rsidR="006D093A" w:rsidRDefault="006D093A" w:rsidP="006D093A">
      <w:pPr>
        <w:rPr>
          <w:ins w:id="572" w:author="Jaeger, Florian" w:date="2023-05-20T12:08:00Z"/>
          <w:szCs w:val="22"/>
        </w:rPr>
      </w:pPr>
    </w:p>
    <w:p w14:paraId="6392DD32" w14:textId="77777777" w:rsidR="006D093A" w:rsidRDefault="006D093A" w:rsidP="006D093A">
      <w:pPr>
        <w:jc w:val="center"/>
        <w:rPr>
          <w:ins w:id="573" w:author="Jaeger, Florian" w:date="2023-05-20T12:08:00Z"/>
          <w:szCs w:val="22"/>
        </w:rPr>
      </w:pPr>
      <w:ins w:id="574" w:author="Jaeger, Florian" w:date="2023-05-20T12:08:00Z">
        <w:r w:rsidRPr="00ED3418">
          <w:rPr>
            <w:szCs w:val="22"/>
            <w:highlight w:val="cyan"/>
          </w:rPr>
          <w:t xml:space="preserve">[INSERT </w:t>
        </w:r>
        <w:r>
          <w:rPr>
            <w:szCs w:val="22"/>
            <w:highlight w:val="cyan"/>
          </w:rPr>
          <w:t>FIGURE</w:t>
        </w:r>
        <w:r w:rsidRPr="00ED3418">
          <w:rPr>
            <w:szCs w:val="22"/>
            <w:highlight w:val="cyan"/>
          </w:rPr>
          <w:t>]</w:t>
        </w:r>
      </w:ins>
    </w:p>
    <w:p w14:paraId="143CB8AF" w14:textId="77777777" w:rsidR="006D093A" w:rsidRDefault="006D093A" w:rsidP="006D093A">
      <w:pPr>
        <w:pStyle w:val="Caption"/>
        <w:rPr>
          <w:ins w:id="575" w:author="Jaeger, Florian" w:date="2023-05-20T12:08:00Z"/>
          <w:szCs w:val="22"/>
        </w:rPr>
      </w:pPr>
      <w:ins w:id="576" w:author="Jaeger, Florian" w:date="2023-05-20T12:08: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r>
          <w:rPr>
            <w:noProof/>
            <w:szCs w:val="22"/>
          </w:rPr>
          <w:t>.</w:t>
        </w:r>
        <w:r w:rsidRPr="00ED3418">
          <w:rPr>
            <w:szCs w:val="22"/>
          </w:rPr>
          <w:tab/>
        </w:r>
        <w:r>
          <w:rPr>
            <w:szCs w:val="22"/>
          </w:rPr>
          <w:t>Summary of participants’ responses in Experiments 1a-c, depending on pen location and acoustic continuum step. Shaded intervals show predictions based on posterior draws from the GLMM, marginalizing over all other population- and group-level effects (fixed and random effects).</w:t>
        </w:r>
      </w:ins>
    </w:p>
    <w:p w14:paraId="7885CC2A" w14:textId="77777777" w:rsidR="006D093A" w:rsidRDefault="006D093A" w:rsidP="006D093A">
      <w:pPr>
        <w:rPr>
          <w:ins w:id="577" w:author="Jaeger, Florian" w:date="2023-05-20T12:08:00Z"/>
          <w:szCs w:val="22"/>
        </w:rPr>
      </w:pPr>
      <w:ins w:id="578" w:author="Jaeger, Florian" w:date="2023-05-20T12:08:00Z">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 Finally, all three experiments suggest that the effects of pen location, visual bias, and the acoustic continuum were rather stable across blocks (BFs &gt; 17).</w:t>
        </w:r>
      </w:ins>
    </w:p>
    <w:p w14:paraId="1AB9099D" w14:textId="426A63D9" w:rsidR="006D093A" w:rsidRPr="00ED3418" w:rsidRDefault="006D093A" w:rsidP="006D093A">
      <w:pPr>
        <w:pStyle w:val="Heading2"/>
        <w:rPr>
          <w:ins w:id="579" w:author="Jaeger, Florian" w:date="2023-05-20T12:07:00Z"/>
          <w:szCs w:val="22"/>
        </w:rPr>
      </w:pPr>
      <w:ins w:id="580" w:author="Jaeger, Florian" w:date="2023-05-20T12:07:00Z">
        <w:r>
          <w:rPr>
            <w:szCs w:val="22"/>
          </w:rPr>
          <w:t>Discussion</w:t>
        </w:r>
      </w:ins>
    </w:p>
    <w:p w14:paraId="457F9A82" w14:textId="2F669273" w:rsidR="00F3028E" w:rsidDel="004F276B" w:rsidRDefault="00F3028E" w:rsidP="004526C4">
      <w:pPr>
        <w:rPr>
          <w:del w:id="581" w:author="Jaeger, Florian" w:date="2023-05-20T12:05:00Z"/>
          <w:szCs w:val="22"/>
        </w:rPr>
        <w:pPrChange w:id="582" w:author="Jaeger, Florian" w:date="2023-05-20T12:09:00Z">
          <w:pPr/>
        </w:pPrChange>
      </w:pPr>
    </w:p>
    <w:p w14:paraId="4F785911" w14:textId="77777777" w:rsidR="00B26E09" w:rsidDel="004F276B" w:rsidRDefault="00B26E09" w:rsidP="004526C4">
      <w:pPr>
        <w:rPr>
          <w:del w:id="583" w:author="Jaeger, Florian" w:date="2023-05-20T12:05:00Z"/>
          <w:szCs w:val="22"/>
        </w:rPr>
        <w:pPrChange w:id="584" w:author="Jaeger, Florian" w:date="2023-05-20T12:09:00Z">
          <w:pPr/>
        </w:pPrChange>
      </w:pPr>
    </w:p>
    <w:p w14:paraId="0C3C041E" w14:textId="77777777" w:rsidR="00B26E09" w:rsidRPr="00ED3418" w:rsidDel="004F276B" w:rsidRDefault="00B26E09" w:rsidP="004526C4">
      <w:pPr>
        <w:rPr>
          <w:del w:id="585" w:author="Jaeger, Florian" w:date="2023-05-20T12:05:00Z"/>
          <w:szCs w:val="22"/>
        </w:rPr>
        <w:pPrChange w:id="586" w:author="Jaeger, Florian" w:date="2023-05-20T12:09:00Z">
          <w:pPr/>
        </w:pPrChange>
      </w:pPr>
    </w:p>
    <w:p w14:paraId="1C0052C5" w14:textId="6473270E" w:rsidR="007F58BD" w:rsidRPr="00ED3418" w:rsidDel="004F276B" w:rsidRDefault="00EC2258" w:rsidP="004526C4">
      <w:pPr>
        <w:rPr>
          <w:del w:id="587" w:author="Jaeger, Florian" w:date="2023-05-20T12:05:00Z"/>
          <w:szCs w:val="22"/>
        </w:rPr>
        <w:pPrChange w:id="588" w:author="Jaeger, Florian" w:date="2023-05-20T12:09:00Z">
          <w:pPr/>
        </w:pPrChange>
      </w:pPr>
      <w:commentRangeStart w:id="589"/>
      <w:del w:id="590" w:author="Jaeger, Florian" w:date="2023-05-20T12:05:00Z">
        <w:r w:rsidRPr="00ED3418" w:rsidDel="004F276B">
          <w:rPr>
            <w:szCs w:val="22"/>
          </w:rPr>
          <w:drawing>
            <wp:inline distT="0" distB="0" distL="0" distR="0" wp14:anchorId="399DEA65" wp14:editId="7A36098B">
              <wp:extent cx="4846285" cy="299085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9"/>
                      <a:stretch>
                        <a:fillRect/>
                      </a:stretch>
                    </pic:blipFill>
                    <pic:spPr>
                      <a:xfrm>
                        <a:off x="0" y="0"/>
                        <a:ext cx="4860814" cy="2999816"/>
                      </a:xfrm>
                      <a:prstGeom prst="rect">
                        <a:avLst/>
                      </a:prstGeom>
                    </pic:spPr>
                  </pic:pic>
                </a:graphicData>
              </a:graphic>
            </wp:inline>
          </w:drawing>
        </w:r>
        <w:commentRangeEnd w:id="589"/>
        <w:r w:rsidR="007D0F10" w:rsidRPr="004526C4" w:rsidDel="004F276B">
          <w:rPr>
            <w:szCs w:val="22"/>
            <w:rPrChange w:id="591" w:author="Jaeger, Florian" w:date="2023-05-20T12:09:00Z">
              <w:rPr>
                <w:rStyle w:val="CommentReference"/>
              </w:rPr>
            </w:rPrChange>
          </w:rPr>
          <w:commentReference w:id="589"/>
        </w:r>
      </w:del>
    </w:p>
    <w:p w14:paraId="6665E6E3" w14:textId="38CFBDF8" w:rsidR="007F58BD" w:rsidRPr="00ED3418" w:rsidDel="004F276B" w:rsidRDefault="007F58BD" w:rsidP="004526C4">
      <w:pPr>
        <w:pStyle w:val="Caption"/>
        <w:spacing w:line="480" w:lineRule="auto"/>
        <w:ind w:left="0" w:firstLine="720"/>
        <w:rPr>
          <w:del w:id="592" w:author="Jaeger, Florian" w:date="2023-05-20T12:05:00Z"/>
          <w:szCs w:val="22"/>
        </w:rPr>
        <w:pPrChange w:id="593" w:author="Jaeger, Florian" w:date="2023-05-20T12:09:00Z">
          <w:pPr>
            <w:pStyle w:val="Caption"/>
          </w:pPr>
        </w:pPrChange>
      </w:pPr>
      <w:del w:id="594" w:author="Jaeger, Florian" w:date="2023-05-20T12:05:00Z">
        <w:r w:rsidRPr="00ED3418" w:rsidDel="004F276B">
          <w:rPr>
            <w:szCs w:val="22"/>
          </w:rPr>
          <w:delText xml:space="preserve">Figure </w:delText>
        </w:r>
        <w:r w:rsidR="002A2426" w:rsidRPr="00ED3418" w:rsidDel="004F276B">
          <w:rPr>
            <w:szCs w:val="22"/>
          </w:rPr>
          <w:fldChar w:fldCharType="begin"/>
        </w:r>
        <w:r w:rsidR="002A2426" w:rsidRPr="00ED3418" w:rsidDel="004F276B">
          <w:rPr>
            <w:szCs w:val="22"/>
          </w:rPr>
          <w:delInstrText xml:space="preserve"> SEQ Figure \* ARABIC </w:delInstrText>
        </w:r>
        <w:r w:rsidR="002A2426" w:rsidRPr="00ED3418" w:rsidDel="004F276B">
          <w:rPr>
            <w:szCs w:val="22"/>
          </w:rPr>
          <w:fldChar w:fldCharType="separate"/>
        </w:r>
        <w:r w:rsidRPr="00ED3418" w:rsidDel="004F276B">
          <w:rPr>
            <w:szCs w:val="22"/>
          </w:rPr>
          <w:delText>4</w:delText>
        </w:r>
        <w:r w:rsidR="002A2426" w:rsidRPr="00ED3418" w:rsidDel="004F276B">
          <w:rPr>
            <w:szCs w:val="22"/>
          </w:rPr>
          <w:fldChar w:fldCharType="end"/>
        </w:r>
        <w:r w:rsidR="00C7202F" w:rsidDel="004F276B">
          <w:rPr>
            <w:szCs w:val="22"/>
          </w:rPr>
          <w:delText>.</w:delText>
        </w:r>
        <w:r w:rsidRPr="00ED3418" w:rsidDel="004F276B">
          <w:rPr>
            <w:szCs w:val="22"/>
          </w:rPr>
          <w:tab/>
        </w:r>
        <w:r w:rsidR="00C7202F" w:rsidDel="004F276B">
          <w:rPr>
            <w:szCs w:val="22"/>
          </w:rPr>
          <w:delText>Average “ashi” responses for each of 12 video frames in Experiments 1a-c (panels A-C, respectively).</w:delText>
        </w:r>
        <w:r w:rsidR="00EC2258" w:rsidRPr="00EC2258" w:rsidDel="004F276B">
          <w:rPr>
            <w:szCs w:val="22"/>
          </w:rPr>
          <w:delText xml:space="preserve"> </w:delText>
        </w:r>
        <w:r w:rsidR="00EC2258" w:rsidRPr="00ED3418" w:rsidDel="004F276B">
          <w:rPr>
            <w:szCs w:val="22"/>
          </w:rPr>
          <w:delText>Results are collapsed across the entire acoustic continuum.</w:delText>
        </w:r>
        <w:r w:rsidR="00C7202F" w:rsidDel="004F276B">
          <w:rPr>
            <w:szCs w:val="22"/>
          </w:rPr>
          <w:delText xml:space="preserve"> Frame 5 was replaced by Frame 13 after Experiment 1a.</w:delText>
        </w:r>
        <w:r w:rsidR="00EC2258" w:rsidDel="004F276B">
          <w:rPr>
            <w:szCs w:val="22"/>
          </w:rPr>
          <w:delText xml:space="preserve"> As intended, Frame 13 is numerically less biasing.</w:delText>
        </w:r>
        <w:r w:rsidR="00C7202F" w:rsidDel="004F276B">
          <w:rPr>
            <w:szCs w:val="22"/>
          </w:rPr>
          <w:delText xml:space="preserve">  </w:delText>
        </w:r>
        <w:r w:rsidRPr="00ED3418" w:rsidDel="004F276B">
          <w:rPr>
            <w:szCs w:val="22"/>
          </w:rPr>
          <w:delText xml:space="preserve">   </w:delText>
        </w:r>
      </w:del>
    </w:p>
    <w:p w14:paraId="26D5235E" w14:textId="14B797E2" w:rsidR="00620763" w:rsidRPr="00C7202F" w:rsidDel="004F276B" w:rsidRDefault="00620763" w:rsidP="004526C4">
      <w:pPr>
        <w:rPr>
          <w:del w:id="595" w:author="Jaeger, Florian" w:date="2023-05-20T12:05:00Z"/>
          <w:szCs w:val="22"/>
        </w:rPr>
        <w:pPrChange w:id="596" w:author="Jaeger, Florian" w:date="2023-05-20T12:09:00Z">
          <w:pPr>
            <w:ind w:firstLine="0"/>
          </w:pPr>
        </w:pPrChange>
      </w:pPr>
    </w:p>
    <w:p w14:paraId="59BAA749" w14:textId="6A5B1E55" w:rsidR="00620763" w:rsidDel="004F276B" w:rsidRDefault="00620763" w:rsidP="004526C4">
      <w:pPr>
        <w:rPr>
          <w:del w:id="597" w:author="Jaeger, Florian" w:date="2023-05-20T12:05:00Z"/>
          <w:szCs w:val="22"/>
        </w:rPr>
        <w:pPrChange w:id="598" w:author="Jaeger, Florian" w:date="2023-05-20T12:09:00Z">
          <w:pPr/>
        </w:pPrChange>
      </w:pPr>
      <w:del w:id="599" w:author="Jaeger, Florian" w:date="2023-05-20T12:05:00Z">
        <w:r w:rsidRPr="00C7202F" w:rsidDel="004F276B">
          <w:rPr>
            <w:szCs w:val="22"/>
          </w:rPr>
          <w:tab/>
          <w:delText>Experiments 1a</w:delText>
        </w:r>
        <w:r w:rsidR="00C437B2" w:rsidRPr="00C7202F" w:rsidDel="004F276B">
          <w:rPr>
            <w:szCs w:val="22"/>
          </w:rPr>
          <w:delText>-c additionally</w:delText>
        </w:r>
        <w:r w:rsidRPr="00C7202F" w:rsidDel="004F276B">
          <w:rPr>
            <w:szCs w:val="22"/>
          </w:rPr>
          <w:delText xml:space="preserve"> investigated the biasing effect of visual artifacts of the original sound produced in video test tokens. These effects can be seen in Figure 4</w:delText>
        </w:r>
        <w:r w:rsidR="00C7202F" w:rsidDel="004F276B">
          <w:rPr>
            <w:szCs w:val="22"/>
          </w:rPr>
          <w:delText xml:space="preserve"> (Panel A)</w:delText>
        </w:r>
        <w:r w:rsidRPr="00C7202F" w:rsidDel="004F276B">
          <w:rPr>
            <w:szCs w:val="22"/>
          </w:rPr>
          <w:delText>.</w:delText>
        </w:r>
        <w:r w:rsidR="00C437B2" w:rsidRPr="00C7202F" w:rsidDel="004F276B">
          <w:rPr>
            <w:szCs w:val="22"/>
          </w:rPr>
          <w:delText xml:space="preserve"> Unsurprisingly, visual inspection reveals that </w:delText>
        </w:r>
        <w:r w:rsidRPr="00C7202F" w:rsidDel="004F276B">
          <w:rPr>
            <w:szCs w:val="22"/>
          </w:rPr>
          <w:delText>videos originally of a talker producing</w:delText>
        </w:r>
        <w:r w:rsidR="00ED6849" w:rsidRPr="00C7202F" w:rsidDel="004F276B">
          <w:rPr>
            <w:szCs w:val="22"/>
          </w:rPr>
          <w:delText xml:space="preserve"> /ʃ/</w:delText>
        </w:r>
        <w:r w:rsidRPr="00C7202F" w:rsidDel="004F276B">
          <w:rPr>
            <w:szCs w:val="22"/>
          </w:rPr>
          <w:delText xml:space="preserve"> sounds yielded more</w:delText>
        </w:r>
        <w:r w:rsidR="00ED6849" w:rsidRPr="00C7202F" w:rsidDel="004F276B">
          <w:rPr>
            <w:szCs w:val="22"/>
          </w:rPr>
          <w:delText xml:space="preserve"> /ʃ/</w:delText>
        </w:r>
        <w:r w:rsidRPr="00C7202F" w:rsidDel="004F276B">
          <w:rPr>
            <w:szCs w:val="22"/>
          </w:rPr>
          <w:delText xml:space="preserve"> responses. Within the</w:delText>
        </w:r>
        <w:r w:rsidR="00ED6849" w:rsidRPr="00C7202F" w:rsidDel="004F276B">
          <w:rPr>
            <w:szCs w:val="22"/>
          </w:rPr>
          <w:delText xml:space="preserve"> /ʃ/</w:delText>
        </w:r>
        <w:r w:rsidRPr="00C7202F" w:rsidDel="004F276B">
          <w:rPr>
            <w:szCs w:val="22"/>
          </w:rPr>
          <w:delText>-label video frames, Frame 5 was especially biasing. This token was</w:delText>
        </w:r>
        <w:r w:rsidR="00C437B2" w:rsidRPr="00C7202F" w:rsidDel="004F276B">
          <w:rPr>
            <w:szCs w:val="22"/>
          </w:rPr>
          <w:delText xml:space="preserve"> therefore</w:delText>
        </w:r>
        <w:r w:rsidRPr="00C7202F" w:rsidDel="004F276B">
          <w:rPr>
            <w:szCs w:val="22"/>
          </w:rPr>
          <w:delText xml:space="preserve"> </w:delText>
        </w:r>
        <w:r w:rsidR="00C7202F" w:rsidDel="004F276B">
          <w:rPr>
            <w:szCs w:val="22"/>
          </w:rPr>
          <w:delText xml:space="preserve">re-adjusted in Shotcut </w:delText>
        </w:r>
        <w:r w:rsidRPr="00C7202F" w:rsidDel="004F276B">
          <w:rPr>
            <w:szCs w:val="22"/>
          </w:rPr>
          <w:delText xml:space="preserve">between Experiments 1a and 1b. Figure </w:delText>
        </w:r>
        <w:r w:rsidR="00C7202F" w:rsidDel="004F276B">
          <w:rPr>
            <w:szCs w:val="22"/>
          </w:rPr>
          <w:delText>4 (Panels B &amp; C)</w:delText>
        </w:r>
        <w:r w:rsidRPr="00C7202F" w:rsidDel="004F276B">
          <w:rPr>
            <w:szCs w:val="22"/>
          </w:rPr>
          <w:delText xml:space="preserve"> shows the biasing effects in Experiment</w:delText>
        </w:r>
        <w:r w:rsidR="00C7202F" w:rsidDel="004F276B">
          <w:rPr>
            <w:szCs w:val="22"/>
          </w:rPr>
          <w:delText>s</w:delText>
        </w:r>
        <w:r w:rsidRPr="00C7202F" w:rsidDel="004F276B">
          <w:rPr>
            <w:szCs w:val="22"/>
          </w:rPr>
          <w:delText xml:space="preserve"> 1b</w:delText>
        </w:r>
        <w:r w:rsidR="00C7202F" w:rsidDel="004F276B">
          <w:rPr>
            <w:szCs w:val="22"/>
          </w:rPr>
          <w:delText xml:space="preserve">-c, including the new video frame. </w:delText>
        </w:r>
      </w:del>
    </w:p>
    <w:p w14:paraId="2B044F94" w14:textId="4CD3F3CB" w:rsidR="00EC2258" w:rsidDel="004526C4" w:rsidRDefault="00EC2258" w:rsidP="004526C4">
      <w:pPr>
        <w:rPr>
          <w:del w:id="600" w:author="Jaeger, Florian" w:date="2023-05-20T12:09:00Z"/>
          <w:szCs w:val="22"/>
        </w:rPr>
        <w:pPrChange w:id="601" w:author="Jaeger, Florian" w:date="2023-05-20T12:09:00Z">
          <w:pPr/>
        </w:pPrChange>
      </w:pPr>
    </w:p>
    <w:p w14:paraId="0E7A4B0C" w14:textId="7A3C8145" w:rsidR="00EC2258" w:rsidDel="004526C4" w:rsidRDefault="00EC2258" w:rsidP="004526C4">
      <w:pPr>
        <w:rPr>
          <w:del w:id="602" w:author="Jaeger, Florian" w:date="2023-05-20T12:09:00Z"/>
          <w:szCs w:val="22"/>
        </w:rPr>
        <w:pPrChange w:id="603" w:author="Jaeger, Florian" w:date="2023-05-20T12:09:00Z">
          <w:pPr/>
        </w:pPrChange>
      </w:pPr>
    </w:p>
    <w:p w14:paraId="31C05426" w14:textId="7E381BB0" w:rsidR="00EC2258" w:rsidRPr="004526C4" w:rsidDel="004526C4" w:rsidRDefault="00EC2258" w:rsidP="004526C4">
      <w:pPr>
        <w:rPr>
          <w:del w:id="604" w:author="Jaeger, Florian" w:date="2023-05-20T12:09:00Z"/>
          <w:szCs w:val="22"/>
          <w:rPrChange w:id="605" w:author="Jaeger, Florian" w:date="2023-05-20T12:09:00Z">
            <w:rPr>
              <w:del w:id="606" w:author="Jaeger, Florian" w:date="2023-05-20T12:09:00Z"/>
              <w:szCs w:val="22"/>
              <w:highlight w:val="lightGray"/>
            </w:rPr>
          </w:rPrChange>
        </w:rPr>
        <w:pPrChange w:id="607" w:author="Jaeger, Florian" w:date="2023-05-20T12:09:00Z">
          <w:pPr/>
        </w:pPrChange>
      </w:pPr>
    </w:p>
    <w:p w14:paraId="569517B9" w14:textId="498B373B" w:rsidR="00112214" w:rsidDel="004526C4" w:rsidRDefault="00112214" w:rsidP="004526C4">
      <w:pPr>
        <w:rPr>
          <w:del w:id="608" w:author="Jaeger, Florian" w:date="2023-05-20T12:09:00Z"/>
          <w:szCs w:val="22"/>
        </w:rPr>
        <w:pPrChange w:id="609" w:author="Jaeger, Florian" w:date="2023-05-20T12:09:00Z">
          <w:pPr>
            <w:widowControl/>
            <w:autoSpaceDE/>
            <w:autoSpaceDN/>
            <w:adjustRightInd/>
            <w:spacing w:line="240" w:lineRule="auto"/>
            <w:ind w:firstLine="0"/>
            <w:jc w:val="left"/>
          </w:pPr>
        </w:pPrChange>
      </w:pPr>
      <w:del w:id="610" w:author="Jaeger, Florian" w:date="2023-05-20T12:09:00Z">
        <w:r w:rsidRPr="004526C4" w:rsidDel="004526C4">
          <w:rPr>
            <w:szCs w:val="22"/>
            <w:rPrChange w:id="611" w:author="Jaeger, Florian" w:date="2023-05-20T12:09:00Z">
              <w:rPr>
                <w:szCs w:val="22"/>
                <w:highlight w:val="lightGray"/>
              </w:rPr>
            </w:rPrChange>
          </w:rPr>
          <w:br w:type="page"/>
        </w:r>
      </w:del>
    </w:p>
    <w:p w14:paraId="35D026B6" w14:textId="7FE3AFEA" w:rsidR="00112214" w:rsidDel="004526C4" w:rsidRDefault="00112214" w:rsidP="004526C4">
      <w:pPr>
        <w:rPr>
          <w:del w:id="612" w:author="Jaeger, Florian" w:date="2023-05-20T12:09:00Z"/>
          <w:szCs w:val="22"/>
        </w:rPr>
        <w:pPrChange w:id="613" w:author="Jaeger, Florian" w:date="2023-05-20T12:09:00Z">
          <w:pPr>
            <w:widowControl/>
            <w:autoSpaceDE/>
            <w:autoSpaceDN/>
            <w:adjustRightInd/>
            <w:spacing w:line="240" w:lineRule="auto"/>
            <w:ind w:firstLine="0"/>
            <w:jc w:val="left"/>
          </w:pPr>
        </w:pPrChange>
      </w:pPr>
    </w:p>
    <w:p w14:paraId="336A86B8" w14:textId="5CE0AD33" w:rsidR="00112214" w:rsidRPr="0008080F" w:rsidDel="004526C4" w:rsidRDefault="00112214" w:rsidP="004526C4">
      <w:pPr>
        <w:rPr>
          <w:del w:id="614" w:author="Jaeger, Florian" w:date="2023-05-20T12:09:00Z"/>
          <w:szCs w:val="22"/>
        </w:rPr>
        <w:pPrChange w:id="615" w:author="Jaeger, Florian" w:date="2023-05-20T12:09:00Z">
          <w:pPr>
            <w:widowControl/>
            <w:autoSpaceDE/>
            <w:autoSpaceDN/>
            <w:adjustRightInd/>
            <w:ind w:firstLine="0"/>
            <w:jc w:val="left"/>
          </w:pPr>
        </w:pPrChange>
      </w:pPr>
      <w:del w:id="616" w:author="Jaeger, Florian" w:date="2023-05-20T12:09:00Z">
        <w:r w:rsidDel="004526C4">
          <w:rPr>
            <w:szCs w:val="22"/>
          </w:rPr>
          <w:tab/>
        </w:r>
      </w:del>
      <w:del w:id="617" w:author="Jaeger, Florian" w:date="2023-05-20T12:06:00Z">
        <w:r w:rsidDel="006D093A">
          <w:rPr>
            <w:szCs w:val="22"/>
          </w:rPr>
          <w:delText xml:space="preserve">Finally, we were interested in how effects of pen might be limited to certain visually </w:delText>
        </w:r>
        <w:r w:rsidRPr="0008080F" w:rsidDel="006D093A">
          <w:rPr>
            <w:szCs w:val="22"/>
          </w:rPr>
          <w:delText>specified phonetic contexts. Figure 5.</w:delText>
        </w:r>
      </w:del>
      <w:del w:id="618" w:author="Jaeger, Florian" w:date="2023-05-20T12:09:00Z">
        <w:r w:rsidRPr="0008080F" w:rsidDel="004526C4">
          <w:rPr>
            <w:szCs w:val="22"/>
          </w:rPr>
          <w:delText xml:space="preserve"> </w:delText>
        </w:r>
      </w:del>
    </w:p>
    <w:p w14:paraId="77751179" w14:textId="77777777" w:rsidR="00112214" w:rsidRPr="0008080F" w:rsidDel="004526C4" w:rsidRDefault="00112214" w:rsidP="004526C4">
      <w:pPr>
        <w:rPr>
          <w:del w:id="619" w:author="Jaeger, Florian" w:date="2023-05-20T12:09:00Z"/>
          <w:szCs w:val="22"/>
        </w:rPr>
        <w:pPrChange w:id="620" w:author="Jaeger, Florian" w:date="2023-05-20T12:09:00Z">
          <w:pPr>
            <w:widowControl/>
            <w:autoSpaceDE/>
            <w:autoSpaceDN/>
            <w:adjustRightInd/>
            <w:spacing w:line="240" w:lineRule="auto"/>
            <w:ind w:firstLine="0"/>
            <w:jc w:val="left"/>
          </w:pPr>
        </w:pPrChange>
      </w:pPr>
    </w:p>
    <w:p w14:paraId="7D1EFB77" w14:textId="618443A4" w:rsidR="00112214" w:rsidRPr="0008080F" w:rsidDel="004526C4" w:rsidRDefault="00112214" w:rsidP="004526C4">
      <w:pPr>
        <w:rPr>
          <w:del w:id="621" w:author="Jaeger, Florian" w:date="2023-05-20T12:09:00Z"/>
          <w:szCs w:val="22"/>
        </w:rPr>
        <w:pPrChange w:id="622" w:author="Jaeger, Florian" w:date="2023-05-20T12:09:00Z">
          <w:pPr>
            <w:widowControl/>
            <w:autoSpaceDE/>
            <w:autoSpaceDN/>
            <w:adjustRightInd/>
            <w:spacing w:line="240" w:lineRule="auto"/>
            <w:ind w:firstLine="0"/>
            <w:jc w:val="left"/>
          </w:pPr>
        </w:pPrChange>
      </w:pPr>
    </w:p>
    <w:p w14:paraId="7E091E91" w14:textId="12D7020B" w:rsidR="00112214" w:rsidRPr="0008080F" w:rsidDel="004526C4" w:rsidRDefault="00112214" w:rsidP="004526C4">
      <w:pPr>
        <w:rPr>
          <w:del w:id="623" w:author="Jaeger, Florian" w:date="2023-05-20T12:09:00Z"/>
          <w:moveFrom w:id="624" w:author="Jaeger, Florian" w:date="2023-05-20T12:09:00Z"/>
          <w:szCs w:val="22"/>
        </w:rPr>
        <w:pPrChange w:id="625" w:author="Jaeger, Florian" w:date="2023-05-20T12:09:00Z">
          <w:pPr>
            <w:widowControl/>
            <w:autoSpaceDE/>
            <w:autoSpaceDN/>
            <w:adjustRightInd/>
            <w:spacing w:line="240" w:lineRule="auto"/>
            <w:ind w:firstLine="0"/>
            <w:jc w:val="left"/>
          </w:pPr>
        </w:pPrChange>
      </w:pPr>
      <w:moveFromRangeStart w:id="626" w:author="Jaeger, Florian" w:date="2023-05-20T12:09:00Z" w:name="move135476963"/>
      <w:moveFrom w:id="627" w:author="Jaeger, Florian" w:date="2023-05-20T12:09:00Z">
        <w:del w:id="628" w:author="Jaeger, Florian" w:date="2023-05-20T12:09:00Z">
          <w:r w:rsidRPr="0008080F" w:rsidDel="004526C4">
            <w:rPr>
              <w:szCs w:val="22"/>
            </w:rPr>
            <w:delText>Lip rounding seems to effect /ʃ/ more than /s/ː</w:delText>
          </w:r>
        </w:del>
      </w:moveFrom>
    </w:p>
    <w:p w14:paraId="53791EF1" w14:textId="55A0856E" w:rsidR="00112214" w:rsidRPr="0008080F" w:rsidDel="004526C4" w:rsidRDefault="00112214" w:rsidP="004526C4">
      <w:pPr>
        <w:rPr>
          <w:del w:id="629" w:author="Jaeger, Florian" w:date="2023-05-20T12:09:00Z"/>
          <w:moveFrom w:id="630" w:author="Jaeger, Florian" w:date="2023-05-20T12:09:00Z"/>
          <w:szCs w:val="22"/>
        </w:rPr>
        <w:pPrChange w:id="631" w:author="Jaeger, Florian" w:date="2023-05-20T12:09:00Z">
          <w:pPr>
            <w:pStyle w:val="ListParagraph"/>
            <w:widowControl/>
            <w:numPr>
              <w:numId w:val="26"/>
            </w:numPr>
            <w:autoSpaceDE/>
            <w:autoSpaceDN/>
            <w:adjustRightInd/>
            <w:spacing w:line="240" w:lineRule="auto"/>
            <w:ind w:hanging="360"/>
            <w:jc w:val="left"/>
          </w:pPr>
        </w:pPrChange>
      </w:pPr>
      <w:moveFrom w:id="632" w:author="Jaeger, Florian" w:date="2023-05-20T12:09:00Z">
        <w:del w:id="633" w:author="Jaeger, Florian" w:date="2023-05-20T12:09:00Z">
          <w:r w:rsidRPr="0008080F" w:rsidDel="004526C4">
            <w:rPr>
              <w:szCs w:val="22"/>
            </w:rPr>
            <w:delText>Significant interaction of Pen and Original label in CISP 1a-c</w:delText>
          </w:r>
        </w:del>
      </w:moveFrom>
    </w:p>
    <w:p w14:paraId="67EBB028" w14:textId="4AAD357C" w:rsidR="004368EE" w:rsidRPr="0008080F" w:rsidDel="004526C4" w:rsidRDefault="004368EE" w:rsidP="004526C4">
      <w:pPr>
        <w:rPr>
          <w:del w:id="634" w:author="Jaeger, Florian" w:date="2023-05-20T12:09:00Z"/>
          <w:moveFrom w:id="635" w:author="Jaeger, Florian" w:date="2023-05-20T12:09:00Z"/>
          <w:szCs w:val="22"/>
        </w:rPr>
        <w:pPrChange w:id="636" w:author="Jaeger, Florian" w:date="2023-05-20T12:09:00Z">
          <w:pPr>
            <w:pStyle w:val="ListParagraph"/>
            <w:widowControl/>
            <w:numPr>
              <w:numId w:val="26"/>
            </w:numPr>
            <w:autoSpaceDE/>
            <w:autoSpaceDN/>
            <w:adjustRightInd/>
            <w:spacing w:line="240" w:lineRule="auto"/>
            <w:ind w:hanging="360"/>
            <w:jc w:val="left"/>
          </w:pPr>
        </w:pPrChange>
      </w:pPr>
      <w:moveFrom w:id="637" w:author="Jaeger, Florian" w:date="2023-05-20T12:09:00Z">
        <w:del w:id="638" w:author="Jaeger, Florian" w:date="2023-05-20T12:09:00Z">
          <w:r w:rsidRPr="0008080F" w:rsidDel="004526C4">
            <w:rPr>
              <w:szCs w:val="22"/>
            </w:rPr>
            <w:delText>Signiticant interaction of Vowel (lip rounding) and Original label in Kang et al. (2016).</w:delText>
          </w:r>
        </w:del>
      </w:moveFrom>
    </w:p>
    <w:p w14:paraId="39505668" w14:textId="71E9B787" w:rsidR="004368EE" w:rsidRPr="0008080F" w:rsidDel="004526C4" w:rsidRDefault="004368EE" w:rsidP="004526C4">
      <w:pPr>
        <w:rPr>
          <w:del w:id="639" w:author="Jaeger, Florian" w:date="2023-05-20T12:09:00Z"/>
          <w:moveFrom w:id="640" w:author="Jaeger, Florian" w:date="2023-05-20T12:09:00Z"/>
          <w:szCs w:val="22"/>
        </w:rPr>
        <w:pPrChange w:id="641" w:author="Jaeger, Florian" w:date="2023-05-20T12:09:00Z">
          <w:pPr>
            <w:widowControl/>
            <w:autoSpaceDE/>
            <w:autoSpaceDN/>
            <w:adjustRightInd/>
            <w:spacing w:line="240" w:lineRule="auto"/>
            <w:jc w:val="left"/>
          </w:pPr>
        </w:pPrChange>
      </w:pPr>
    </w:p>
    <w:p w14:paraId="3C732E02" w14:textId="66956DF3" w:rsidR="004368EE" w:rsidRPr="0008080F" w:rsidDel="004526C4" w:rsidRDefault="004368EE" w:rsidP="004526C4">
      <w:pPr>
        <w:rPr>
          <w:del w:id="642" w:author="Jaeger, Florian" w:date="2023-05-20T12:09:00Z"/>
          <w:moveFrom w:id="643" w:author="Jaeger, Florian" w:date="2023-05-20T12:09:00Z"/>
          <w:szCs w:val="22"/>
        </w:rPr>
        <w:pPrChange w:id="644" w:author="Jaeger, Florian" w:date="2023-05-20T12:09:00Z">
          <w:pPr>
            <w:widowControl/>
            <w:autoSpaceDE/>
            <w:autoSpaceDN/>
            <w:adjustRightInd/>
            <w:spacing w:line="240" w:lineRule="auto"/>
            <w:jc w:val="left"/>
          </w:pPr>
        </w:pPrChange>
      </w:pPr>
      <w:moveFrom w:id="645" w:author="Jaeger, Florian" w:date="2023-05-20T12:09:00Z">
        <w:del w:id="646" w:author="Jaeger, Florian" w:date="2023-05-20T12:09:00Z">
          <w:r w:rsidRPr="0008080F" w:rsidDel="004526C4">
            <w:rPr>
              <w:szCs w:val="22"/>
            </w:rPr>
            <w:delText>From learningː</w:delText>
          </w:r>
        </w:del>
      </w:moveFrom>
    </w:p>
    <w:p w14:paraId="18C0BC83" w14:textId="165B5983" w:rsidR="0008080F" w:rsidRPr="0008080F" w:rsidDel="004526C4" w:rsidRDefault="004368EE" w:rsidP="004526C4">
      <w:pPr>
        <w:rPr>
          <w:del w:id="647" w:author="Jaeger, Florian" w:date="2023-05-20T12:09:00Z"/>
          <w:moveFrom w:id="648" w:author="Jaeger, Florian" w:date="2023-05-20T12:09:00Z"/>
          <w:szCs w:val="22"/>
        </w:rPr>
        <w:pPrChange w:id="649" w:author="Jaeger, Florian" w:date="2023-05-20T12:09:00Z">
          <w:pPr>
            <w:pStyle w:val="ListParagraph"/>
            <w:widowControl/>
            <w:numPr>
              <w:numId w:val="27"/>
            </w:numPr>
            <w:autoSpaceDE/>
            <w:autoSpaceDN/>
            <w:adjustRightInd/>
            <w:spacing w:line="240" w:lineRule="auto"/>
            <w:ind w:left="360" w:hanging="360"/>
            <w:jc w:val="left"/>
          </w:pPr>
        </w:pPrChange>
      </w:pPr>
      <w:moveFrom w:id="650" w:author="Jaeger, Florian" w:date="2023-05-20T12:09:00Z">
        <w:del w:id="651" w:author="Jaeger, Florian" w:date="2023-05-20T12:09:00Z">
          <w:r w:rsidRPr="0008080F" w:rsidDel="004526C4">
            <w:rPr>
              <w:szCs w:val="22"/>
            </w:rPr>
            <w:delText xml:space="preserve">One-sided blocking in LJ18 consistent with </w:delText>
          </w:r>
          <w:r w:rsidR="0008080F" w:rsidRPr="0008080F" w:rsidDel="004526C4">
            <w:rPr>
              <w:szCs w:val="22"/>
            </w:rPr>
            <w:delText>pen as plausible alternative explanation for shifted /ʃ/’s but not shifted /s/’s</w:delText>
          </w:r>
        </w:del>
      </w:moveFrom>
    </w:p>
    <w:p w14:paraId="78943033" w14:textId="7B5BF617" w:rsidR="0008080F" w:rsidRPr="0008080F" w:rsidDel="004526C4" w:rsidRDefault="00112214" w:rsidP="004526C4">
      <w:pPr>
        <w:rPr>
          <w:del w:id="652" w:author="Jaeger, Florian" w:date="2023-05-20T12:09:00Z"/>
          <w:moveFrom w:id="653" w:author="Jaeger, Florian" w:date="2023-05-20T12:09:00Z"/>
          <w:szCs w:val="22"/>
        </w:rPr>
        <w:pPrChange w:id="654" w:author="Jaeger, Florian" w:date="2023-05-20T12:09:00Z">
          <w:pPr>
            <w:pStyle w:val="ListParagraph"/>
            <w:widowControl/>
            <w:numPr>
              <w:numId w:val="27"/>
            </w:numPr>
            <w:autoSpaceDE/>
            <w:autoSpaceDN/>
            <w:adjustRightInd/>
            <w:spacing w:line="240" w:lineRule="auto"/>
            <w:ind w:left="360" w:hanging="360"/>
            <w:jc w:val="left"/>
          </w:pPr>
        </w:pPrChange>
      </w:pPr>
      <w:moveFrom w:id="655" w:author="Jaeger, Florian" w:date="2023-05-20T12:09:00Z">
        <w:del w:id="656" w:author="Jaeger, Florian" w:date="2023-05-20T12:09:00Z">
          <w:r w:rsidRPr="004526C4" w:rsidDel="004526C4">
            <w:rPr>
              <w:szCs w:val="22"/>
              <w:rPrChange w:id="657" w:author="Jaeger, Florian" w:date="2023-05-20T12:09:00Z">
                <w:rPr>
                  <w:noProof/>
                </w:rPr>
              </w:rPrChange>
            </w:rPr>
            <w:drawing>
              <wp:anchor distT="0" distB="0" distL="114300" distR="114300" simplePos="0" relativeHeight="251673600" behindDoc="0" locked="0" layoutInCell="1" allowOverlap="1" wp14:anchorId="00492ABC" wp14:editId="34D20B54">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r w:rsidR="0008080F" w:rsidRPr="0008080F" w:rsidDel="004526C4">
            <w:rPr>
              <w:szCs w:val="22"/>
            </w:rPr>
            <w:delText>Potentially in line with our results, but need to run CISP-1 vs CISP-2 model</w:delText>
          </w:r>
        </w:del>
      </w:moveFrom>
    </w:p>
    <w:p w14:paraId="48CF9681" w14:textId="11FCC360" w:rsidR="0008080F" w:rsidRPr="0008080F" w:rsidDel="004526C4" w:rsidRDefault="0008080F" w:rsidP="004526C4">
      <w:pPr>
        <w:rPr>
          <w:del w:id="658" w:author="Jaeger, Florian" w:date="2023-05-20T12:09:00Z"/>
          <w:moveFrom w:id="659" w:author="Jaeger, Florian" w:date="2023-05-20T12:09:00Z"/>
          <w:szCs w:val="22"/>
        </w:rPr>
        <w:pPrChange w:id="660" w:author="Jaeger, Florian" w:date="2023-05-20T12:09:00Z">
          <w:pPr>
            <w:widowControl/>
            <w:autoSpaceDE/>
            <w:autoSpaceDN/>
            <w:adjustRightInd/>
            <w:spacing w:line="240" w:lineRule="auto"/>
            <w:jc w:val="left"/>
          </w:pPr>
        </w:pPrChange>
      </w:pPr>
    </w:p>
    <w:p w14:paraId="11E61865" w14:textId="28DFE676" w:rsidR="0008080F" w:rsidRPr="0008080F" w:rsidDel="004526C4" w:rsidRDefault="0008080F" w:rsidP="004526C4">
      <w:pPr>
        <w:rPr>
          <w:del w:id="661" w:author="Jaeger, Florian" w:date="2023-05-20T12:09:00Z"/>
          <w:moveFrom w:id="662" w:author="Jaeger, Florian" w:date="2023-05-20T12:09:00Z"/>
          <w:szCs w:val="22"/>
        </w:rPr>
        <w:pPrChange w:id="663" w:author="Jaeger, Florian" w:date="2023-05-20T12:09:00Z">
          <w:pPr>
            <w:widowControl/>
            <w:autoSpaceDE/>
            <w:autoSpaceDN/>
            <w:adjustRightInd/>
            <w:spacing w:line="240" w:lineRule="auto"/>
            <w:jc w:val="left"/>
          </w:pPr>
        </w:pPrChange>
      </w:pPr>
    </w:p>
    <w:p w14:paraId="6B2CCA5D" w14:textId="76B94C98" w:rsidR="0008080F" w:rsidRPr="0008080F" w:rsidDel="004526C4" w:rsidRDefault="0008080F" w:rsidP="004526C4">
      <w:pPr>
        <w:rPr>
          <w:del w:id="664" w:author="Jaeger, Florian" w:date="2023-05-20T12:09:00Z"/>
          <w:moveFrom w:id="665" w:author="Jaeger, Florian" w:date="2023-05-20T12:09:00Z"/>
          <w:szCs w:val="22"/>
        </w:rPr>
        <w:pPrChange w:id="666" w:author="Jaeger, Florian" w:date="2023-05-20T12:09:00Z">
          <w:pPr>
            <w:widowControl/>
            <w:autoSpaceDE/>
            <w:autoSpaceDN/>
            <w:adjustRightInd/>
            <w:spacing w:line="240" w:lineRule="auto"/>
            <w:jc w:val="left"/>
          </w:pPr>
        </w:pPrChange>
      </w:pPr>
      <w:moveFrom w:id="667" w:author="Jaeger, Florian" w:date="2023-05-20T12:09:00Z">
        <w:del w:id="668" w:author="Jaeger, Florian" w:date="2023-05-20T12:09:00Z">
          <w:r w:rsidRPr="0008080F" w:rsidDel="004526C4">
            <w:rPr>
              <w:szCs w:val="22"/>
            </w:rPr>
            <w:delText>WHYː</w:delText>
          </w:r>
        </w:del>
      </w:moveFrom>
    </w:p>
    <w:p w14:paraId="1992C444" w14:textId="66D747F9" w:rsidR="0008080F" w:rsidRPr="0008080F" w:rsidDel="004526C4" w:rsidRDefault="0008080F" w:rsidP="004526C4">
      <w:pPr>
        <w:rPr>
          <w:del w:id="669" w:author="Jaeger, Florian" w:date="2023-05-20T12:09:00Z"/>
          <w:moveFrom w:id="670" w:author="Jaeger, Florian" w:date="2023-05-20T12:09:00Z"/>
          <w:szCs w:val="22"/>
        </w:rPr>
        <w:pPrChange w:id="671" w:author="Jaeger, Florian" w:date="2023-05-20T12:09:00Z">
          <w:pPr>
            <w:pStyle w:val="ListParagraph"/>
            <w:widowControl/>
            <w:numPr>
              <w:numId w:val="28"/>
            </w:numPr>
            <w:autoSpaceDE/>
            <w:autoSpaceDN/>
            <w:adjustRightInd/>
            <w:spacing w:line="240" w:lineRule="auto"/>
            <w:ind w:left="3600" w:hanging="360"/>
            <w:jc w:val="left"/>
          </w:pPr>
        </w:pPrChange>
      </w:pPr>
      <w:moveFrom w:id="672" w:author="Jaeger, Florian" w:date="2023-05-20T12:09:00Z">
        <w:del w:id="673" w:author="Jaeger, Florian" w:date="2023-05-20T12:09:00Z">
          <w:r w:rsidRPr="0008080F" w:rsidDel="004526C4">
            <w:rPr>
              <w:szCs w:val="22"/>
            </w:rPr>
            <w:delText>Is lip-rounding only a salient cue for /ʃ/?</w:delText>
          </w:r>
        </w:del>
      </w:moveFrom>
    </w:p>
    <w:p w14:paraId="46BF0732" w14:textId="18973869" w:rsidR="0008080F" w:rsidRPr="0008080F" w:rsidDel="004526C4" w:rsidRDefault="0008080F" w:rsidP="004526C4">
      <w:pPr>
        <w:rPr>
          <w:del w:id="674" w:author="Jaeger, Florian" w:date="2023-05-20T12:09:00Z"/>
          <w:moveFrom w:id="675" w:author="Jaeger, Florian" w:date="2023-05-20T12:09:00Z"/>
          <w:szCs w:val="22"/>
        </w:rPr>
        <w:pPrChange w:id="676" w:author="Jaeger, Florian" w:date="2023-05-20T12:09:00Z">
          <w:pPr>
            <w:pStyle w:val="ListParagraph"/>
            <w:widowControl/>
            <w:numPr>
              <w:numId w:val="28"/>
            </w:numPr>
            <w:autoSpaceDE/>
            <w:autoSpaceDN/>
            <w:adjustRightInd/>
            <w:spacing w:line="240" w:lineRule="auto"/>
            <w:ind w:left="3600" w:hanging="360"/>
            <w:jc w:val="left"/>
          </w:pPr>
        </w:pPrChange>
      </w:pPr>
      <w:moveFrom w:id="677" w:author="Jaeger, Florian" w:date="2023-05-20T12:09:00Z">
        <w:del w:id="678" w:author="Jaeger, Florian" w:date="2023-05-20T12:09:00Z">
          <w:r w:rsidRPr="0008080F" w:rsidDel="004526C4">
            <w:rPr>
              <w:szCs w:val="22"/>
            </w:rPr>
            <w:delText xml:space="preserve">Is it about precision? </w:delText>
          </w:r>
        </w:del>
      </w:moveFrom>
    </w:p>
    <w:p w14:paraId="210034FA" w14:textId="65F20CC8" w:rsidR="00112214" w:rsidRPr="004526C4" w:rsidDel="004526C4" w:rsidRDefault="0008080F" w:rsidP="004526C4">
      <w:pPr>
        <w:rPr>
          <w:del w:id="679" w:author="Jaeger, Florian" w:date="2023-05-20T12:09:00Z"/>
          <w:szCs w:val="22"/>
          <w:rPrChange w:id="680" w:author="Jaeger, Florian" w:date="2023-05-20T12:09:00Z">
            <w:rPr>
              <w:del w:id="681" w:author="Jaeger, Florian" w:date="2023-05-20T12:09:00Z"/>
              <w:szCs w:val="22"/>
              <w:highlight w:val="lightGray"/>
            </w:rPr>
          </w:rPrChange>
        </w:rPr>
        <w:pPrChange w:id="682" w:author="Jaeger, Florian" w:date="2023-05-20T12:09:00Z">
          <w:pPr>
            <w:pStyle w:val="ListParagraph"/>
            <w:widowControl/>
            <w:numPr>
              <w:numId w:val="28"/>
            </w:numPr>
            <w:autoSpaceDE/>
            <w:autoSpaceDN/>
            <w:adjustRightInd/>
            <w:spacing w:line="240" w:lineRule="auto"/>
            <w:ind w:left="3600" w:hanging="360"/>
            <w:jc w:val="left"/>
          </w:pPr>
        </w:pPrChange>
      </w:pPr>
      <w:moveFrom w:id="683" w:author="Jaeger, Florian" w:date="2023-05-20T12:09:00Z">
        <w:del w:id="684" w:author="Jaeger, Florian" w:date="2023-05-20T12:09:00Z">
          <w:r w:rsidRPr="0008080F" w:rsidDel="004526C4">
            <w:rPr>
              <w:szCs w:val="22"/>
            </w:rPr>
            <w:delText>Do we even need to determine this?</w:delText>
          </w:r>
        </w:del>
      </w:moveFrom>
      <w:moveFromRangeEnd w:id="626"/>
      <w:del w:id="685" w:author="Jaeger, Florian" w:date="2023-05-20T12:09:00Z">
        <w:r w:rsidR="00112214" w:rsidRPr="004526C4" w:rsidDel="004526C4">
          <w:rPr>
            <w:szCs w:val="22"/>
            <w:rPrChange w:id="686" w:author="Jaeger, Florian" w:date="2023-05-20T12:09:00Z">
              <w:rPr>
                <w:szCs w:val="22"/>
                <w:highlight w:val="lightGray"/>
              </w:rPr>
            </w:rPrChange>
          </w:rPr>
          <w:br w:type="page"/>
        </w:r>
      </w:del>
    </w:p>
    <w:p w14:paraId="2B89CBBA" w14:textId="0A146988" w:rsidR="00620763" w:rsidRPr="00BF6D97" w:rsidDel="004526C4" w:rsidRDefault="00620763" w:rsidP="004526C4">
      <w:pPr>
        <w:rPr>
          <w:del w:id="687" w:author="Jaeger, Florian" w:date="2023-05-20T12:09:00Z"/>
          <w:szCs w:val="22"/>
        </w:rPr>
        <w:pPrChange w:id="688" w:author="Jaeger, Florian" w:date="2023-05-20T12:09:00Z">
          <w:pPr/>
        </w:pPrChange>
      </w:pPr>
      <w:del w:id="689" w:author="Jaeger, Florian" w:date="2023-05-20T12:09:00Z">
        <w:r w:rsidRPr="00BF6D97" w:rsidDel="004526C4">
          <w:rPr>
            <w:szCs w:val="22"/>
          </w:rPr>
          <w:delText>2.4 Discussion</w:delText>
        </w:r>
      </w:del>
    </w:p>
    <w:p w14:paraId="3D5F23AD" w14:textId="4B18288F" w:rsidR="00BF6D97" w:rsidRPr="00BF6D97" w:rsidRDefault="00BF6D97" w:rsidP="004526C4">
      <w:pPr>
        <w:rPr>
          <w:szCs w:val="22"/>
        </w:rPr>
      </w:pPr>
      <w:r w:rsidRPr="00BF6D97">
        <w:rPr>
          <w:szCs w:val="22"/>
        </w:rPr>
        <w:t xml:space="preserve">Experiment 1 investigated whether presence of a pen in a talker’s mouth affects listeners’ perception of the same acoustic stimuli along an </w:t>
      </w:r>
      <w:proofErr w:type="spellStart"/>
      <w:r w:rsidRPr="00BF6D97">
        <w:rPr>
          <w:szCs w:val="22"/>
        </w:rPr>
        <w:t>asi-</w:t>
      </w:r>
      <w:del w:id="690" w:author="Jaeger, Florian" w:date="2023-05-20T12:09:00Z">
        <w:r w:rsidRPr="00BF6D97" w:rsidDel="00953F6A">
          <w:rPr>
            <w:szCs w:val="22"/>
          </w:rPr>
          <w:delText>“</w:delText>
        </w:r>
      </w:del>
      <w:r w:rsidRPr="00BF6D97">
        <w:rPr>
          <w:szCs w:val="22"/>
        </w:rPr>
        <w:t>ashi</w:t>
      </w:r>
      <w:proofErr w:type="spellEnd"/>
      <w:del w:id="691" w:author="Jaeger, Florian" w:date="2023-05-20T12:09:00Z">
        <w:r w:rsidRPr="00BF6D97" w:rsidDel="00953F6A">
          <w:rPr>
            <w:szCs w:val="22"/>
          </w:rPr>
          <w:delText>”</w:delText>
        </w:r>
      </w:del>
      <w:r w:rsidRPr="00BF6D97">
        <w:rPr>
          <w:szCs w:val="22"/>
        </w:rPr>
        <w:t xml:space="preserve"> continuum. This is indeed the case. </w:t>
      </w:r>
      <w:r w:rsidRPr="00BF6D97">
        <w:rPr>
          <w:szCs w:val="22"/>
        </w:rPr>
        <w:lastRenderedPageBreak/>
        <w:t>Specifically, the presence of a pen was S-biasing: the same acoustic input paired with video of the pen in the hand resulted in more “</w:t>
      </w:r>
      <w:proofErr w:type="spellStart"/>
      <w:r w:rsidRPr="00BF6D97">
        <w:rPr>
          <w:szCs w:val="22"/>
        </w:rPr>
        <w:t>ashi</w:t>
      </w:r>
      <w:proofErr w:type="spellEnd"/>
      <w:r w:rsidRPr="00BF6D97">
        <w:rPr>
          <w:szCs w:val="22"/>
        </w:rPr>
        <w:t xml:space="preserve">” responses, whereas the pen in the mouth resulted in more </w:t>
      </w:r>
      <w:proofErr w:type="spellStart"/>
      <w:r w:rsidRPr="00BF6D97">
        <w:rPr>
          <w:szCs w:val="22"/>
        </w:rPr>
        <w:t>asi</w:t>
      </w:r>
      <w:proofErr w:type="spellEnd"/>
      <w:r w:rsidRPr="00BF6D97">
        <w:rPr>
          <w:szCs w:val="22"/>
        </w:rPr>
        <w:t xml:space="preserve"> responses.</w:t>
      </w:r>
    </w:p>
    <w:p w14:paraId="605964ED" w14:textId="1AE61FCD" w:rsidR="00620763" w:rsidRPr="00BF6D97" w:rsidRDefault="00620763" w:rsidP="00634F96">
      <w:pPr>
        <w:rPr>
          <w:szCs w:val="22"/>
        </w:rPr>
      </w:pPr>
      <w:r w:rsidRPr="00BF6D97">
        <w:rPr>
          <w:szCs w:val="22"/>
        </w:rPr>
        <w:t xml:space="preserve"> This is unexpected if visually presented causes were ignored by speech perception. Rather, </w:t>
      </w:r>
      <w:proofErr w:type="gramStart"/>
      <w:r w:rsidRPr="00BF6D97">
        <w:rPr>
          <w:szCs w:val="22"/>
        </w:rPr>
        <w:t>our  result</w:t>
      </w:r>
      <w:proofErr w:type="gramEnd"/>
      <w:r w:rsidRPr="00BF6D97">
        <w:rPr>
          <w:szCs w:val="22"/>
        </w:rPr>
        <w:t xml:space="preserve">  suggest  that  listeners  might expect the pen to cause  pronunciations to sound more “</w:t>
      </w:r>
      <w:proofErr w:type="spellStart"/>
      <w:r w:rsidRPr="00BF6D97">
        <w:rPr>
          <w:szCs w:val="22"/>
        </w:rPr>
        <w:t>ashi</w:t>
      </w:r>
      <w:proofErr w:type="spellEnd"/>
      <w:r w:rsidRPr="00BF6D97">
        <w:rPr>
          <w:szCs w:val="22"/>
        </w:rPr>
        <w:t>”-like. The decreased proportion of “</w:t>
      </w:r>
      <w:proofErr w:type="spellStart"/>
      <w:r w:rsidRPr="00BF6D97">
        <w:rPr>
          <w:szCs w:val="22"/>
        </w:rPr>
        <w:t>ashi</w:t>
      </w:r>
      <w:proofErr w:type="spellEnd"/>
      <w:r w:rsidRPr="00BF6D97">
        <w:rPr>
          <w:szCs w:val="22"/>
        </w:rPr>
        <w:t xml:space="preserve">” responses would then reflect compensation for this expectation. (a number of alternative explanations are ruled out by the fact that the effect of the pen is independent of whether the video recording was of an </w:t>
      </w:r>
      <w:proofErr w:type="spellStart"/>
      <w:r w:rsidR="00E20210" w:rsidRPr="00BF6D97">
        <w:rPr>
          <w:szCs w:val="22"/>
        </w:rPr>
        <w:t>asi</w:t>
      </w:r>
      <w:proofErr w:type="spellEnd"/>
      <w:r w:rsidRPr="00BF6D97">
        <w:rPr>
          <w:szCs w:val="22"/>
        </w:rPr>
        <w:t xml:space="preserve"> or “</w:t>
      </w:r>
      <w:proofErr w:type="spellStart"/>
      <w:r w:rsidRPr="00BF6D97">
        <w:rPr>
          <w:szCs w:val="22"/>
        </w:rPr>
        <w:t>ashi</w:t>
      </w:r>
      <w:proofErr w:type="spellEnd"/>
      <w:r w:rsidRPr="00BF6D97">
        <w:rPr>
          <w:szCs w:val="22"/>
        </w:rPr>
        <w:t xml:space="preserve">”). Our findings thus present initial evidence that listeners take into account how incidental causes might affect pronunciation. Finally, the robust effect of the acoustic continuum suggests that our audiovisual stimuli successfully replicate previous findings from audio-only tests. This is critical for Experiment 2, which employs the exact same test stimuli and procedure as Experiment 1b while manipulating prior exposure to the test talker between subjects. </w:t>
      </w:r>
    </w:p>
    <w:p w14:paraId="2C5E3AFB" w14:textId="2489A1B7" w:rsidR="000079D6" w:rsidRPr="00ED3418" w:rsidRDefault="00620763" w:rsidP="00BC6876">
      <w:pPr>
        <w:rPr>
          <w:szCs w:val="22"/>
        </w:rPr>
      </w:pPr>
      <w:r w:rsidRPr="00BF6D97">
        <w:rPr>
          <w:szCs w:val="22"/>
        </w:rPr>
        <w:t>Our results are compatible with a number of different explanations, all of which point either to the importance of visual cues to articulation in the perception of speech or to causal inference. First, it is possible that the pen visually occludes critical visual information about</w:t>
      </w:r>
      <w:r w:rsidR="00ED6849" w:rsidRPr="00BF6D97">
        <w:rPr>
          <w:szCs w:val="22"/>
        </w:rPr>
        <w:t xml:space="preserve"> /s/</w:t>
      </w:r>
      <w:r w:rsidRPr="00BF6D97">
        <w:rPr>
          <w:szCs w:val="22"/>
        </w:rPr>
        <w:t xml:space="preserve"> vs.</w:t>
      </w:r>
      <w:r w:rsidR="00ED6849" w:rsidRPr="00BF6D97">
        <w:rPr>
          <w:szCs w:val="22"/>
        </w:rPr>
        <w:t xml:space="preserve"> /ʃ/</w:t>
      </w:r>
      <w:r w:rsidRPr="00BF6D97">
        <w:rPr>
          <w:szCs w:val="22"/>
        </w:rPr>
        <w:t>. Specifically,</w:t>
      </w:r>
      <w:r w:rsidR="00ED6849" w:rsidRPr="00BF6D97">
        <w:rPr>
          <w:szCs w:val="22"/>
        </w:rPr>
        <w:t xml:space="preserve"> /ʃ/</w:t>
      </w:r>
      <w:r w:rsidRPr="00BF6D97">
        <w:rPr>
          <w:szCs w:val="22"/>
        </w:rPr>
        <w:t xml:space="preserve"> involves lip-rounding whereas</w:t>
      </w:r>
      <w:r w:rsidR="00ED6849" w:rsidRPr="00BF6D97">
        <w:rPr>
          <w:szCs w:val="22"/>
        </w:rPr>
        <w:t xml:space="preserve"> /s/</w:t>
      </w:r>
      <w:r w:rsidRPr="00BF6D97">
        <w:rPr>
          <w:szCs w:val="22"/>
        </w:rPr>
        <w:t xml:space="preserve"> does not. It is possible that the pen’s location in the mouth occludes the lip-rounding. If this is the case, then how do listeners react to the absence of this information? One possibility is that listeners expect a pen in the mouth to prevent lip rounding. In that case, this absence is no longer a cue to</w:t>
      </w:r>
      <w:r w:rsidR="00ED6849" w:rsidRPr="00BF6D97">
        <w:rPr>
          <w:szCs w:val="22"/>
        </w:rPr>
        <w:t xml:space="preserve"> /s/</w:t>
      </w:r>
      <w:r w:rsidRPr="00BF6D97">
        <w:rPr>
          <w:szCs w:val="22"/>
        </w:rPr>
        <w:t>, and only videos that were originally taken from</w:t>
      </w:r>
      <w:r w:rsidR="00ED6849" w:rsidRPr="00BF6D97">
        <w:rPr>
          <w:szCs w:val="22"/>
        </w:rPr>
        <w:t xml:space="preserve"> /s/</w:t>
      </w:r>
      <w:r w:rsidRPr="00BF6D97">
        <w:rPr>
          <w:szCs w:val="22"/>
        </w:rPr>
        <w:t xml:space="preserve"> words are expected to be affected by the pen. Alternatively, if listeners do not expect the pen to affect lip rounding, they might simply not perceive the feature that would usually mark an</w:t>
      </w:r>
      <w:r w:rsidR="00ED6849" w:rsidRPr="00BF6D97">
        <w:rPr>
          <w:szCs w:val="22"/>
        </w:rPr>
        <w:t xml:space="preserve"> /ʃ/</w:t>
      </w:r>
      <w:r w:rsidRPr="00BF6D97">
        <w:rPr>
          <w:szCs w:val="22"/>
        </w:rPr>
        <w:t>, and would now categorize those sounds as</w:t>
      </w:r>
      <w:r w:rsidR="00ED6849" w:rsidRPr="00BF6D97">
        <w:rPr>
          <w:szCs w:val="22"/>
        </w:rPr>
        <w:t xml:space="preserve"> /s/</w:t>
      </w:r>
      <w:r w:rsidRPr="00BF6D97">
        <w:rPr>
          <w:szCs w:val="22"/>
        </w:rPr>
        <w:t>. In this case, we would expect only videos that were originally taken from an</w:t>
      </w:r>
      <w:r w:rsidR="00ED6849" w:rsidRPr="00BF6D97">
        <w:rPr>
          <w:szCs w:val="22"/>
        </w:rPr>
        <w:t xml:space="preserve"> /ʃ/</w:t>
      </w:r>
      <w:r w:rsidRPr="00BF6D97">
        <w:rPr>
          <w:szCs w:val="22"/>
        </w:rPr>
        <w:t xml:space="preserve"> word to be affected by the pen. Finally, listeners might expect the </w:t>
      </w:r>
      <w:r w:rsidRPr="00BF6D97">
        <w:rPr>
          <w:szCs w:val="22"/>
        </w:rPr>
        <w:lastRenderedPageBreak/>
        <w:t>pen to change the acoustic realization of the token towards</w:t>
      </w:r>
      <w:r w:rsidR="00ED6849" w:rsidRPr="00BF6D97">
        <w:rPr>
          <w:szCs w:val="22"/>
        </w:rPr>
        <w:t xml:space="preserve"> /ʃ/</w:t>
      </w:r>
      <w:r w:rsidRPr="00BF6D97">
        <w:rPr>
          <w:szCs w:val="22"/>
        </w:rPr>
        <w:t xml:space="preserve"> and compensate for it. This would explain why we see an effect of the pen independent of the visual labels. Finally, it is worth noting that if the pen were to erroneously create the impression of lip rounding, we would expect a different result altogether.</w:t>
      </w:r>
    </w:p>
    <w:p w14:paraId="43AFCE58" w14:textId="166D821C" w:rsidR="00EC2258" w:rsidRPr="00ED3418" w:rsidRDefault="000079D6" w:rsidP="00EC2258">
      <w:pPr>
        <w:rPr>
          <w:szCs w:val="22"/>
        </w:rPr>
      </w:pPr>
      <w:r w:rsidRPr="00ED3418">
        <w:rPr>
          <w:szCs w:val="22"/>
        </w:rPr>
        <w:t xml:space="preserve">Experiments 1a-c also serve as a basic validation of the test phase used in the perceptual recalibration experiments presented below. Those perceptual recalibration experiments consist of an exposure and test phase, both of which employ audiovisual stimuli. While some previous experiments have employed audiovisual stimuli during exposure, most previous perceptual recalibration experiments have exclusively use audio-only stimuli during the test phase (but see </w:t>
      </w:r>
      <w:proofErr w:type="spellStart"/>
      <w:r w:rsidRPr="00ED3418">
        <w:rPr>
          <w:szCs w:val="22"/>
        </w:rPr>
        <w:t>Lüttke</w:t>
      </w:r>
      <w:proofErr w:type="spellEnd"/>
      <w:r w:rsidRPr="00ED3418">
        <w:rPr>
          <w:szCs w:val="22"/>
        </w:rPr>
        <w:t xml:space="preserve"> et al., 2018).</w:t>
      </w:r>
    </w:p>
    <w:p w14:paraId="4B4B5A88" w14:textId="0C591721" w:rsidR="008736CF" w:rsidRDefault="008736CF" w:rsidP="0008061F">
      <w:pPr>
        <w:rPr>
          <w:ins w:id="692" w:author="Jaeger, Florian" w:date="2023-05-20T12:09:00Z"/>
          <w:szCs w:val="22"/>
        </w:rPr>
      </w:pPr>
      <w:bookmarkStart w:id="693" w:name="_Hlk134739727"/>
      <w:r w:rsidRPr="00440530">
        <w:rPr>
          <w:szCs w:val="22"/>
        </w:rPr>
        <w:t>As predicted by compensation for co-articulation, visual presence of a pen in the mouth (ostensibly shifting acoustics towards the “</w:t>
      </w:r>
      <w:proofErr w:type="spellStart"/>
      <w:r w:rsidRPr="00440530">
        <w:rPr>
          <w:szCs w:val="22"/>
        </w:rPr>
        <w:t>sh</w:t>
      </w:r>
      <w:proofErr w:type="spellEnd"/>
      <w:r w:rsidRPr="00440530">
        <w:rPr>
          <w:szCs w:val="22"/>
        </w:rPr>
        <w:t>” category) caused listeners’ perceptions of identical acoustics to be biased towards the “s” category. Equipped with knowledge of this effect, a review and re-evaluation of work in adaptation including a pen in the mouth is warranted.</w:t>
      </w:r>
    </w:p>
    <w:p w14:paraId="2AA42922" w14:textId="77777777" w:rsidR="004526C4" w:rsidRDefault="004526C4" w:rsidP="0008061F">
      <w:pPr>
        <w:rPr>
          <w:ins w:id="694" w:author="Jaeger, Florian" w:date="2023-05-20T12:09:00Z"/>
          <w:szCs w:val="22"/>
        </w:rPr>
      </w:pPr>
    </w:p>
    <w:p w14:paraId="598A96CB" w14:textId="77777777" w:rsidR="004526C4" w:rsidRPr="0008080F" w:rsidRDefault="004526C4" w:rsidP="004526C4">
      <w:pPr>
        <w:widowControl/>
        <w:autoSpaceDE/>
        <w:autoSpaceDN/>
        <w:adjustRightInd/>
        <w:spacing w:line="240" w:lineRule="auto"/>
        <w:ind w:firstLine="0"/>
        <w:jc w:val="left"/>
        <w:rPr>
          <w:moveTo w:id="695" w:author="Jaeger, Florian" w:date="2023-05-20T12:09:00Z"/>
          <w:szCs w:val="22"/>
        </w:rPr>
      </w:pPr>
      <w:moveToRangeStart w:id="696" w:author="Jaeger, Florian" w:date="2023-05-20T12:09:00Z" w:name="move135476963"/>
      <w:moveTo w:id="697" w:author="Jaeger, Florian" w:date="2023-05-20T12:09:00Z">
        <w:r w:rsidRPr="0008080F">
          <w:rPr>
            <w:szCs w:val="22"/>
          </w:rPr>
          <w:t>Lip rounding seems to effect /ʃ/ more than /s/ː</w:t>
        </w:r>
      </w:moveTo>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moveTo w:id="698" w:author="Jaeger, Florian" w:date="2023-05-20T12:09:00Z"/>
          <w:szCs w:val="22"/>
        </w:rPr>
      </w:pPr>
      <w:moveTo w:id="699" w:author="Jaeger, Florian" w:date="2023-05-20T12:09:00Z">
        <w:r w:rsidRPr="0008080F">
          <w:rPr>
            <w:szCs w:val="22"/>
          </w:rPr>
          <w:t>Significant interaction of Pen and Original label in CISP 1a-c</w:t>
        </w:r>
      </w:moveTo>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moveTo w:id="700" w:author="Jaeger, Florian" w:date="2023-05-20T12:09:00Z"/>
          <w:szCs w:val="22"/>
        </w:rPr>
      </w:pPr>
      <w:proofErr w:type="spellStart"/>
      <w:moveTo w:id="701" w:author="Jaeger, Florian" w:date="2023-05-20T12:09:00Z">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moveTo>
    </w:p>
    <w:p w14:paraId="6F4C8C77" w14:textId="77777777" w:rsidR="004526C4" w:rsidRPr="0008080F" w:rsidRDefault="004526C4" w:rsidP="004526C4">
      <w:pPr>
        <w:widowControl/>
        <w:autoSpaceDE/>
        <w:autoSpaceDN/>
        <w:adjustRightInd/>
        <w:spacing w:line="240" w:lineRule="auto"/>
        <w:jc w:val="left"/>
        <w:rPr>
          <w:moveTo w:id="702" w:author="Jaeger, Florian" w:date="2023-05-20T12:09:00Z"/>
          <w:szCs w:val="22"/>
        </w:rPr>
      </w:pPr>
    </w:p>
    <w:p w14:paraId="66B5A897" w14:textId="77777777" w:rsidR="004526C4" w:rsidRPr="0008080F" w:rsidRDefault="004526C4" w:rsidP="004526C4">
      <w:pPr>
        <w:widowControl/>
        <w:autoSpaceDE/>
        <w:autoSpaceDN/>
        <w:adjustRightInd/>
        <w:spacing w:line="240" w:lineRule="auto"/>
        <w:jc w:val="left"/>
        <w:rPr>
          <w:moveTo w:id="703" w:author="Jaeger, Florian" w:date="2023-05-20T12:09:00Z"/>
          <w:szCs w:val="22"/>
        </w:rPr>
      </w:pPr>
      <w:moveTo w:id="704" w:author="Jaeger, Florian" w:date="2023-05-20T12:09:00Z">
        <w:r w:rsidRPr="0008080F">
          <w:rPr>
            <w:szCs w:val="22"/>
          </w:rPr>
          <w:t>From learningː</w:t>
        </w:r>
      </w:moveTo>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moveTo w:id="705" w:author="Jaeger, Florian" w:date="2023-05-20T12:09:00Z"/>
          <w:szCs w:val="22"/>
        </w:rPr>
      </w:pPr>
      <w:moveTo w:id="706" w:author="Jaeger, Florian" w:date="2023-05-20T12:09:00Z">
        <w:r w:rsidRPr="0008080F">
          <w:rPr>
            <w:szCs w:val="22"/>
          </w:rPr>
          <w:t>One-sided blocking in LJ18 consistent with pen as plausible alternative explanation for shifted /ʃ/’s but not shifted /s/’s</w:t>
        </w:r>
      </w:moveTo>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moveTo w:id="707" w:author="Jaeger, Florian" w:date="2023-05-20T12:09:00Z"/>
          <w:szCs w:val="22"/>
        </w:rPr>
      </w:pPr>
      <w:moveTo w:id="708" w:author="Jaeger, Florian" w:date="2023-05-20T12:09:00Z">
        <w:r w:rsidRPr="0008080F">
          <w:rPr>
            <w:noProof/>
          </w:rPr>
          <w:lastRenderedPageBreak/>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moveTo>
    </w:p>
    <w:p w14:paraId="25EEDCBC" w14:textId="77777777" w:rsidR="004526C4" w:rsidRPr="0008080F" w:rsidRDefault="004526C4" w:rsidP="004526C4">
      <w:pPr>
        <w:widowControl/>
        <w:autoSpaceDE/>
        <w:autoSpaceDN/>
        <w:adjustRightInd/>
        <w:spacing w:line="240" w:lineRule="auto"/>
        <w:jc w:val="left"/>
        <w:rPr>
          <w:moveTo w:id="709" w:author="Jaeger, Florian" w:date="2023-05-20T12:09:00Z"/>
          <w:szCs w:val="22"/>
        </w:rPr>
      </w:pPr>
    </w:p>
    <w:p w14:paraId="5796DDFB" w14:textId="77777777" w:rsidR="004526C4" w:rsidRPr="0008080F" w:rsidRDefault="004526C4" w:rsidP="004526C4">
      <w:pPr>
        <w:widowControl/>
        <w:autoSpaceDE/>
        <w:autoSpaceDN/>
        <w:adjustRightInd/>
        <w:spacing w:line="240" w:lineRule="auto"/>
        <w:jc w:val="left"/>
        <w:rPr>
          <w:moveTo w:id="710" w:author="Jaeger, Florian" w:date="2023-05-20T12:09:00Z"/>
          <w:szCs w:val="22"/>
        </w:rPr>
      </w:pPr>
    </w:p>
    <w:p w14:paraId="51CEBD2D" w14:textId="77777777" w:rsidR="004526C4" w:rsidRPr="0008080F" w:rsidRDefault="004526C4" w:rsidP="004526C4">
      <w:pPr>
        <w:widowControl/>
        <w:autoSpaceDE/>
        <w:autoSpaceDN/>
        <w:adjustRightInd/>
        <w:spacing w:line="240" w:lineRule="auto"/>
        <w:jc w:val="left"/>
        <w:rPr>
          <w:moveTo w:id="711" w:author="Jaeger, Florian" w:date="2023-05-20T12:09:00Z"/>
          <w:szCs w:val="22"/>
        </w:rPr>
      </w:pPr>
      <w:moveTo w:id="712" w:author="Jaeger, Florian" w:date="2023-05-20T12:09:00Z">
        <w:r w:rsidRPr="0008080F">
          <w:rPr>
            <w:szCs w:val="22"/>
          </w:rPr>
          <w:t>WHYː</w:t>
        </w:r>
      </w:moveTo>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moveTo w:id="713" w:author="Jaeger, Florian" w:date="2023-05-20T12:09:00Z"/>
          <w:szCs w:val="22"/>
        </w:rPr>
      </w:pPr>
      <w:moveTo w:id="714" w:author="Jaeger, Florian" w:date="2023-05-20T12:09:00Z">
        <w:r w:rsidRPr="0008080F">
          <w:rPr>
            <w:szCs w:val="22"/>
          </w:rPr>
          <w:t>Is lip-rounding only a salient cue for /ʃ/?</w:t>
        </w:r>
      </w:moveTo>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moveTo w:id="715" w:author="Jaeger, Florian" w:date="2023-05-20T12:09:00Z"/>
          <w:szCs w:val="22"/>
        </w:rPr>
      </w:pPr>
      <w:moveTo w:id="716" w:author="Jaeger, Florian" w:date="2023-05-20T12:09:00Z">
        <w:r w:rsidRPr="0008080F">
          <w:rPr>
            <w:szCs w:val="22"/>
          </w:rPr>
          <w:t xml:space="preserve">Is it about precision? </w:t>
        </w:r>
      </w:moveTo>
    </w:p>
    <w:p w14:paraId="2915CD16" w14:textId="04D9C405" w:rsidR="004526C4" w:rsidRPr="00440530" w:rsidRDefault="004526C4" w:rsidP="004526C4">
      <w:pPr>
        <w:rPr>
          <w:szCs w:val="22"/>
        </w:rPr>
      </w:pPr>
      <w:moveTo w:id="717" w:author="Jaeger, Florian" w:date="2023-05-20T12:09:00Z">
        <w:r w:rsidRPr="0008080F">
          <w:rPr>
            <w:szCs w:val="22"/>
          </w:rPr>
          <w:t>Do we even need to determine this?</w:t>
        </w:r>
      </w:moveTo>
      <w:moveToRangeEnd w:id="696"/>
    </w:p>
    <w:bookmarkEnd w:id="693"/>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w:t>
      </w:r>
      <w:r w:rsidRPr="008736CF">
        <w:rPr>
          <w:szCs w:val="22"/>
        </w:rPr>
        <w:lastRenderedPageBreak/>
        <w:t xml:space="preserve">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w:t>
      </w:r>
      <w:r w:rsidRPr="008736CF">
        <w:rPr>
          <w:szCs w:val="22"/>
        </w:rPr>
        <w:lastRenderedPageBreak/>
        <w:t>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compensation in exposure towards learning exhibited in test. Liu &amp; Jaeger (2018) identify that this </w:t>
      </w:r>
      <w:r w:rsidRPr="008736CF">
        <w:rPr>
          <w:szCs w:val="22"/>
        </w:rPr>
        <w:lastRenderedPageBreak/>
        <w:t>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speech stimuli of both English words and nonwords. A lexical decision task was used to ensure </w:t>
      </w:r>
      <w:r w:rsidRPr="00ED3418">
        <w:rPr>
          <w:szCs w:val="22"/>
        </w:rPr>
        <w:lastRenderedPageBreak/>
        <w:t>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lastRenderedPageBreak/>
        <w:t>Instructions</w:t>
      </w:r>
      <w:proofErr w:type="gramStart"/>
      <w:r w:rsidRPr="00ED3418">
        <w:rPr>
          <w:i/>
          <w:iCs/>
          <w:szCs w:val="22"/>
        </w:rPr>
        <w:t xml:space="preserve">. </w:t>
      </w:r>
      <w:r w:rsidRPr="00303033">
        <w:rPr>
          <w:b/>
          <w:bCs/>
          <w:i/>
          <w:iCs/>
          <w:szCs w:val="22"/>
          <w:highlight w:val="yellow"/>
        </w:rPr>
        <w:t>.</w:t>
      </w:r>
      <w:proofErr w:type="gramEnd"/>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w:t>
      </w:r>
      <w:r w:rsidRPr="005E5AD7">
        <w:rPr>
          <w:szCs w:val="22"/>
          <w:shd w:val="clear" w:color="auto" w:fill="EFEFEF"/>
        </w:rPr>
        <w:lastRenderedPageBreak/>
        <w:t>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t>
      </w:r>
      <w:r w:rsidRPr="005E5AD7">
        <w:rPr>
          <w:szCs w:val="22"/>
          <w:shd w:val="clear" w:color="auto" w:fill="EFEFEF"/>
        </w:rPr>
        <w:lastRenderedPageBreak/>
        <w:t>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t>
      </w:r>
      <w:r w:rsidRPr="005E5AD7">
        <w:rPr>
          <w:szCs w:val="22"/>
          <w:shd w:val="clear" w:color="auto" w:fill="EFEFEF"/>
        </w:rPr>
        <w:lastRenderedPageBreak/>
        <w:t xml:space="preserve">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proofErr w:type="gramStart"/>
      <w:r w:rsidRPr="005E5AD7">
        <w:rPr>
          <w:szCs w:val="22"/>
          <w:shd w:val="clear" w:color="auto" w:fill="EFEFEF"/>
        </w:rPr>
        <w:t>aligned.*</w:t>
      </w:r>
      <w:proofErr w:type="gramEnd"/>
      <w:r w:rsidRPr="005E5AD7">
        <w:rPr>
          <w:szCs w:val="22"/>
          <w:shd w:val="clear" w:color="auto" w:fill="EFEFEF"/>
        </w:rPr>
        <w:t>*"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w:t>
      </w:r>
      <w:proofErr w:type="gramStart"/>
      <w:r w:rsidR="00866FDD">
        <w:rPr>
          <w:szCs w:val="22"/>
        </w:rPr>
        <w:t>F</w:t>
      </w:r>
      <w:r w:rsidR="00866FDD" w:rsidRPr="005E5AD7">
        <w:rPr>
          <w:szCs w:val="22"/>
        </w:rPr>
        <w:t>ollowing  Liu</w:t>
      </w:r>
      <w:proofErr w:type="gramEnd"/>
      <w:r w:rsidR="00866FDD" w:rsidRPr="005E5AD7">
        <w:rPr>
          <w:szCs w:val="22"/>
        </w:rPr>
        <w:t xml:space="preserve">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(equally) robust learning in all conditions</w:t>
      </w:r>
    </w:p>
    <w:p w14:paraId="3B6B13FF" w14:textId="4AF99A6D" w:rsidR="009B33EA" w:rsidRPr="009B33EA" w:rsidRDefault="009B33EA" w:rsidP="009B33EA">
      <w:pPr>
        <w:ind w:firstLine="0"/>
        <w:rPr>
          <w:szCs w:val="22"/>
          <w:u w:val="single"/>
          <w:lang w:val="tr-TR" w:eastAsia="tr-TR"/>
        </w:rPr>
      </w:pPr>
      <w:r w:rsidRPr="009B33EA">
        <w:rPr>
          <w:szCs w:val="22"/>
          <w:u w:val="single"/>
          <w:lang w:val="tr-TR" w:eastAsia="tr-TR"/>
        </w:rPr>
        <w:t>Discussion:</w:t>
      </w:r>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w:t>
      </w:r>
      <w:r w:rsidRPr="008736CF">
        <w:rPr>
          <w:szCs w:val="22"/>
          <w:lang w:val="tr-TR" w:eastAsia="tr-TR"/>
        </w:rPr>
        <w:lastRenderedPageBreak/>
        <w:t>of Liu &amp; Jaeger (2018, 1b), that unresolved causal ambiguity only blocked one of two learning 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lastRenderedPageBreak/>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w:t>
      </w:r>
      <w:r w:rsidRPr="00467F50">
        <w:lastRenderedPageBreak/>
        <w:t xml:space="preserve">in sh-bias conditions could potentially move those tokens out of the ‘goldilocks’ zone (Babel et al. 2019), but this is a priori unlikely and doesn’t pattern out in the data. Since the effect of the pen is handled through in the moment compensation, and no evidence is provided that e.g.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As in Experiment 1, PIM tokens should be lower in /ʃ/ responses than their PIH counterparts. Learning (as a difference from baseline/exp1) should be exhibited by the ʃ-groups moreso than the s-groups.  </w:t>
      </w:r>
      <w:r w:rsidRPr="00467F50">
        <w:tab/>
      </w:r>
    </w:p>
    <w:p w14:paraId="6B88B158" w14:textId="77777777" w:rsidR="00467F50" w:rsidRDefault="00467F50" w:rsidP="00467F50">
      <w:pPr>
        <w:pStyle w:val="ListParagraph"/>
        <w:numPr>
          <w:ilvl w:val="1"/>
          <w:numId w:val="29"/>
        </w:numPr>
        <w:spacing w:line="240" w:lineRule="auto"/>
      </w:pPr>
      <w:r w:rsidRPr="00467F50">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pPr>
      <w:r w:rsidRPr="00467F50">
        <w:t>Second Exposure predictionsː Causality is disambiguatedǃ For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predicitonsː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tenous and HARK-ey...</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lastRenderedPageBreak/>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77777777" w:rsidR="00176871" w:rsidRPr="00ED3418" w:rsidRDefault="00176871" w:rsidP="00176871">
      <w:pPr>
        <w:rPr>
          <w:szCs w:val="22"/>
        </w:rPr>
      </w:pPr>
      <w:r w:rsidRPr="00ED3418">
        <w:rPr>
          <w:i/>
          <w:iCs/>
          <w:szCs w:val="22"/>
        </w:rPr>
        <w:t>A.</w:t>
      </w:r>
      <w:r w:rsidRPr="00ED3418">
        <w:rPr>
          <w:szCs w:val="22"/>
          <w:shd w:val="clear" w:color="auto" w:fill="EFEFEF"/>
        </w:rPr>
        <w:t xml:space="preserve"> All HTML, </w:t>
      </w:r>
      <w:proofErr w:type="spellStart"/>
      <w:r w:rsidRPr="00ED3418">
        <w:rPr>
          <w:szCs w:val="22"/>
          <w:shd w:val="clear" w:color="auto" w:fill="EFEFEF"/>
        </w:rPr>
        <w:t>Javascript</w:t>
      </w:r>
      <w:proofErr w:type="spellEnd"/>
      <w:r w:rsidRPr="00ED3418">
        <w:rPr>
          <w:szCs w:val="22"/>
          <w:shd w:val="clear" w:color="auto" w:fill="EFEFEF"/>
        </w:rPr>
        <w:t xml:space="preserve">,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w:t>
      </w:r>
      <w:proofErr w:type="spellStart"/>
      <w:r w:rsidRPr="00ED3418">
        <w:rPr>
          <w:szCs w:val="22"/>
          <w:shd w:val="clear" w:color="auto" w:fill="EFEFEF"/>
        </w:rPr>
        <w:t>MTurk</w:t>
      </w:r>
      <w:proofErr w:type="spellEnd"/>
      <w:r w:rsidRPr="00ED3418">
        <w:rPr>
          <w:szCs w:val="22"/>
          <w:shd w:val="clear" w:color="auto" w:fill="EFEFEF"/>
        </w:rPr>
        <w:t>/).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t>
      </w:r>
    </w:p>
    <w:p w14:paraId="56A6315E" w14:textId="77777777" w:rsidR="00176871" w:rsidRPr="00ED3418" w:rsidRDefault="00176871" w:rsidP="00176871">
      <w:pPr>
        <w:rPr>
          <w:szCs w:val="22"/>
          <w:shd w:val="clear" w:color="auto" w:fill="EFEFEF"/>
        </w:rPr>
      </w:pPr>
      <w:r w:rsidRPr="00ED3418">
        <w:rPr>
          <w:i/>
          <w:iCs/>
          <w:szCs w:val="22"/>
        </w:rPr>
        <w:t>B.</w:t>
      </w:r>
      <w:r w:rsidRPr="00ED3418">
        <w:rPr>
          <w:i/>
          <w:iCs/>
          <w:szCs w:val="22"/>
          <w:shd w:val="clear" w:color="auto" w:fill="EFEFEF"/>
        </w:rPr>
        <w:t xml:space="preserve"> </w:t>
      </w:r>
      <w:r w:rsidRPr="00ED3418">
        <w:rPr>
          <w:szCs w:val="22"/>
          <w:shd w:val="clear" w:color="auto" w:fill="EFEFEF"/>
        </w:rPr>
        <w: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t>
      </w:r>
    </w:p>
    <w:p w14:paraId="40C0D9E9" w14:textId="77777777" w:rsidR="00176871" w:rsidRPr="00ED3418" w:rsidRDefault="00176871" w:rsidP="00176871">
      <w:pPr>
        <w:rPr>
          <w:szCs w:val="22"/>
          <w:shd w:val="clear" w:color="auto" w:fill="EFEFEF"/>
        </w:rPr>
      </w:pPr>
      <w:r w:rsidRPr="00ED3418">
        <w:rPr>
          <w:i/>
          <w:iCs/>
          <w:szCs w:val="22"/>
          <w:shd w:val="clear" w:color="auto" w:fill="EFEFEF"/>
        </w:rPr>
        <w:t>C.</w:t>
      </w:r>
      <w:r w:rsidRPr="00ED3418">
        <w:rPr>
          <w:szCs w:val="22"/>
          <w:shd w:val="clear" w:color="auto" w:fill="EFEFEF"/>
        </w:rPr>
        <w:t xml:space="preserve"> An instance of Experiment 2 can be called by (https://www.hlp.rochester.edu/mturk/CISP/experiment-A/experiment-A.html?label=S&amp;condition=M&amp;respKeyExp=0&amp;respKeyTest=0&amp;testSet=B).</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w:t>
      </w:r>
      <w:proofErr w:type="gramStart"/>
      <w:r w:rsidRPr="00ED3418">
        <w:rPr>
          <w:szCs w:val="22"/>
        </w:rPr>
        <w:t>osf.io.pj</w:t>
      </w:r>
      <w:proofErr w:type="gramEnd"/>
      <w:r w:rsidRPr="00ED3418">
        <w:rPr>
          <w:szCs w:val="22"/>
        </w:rPr>
        <w:t xml:space="preserve">5hb. </w:t>
      </w:r>
    </w:p>
    <w:p w14:paraId="7203512D" w14:textId="77777777" w:rsidR="00BC6876" w:rsidRPr="00ED3418" w:rsidRDefault="00BC6876" w:rsidP="00BC6876">
      <w:pPr>
        <w:rPr>
          <w:szCs w:val="22"/>
        </w:rPr>
      </w:pPr>
      <w:proofErr w:type="spellStart"/>
      <w:r w:rsidRPr="00ED3418">
        <w:rPr>
          <w:szCs w:val="22"/>
        </w:rPr>
        <w:t>Bejjanki</w:t>
      </w:r>
      <w:proofErr w:type="spellEnd"/>
      <w:r w:rsidRPr="00ED3418">
        <w:rPr>
          <w:szCs w:val="22"/>
        </w:rPr>
        <w:t xml:space="preserve">,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proofErr w:type="spellStart"/>
      <w:r w:rsidRPr="00ED3418">
        <w:rPr>
          <w:szCs w:val="22"/>
        </w:rPr>
        <w:t>Lüttke</w:t>
      </w:r>
      <w:proofErr w:type="spellEnd"/>
      <w:r w:rsidRPr="00ED3418">
        <w:rPr>
          <w:szCs w:val="22"/>
        </w:rPr>
        <w:t xml:space="preserv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Shadle,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Jaeger, Florian" w:date="2023-05-12T13:56:00Z" w:initials="TJ">
    <w:p w14:paraId="33F0508C" w14:textId="10AB8C50" w:rsidR="00AD0E69" w:rsidRDefault="00AD0E69">
      <w:pPr>
        <w:pStyle w:val="CommentText"/>
      </w:pPr>
      <w:r>
        <w:rPr>
          <w:rStyle w:val="CommentReference"/>
        </w:rPr>
        <w:annotationRef/>
      </w:r>
      <w:r>
        <w:t xml:space="preserve">Add link to </w:t>
      </w:r>
      <w:proofErr w:type="spellStart"/>
      <w:r>
        <w:t>hlplab</w:t>
      </w:r>
      <w:proofErr w:type="spellEnd"/>
      <w:r>
        <w:t xml:space="preserve"> repo</w:t>
      </w:r>
    </w:p>
  </w:comment>
  <w:comment w:id="45" w:author="Shawn Cummings" w:date="2022-12-09T03:56:00Z" w:initials="SC">
    <w:p w14:paraId="6B834A9C" w14:textId="77777777" w:rsidR="000922F6" w:rsidRDefault="000922F6" w:rsidP="0017475C">
      <w:pPr>
        <w:pStyle w:val="CommentText"/>
        <w:jc w:val="left"/>
      </w:pPr>
      <w:r>
        <w:rPr>
          <w:rStyle w:val="CommentReference"/>
        </w:rPr>
        <w:annotationRef/>
      </w:r>
      <w:r>
        <w:t>Should this go here, or rather in the methods, or both?</w:t>
      </w:r>
    </w:p>
  </w:comment>
  <w:comment w:id="31" w:author="Jaeger, Florian" w:date="2023-05-12T13:58:00Z" w:initials="TJ">
    <w:p w14:paraId="4C8963E8" w14:textId="5293085B" w:rsidR="00AD0E69" w:rsidRDefault="00AD0E69">
      <w:pPr>
        <w:pStyle w:val="CommentText"/>
      </w:pPr>
      <w:r>
        <w:rPr>
          <w:rStyle w:val="CommentReference"/>
        </w:rPr>
        <w:annotationRef/>
      </w:r>
      <w:r>
        <w:t>Removed the smallest contributions. (I wrote most of the tutorial myself)</w:t>
      </w:r>
    </w:p>
  </w:comment>
  <w:comment w:id="49" w:author="Shawn Cummings" w:date="2022-12-09T03:57:00Z" w:initials="SC">
    <w:p w14:paraId="47B34FBA" w14:textId="77777777" w:rsidR="000922F6" w:rsidRDefault="000922F6" w:rsidP="00E56997">
      <w:pPr>
        <w:pStyle w:val="CommentText"/>
        <w:jc w:val="left"/>
      </w:pPr>
      <w:r>
        <w:rPr>
          <w:rStyle w:val="CommentReference"/>
        </w:rPr>
        <w:annotationRef/>
      </w:r>
      <w:r>
        <w:t>Worth a revisit before we submit</w:t>
      </w:r>
    </w:p>
  </w:comment>
  <w:comment w:id="52" w:author="Jaeger, Florian" w:date="2021-09-03T17:46:00Z" w:initials="JF">
    <w:p w14:paraId="6D8C15F5" w14:textId="67888252" w:rsidR="003D72BC" w:rsidRDefault="003D72BC">
      <w:pPr>
        <w:pStyle w:val="CommentText"/>
      </w:pPr>
      <w:r>
        <w:rPr>
          <w:rStyle w:val="CommentReference"/>
        </w:rPr>
        <w:annotationRef/>
      </w:r>
      <w:r w:rsidR="001B57A7">
        <w:t xml:space="preserve">IF </w:t>
      </w:r>
      <w:r>
        <w:t xml:space="preserve">Gevher’s </w:t>
      </w:r>
      <w:r w:rsidR="001B57A7">
        <w:t xml:space="preserve">page has all links on it, add it here. But first make sure that we move it to a location where it will </w:t>
      </w:r>
      <w:r w:rsidR="008E4D28">
        <w:t>‘</w:t>
      </w:r>
      <w:r w:rsidR="001B57A7">
        <w:t>always</w:t>
      </w:r>
      <w:r w:rsidR="008E4D28">
        <w:t>’</w:t>
      </w:r>
      <w:r w:rsidR="001B57A7">
        <w:t xml:space="preserve"> be available (e.g., the lab server)</w:t>
      </w:r>
      <w:r>
        <w:t>.</w:t>
      </w:r>
    </w:p>
  </w:comment>
  <w:comment w:id="97" w:author="Jaeger, Florian" w:date="2023-05-12T14:19:00Z" w:initials="TJ">
    <w:p w14:paraId="75996D08" w14:textId="7FB27DF8" w:rsidR="00FD3AD0" w:rsidRDefault="00FD3AD0" w:rsidP="00FD3AD0">
      <w:pPr>
        <w:pStyle w:val="CommentText"/>
        <w:ind w:firstLine="0"/>
      </w:pPr>
      <w:r>
        <w:rPr>
          <w:rStyle w:val="CommentReference"/>
        </w:rPr>
        <w:annotationRef/>
      </w:r>
      <w:r>
        <w:t>Left: production distribution of /s/ and /</w:t>
      </w:r>
      <w:proofErr w:type="spellStart"/>
      <w:r>
        <w:t>sh</w:t>
      </w:r>
      <w:proofErr w:type="spellEnd"/>
      <w:r>
        <w:t xml:space="preserve">/ over </w:t>
      </w:r>
      <w:proofErr w:type="spellStart"/>
      <w:r>
        <w:t>CoG</w:t>
      </w:r>
      <w:proofErr w:type="spellEnd"/>
      <w:r>
        <w:t>, ideally somewhat realistic (e.g., roughly following previous papers) along with effect of /u/ context.</w:t>
      </w:r>
    </w:p>
    <w:p w14:paraId="7709135E" w14:textId="77777777" w:rsidR="00FD3AD0" w:rsidRDefault="00FD3AD0" w:rsidP="00FD3AD0">
      <w:pPr>
        <w:pStyle w:val="CommentText"/>
        <w:ind w:firstLine="0"/>
      </w:pPr>
    </w:p>
    <w:p w14:paraId="6AFE30E0" w14:textId="77777777" w:rsidR="00FD3AD0" w:rsidRDefault="00FD3AD0" w:rsidP="00FD3AD0">
      <w:pPr>
        <w:pStyle w:val="CommentText"/>
        <w:ind w:firstLine="0"/>
      </w:pPr>
      <w:r>
        <w:t xml:space="preserve">Right: x-axis is </w:t>
      </w:r>
      <w:proofErr w:type="spellStart"/>
      <w:r>
        <w:t>CoG</w:t>
      </w:r>
      <w:proofErr w:type="spellEnd"/>
      <w:r>
        <w:t xml:space="preserve">, y-axis is proportion of </w:t>
      </w:r>
      <w:proofErr w:type="spellStart"/>
      <w:r>
        <w:t>sh</w:t>
      </w:r>
      <w:proofErr w:type="spellEnd"/>
      <w:r>
        <w:t xml:space="preserve"> responses. Illustrate typical curve along with effect of /u/ context.</w:t>
      </w:r>
    </w:p>
    <w:p w14:paraId="5B029147" w14:textId="77777777" w:rsidR="002767EB" w:rsidRDefault="002767EB" w:rsidP="00FD3AD0">
      <w:pPr>
        <w:pStyle w:val="CommentText"/>
        <w:ind w:firstLine="0"/>
      </w:pPr>
    </w:p>
    <w:p w14:paraId="23F8FA6C" w14:textId="747CDCF6" w:rsidR="002767EB" w:rsidRPr="00F05B25" w:rsidRDefault="002767EB" w:rsidP="00FD3AD0">
      <w:pPr>
        <w:pStyle w:val="CommentText"/>
        <w:ind w:firstLine="0"/>
        <w:rPr>
          <w:b/>
          <w:bCs/>
        </w:rPr>
      </w:pPr>
      <w:r w:rsidRPr="00F05B25">
        <w:rPr>
          <w:b/>
          <w:bCs/>
        </w:rPr>
        <w:t>Second row: same for lip-rounding context</w:t>
      </w:r>
      <w:r w:rsidR="00F05B25" w:rsidRPr="00F05B25">
        <w:rPr>
          <w:b/>
          <w:bCs/>
        </w:rPr>
        <w:t>?</w:t>
      </w:r>
    </w:p>
  </w:comment>
  <w:comment w:id="107" w:author="Jaeger, Florian" w:date="2023-05-12T14:54:00Z" w:initials="TJ">
    <w:p w14:paraId="29F77D53" w14:textId="77777777" w:rsidR="00F05B25" w:rsidRDefault="00F05B25">
      <w:pPr>
        <w:pStyle w:val="CommentText"/>
      </w:pPr>
      <w:r>
        <w:rPr>
          <w:rStyle w:val="CommentReference"/>
        </w:rPr>
        <w:annotationRef/>
      </w:r>
      <w:proofErr w:type="spellStart"/>
      <w:r>
        <w:t>Mcmurray</w:t>
      </w:r>
      <w:proofErr w:type="spellEnd"/>
      <w:r>
        <w:t>, vowel formant transition literature, etc.</w:t>
      </w:r>
    </w:p>
    <w:p w14:paraId="20EC964B" w14:textId="77777777" w:rsidR="0066319E" w:rsidRDefault="0066319E">
      <w:pPr>
        <w:pStyle w:val="CommentText"/>
      </w:pPr>
    </w:p>
    <w:p w14:paraId="3B386856" w14:textId="5D30A019" w:rsidR="0066319E" w:rsidRDefault="0066319E">
      <w:pPr>
        <w:pStyle w:val="CommentText"/>
      </w:pPr>
      <w:r>
        <w:t>(</w:t>
      </w:r>
      <w:proofErr w:type="gramStart"/>
      <w:r>
        <w:t>actually</w:t>
      </w:r>
      <w:proofErr w:type="gramEnd"/>
      <w:r>
        <w:t>, they might even replicate the vowel context effect?)</w:t>
      </w:r>
    </w:p>
  </w:comment>
  <w:comment w:id="172" w:author="Jaeger, Florian" w:date="2023-05-12T15:05:00Z" w:initials="TJ">
    <w:p w14:paraId="258EE3E5" w14:textId="77777777" w:rsidR="0066319E" w:rsidRDefault="0066319E">
      <w:pPr>
        <w:pStyle w:val="CommentText"/>
      </w:pPr>
      <w:r>
        <w:rPr>
          <w:rStyle w:val="CommentReference"/>
        </w:rPr>
        <w:annotationRef/>
      </w:r>
      <w:r>
        <w:t>Move to discussion of exp 1a-c:</w:t>
      </w:r>
    </w:p>
    <w:p w14:paraId="4EB993DC" w14:textId="77777777" w:rsidR="0066319E" w:rsidRDefault="0066319E">
      <w:pPr>
        <w:pStyle w:val="CommentText"/>
      </w:pPr>
    </w:p>
    <w:p w14:paraId="11E2510F" w14:textId="406A425A" w:rsidR="0066319E" w:rsidRDefault="0066319E">
      <w:pPr>
        <w:pStyle w:val="CommentText"/>
      </w:pPr>
      <w:r w:rsidRPr="00ED3418">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w:t>
      </w:r>
      <w:r>
        <w:rPr>
          <w:szCs w:val="22"/>
        </w:rPr>
        <w:t>,</w:t>
      </w:r>
      <w:r w:rsidRPr="00ED3418">
        <w:rPr>
          <w:szCs w:val="22"/>
        </w:rPr>
        <w:t xml:space="preserve"> Jung, 2012). These effects, designed to compensate for car noise, are still present even when talkers are seated in a silent car, and are therefore posited to be linked to location context rather than to background noise itself (Hay et al. 2017).</w:t>
      </w:r>
    </w:p>
  </w:comment>
  <w:comment w:id="184" w:author="Jaeger, Florian" w:date="2023-05-12T14:45:00Z" w:initials="TJ">
    <w:p w14:paraId="7A1D38B1" w14:textId="6D1BE981" w:rsidR="005D3B1B" w:rsidRDefault="005D3B1B">
      <w:pPr>
        <w:pStyle w:val="CommentText"/>
      </w:pPr>
      <w:r>
        <w:rPr>
          <w:rStyle w:val="CommentReference"/>
        </w:rPr>
        <w:annotationRef/>
      </w:r>
      <w:r>
        <w:t>Let’s move this to the discussion of Exp 1a-c?</w:t>
      </w:r>
    </w:p>
  </w:comment>
  <w:comment w:id="199" w:author="Jaeger, Florian" w:date="2023-05-12T17:48:00Z" w:initials="TJ">
    <w:p w14:paraId="6E2C7964" w14:textId="7541833B" w:rsidR="001A15DD" w:rsidRPr="001A15DD" w:rsidRDefault="001A15DD">
      <w:pPr>
        <w:pStyle w:val="CommentText"/>
      </w:pPr>
      <w:r>
        <w:rPr>
          <w:rStyle w:val="CommentReference"/>
        </w:rPr>
        <w:annotationRef/>
      </w:r>
      <w:r>
        <w:t xml:space="preserve">A reference might help here. But </w:t>
      </w:r>
      <w:r>
        <w:rPr>
          <w:i/>
          <w:iCs/>
        </w:rPr>
        <w:t xml:space="preserve">perhaps </w:t>
      </w:r>
      <w:r>
        <w:t>not necessary.</w:t>
      </w:r>
    </w:p>
  </w:comment>
  <w:comment w:id="250" w:author="Jaeger, Florian" w:date="2023-05-12T18:01:00Z" w:initials="TJ">
    <w:p w14:paraId="2860EFAB" w14:textId="5A3FFF31" w:rsidR="00057517" w:rsidRDefault="00057517">
      <w:pPr>
        <w:pStyle w:val="CommentText"/>
      </w:pPr>
      <w:r>
        <w:rPr>
          <w:rStyle w:val="CommentReference"/>
        </w:rPr>
        <w:annotationRef/>
      </w:r>
      <w:r>
        <w:t>Move down?</w:t>
      </w:r>
    </w:p>
  </w:comment>
  <w:comment w:id="275" w:author="Jaeger, Florian" w:date="2021-09-03T18:20:00Z" w:initials="JF">
    <w:p w14:paraId="7F19C6A1" w14:textId="36A59113" w:rsidR="003D72BC" w:rsidRDefault="003D72BC">
      <w:pPr>
        <w:pStyle w:val="CommentText"/>
      </w:pPr>
      <w:r>
        <w:rPr>
          <w:rStyle w:val="CommentReference"/>
        </w:rPr>
        <w:annotationRef/>
      </w:r>
      <w:r w:rsidRPr="001B57A7">
        <w:rPr>
          <w:highlight w:val="cyan"/>
        </w:rPr>
        <w:t xml:space="preserve">Is this correct? Please double check. We should use one labeling scheme here (higher </w:t>
      </w:r>
      <w:r w:rsidRPr="001B57A7">
        <w:rPr>
          <w:highlight w:val="cyan"/>
        </w:rPr>
        <w:sym w:font="Wingdings" w:char="F0E0"/>
      </w:r>
      <w:r w:rsidRPr="001B57A7">
        <w:rPr>
          <w:highlight w:val="cyan"/>
        </w:rPr>
        <w:t xml:space="preserve"> more ashi)</w:t>
      </w:r>
    </w:p>
  </w:comment>
  <w:comment w:id="282" w:author="Jaeger, Florian" w:date="2023-05-12T18:11:00Z" w:initials="TJ">
    <w:p w14:paraId="73984CB4" w14:textId="314FA4A8" w:rsidR="00E85D79" w:rsidRPr="00E85D79" w:rsidRDefault="00E85D79">
      <w:pPr>
        <w:pStyle w:val="CommentText"/>
      </w:pPr>
      <w:r>
        <w:rPr>
          <w:rStyle w:val="CommentReference"/>
        </w:rPr>
        <w:annotationRef/>
      </w:r>
      <w:r>
        <w:t xml:space="preserve">Let’s consolidate these statements </w:t>
      </w:r>
      <w:r>
        <w:rPr>
          <w:i/>
          <w:iCs/>
        </w:rPr>
        <w:t xml:space="preserve">prior </w:t>
      </w:r>
      <w:r>
        <w:t>to any of the experiments. Reviewers seem to not like this repetition.</w:t>
      </w:r>
    </w:p>
  </w:comment>
  <w:comment w:id="293" w:author="Jaeger, Florian" w:date="2023-05-12T18:07:00Z" w:initials="TJ">
    <w:p w14:paraId="15A5C6A2" w14:textId="088BE7BD" w:rsidR="00057517" w:rsidRDefault="00057517">
      <w:pPr>
        <w:pStyle w:val="CommentText"/>
      </w:pPr>
      <w:r>
        <w:rPr>
          <w:rStyle w:val="CommentReference"/>
        </w:rPr>
        <w:annotationRef/>
      </w:r>
      <w:r>
        <w:t>And Kraljic? (</w:t>
      </w:r>
      <w:proofErr w:type="gramStart"/>
      <w:r>
        <w:t>would</w:t>
      </w:r>
      <w:proofErr w:type="gramEnd"/>
      <w:r>
        <w:t xml:space="preserve"> be good to add one other paper at least).</w:t>
      </w:r>
    </w:p>
  </w:comment>
  <w:comment w:id="298" w:author="Jaeger, Florian" w:date="2023-05-12T20:56:00Z" w:initials="TJ">
    <w:p w14:paraId="74C09277" w14:textId="5073175F" w:rsidR="00E538CF" w:rsidRDefault="00E538CF">
      <w:pPr>
        <w:pStyle w:val="CommentText"/>
      </w:pPr>
      <w:r>
        <w:rPr>
          <w:rStyle w:val="CommentReference"/>
        </w:rPr>
        <w:annotationRef/>
      </w:r>
      <w:r w:rsidRPr="00E538CF">
        <w:rPr>
          <w:b/>
          <w:bCs/>
        </w:rPr>
        <w:t>Gevher</w:t>
      </w:r>
      <w:r>
        <w:t>, could we make the HTML such that it works as part of our OSF? Then we could just link to the exact OSF location here.</w:t>
      </w:r>
    </w:p>
  </w:comment>
  <w:comment w:id="294" w:author="Jaeger, Florian" w:date="2023-05-12T18:12:00Z" w:initials="TJ">
    <w:p w14:paraId="2B8D7E1E" w14:textId="7B9AEECC" w:rsidR="00E85D79" w:rsidRDefault="00E85D79">
      <w:pPr>
        <w:pStyle w:val="CommentText"/>
      </w:pPr>
      <w:r>
        <w:rPr>
          <w:rStyle w:val="CommentReference"/>
        </w:rPr>
        <w:annotationRef/>
      </w:r>
      <w:r>
        <w:t>Same of this. Let’s move it up to the intro.</w:t>
      </w:r>
    </w:p>
  </w:comment>
  <w:comment w:id="313" w:author="Jaeger, Florian" w:date="2023-05-12T18:13:00Z" w:initials="TJ">
    <w:p w14:paraId="182CAD51" w14:textId="38079797" w:rsidR="00E85D79" w:rsidRDefault="00E85D79">
      <w:pPr>
        <w:pStyle w:val="CommentText"/>
      </w:pPr>
      <w:r>
        <w:rPr>
          <w:rStyle w:val="CommentReference"/>
        </w:rPr>
        <w:annotationRef/>
      </w:r>
      <w:r>
        <w:t>I’m inclined to omit. We’re not using it, never planned to, and it’s a bit over-detailed for this purpose.</w:t>
      </w:r>
    </w:p>
  </w:comment>
  <w:comment w:id="312" w:author="Jaeger, Florian" w:date="2023-05-12T18:16:00Z" w:initials="TJ">
    <w:p w14:paraId="4D72B468" w14:textId="48F176C4" w:rsidR="00E85D79" w:rsidRDefault="00E85D79">
      <w:pPr>
        <w:pStyle w:val="CommentText"/>
      </w:pPr>
      <w:r>
        <w:rPr>
          <w:rStyle w:val="CommentReference"/>
        </w:rPr>
        <w:annotationRef/>
      </w:r>
      <w:r>
        <w:t>If you agree with this cut, let’s completely remove this health sensitive data from our data set and never look at it again? If we keep it, we should mention it.</w:t>
      </w:r>
    </w:p>
  </w:comment>
  <w:comment w:id="408" w:author="Jaeger, Florian" w:date="2021-09-03T20:00:00Z" w:initials="JF">
    <w:p w14:paraId="765C076F" w14:textId="562A4A69" w:rsidR="003D72BC" w:rsidRDefault="003D72BC">
      <w:pPr>
        <w:pStyle w:val="CommentText"/>
      </w:pPr>
      <w:r>
        <w:rPr>
          <w:rStyle w:val="CommentReference"/>
        </w:rPr>
        <w:annotationRef/>
      </w:r>
      <w:r>
        <w:t>To be done.</w:t>
      </w:r>
    </w:p>
  </w:comment>
  <w:comment w:id="404" w:author="Jaeger, Florian" w:date="2023-05-12T21:17:00Z" w:initials="TJ">
    <w:p w14:paraId="2DD7FEAE" w14:textId="266C8BE3" w:rsidR="007E5D3F" w:rsidRDefault="007E5D3F">
      <w:pPr>
        <w:pStyle w:val="CommentText"/>
      </w:pPr>
      <w:r>
        <w:rPr>
          <w:rStyle w:val="CommentReference"/>
        </w:rPr>
        <w:annotationRef/>
      </w:r>
      <w:r>
        <w:t xml:space="preserve">Have we tried using </w:t>
      </w:r>
      <w:proofErr w:type="spellStart"/>
      <w:proofErr w:type="gramStart"/>
      <w:r>
        <w:t>mo</w:t>
      </w:r>
      <w:proofErr w:type="spellEnd"/>
      <w:r>
        <w:t>(</w:t>
      </w:r>
      <w:proofErr w:type="gramEnd"/>
      <w:r>
        <w:t>) instead?</w:t>
      </w:r>
    </w:p>
  </w:comment>
  <w:comment w:id="436" w:author="Jaeger, Florian" w:date="2023-05-20T09:23:00Z" w:initials="TJ">
    <w:p w14:paraId="36993C6E" w14:textId="5E578125" w:rsidR="0024688C" w:rsidRDefault="0024688C" w:rsidP="0024688C">
      <w:pPr>
        <w:pStyle w:val="NormalWeb"/>
        <w:rPr>
          <w:lang w:eastAsia="ja-JP"/>
        </w:rPr>
      </w:pPr>
      <w:r>
        <w:rPr>
          <w:rStyle w:val="CommentReference"/>
        </w:rPr>
        <w:annotationRef/>
      </w:r>
      <w:r w:rsidRPr="0024688C">
        <w:rPr>
          <w:rFonts w:ascii="LMRoman17" w:hAnsi="LMRoman17"/>
          <w:sz w:val="34"/>
          <w:szCs w:val="34"/>
          <w:lang w:eastAsia="ja-JP"/>
        </w:rPr>
        <w:t>Modeling Monotonic Effects of Ordinal Predictors in Bayesian Regression Models</w:t>
      </w:r>
    </w:p>
  </w:comment>
  <w:comment w:id="563" w:author="Jaeger, Florian" w:date="2023-05-20T10:40:00Z" w:initials="TJ">
    <w:p w14:paraId="6FAD54DA" w14:textId="7D32B3BB" w:rsidR="00825EE6" w:rsidRDefault="00825EE6">
      <w:pPr>
        <w:pStyle w:val="CommentText"/>
      </w:pPr>
      <w:r>
        <w:rPr>
          <w:rStyle w:val="CommentReference"/>
        </w:rPr>
        <w:annotationRef/>
      </w:r>
      <w:r>
        <w:t>Block analyses, changes of pen effect based on acoustic/visual cues.</w:t>
      </w:r>
    </w:p>
  </w:comment>
  <w:comment w:id="559" w:author="Jaeger, Florian" w:date="2023-05-20T12:05:00Z" w:initials="TJ">
    <w:p w14:paraId="6E410DBF" w14:textId="6443D8E8" w:rsidR="004F276B" w:rsidRDefault="004F276B">
      <w:pPr>
        <w:pStyle w:val="CommentText"/>
      </w:pPr>
      <w:r>
        <w:rPr>
          <w:rStyle w:val="CommentReference"/>
        </w:rPr>
        <w:annotationRef/>
      </w:r>
      <w:r>
        <w:t>I cut the stuff about the items. Let’s put that into the SI.</w:t>
      </w:r>
    </w:p>
  </w:comment>
  <w:comment w:id="589" w:author="Shawn Cummings" w:date="2022-12-09T06:05:00Z" w:initials="SC">
    <w:p w14:paraId="50BCE79A" w14:textId="77777777" w:rsidR="007D0F10" w:rsidRDefault="007D0F10" w:rsidP="000E33C6">
      <w:pPr>
        <w:pStyle w:val="CommentText"/>
        <w:jc w:val="left"/>
      </w:pPr>
      <w:r>
        <w:rPr>
          <w:rStyle w:val="CommentReference"/>
        </w:rPr>
        <w:annotationRef/>
      </w:r>
      <w:r>
        <w:rPr>
          <w:lang w:val=""/>
        </w:rPr>
        <w:t>Placeholder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0508C" w15:done="0"/>
  <w15:commentEx w15:paraId="6B834A9C" w15:done="0"/>
  <w15:commentEx w15:paraId="4C8963E8" w15:done="0"/>
  <w15:commentEx w15:paraId="47B34FBA" w15:done="0"/>
  <w15:commentEx w15:paraId="6D8C15F5" w15:done="0"/>
  <w15:commentEx w15:paraId="23F8FA6C" w15:done="0"/>
  <w15:commentEx w15:paraId="3B386856" w15:done="0"/>
  <w15:commentEx w15:paraId="11E2510F" w15:done="0"/>
  <w15:commentEx w15:paraId="7A1D38B1" w15:done="0"/>
  <w15:commentEx w15:paraId="6E2C7964" w15:done="0"/>
  <w15:commentEx w15:paraId="2860EFAB" w15:done="0"/>
  <w15:commentEx w15:paraId="7F19C6A1" w15:done="0"/>
  <w15:commentEx w15:paraId="73984CB4" w15:done="0"/>
  <w15:commentEx w15:paraId="15A5C6A2" w15:done="0"/>
  <w15:commentEx w15:paraId="74C09277" w15:done="0"/>
  <w15:commentEx w15:paraId="2B8D7E1E" w15:done="0"/>
  <w15:commentEx w15:paraId="182CAD51" w15:done="0"/>
  <w15:commentEx w15:paraId="4D72B468" w15:done="0"/>
  <w15:commentEx w15:paraId="765C076F" w15:done="0"/>
  <w15:commentEx w15:paraId="2DD7FEAE" w15:done="0"/>
  <w15:commentEx w15:paraId="36993C6E" w15:done="0"/>
  <w15:commentEx w15:paraId="6FAD54DA" w15:done="0"/>
  <w15:commentEx w15:paraId="6E410DBF" w15:done="0"/>
  <w15:commentEx w15:paraId="50BCE7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7" w16cex:dateUtc="2023-05-12T18:56:00Z"/>
  <w16cex:commentExtensible w16cex:durableId="273D3076" w16cex:dateUtc="2022-12-09T08:56:00Z"/>
  <w16cex:commentExtensible w16cex:durableId="2808C49A" w16cex:dateUtc="2023-05-12T18:58:00Z"/>
  <w16cex:commentExtensible w16cex:durableId="273D30A0" w16cex:dateUtc="2022-12-09T08:57:00Z"/>
  <w16cex:commentExtensible w16cex:durableId="24DCDDF8"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08CF98" w16cex:dateUtc="2023-05-12T19:45:00Z"/>
  <w16cex:commentExtensible w16cex:durableId="2808FA84" w16cex:dateUtc="2023-05-12T21:48:00Z"/>
  <w16cex:commentExtensible w16cex:durableId="2808FD74" w16cex:dateUtc="2023-05-12T22:01:00Z"/>
  <w16cex:commentExtensible w16cex:durableId="24DCE5DA" w16cex:dateUtc="2021-09-03T22:20:00Z"/>
  <w16cex:commentExtensible w16cex:durableId="2808FFE9" w16cex:dateUtc="2023-05-12T22:11:00Z"/>
  <w16cex:commentExtensible w16cex:durableId="2808FEEA" w16cex:dateUtc="2023-05-12T22:07:00Z"/>
  <w16cex:commentExtensible w16cex:durableId="28092672" w16cex:dateUtc="2023-05-13T00:56:00Z"/>
  <w16cex:commentExtensible w16cex:durableId="28090005" w16cex:dateUtc="2023-05-12T22:12:00Z"/>
  <w16cex:commentExtensible w16cex:durableId="2809005A" w16cex:dateUtc="2023-05-12T22:13:00Z"/>
  <w16cex:commentExtensible w16cex:durableId="280900FC" w16cex:dateUtc="2023-05-12T22:16:00Z"/>
  <w16cex:commentExtensible w16cex:durableId="24DCFD75" w16cex:dateUtc="2021-09-04T00:00:00Z"/>
  <w16cex:commentExtensible w16cex:durableId="28092B70" w16cex:dateUtc="2023-05-13T01:17:00Z"/>
  <w16cex:commentExtensible w16cex:durableId="2813100B" w16cex:dateUtc="2023-05-20T13:23:00Z"/>
  <w16cex:commentExtensible w16cex:durableId="2813222C" w16cex:dateUtc="2023-05-20T14:40:00Z"/>
  <w16cex:commentExtensible w16cex:durableId="28133606" w16cex:dateUtc="2023-05-20T16:05:00Z"/>
  <w16cex:commentExtensible w16cex:durableId="273D4EAE" w16cex:dateUtc="2022-12-09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0508C" w16cid:durableId="2808C427"/>
  <w16cid:commentId w16cid:paraId="6B834A9C" w16cid:durableId="273D3076"/>
  <w16cid:commentId w16cid:paraId="4C8963E8" w16cid:durableId="2808C49A"/>
  <w16cid:commentId w16cid:paraId="47B34FBA" w16cid:durableId="273D30A0"/>
  <w16cid:commentId w16cid:paraId="6D8C15F5" w16cid:durableId="24DCDDF8"/>
  <w16cid:commentId w16cid:paraId="23F8FA6C" w16cid:durableId="2808C956"/>
  <w16cid:commentId w16cid:paraId="3B386856" w16cid:durableId="2808D1AE"/>
  <w16cid:commentId w16cid:paraId="11E2510F" w16cid:durableId="2808D444"/>
  <w16cid:commentId w16cid:paraId="7A1D38B1" w16cid:durableId="2808CF98"/>
  <w16cid:commentId w16cid:paraId="6E2C7964" w16cid:durableId="2808FA84"/>
  <w16cid:commentId w16cid:paraId="2860EFAB" w16cid:durableId="2808FD74"/>
  <w16cid:commentId w16cid:paraId="7F19C6A1" w16cid:durableId="24DCE5DA"/>
  <w16cid:commentId w16cid:paraId="73984CB4" w16cid:durableId="2808FFE9"/>
  <w16cid:commentId w16cid:paraId="15A5C6A2" w16cid:durableId="2808FEEA"/>
  <w16cid:commentId w16cid:paraId="74C09277" w16cid:durableId="28092672"/>
  <w16cid:commentId w16cid:paraId="2B8D7E1E" w16cid:durableId="28090005"/>
  <w16cid:commentId w16cid:paraId="182CAD51" w16cid:durableId="2809005A"/>
  <w16cid:commentId w16cid:paraId="4D72B468" w16cid:durableId="280900FC"/>
  <w16cid:commentId w16cid:paraId="765C076F" w16cid:durableId="24DCFD75"/>
  <w16cid:commentId w16cid:paraId="2DD7FEAE" w16cid:durableId="28092B70"/>
  <w16cid:commentId w16cid:paraId="36993C6E" w16cid:durableId="2813100B"/>
  <w16cid:commentId w16cid:paraId="6FAD54DA" w16cid:durableId="2813222C"/>
  <w16cid:commentId w16cid:paraId="6E410DBF" w16cid:durableId="28133606"/>
  <w16cid:commentId w16cid:paraId="50BCE79A" w16cid:durableId="273D4E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4D5CB" w14:textId="77777777" w:rsidR="00315F2D" w:rsidRDefault="00315F2D" w:rsidP="00634F96">
      <w:r>
        <w:separator/>
      </w:r>
    </w:p>
  </w:endnote>
  <w:endnote w:type="continuationSeparator" w:id="0">
    <w:p w14:paraId="251222F6" w14:textId="77777777" w:rsidR="00315F2D" w:rsidRDefault="00315F2D" w:rsidP="00634F96">
      <w:r>
        <w:continuationSeparator/>
      </w:r>
    </w:p>
  </w:endnote>
  <w:endnote w:type="continuationNotice" w:id="1">
    <w:p w14:paraId="35945EBE" w14:textId="77777777" w:rsidR="00315F2D" w:rsidRDefault="00315F2D"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roman"/>
    <w:pitch w:val="variable"/>
    <w:sig w:usb0="E0002EFF" w:usb1="C000785B" w:usb2="00000009" w:usb3="00000000" w:csb0="000001F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A22E9" w14:textId="77777777" w:rsidR="00315F2D" w:rsidRDefault="00315F2D" w:rsidP="00634F96">
      <w:r>
        <w:separator/>
      </w:r>
    </w:p>
  </w:footnote>
  <w:footnote w:type="continuationSeparator" w:id="0">
    <w:p w14:paraId="62BBB5A5" w14:textId="77777777" w:rsidR="00315F2D" w:rsidRDefault="00315F2D" w:rsidP="00634F96">
      <w:r>
        <w:continuationSeparator/>
      </w:r>
    </w:p>
  </w:footnote>
  <w:footnote w:type="continuationNotice" w:id="1">
    <w:p w14:paraId="336E2E42" w14:textId="77777777" w:rsidR="00315F2D" w:rsidRDefault="00315F2D"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ins w:id="455" w:author="Jaeger, Florian" w:date="2023-05-20T11:57:00Z">
        <w:r>
          <w:rPr>
            <w:rStyle w:val="FootnoteReference"/>
          </w:rPr>
          <w:footnoteRef/>
        </w:r>
        <w:r>
          <w:t xml:space="preserve"> For the present experiments, </w:t>
        </w:r>
      </w:ins>
      <w:ins w:id="456" w:author="Jaeger, Florian" w:date="2023-05-20T11:58:00Z">
        <w:r>
          <w:t xml:space="preserve">the analyses of all experiments strongly supported linear effects of </w:t>
        </w:r>
      </w:ins>
      <w:ins w:id="457" w:author="Jaeger, Florian" w:date="2023-05-20T11:59:00Z">
        <w:r>
          <w:t xml:space="preserve">acoustic </w:t>
        </w:r>
      </w:ins>
      <w:ins w:id="458" w:author="Jaeger, Florian" w:date="2023-05-20T11:58:00Z">
        <w:r>
          <w:t>continuum</w:t>
        </w:r>
      </w:ins>
      <w:ins w:id="459" w:author="Jaeger, Florian" w:date="2023-05-20T11:59:00Z">
        <w:r w:rsidR="002E2383">
          <w:t xml:space="preserve"> and non-linear effects of test blocks. </w:t>
        </w:r>
      </w:ins>
      <w:ins w:id="460" w:author="Jaeger, Florian" w:date="2023-05-20T12:00:00Z">
        <w:r w:rsidR="002E2383">
          <w:t>The results we report below replicate when standard linear effects used for continuum and block.</w:t>
        </w:r>
      </w:ins>
    </w:p>
  </w:footnote>
  <w:footnote w:id="4">
    <w:p w14:paraId="1C0DEE1F" w14:textId="3232B30F" w:rsidR="000A4738" w:rsidRDefault="000A4738" w:rsidP="000A4738">
      <w:pPr>
        <w:pStyle w:val="FootnoteText"/>
      </w:pPr>
      <w:ins w:id="546" w:author="Jaeger, Florian" w:date="2023-05-20T11:44:00Z">
        <w:r>
          <w:rPr>
            <w:rStyle w:val="FootnoteReference"/>
          </w:rPr>
          <w:footnoteRef/>
        </w:r>
        <w:r>
          <w:t xml:space="preserve"> Here and f</w:t>
        </w:r>
        <w:r w:rsidRPr="000A4738">
          <w:t>or all</w:t>
        </w:r>
        <w:r>
          <w:t xml:space="preserve"> other</w:t>
        </w:r>
        <w:r w:rsidRPr="000A4738">
          <w:t xml:space="preserve"> experiments, </w:t>
        </w:r>
      </w:ins>
      <w:ins w:id="547" w:author="Jaeger, Florian" w:date="2023-05-20T11:45:00Z">
        <w:r>
          <w:t xml:space="preserve">all ‘main’ </w:t>
        </w:r>
      </w:ins>
      <w:ins w:id="548" w:author="Jaeger, Florian" w:date="2023-05-20T11:44:00Z">
        <w:r w:rsidRPr="000A4738">
          <w:t xml:space="preserve">effects were assessed in the center of the acoustic continuum for the first test block (paralleling Liu &amp; Jaeger, 2018, 2019).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0"/>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8"/>
  </w:num>
  <w:num w:numId="20" w16cid:durableId="1229146778">
    <w:abstractNumId w:val="26"/>
  </w:num>
  <w:num w:numId="21" w16cid:durableId="220216002">
    <w:abstractNumId w:val="7"/>
  </w:num>
  <w:num w:numId="22" w16cid:durableId="14580772">
    <w:abstractNumId w:val="8"/>
  </w:num>
  <w:num w:numId="23" w16cid:durableId="97608300">
    <w:abstractNumId w:val="4"/>
  </w:num>
  <w:num w:numId="24" w16cid:durableId="1378550822">
    <w:abstractNumId w:val="31"/>
  </w:num>
  <w:num w:numId="25" w16cid:durableId="1075905966">
    <w:abstractNumId w:val="5"/>
  </w:num>
  <w:num w:numId="26" w16cid:durableId="1110510486">
    <w:abstractNumId w:val="6"/>
  </w:num>
  <w:num w:numId="27" w16cid:durableId="214775573">
    <w:abstractNumId w:val="27"/>
  </w:num>
  <w:num w:numId="28" w16cid:durableId="457457634">
    <w:abstractNumId w:val="29"/>
  </w:num>
  <w:num w:numId="29" w16cid:durableId="1685400787">
    <w:abstractNumId w:val="22"/>
  </w:num>
  <w:num w:numId="30" w16cid:durableId="1104881152">
    <w:abstractNumId w:val="0"/>
  </w:num>
  <w:num w:numId="31" w16cid:durableId="1181970774">
    <w:abstractNumId w:val="3"/>
  </w:num>
  <w:num w:numId="32" w16cid:durableId="50124405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704AF"/>
    <w:rsid w:val="00070699"/>
    <w:rsid w:val="0007076A"/>
    <w:rsid w:val="000708F0"/>
    <w:rsid w:val="00071665"/>
    <w:rsid w:val="00071A3D"/>
    <w:rsid w:val="00072343"/>
    <w:rsid w:val="0007257F"/>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58E"/>
    <w:rsid w:val="000D471F"/>
    <w:rsid w:val="000D4B14"/>
    <w:rsid w:val="000D59F2"/>
    <w:rsid w:val="000D5EBE"/>
    <w:rsid w:val="000D793B"/>
    <w:rsid w:val="000D7B98"/>
    <w:rsid w:val="000D7FE9"/>
    <w:rsid w:val="000E08F4"/>
    <w:rsid w:val="000E0BB5"/>
    <w:rsid w:val="000E19AB"/>
    <w:rsid w:val="000E2210"/>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6540"/>
    <w:rsid w:val="003F66D4"/>
    <w:rsid w:val="003F680F"/>
    <w:rsid w:val="003F6A7C"/>
    <w:rsid w:val="003F6B92"/>
    <w:rsid w:val="003F7188"/>
    <w:rsid w:val="003F7754"/>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673"/>
    <w:rsid w:val="00995167"/>
    <w:rsid w:val="00995A5B"/>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E2C"/>
    <w:rsid w:val="00E740D0"/>
    <w:rsid w:val="00E74C02"/>
    <w:rsid w:val="00E74D31"/>
    <w:rsid w:val="00E75448"/>
    <w:rsid w:val="00E756C2"/>
    <w:rsid w:val="00E75B84"/>
    <w:rsid w:val="00E75E1E"/>
    <w:rsid w:val="00E76018"/>
    <w:rsid w:val="00E7764C"/>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42</Pages>
  <Words>11589</Words>
  <Characters>66059</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9</cp:revision>
  <cp:lastPrinted>2019-03-12T19:51:00Z</cp:lastPrinted>
  <dcterms:created xsi:type="dcterms:W3CDTF">2023-05-18T20:07:00Z</dcterms:created>
  <dcterms:modified xsi:type="dcterms:W3CDTF">2023-05-20T16:10:00Z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