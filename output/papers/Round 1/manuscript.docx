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C1BBE1A" w14:textId="738FC47B" w:rsidR="003C30A1"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 xml:space="preserve">Logic against </w:t>
        </w:r>
      </w:ins>
      <w:ins w:id="10" w:author="Cummings, Shawn" w:date="2023-05-31T17:06:00Z">
        <w:r w:rsidR="003C30A1">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1" w:author="Jaeger, Florian" w:date="2023-05-13T09:15:00Z"/>
        </w:rPr>
      </w:pPr>
      <w:ins w:id="12"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3" w:author="Jaeger, Florian" w:date="2023-05-13T09:15:00Z"/>
        </w:rPr>
      </w:pPr>
      <w:ins w:id="14" w:author="Jaeger, Florian" w:date="2023-05-13T09:15:00Z">
        <w:r>
          <w:t>Update websi</w:t>
        </w:r>
      </w:ins>
      <w:ins w:id="15"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6" w:author="Jaeger, Florian" w:date="2023-05-13T09:15:00Z"/>
        </w:rPr>
      </w:pPr>
      <w:ins w:id="17"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8" w:author="Cummings, Shawn" w:date="2023-05-22T13:33:00Z"/>
        </w:rPr>
      </w:pPr>
      <w:ins w:id="19" w:author="Jaeger, Florian" w:date="2023-05-13T09:14:00Z">
        <w:r w:rsidRPr="00B92F7F">
          <w:t xml:space="preserve">Run analyses for experiment 1a-c </w:t>
        </w:r>
      </w:ins>
      <w:ins w:id="20" w:author="Jaeger, Florian" w:date="2023-05-13T09:15:00Z">
        <w:r w:rsidRPr="00B92F7F">
          <w:t>with mo()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1" w:author="Cummings, Shawn" w:date="2023-05-30T22:06:00Z"/>
          <w:b/>
          <w:bCs/>
        </w:rPr>
      </w:pPr>
      <w:ins w:id="22" w:author="Cummings, Shawn" w:date="2023-05-30T22:06:00Z">
        <w:r>
          <w:rPr>
            <w:b/>
            <w:bCs/>
          </w:rPr>
          <w:br w:type="page"/>
        </w:r>
      </w:ins>
    </w:p>
    <w:p w14:paraId="6E4D4CA4" w14:textId="663ED51F" w:rsidR="00B92F7F" w:rsidRPr="00B92F7F" w:rsidRDefault="003F5649" w:rsidP="0066093F">
      <w:pPr>
        <w:widowControl/>
        <w:autoSpaceDE/>
        <w:autoSpaceDN/>
        <w:adjustRightInd/>
        <w:spacing w:line="240" w:lineRule="auto"/>
        <w:ind w:firstLine="0"/>
        <w:jc w:val="left"/>
      </w:pPr>
      <w:commentRangeStart w:id="23"/>
      <w:commentRangeEnd w:id="23"/>
      <w:r>
        <w:rPr>
          <w:rStyle w:val="CommentReference"/>
        </w:rPr>
        <w:lastRenderedPageBreak/>
        <w:commentReference w:id="23"/>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8117F4" w:rsidRDefault="00620763" w:rsidP="00634F96">
      <w:pPr>
        <w:rPr>
          <w:b/>
          <w:bCs/>
          <w:szCs w:val="22"/>
        </w:rPr>
      </w:pPr>
      <w:r w:rsidRPr="008117F4">
        <w:rPr>
          <w:b/>
          <w:bCs/>
          <w:highlight w:val="yellow"/>
        </w:rPr>
        <w:t>Causal inference</w:t>
      </w:r>
      <w:r w:rsidRPr="008117F4">
        <w:rPr>
          <w:b/>
          <w:bCs/>
          <w:szCs w:val="22"/>
        </w:rPr>
        <w:t xml:space="preserve"> in audiovisual speech perception</w:t>
      </w:r>
      <w:r w:rsidR="008537CE" w:rsidRPr="008117F4">
        <w:rPr>
          <w:b/>
          <w:bCs/>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 xml:space="preserve">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“th”, “s”, and “sh”)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“sh”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A6DF91B"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w:t>
      </w:r>
      <w:del w:id="24" w:author="Jaeger, Florian" w:date="2023-06-08T10:48:00Z">
        <w:r w:rsidRPr="00ED3418" w:rsidDel="008117F4">
          <w:rPr>
            <w:b/>
            <w:bCs/>
            <w:szCs w:val="22"/>
          </w:rPr>
          <w:delText xml:space="preserve">hopes </w:delText>
        </w:r>
      </w:del>
      <w:ins w:id="25" w:author="Jaeger, Florian" w:date="2023-06-08T10:48:00Z">
        <w:r w:rsidR="008117F4">
          <w:rPr>
            <w:b/>
            <w:bCs/>
            <w:szCs w:val="22"/>
          </w:rPr>
          <w:t>aims</w:t>
        </w:r>
        <w:r w:rsidR="008117F4" w:rsidRPr="00ED3418">
          <w:rPr>
            <w:b/>
            <w:bCs/>
            <w:szCs w:val="22"/>
          </w:rPr>
          <w:t xml:space="preserve"> </w:t>
        </w:r>
      </w:ins>
      <w:r w:rsidRPr="00ED3418">
        <w:rPr>
          <w:b/>
          <w:bCs/>
          <w:szCs w:val="22"/>
        </w:rPr>
        <w:t xml:space="preserve">to further understanding of the specificity of learning through acknowledging the potential joint contributions of both talker and context on variability in </w:t>
      </w:r>
      <w:r w:rsidRPr="00ED3418">
        <w:rPr>
          <w:b/>
          <w:bCs/>
          <w:szCs w:val="22"/>
        </w:rPr>
        <w:lastRenderedPageBreak/>
        <w:t>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6"/>
      <w:r w:rsidRPr="00ED3418">
        <w:rPr>
          <w:szCs w:val="22"/>
          <w:highlight w:val="cyan"/>
        </w:rPr>
        <w:t>XYZ</w:t>
      </w:r>
      <w:commentRangeEnd w:id="26"/>
      <w:r w:rsidRPr="00ED3418">
        <w:rPr>
          <w:rStyle w:val="CommentReference"/>
          <w:sz w:val="22"/>
          <w:szCs w:val="22"/>
        </w:rPr>
        <w:commentReference w:id="26"/>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 xml:space="preserve">(Soli, 1981; Yeni-Komshian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27"/>
      <w:r w:rsidR="00FD3AD0">
        <w:rPr>
          <w:szCs w:val="22"/>
        </w:rPr>
        <w:t>XXX</w:t>
      </w:r>
      <w:commentRangeEnd w:id="27"/>
      <w:r w:rsidR="00FD3AD0">
        <w:rPr>
          <w:rStyle w:val="CommentReference"/>
        </w:rPr>
        <w:commentReference w:id="27"/>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8"/>
      <w:r w:rsidR="00F05B25">
        <w:rPr>
          <w:szCs w:val="22"/>
        </w:rPr>
        <w:t>REFS</w:t>
      </w:r>
      <w:commentRangeEnd w:id="28"/>
      <w:r w:rsidR="00F05B25">
        <w:rPr>
          <w:rStyle w:val="CommentReference"/>
        </w:rPr>
        <w:commentReference w:id="28"/>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9"/>
      <w:r w:rsidR="00B93163" w:rsidRPr="00ED3418">
        <w:rPr>
          <w:szCs w:val="22"/>
        </w:rPr>
        <w:t>2006</w:t>
      </w:r>
      <w:commentRangeEnd w:id="29"/>
      <w:r w:rsidR="0066319E">
        <w:rPr>
          <w:rStyle w:val="CommentReference"/>
        </w:rPr>
        <w:commentReference w:id="29"/>
      </w:r>
      <w:r w:rsidR="00B93163" w:rsidRPr="00ED3418">
        <w:rPr>
          <w:szCs w:val="22"/>
        </w:rPr>
        <w:t xml:space="preserve">). </w:t>
      </w:r>
    </w:p>
    <w:p w14:paraId="27C57315" w14:textId="73508ECB" w:rsidR="00B93163" w:rsidRPr="00ED3418" w:rsidRDefault="00244AD2" w:rsidP="00244AD2">
      <w:pPr>
        <w:rPr>
          <w:szCs w:val="22"/>
        </w:rPr>
      </w:pPr>
      <w:commentRangeStart w:id="30"/>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30"/>
      <w:r>
        <w:rPr>
          <w:rStyle w:val="CommentReference"/>
        </w:rPr>
        <w:commentReference w:id="30"/>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r w:rsidR="00C161C5" w:rsidRPr="001329E0">
        <w:rPr>
          <w:i/>
          <w:iCs/>
          <w:szCs w:val="22"/>
        </w:rPr>
        <w:t>ashi</w:t>
      </w:r>
      <w:r>
        <w:rPr>
          <w:szCs w:val="22"/>
        </w:rPr>
        <w:t xml:space="preserve"> to </w:t>
      </w:r>
      <w:r w:rsidRPr="001329E0">
        <w:rPr>
          <w:i/>
          <w:iCs/>
          <w:szCs w:val="22"/>
        </w:rPr>
        <w:t>as</w:t>
      </w:r>
      <w:r w:rsidR="001329E0" w:rsidRPr="001329E0">
        <w:rPr>
          <w:i/>
          <w:iCs/>
          <w:szCs w:val="22"/>
        </w:rPr>
        <w:t>i</w:t>
      </w:r>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31"/>
      <w:commentRangeStart w:id="32"/>
      <w:r w:rsidR="00C161C5" w:rsidRPr="00ED3418">
        <w:rPr>
          <w:szCs w:val="22"/>
        </w:rPr>
        <w:t xml:space="preserve">thought the talker in the video </w:t>
      </w:r>
      <w:r w:rsidR="00D037E1">
        <w:rPr>
          <w:szCs w:val="22"/>
        </w:rPr>
        <w:t>said</w:t>
      </w:r>
      <w:r w:rsidR="000079D6" w:rsidRPr="00ED3418">
        <w:rPr>
          <w:szCs w:val="22"/>
        </w:rPr>
        <w:t xml:space="preserve"> </w:t>
      </w:r>
      <w:commentRangeEnd w:id="31"/>
      <w:r w:rsidR="00D037E1">
        <w:rPr>
          <w:rStyle w:val="CommentReference"/>
        </w:rPr>
        <w:commentReference w:id="31"/>
      </w:r>
      <w:commentRangeEnd w:id="32"/>
      <w:r w:rsidR="003F5649">
        <w:rPr>
          <w:rStyle w:val="CommentReference"/>
        </w:rPr>
        <w:commentReference w:id="32"/>
      </w:r>
      <w:r w:rsidR="001329E0">
        <w:rPr>
          <w:i/>
          <w:iCs/>
          <w:szCs w:val="22"/>
        </w:rPr>
        <w:t>ashi</w:t>
      </w:r>
      <w:r w:rsidR="001329E0">
        <w:rPr>
          <w:szCs w:val="22"/>
        </w:rPr>
        <w:t xml:space="preserve"> or </w:t>
      </w:r>
      <w:r w:rsidR="001329E0">
        <w:rPr>
          <w:i/>
          <w:iCs/>
          <w:szCs w:val="22"/>
        </w:rPr>
        <w:t>asi</w:t>
      </w:r>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33"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33"/>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r w:rsidRPr="001F3C86">
        <w:rPr>
          <w:i w:val="0"/>
          <w:iCs w:val="0"/>
          <w:szCs w:val="22"/>
        </w:rPr>
        <w:t>asi</w:t>
      </w:r>
      <w:r w:rsidRPr="00ED3418">
        <w:rPr>
          <w:szCs w:val="22"/>
        </w:rPr>
        <w:t xml:space="preserve"> to </w:t>
      </w:r>
      <w:r w:rsidRPr="001F3C86">
        <w:rPr>
          <w:i w:val="0"/>
          <w:iCs w:val="0"/>
          <w:szCs w:val="22"/>
        </w:rPr>
        <w:t>ashi</w:t>
      </w:r>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34"/>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Proctor, Shadle, &amp; Iskarous</w:t>
      </w:r>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r w:rsidR="00EE67E0" w:rsidRPr="001329E0">
        <w:rPr>
          <w:i/>
          <w:iCs/>
          <w:szCs w:val="22"/>
        </w:rPr>
        <w:t>asi</w:t>
      </w:r>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34"/>
      <w:r w:rsidR="00057517">
        <w:rPr>
          <w:rStyle w:val="CommentReference"/>
        </w:rPr>
        <w:commentReference w:id="34"/>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35"/>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35"/>
      <w:r w:rsidR="003D6AB3">
        <w:rPr>
          <w:rStyle w:val="CommentReference"/>
        </w:rPr>
        <w:commentReference w:id="35"/>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w:t>
      </w:r>
      <w:r w:rsidR="001F3C86">
        <w:rPr>
          <w:i/>
          <w:iCs/>
          <w:szCs w:val="22"/>
        </w:rPr>
        <w:t>h</w:t>
      </w:r>
      <w:r w:rsidR="00BA1F61">
        <w:rPr>
          <w:i/>
          <w:iCs/>
          <w:szCs w:val="22"/>
        </w:rPr>
        <w:t>i</w:t>
      </w:r>
      <w:r w:rsidR="00620763" w:rsidRPr="00ED3418">
        <w:rPr>
          <w:szCs w:val="22"/>
        </w:rPr>
        <w:t xml:space="preserve"> responses, four steps that would yield close to 50% </w:t>
      </w:r>
      <w:r w:rsidR="00BA1F61">
        <w:rPr>
          <w:i/>
          <w:iCs/>
          <w:szCs w:val="22"/>
        </w:rPr>
        <w:t>as</w:t>
      </w:r>
      <w:r w:rsidR="001F3C86">
        <w:rPr>
          <w:i/>
          <w:iCs/>
          <w:szCs w:val="22"/>
        </w:rPr>
        <w:t>h</w:t>
      </w:r>
      <w:r w:rsidR="00BA1F61">
        <w:rPr>
          <w:i/>
          <w:iCs/>
          <w:szCs w:val="22"/>
        </w:rPr>
        <w:t>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w:t>
      </w:r>
      <w:r w:rsidR="001F3C86">
        <w:rPr>
          <w:i/>
          <w:iCs/>
          <w:szCs w:val="22"/>
        </w:rPr>
        <w:t>h</w:t>
      </w:r>
      <w:r w:rsidR="00BA1F61">
        <w:rPr>
          <w:i/>
          <w:iCs/>
          <w:szCs w:val="22"/>
        </w:rPr>
        <w:t>i</w:t>
      </w:r>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SI:XXX)</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(e.g.</w:t>
      </w:r>
      <w:r w:rsidR="001F3C86">
        <w:rPr>
          <w:szCs w:val="22"/>
        </w:rPr>
        <w:t>,</w:t>
      </w:r>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(e.g.</w:t>
      </w:r>
      <w:r w:rsidR="001F3C86">
        <w:rPr>
          <w:szCs w:val="22"/>
        </w:rPr>
        <w:t>,</w:t>
      </w:r>
      <w:r w:rsidR="002D3F41">
        <w:rPr>
          <w:szCs w:val="22"/>
        </w:rPr>
        <w:t xml:space="preserve">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r w:rsidR="00E20210" w:rsidRPr="005C0E5E">
        <w:rPr>
          <w:i/>
          <w:iCs/>
          <w:szCs w:val="22"/>
        </w:rPr>
        <w:t>asi</w:t>
      </w:r>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r w:rsidRPr="00ED3418">
        <w:rPr>
          <w:i/>
          <w:iCs/>
          <w:szCs w:val="22"/>
        </w:rPr>
        <w:t>asi</w:t>
      </w:r>
      <w:r w:rsidR="003A0879" w:rsidRPr="00ED3418">
        <w:rPr>
          <w:i/>
          <w:iCs/>
          <w:szCs w:val="22"/>
        </w:rPr>
        <w:t>”</w:t>
      </w:r>
      <w:r w:rsidRPr="00ED3418">
        <w:rPr>
          <w:i/>
          <w:iCs/>
          <w:szCs w:val="22"/>
        </w:rPr>
        <w:t xml:space="preserve"> or </w:t>
      </w:r>
      <w:r w:rsidR="003A0879" w:rsidRPr="00ED3418">
        <w:rPr>
          <w:i/>
          <w:iCs/>
          <w:szCs w:val="22"/>
        </w:rPr>
        <w:t>“</w:t>
      </w:r>
      <w:r w:rsidRPr="00ED3418">
        <w:rPr>
          <w:i/>
          <w:iCs/>
          <w:szCs w:val="22"/>
        </w:rPr>
        <w:t>ashi</w:t>
      </w:r>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r w:rsidR="00E20210" w:rsidRPr="001F3C86">
        <w:rPr>
          <w:i/>
          <w:iCs/>
          <w:szCs w:val="22"/>
        </w:rPr>
        <w:t>asi</w:t>
      </w:r>
      <w:r w:rsidR="00F3028E" w:rsidRPr="001F3C86">
        <w:rPr>
          <w:i/>
          <w:iCs/>
          <w:szCs w:val="22"/>
        </w:rPr>
        <w:t xml:space="preserve"> – </w:t>
      </w:r>
      <w:r w:rsidRPr="001F3C86">
        <w:rPr>
          <w:i/>
          <w:iCs/>
          <w:szCs w:val="22"/>
        </w:rPr>
        <w:t>ashi</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lastRenderedPageBreak/>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36"/>
      <w:r w:rsidR="00E44892">
        <w:rPr>
          <w:szCs w:val="22"/>
        </w:rPr>
        <w:t>XXX</w:t>
      </w:r>
      <w:commentRangeEnd w:id="36"/>
      <w:r w:rsidR="00E44892">
        <w:rPr>
          <w:rStyle w:val="CommentReference"/>
        </w:rPr>
        <w:commentReference w:id="3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37"/>
      <w:r w:rsidR="00C310F4" w:rsidRPr="00C310F4">
        <w:rPr>
          <w:szCs w:val="22"/>
        </w:rPr>
        <w:t>79</w:t>
      </w:r>
      <w:commentRangeEnd w:id="37"/>
      <w:r w:rsidR="00651EA0">
        <w:rPr>
          <w:rStyle w:val="CommentReference"/>
        </w:rPr>
        <w:commentReference w:id="37"/>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38" w:name="_Ref136088042"/>
      <w:r>
        <w:t xml:space="preserve">Table </w:t>
      </w:r>
      <w:fldSimple w:instr=" SEQ Table \* ARABIC ">
        <w:r>
          <w:rPr>
            <w:noProof/>
          </w:rPr>
          <w:t>1</w:t>
        </w:r>
      </w:fldSimple>
      <w:bookmarkEnd w:id="38"/>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18CF3EE" w14:textId="62F2AB18" w:rsidTr="00102065">
        <w:trPr>
          <w:tblCellSpacing w:w="15" w:type="dxa"/>
        </w:trPr>
        <w:tc>
          <w:tcPr>
            <w:tcW w:w="2037" w:type="dxa"/>
            <w:vAlign w:val="center"/>
            <w:hideMark/>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278DA0B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102065">
              <w:rPr>
                <w:rFonts w:ascii="Times" w:eastAsia="Times New Roman" w:hAnsi="Times"/>
                <w:sz w:val="24"/>
                <w:u w:val="single"/>
                <w:lang w:eastAsia="en-US"/>
              </w:rPr>
              <w:t>.</w:t>
            </w:r>
            <w:r>
              <w:rPr>
                <w:rFonts w:ascii="Times" w:eastAsia="Times New Roman" w:hAnsi="Times"/>
                <w:sz w:val="24"/>
                <w:u w:val="single"/>
                <w:lang w:eastAsia="en-US"/>
              </w:rPr>
              <w:t>1</w:t>
            </w:r>
            <w:r w:rsidRPr="00102065">
              <w:rPr>
                <w:rFonts w:ascii="Times" w:eastAsia="Times New Roman" w:hAnsi="Times"/>
                <w:sz w:val="24"/>
                <w:u w:val="single"/>
                <w:lang w:eastAsia="en-US"/>
              </w:rPr>
              <w:t>%)</w:t>
            </w:r>
          </w:p>
        </w:tc>
        <w:tc>
          <w:tcPr>
            <w:tcW w:w="970" w:type="dxa"/>
            <w:vAlign w:val="center"/>
            <w:hideMark/>
          </w:tcPr>
          <w:p w14:paraId="3E22A941" w14:textId="7F5B8603"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Pr>
                <w:rFonts w:ascii="Times" w:eastAsia="Times New Roman" w:hAnsi="Times"/>
                <w:sz w:val="24"/>
                <w:lang w:eastAsia="en-US"/>
              </w:rPr>
              <w:t>1</w:t>
            </w:r>
            <w:r w:rsidRPr="0072511C">
              <w:rPr>
                <w:rFonts w:ascii="Times" w:eastAsia="Times New Roman" w:hAnsi="Times"/>
                <w:sz w:val="24"/>
                <w:lang w:eastAsia="en-US"/>
              </w:rPr>
              <w:t>%)</w:t>
            </w:r>
          </w:p>
        </w:tc>
        <w:tc>
          <w:tcPr>
            <w:tcW w:w="960" w:type="dxa"/>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39"/>
            <w:commentRangeStart w:id="40"/>
            <w:commentRangeStart w:id="41"/>
          </w:p>
        </w:tc>
        <w:tc>
          <w:tcPr>
            <w:tcW w:w="897" w:type="dxa"/>
            <w:vAlign w:val="center"/>
            <w:hideMark/>
          </w:tcPr>
          <w:p w14:paraId="54EB4DB4" w14:textId="753112C1"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11" w:type="dxa"/>
            <w:vAlign w:val="center"/>
            <w:hideMark/>
          </w:tcPr>
          <w:p w14:paraId="6210E840" w14:textId="76A96514"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70" w:type="dxa"/>
            <w:vAlign w:val="center"/>
            <w:hideMark/>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39"/>
            <w:r w:rsidRPr="003E79A6">
              <w:rPr>
                <w:rStyle w:val="CommentReference"/>
                <w:i/>
                <w:iCs/>
              </w:rPr>
              <w:commentReference w:id="39"/>
            </w:r>
            <w:r w:rsidRPr="003E79A6">
              <w:rPr>
                <w:rStyle w:val="CommentReference"/>
                <w:i/>
                <w:iCs/>
              </w:rPr>
              <w:commentReference w:id="40"/>
            </w:r>
            <w:r w:rsidRPr="003E79A6">
              <w:rPr>
                <w:rStyle w:val="CommentReference"/>
                <w:i/>
                <w:iCs/>
              </w:rPr>
              <w:commentReference w:id="41"/>
            </w:r>
          </w:p>
        </w:tc>
        <w:tc>
          <w:tcPr>
            <w:tcW w:w="960" w:type="dxa"/>
          </w:tcPr>
          <w:p w14:paraId="08532D02" w14:textId="5B97B0EB"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4 (6.</w:t>
            </w:r>
            <w:r>
              <w:rPr>
                <w:rFonts w:ascii="Times" w:eastAsia="Times New Roman" w:hAnsi="Times"/>
                <w:i/>
                <w:iCs/>
                <w:sz w:val="24"/>
                <w:lang w:eastAsia="en-US"/>
              </w:rPr>
              <w:t>3</w:t>
            </w:r>
            <w:r w:rsidRPr="00102065">
              <w:rPr>
                <w:rFonts w:ascii="Times" w:eastAsia="Times New Roman" w:hAnsi="Times"/>
                <w:i/>
                <w:iCs/>
                <w:sz w:val="24"/>
                <w:lang w:eastAsia="en-US"/>
              </w:rPr>
              <w:t>%)</w:t>
            </w:r>
          </w:p>
        </w:tc>
        <w:tc>
          <w:tcPr>
            <w:tcW w:w="3725" w:type="dxa"/>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10 (4.0%)</w:t>
            </w:r>
          </w:p>
        </w:tc>
      </w:tr>
      <w:commentRangeEnd w:id="40"/>
      <w:commentRangeEnd w:id="41"/>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r w:rsidR="00597B2E">
        <w:rPr>
          <w:i/>
          <w:iCs/>
          <w:szCs w:val="22"/>
        </w:rPr>
        <w:t>ashi</w:t>
      </w:r>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r w:rsidR="00597B2E">
        <w:rPr>
          <w:i/>
          <w:iCs/>
          <w:szCs w:val="22"/>
        </w:rPr>
        <w:t>ashi</w:t>
      </w:r>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r w:rsidRPr="003E79A6">
        <w:rPr>
          <w:i/>
          <w:iCs/>
          <w:szCs w:val="22"/>
        </w:rPr>
        <w:t xml:space="preserve">ashi </w:t>
      </w:r>
      <w:r w:rsidRPr="00ED3418">
        <w:rPr>
          <w:szCs w:val="22"/>
        </w:rPr>
        <w:t xml:space="preserve">vs. 0 = </w:t>
      </w:r>
      <w:r w:rsidR="00E20210" w:rsidRPr="003E79A6">
        <w:rPr>
          <w:i/>
          <w:iCs/>
          <w:szCs w:val="22"/>
        </w:rPr>
        <w:t>asi</w:t>
      </w:r>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(REF-Buerkner &amp; </w:t>
      </w:r>
      <w:commentRangeStart w:id="42"/>
      <w:r w:rsidR="0024688C" w:rsidRPr="003F5649">
        <w:t>Charpentier</w:t>
      </w:r>
      <w:commentRangeEnd w:id="42"/>
      <w:r w:rsidR="0024688C" w:rsidRPr="00BC07C7">
        <w:rPr>
          <w:rStyle w:val="CommentReference"/>
        </w:rPr>
        <w:commentReference w:id="4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43"/>
      <w:commentRangeStart w:id="44"/>
      <w:r w:rsidR="0072511C">
        <w:rPr>
          <w:szCs w:val="22"/>
        </w:rPr>
        <w:t>Zhang &amp; Samuel, 2023; Hodges, Cummings, &amp; Theodore, in prep.</w:t>
      </w:r>
      <w:commentRangeEnd w:id="43"/>
      <w:r w:rsidR="0072511C">
        <w:rPr>
          <w:rStyle w:val="CommentReference"/>
        </w:rPr>
        <w:commentReference w:id="43"/>
      </w:r>
      <w:commentRangeEnd w:id="44"/>
      <w:r w:rsidR="00CE7AE0">
        <w:rPr>
          <w:rStyle w:val="CommentReference"/>
        </w:rPr>
        <w:commentReference w:id="44"/>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ins w:id="45" w:author="Jaeger, Florian" w:date="2023-06-08T10:46:00Z">
                <w:rPr>
                  <w:rFonts w:ascii="Cambria Math" w:hAnsi="Cambria Math"/>
                  <w:i/>
                  <w:szCs w:val="22"/>
                </w:rPr>
              </w:ins>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ins w:id="46" w:author="Jaeger, Florian" w:date="2023-06-08T10:46:00Z">
                <w:rPr>
                  <w:rFonts w:ascii="Cambria Math" w:hAnsi="Cambria Math"/>
                  <w:i/>
                  <w:szCs w:val="22"/>
                </w:rPr>
              </w:ins>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ins w:id="47" w:author="Jaeger, Florian" w:date="2023-06-08T10:46:00Z">
                <w:rPr>
                  <w:rFonts w:ascii="Cambria Math" w:hAnsi="Cambria Math"/>
                  <w:i/>
                  <w:szCs w:val="22"/>
                </w:rPr>
              </w:ins>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4457736D" w:rsidR="009625D1" w:rsidRDefault="002B7F50" w:rsidP="00BA7139">
      <w:pPr>
        <w:pStyle w:val="Caption"/>
        <w:rPr>
          <w:szCs w:val="22"/>
        </w:rPr>
      </w:pPr>
      <w:bookmarkStart w:id="48"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8"/>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49"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49"/>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50"/>
      <w:r w:rsidR="00825EE6" w:rsidRPr="003F5649">
        <w:t xml:space="preserve">for which we had not strong expectations are </w:t>
      </w:r>
      <w:commentRangeStart w:id="51"/>
      <w:r w:rsidR="00825EE6" w:rsidRPr="003F5649">
        <w:t>shown with shaded backgrounds.</w:t>
      </w:r>
      <w:commentRangeEnd w:id="51"/>
      <w:r w:rsidR="00825EE6" w:rsidRPr="003F5649">
        <w:rPr>
          <w:rStyle w:val="CommentReference"/>
          <w:color w:val="auto"/>
        </w:rPr>
        <w:commentReference w:id="51"/>
      </w:r>
      <w:commentRangeEnd w:id="50"/>
      <w:r w:rsidR="004F276B">
        <w:rPr>
          <w:rStyle w:val="CommentReference"/>
          <w:i w:val="0"/>
          <w:iCs w:val="0"/>
          <w:color w:val="auto"/>
        </w:rPr>
        <w:commentReference w:id="50"/>
      </w:r>
    </w:p>
    <w:p w14:paraId="6DC2C1D4" w14:textId="4B3DB679" w:rsidR="006D093A" w:rsidRDefault="006D093A" w:rsidP="002B7F50">
      <w:pPr>
        <w:rPr>
          <w:szCs w:val="22"/>
        </w:rPr>
      </w:pPr>
      <w:r>
        <w:rPr>
          <w:szCs w:val="22"/>
        </w:rPr>
        <w:t xml:space="preserve">Of primary interest, participants in all three experiments were less likely to respond </w:t>
      </w:r>
      <w:r w:rsidRPr="003E79A6">
        <w:rPr>
          <w:i/>
          <w:iCs/>
          <w:szCs w:val="22"/>
        </w:rPr>
        <w:t xml:space="preserve">ashi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r w:rsidRPr="003E79A6">
        <w:rPr>
          <w:i/>
          <w:iCs/>
          <w:szCs w:val="22"/>
        </w:rPr>
        <w:t>ashi</w:t>
      </w:r>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r w:rsidRPr="003E79A6">
        <w:rPr>
          <w:i/>
          <w:iCs/>
          <w:szCs w:val="22"/>
        </w:rPr>
        <w:t>ashi</w:t>
      </w:r>
      <w:r>
        <w:rPr>
          <w:szCs w:val="22"/>
        </w:rPr>
        <w:t xml:space="preserve"> responses—is more difficult to detect for audio-visual stimuli for which </w:t>
      </w:r>
      <w:r w:rsidRPr="003E79A6">
        <w:rPr>
          <w:i/>
          <w:iCs/>
          <w:szCs w:val="22"/>
        </w:rPr>
        <w:t>ashi</w:t>
      </w:r>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r w:rsidRPr="003E79A6">
        <w:rPr>
          <w:i/>
          <w:iCs/>
          <w:szCs w:val="22"/>
        </w:rPr>
        <w:t>ashi</w:t>
      </w:r>
      <w:r w:rsidR="00E960BA">
        <w:rPr>
          <w:szCs w:val="22"/>
        </w:rPr>
        <w:t xml:space="preserve"> </w:t>
      </w:r>
      <w:r>
        <w:rPr>
          <w:szCs w:val="22"/>
        </w:rPr>
        <w:t xml:space="preserve">responses when the audio-visual articulatory evidence biased towards </w:t>
      </w:r>
      <w:r w:rsidRPr="003E79A6">
        <w:rPr>
          <w:i/>
          <w:iCs/>
          <w:szCs w:val="22"/>
        </w:rPr>
        <w:t>ashi</w:t>
      </w:r>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r w:rsidR="00A47696" w:rsidRPr="003E79A6">
        <w:rPr>
          <w:i/>
          <w:iCs/>
          <w:szCs w:val="22"/>
        </w:rPr>
        <w:t>ashi</w:t>
      </w:r>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r w:rsidR="002655E6">
        <w:rPr>
          <w:i/>
          <w:iCs/>
          <w:szCs w:val="22"/>
        </w:rPr>
        <w:t>ashi</w:t>
      </w:r>
      <w:r w:rsidR="002655E6">
        <w:rPr>
          <w:szCs w:val="22"/>
        </w:rPr>
        <w:t xml:space="preserve">-like, </w:t>
      </w:r>
      <w:commentRangeStart w:id="52"/>
      <w:commentRangeStart w:id="53"/>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52"/>
      <w:r w:rsidR="00601B77">
        <w:rPr>
          <w:rStyle w:val="CommentReference"/>
        </w:rPr>
        <w:commentReference w:id="52"/>
      </w:r>
      <w:commentRangeEnd w:id="53"/>
      <w:r w:rsidR="0066093F">
        <w:rPr>
          <w:rStyle w:val="CommentReference"/>
        </w:rPr>
        <w:commentReference w:id="53"/>
      </w:r>
    </w:p>
    <w:p w14:paraId="700F8EE7" w14:textId="2549A2F9" w:rsidR="001D0660" w:rsidRDefault="00795899" w:rsidP="001D0660">
      <w:pPr>
        <w:rPr>
          <w:szCs w:val="22"/>
        </w:rPr>
      </w:pPr>
      <w:r>
        <w:rPr>
          <w:szCs w:val="22"/>
        </w:rPr>
        <w:lastRenderedPageBreak/>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54"/>
      <w:commentRangeStart w:id="55"/>
      <w:r w:rsidR="00244AD2">
        <w:rPr>
          <w:szCs w:val="22"/>
        </w:rPr>
        <w:t>bite</w:t>
      </w:r>
      <w:r w:rsidR="00E960BA">
        <w:rPr>
          <w:szCs w:val="22"/>
        </w:rPr>
        <w:t>-</w:t>
      </w:r>
      <w:r w:rsidR="00244AD2">
        <w:rPr>
          <w:szCs w:val="22"/>
        </w:rPr>
        <w:t>block</w:t>
      </w:r>
      <w:commentRangeEnd w:id="54"/>
      <w:r w:rsidR="00244AD2">
        <w:rPr>
          <w:rStyle w:val="CommentReference"/>
        </w:rPr>
        <w:commentReference w:id="54"/>
      </w:r>
      <w:commentRangeEnd w:id="55"/>
      <w:r w:rsidR="00E960BA">
        <w:rPr>
          <w:rStyle w:val="CommentReference"/>
        </w:rPr>
        <w:commentReference w:id="55"/>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r w:rsidRPr="003E79A6">
        <w:rPr>
          <w:i/>
          <w:iCs/>
          <w:szCs w:val="22"/>
        </w:rPr>
        <w:t>ashi</w:t>
      </w:r>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ins w:id="56" w:author="Jaeger, Florian" w:date="2023-06-08T10:46:00Z">
                <w:rPr>
                  <w:rFonts w:ascii="Cambria Math" w:hAnsi="Cambria Math"/>
                  <w:i/>
                  <w:szCs w:val="22"/>
                </w:rPr>
              </w:ins>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ins w:id="57" w:author="Jaeger, Florian" w:date="2023-06-08T10:46:00Z">
                <w:rPr>
                  <w:rFonts w:ascii="Cambria Math" w:hAnsi="Cambria Math"/>
                  <w:i/>
                  <w:szCs w:val="22"/>
                </w:rPr>
              </w:ins>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w:t>
      </w:r>
      <w:r w:rsidR="000E2896">
        <w:rPr>
          <w:szCs w:val="22"/>
        </w:rPr>
        <w:lastRenderedPageBreak/>
        <w:t>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64"/>
      <w:commentRangeStart w:id="65"/>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64"/>
      <w:r w:rsidR="00375884">
        <w:rPr>
          <w:rStyle w:val="CommentReference"/>
        </w:rPr>
        <w:commentReference w:id="64"/>
      </w:r>
      <w:commentRangeEnd w:id="65"/>
      <w:r w:rsidR="00E02182">
        <w:rPr>
          <w:rStyle w:val="CommentReference"/>
        </w:rPr>
        <w:commentReference w:id="65"/>
      </w:r>
    </w:p>
    <w:p w14:paraId="15154D13" w14:textId="43037B55" w:rsidR="002E008A" w:rsidRPr="00ED3418" w:rsidRDefault="00703116" w:rsidP="003E79A6">
      <w:pPr>
        <w:ind w:firstLine="0"/>
        <w:rPr>
          <w:szCs w:val="22"/>
        </w:rPr>
      </w:pPr>
      <w:commentRangeStart w:id="66"/>
      <w:commentRangeEnd w:id="66"/>
      <w:r>
        <w:rPr>
          <w:rStyle w:val="CommentReference"/>
        </w:rPr>
        <w:commentReference w:id="66"/>
      </w:r>
    </w:p>
    <w:bookmarkStart w:id="67" w:name="_Ref136084921"/>
    <w:p w14:paraId="7EE39542" w14:textId="70356C08"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lastRenderedPageBreak/>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9"/>
                    <a:stretch>
                      <a:fillRect/>
                    </a:stretch>
                  </pic:blipFill>
                  <pic:spPr>
                    <a:xfrm>
                      <a:off x="0" y="0"/>
                      <a:ext cx="5486400" cy="4142105"/>
                    </a:xfrm>
                    <a:prstGeom prst="rect">
                      <a:avLst/>
                    </a:prstGeom>
                  </pic:spPr>
                </pic:pic>
              </a:graphicData>
            </a:graphic>
          </wp:inline>
        </w:drawing>
      </w:r>
    </w:p>
    <w:p w14:paraId="6D3AA166" w14:textId="4629AB3E"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67"/>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w:t>
      </w:r>
      <w:r w:rsidR="008117F4">
        <w:rPr>
          <w:szCs w:val="22"/>
        </w:rPr>
        <w:t>stimulus</w:t>
      </w:r>
      <w:r w:rsidRPr="00ED3418">
        <w:rPr>
          <w:szCs w:val="22"/>
        </w:rPr>
        <w:t xml:space="preserve">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 xml:space="preserve">it does not matter why the lips were rounded; it only </w:t>
      </w:r>
      <w:r w:rsidRPr="00ED3418">
        <w:rPr>
          <w:szCs w:val="22"/>
        </w:rPr>
        <w:lastRenderedPageBreak/>
        <w:t>matters that they were rounded</w:t>
      </w:r>
      <w:r>
        <w:rPr>
          <w:szCs w:val="22"/>
        </w:rPr>
        <w:t>” (Fowler, 2006, p.</w:t>
      </w:r>
      <w:r w:rsidR="007B4DCF">
        <w:rPr>
          <w:szCs w:val="22"/>
        </w:rPr>
        <w:t xml:space="preserve"> 166</w:t>
      </w:r>
      <w:r>
        <w:rPr>
          <w:szCs w:val="22"/>
        </w:rPr>
        <w:t>).</w:t>
      </w:r>
    </w:p>
    <w:p w14:paraId="4A39DE5B" w14:textId="593BE199" w:rsidR="00972CE3" w:rsidRDefault="00972CE3" w:rsidP="00972CE3">
      <w:pPr>
        <w:rPr>
          <w:szCs w:val="22"/>
        </w:rPr>
      </w:pPr>
      <w:r>
        <w:rPr>
          <w:szCs w:val="22"/>
        </w:rPr>
        <w:t xml:space="preserve">Second, Experiment 2 allows us to test whether the decreased rate of </w:t>
      </w:r>
      <w:r w:rsidRPr="0066093F">
        <w:rPr>
          <w:i/>
          <w:iCs/>
          <w:szCs w:val="22"/>
        </w:rPr>
        <w:t>ashi</w:t>
      </w:r>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r w:rsidRPr="0066093F">
        <w:rPr>
          <w:i/>
          <w:iCs/>
          <w:szCs w:val="22"/>
        </w:rPr>
        <w:t>ashi</w:t>
      </w:r>
      <w:r w:rsidR="001F3C86">
        <w:rPr>
          <w:szCs w:val="22"/>
        </w:rPr>
        <w:t xml:space="preserve"> </w:t>
      </w:r>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68"/>
      <w:commentRangeStart w:id="69"/>
      <w:commentRangeStart w:id="70"/>
      <w:r w:rsidR="00972CE3">
        <w:rPr>
          <w:szCs w:val="22"/>
        </w:rPr>
        <w:t>c.</w:t>
      </w:r>
      <w:commentRangeEnd w:id="68"/>
      <w:r w:rsidR="00972CE3">
        <w:rPr>
          <w:rStyle w:val="CommentReference"/>
        </w:rPr>
        <w:commentReference w:id="68"/>
      </w:r>
      <w:commentRangeEnd w:id="69"/>
      <w:r w:rsidR="00143685">
        <w:rPr>
          <w:rStyle w:val="CommentReference"/>
        </w:rPr>
        <w:commentReference w:id="69"/>
      </w:r>
      <w:commentRangeEnd w:id="70"/>
      <w:r w:rsidR="003E79A6">
        <w:rPr>
          <w:rStyle w:val="CommentReference"/>
        </w:rPr>
        <w:commentReference w:id="70"/>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the preceding vowel. The occluder disappeared at word offset. The vowel after the fricative was </w:t>
      </w:r>
      <w:r w:rsidR="005878C4" w:rsidRPr="00E02182">
        <w:rPr>
          <w:szCs w:val="22"/>
        </w:rPr>
        <w:lastRenderedPageBreak/>
        <w:t>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2F66D943" w:rsidR="002E008A" w:rsidRDefault="008133E0" w:rsidP="001F3C86">
      <w:pPr>
        <w:pStyle w:val="Caption"/>
        <w:rPr>
          <w:szCs w:val="22"/>
        </w:rPr>
      </w:pPr>
      <w:bookmarkStart w:id="71"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71"/>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72"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72"/>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73"/>
      <w:r w:rsidRPr="003F5649">
        <w:t xml:space="preserve">for which we had not strong expectations are </w:t>
      </w:r>
      <w:commentRangeStart w:id="74"/>
      <w:r w:rsidRPr="003F5649">
        <w:t>shown with shaded backgrounds.</w:t>
      </w:r>
      <w:commentRangeEnd w:id="74"/>
      <w:r w:rsidRPr="003F5649">
        <w:rPr>
          <w:rStyle w:val="CommentReference"/>
          <w:color w:val="auto"/>
        </w:rPr>
        <w:commentReference w:id="74"/>
      </w:r>
      <w:commentRangeEnd w:id="73"/>
      <w:r>
        <w:rPr>
          <w:rStyle w:val="CommentReference"/>
          <w:i w:val="0"/>
          <w:iCs w:val="0"/>
          <w:color w:val="auto"/>
        </w:rPr>
        <w:commentReference w:id="73"/>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75"/>
      <w:r>
        <w:rPr>
          <w:szCs w:val="22"/>
        </w:rPr>
        <w:t>.</w:t>
      </w:r>
      <w:commentRangeEnd w:id="75"/>
      <w:r>
        <w:rPr>
          <w:rStyle w:val="CommentReference"/>
        </w:rPr>
        <w:commentReference w:id="75"/>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r w:rsidR="00414593" w:rsidRPr="0066093F">
        <w:rPr>
          <w:i/>
          <w:iCs/>
          <w:szCs w:val="22"/>
        </w:rPr>
        <w:t>ashi</w:t>
      </w:r>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76"/>
      <w:commentRangeStart w:id="77"/>
      <w:commentRangeEnd w:id="76"/>
      <w:r w:rsidR="00584D72">
        <w:rPr>
          <w:rStyle w:val="CommentReference"/>
        </w:rPr>
        <w:commentReference w:id="76"/>
      </w:r>
      <w:commentRangeEnd w:id="77"/>
      <w:r w:rsidR="005878C4">
        <w:rPr>
          <w:rStyle w:val="CommentReference"/>
        </w:rPr>
        <w:commentReference w:id="77"/>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25581333" w:rsidR="008736CF" w:rsidRPr="008736CF" w:rsidRDefault="00640589" w:rsidP="008736CF">
      <w:pPr>
        <w:rPr>
          <w:szCs w:val="22"/>
        </w:rPr>
      </w:pPr>
      <w:r>
        <w:rPr>
          <w:szCs w:val="22"/>
        </w:rPr>
        <w:t xml:space="preserve">As outlined in the introduction, previous </w:t>
      </w:r>
      <w:r w:rsidR="00DD0D8A">
        <w:rPr>
          <w:szCs w:val="22"/>
        </w:rPr>
        <w:t xml:space="preserve">work has established that </w:t>
      </w:r>
      <w:r w:rsidR="0066093F" w:rsidRPr="0066093F">
        <w:rPr>
          <w:szCs w:val="22"/>
          <w:highlight w:val="yellow"/>
          <w:rPrChange w:id="78" w:author="Cummings, Shawn" w:date="2023-06-08T16:27:00Z">
            <w:rPr>
              <w:szCs w:val="22"/>
            </w:rPr>
          </w:rPrChange>
        </w:rPr>
        <w:t>XXX</w:t>
      </w:r>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79"/>
      <w:r w:rsidR="00640589">
        <w:rPr>
          <w:szCs w:val="22"/>
        </w:rPr>
        <w:t>Liu &amp; Jaeger, 2019</w:t>
      </w:r>
      <w:commentRangeEnd w:id="79"/>
      <w:r w:rsidR="009E50C7">
        <w:rPr>
          <w:rStyle w:val="CommentReference"/>
        </w:rPr>
        <w:commentReference w:id="79"/>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“sh”-labelled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r w:rsidRPr="009E50C7">
        <w:rPr>
          <w:i/>
          <w:iCs/>
          <w:szCs w:val="22"/>
        </w:rPr>
        <w:t>publiser</w:t>
      </w:r>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76B1CAEE"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[DESCRIBE HERE]</w:t>
      </w:r>
      <w:r w:rsidR="00E53B58">
        <w:rPr>
          <w:szCs w:val="22"/>
          <w:highlight w:val="cyan"/>
        </w:rPr>
        <w:t xml:space="preserve"> Participants were also informed that the experiment contained catch trials that </w:t>
      </w:r>
      <w:r w:rsidR="00E53B58">
        <w:rPr>
          <w:szCs w:val="22"/>
          <w:highlight w:val="cyan"/>
        </w:rPr>
        <w:lastRenderedPageBreak/>
        <w:t xml:space="preserve">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9E50C7">
        <w:rPr>
          <w:szCs w:val="22"/>
          <w:highlight w:val="yellow"/>
          <w:shd w:val="clear" w:color="auto" w:fill="EFEFEF"/>
        </w:rPr>
        <w:t>Mechanical Turk</w:t>
      </w:r>
      <w:r w:rsidR="00E53B58" w:rsidRPr="005E5AD7">
        <w:rPr>
          <w:szCs w:val="22"/>
          <w:shd w:val="clear" w:color="auto" w:fill="EFEFEF"/>
        </w:rPr>
        <w:t>)</w:t>
      </w:r>
      <w:r w:rsidR="00E53B58">
        <w:rPr>
          <w:szCs w:val="22"/>
          <w:shd w:val="clear" w:color="auto" w:fill="EFEFEF"/>
        </w:rPr>
        <w:t>.</w:t>
      </w:r>
    </w:p>
    <w:p w14:paraId="674403E3" w14:textId="76A7A1F7" w:rsidR="00E53B58" w:rsidRDefault="001A7C43" w:rsidP="00E53B58">
      <w:pPr>
        <w:rPr>
          <w:i/>
          <w:iCs/>
          <w:szCs w:val="22"/>
          <w:shd w:val="clear" w:color="auto" w:fill="EFEFEF"/>
        </w:rPr>
      </w:pPr>
      <w:r>
        <w:rPr>
          <w:i/>
          <w:iCs/>
          <w:szCs w:val="22"/>
          <w:shd w:val="clear" w:color="auto" w:fill="EFEFEF"/>
        </w:rPr>
        <w:t>Practice.</w:t>
      </w:r>
      <w:r w:rsidR="00E53B58" w:rsidRPr="008117F4">
        <w:rPr>
          <w:szCs w:val="22"/>
          <w:shd w:val="clear" w:color="auto" w:fill="EFEFEF"/>
        </w:rPr>
        <w:t xml:space="preserve"> </w:t>
      </w:r>
      <w:r w:rsidR="00E53B58" w:rsidRPr="008117F4">
        <w:rPr>
          <w:szCs w:val="22"/>
          <w:highlight w:val="cyan"/>
          <w:shd w:val="clear" w:color="auto" w:fill="EFEFEF"/>
        </w:rPr>
        <w:t>[DESCRIBE HERE]</w:t>
      </w:r>
      <w:r w:rsidR="00E53B58">
        <w:rPr>
          <w:i/>
          <w:iCs/>
          <w:szCs w:val="22"/>
          <w:shd w:val="clear" w:color="auto" w:fill="EFEFEF"/>
        </w:rPr>
        <w:t xml:space="preserve"> </w:t>
      </w:r>
      <w:r w:rsidR="00E53B58" w:rsidRPr="005E5AD7">
        <w:rPr>
          <w:szCs w:val="22"/>
          <w:shd w:val="clear" w:color="auto" w:fill="EFEFEF"/>
        </w:rPr>
        <w:t xml:space="preserve">One of the </w:t>
      </w:r>
      <w:commentRangeStart w:id="80"/>
      <w:commentRangeStart w:id="81"/>
      <w:r w:rsidR="00E53B58" w:rsidRPr="005E5AD7">
        <w:rPr>
          <w:szCs w:val="22"/>
          <w:shd w:val="clear" w:color="auto" w:fill="EFEFEF"/>
        </w:rPr>
        <w:t xml:space="preserve">two videos during the practice phase </w:t>
      </w:r>
      <w:commentRangeEnd w:id="80"/>
      <w:r w:rsidR="009E50C7">
        <w:rPr>
          <w:rStyle w:val="CommentReference"/>
        </w:rPr>
        <w:commentReference w:id="80"/>
      </w:r>
      <w:commentRangeEnd w:id="81"/>
      <w:r w:rsidR="008117F4">
        <w:rPr>
          <w:rStyle w:val="CommentReference"/>
        </w:rPr>
        <w:commentReference w:id="81"/>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 xml:space="preserve">into ten blocks, each consisting of one word with a typical fricative (/s/ or /sh/ depending on the exposure condition), one word with shifted fricative (/sh/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82"/>
      <w:r w:rsidR="00EC4F6D">
        <w:rPr>
          <w:szCs w:val="22"/>
          <w:shd w:val="clear" w:color="auto" w:fill="EFEFEF"/>
        </w:rPr>
        <w:t>1c</w:t>
      </w:r>
      <w:commentRangeEnd w:id="82"/>
      <w:r w:rsidR="00206698">
        <w:rPr>
          <w:rStyle w:val="CommentReference"/>
        </w:rPr>
        <w:commentReference w:id="82"/>
      </w:r>
      <w:r w:rsidR="00EC4F6D">
        <w:rPr>
          <w:szCs w:val="22"/>
          <w:shd w:val="clear" w:color="auto" w:fill="EFEFEF"/>
        </w:rPr>
        <w:t>.</w:t>
      </w:r>
    </w:p>
    <w:p w14:paraId="20886B51" w14:textId="038DB3BA" w:rsidR="00E53B58" w:rsidRPr="008117F4" w:rsidRDefault="00E53B58" w:rsidP="003A6444">
      <w:pPr>
        <w:rPr>
          <w:szCs w:val="22"/>
          <w:shd w:val="clear" w:color="auto" w:fill="EFEFEF"/>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w:t>
      </w:r>
      <w:r w:rsidR="00BC6876" w:rsidRPr="00ED3418">
        <w:rPr>
          <w:szCs w:val="22"/>
        </w:rPr>
        <w:lastRenderedPageBreak/>
        <w:t xml:space="preserve">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t>
      </w:r>
      <w:proofErr w:type="gramStart"/>
      <w:r w:rsidR="00866FDD" w:rsidRPr="005E5AD7">
        <w:rPr>
          <w:szCs w:val="22"/>
        </w:rPr>
        <w:t xml:space="preserve">we  </w:t>
      </w:r>
      <w:commentRangeStart w:id="83"/>
      <w:r w:rsidR="00866FDD" w:rsidRPr="005E5AD7">
        <w:rPr>
          <w:szCs w:val="22"/>
          <w:highlight w:val="yellow"/>
        </w:rPr>
        <w:t>OTHER</w:t>
      </w:r>
      <w:proofErr w:type="gramEnd"/>
      <w:r w:rsidR="00866FDD" w:rsidRPr="005E5AD7">
        <w:rPr>
          <w:szCs w:val="22"/>
          <w:highlight w:val="yellow"/>
        </w:rPr>
        <w:t xml:space="preserve"> EXCLUSIONS</w:t>
      </w:r>
      <w:r w:rsidR="00651EA0">
        <w:rPr>
          <w:szCs w:val="22"/>
        </w:rPr>
        <w:t xml:space="preserve"> </w:t>
      </w:r>
      <w:commentRangeEnd w:id="83"/>
      <w:r w:rsidR="008117F4">
        <w:rPr>
          <w:rStyle w:val="CommentReference"/>
        </w:rPr>
        <w:commentReference w:id="83"/>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rsidP="008117F4">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gramStart"/>
      <w:r>
        <w:rPr>
          <w:szCs w:val="22"/>
          <w:lang w:val="tr-TR" w:eastAsia="tr-TR"/>
        </w:rPr>
        <w:t>equally</w:t>
      </w:r>
      <w:proofErr w:type="gramEnd"/>
      <w:r>
        <w:rPr>
          <w:szCs w:val="22"/>
          <w:lang w:val="tr-TR" w:eastAsia="tr-TR"/>
        </w:rPr>
        <w:t>) robust learning in all conditions</w:t>
      </w:r>
    </w:p>
    <w:p w14:paraId="7F0E134C" w14:textId="77777777" w:rsidR="00D717C1" w:rsidRPr="00D717C1" w:rsidRDefault="00D717C1">
      <w:pPr>
        <w:ind w:firstLine="0"/>
        <w:rPr>
          <w:szCs w:val="22"/>
          <w:lang w:val="tr-TR" w:eastAsia="tr-TR"/>
        </w:rPr>
        <w:pPrChange w:id="84"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szCs w:val="22"/>
          <w:rPrChange w:id="85" w:author="Jaeger, Florian" w:date="2023-06-07T11:09:00Z">
            <w:rPr>
              <w:lang w:eastAsia="tr-TR"/>
            </w:rPr>
          </w:rPrChange>
        </w:rPr>
        <w:pPrChange w:id="86" w:author="Jaeger, Florian" w:date="2023-06-07T11:09:00Z">
          <w:pPr>
            <w:ind w:firstLine="0"/>
          </w:pPr>
        </w:pPrChange>
      </w:pPr>
      <w:r w:rsidRPr="00D717C1">
        <w:rPr>
          <w:szCs w:val="22"/>
          <w:highlight w:val="cyan"/>
        </w:rPr>
        <w:t xml:space="preserve">[INSERT </w:t>
      </w:r>
      <w:r>
        <w:rPr>
          <w:szCs w:val="22"/>
          <w:highlight w:val="cyan"/>
        </w:rPr>
        <w:t>FIGURE</w:t>
      </w:r>
      <w:r w:rsidRPr="00D717C1">
        <w:rPr>
          <w:szCs w:val="22"/>
          <w:highlight w:val="cyan"/>
        </w:rPr>
        <w:t>]</w:t>
      </w:r>
    </w:p>
    <w:p w14:paraId="3FE863BB" w14:textId="60705EF2" w:rsidR="00D717C1" w:rsidRDefault="00D717C1" w:rsidP="00D717C1">
      <w:pPr>
        <w:pStyle w:val="Caption"/>
        <w:rPr>
          <w:szCs w:val="22"/>
        </w:rPr>
      </w:pPr>
      <w:bookmarkStart w:id="87"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87"/>
      <w:r w:rsidRPr="00ED3418">
        <w:rPr>
          <w:szCs w:val="22"/>
        </w:rPr>
        <w:tab/>
      </w:r>
      <w:r>
        <w:rPr>
          <w:szCs w:val="22"/>
        </w:rPr>
        <w:t>Summary of participants’ responses in Experiments 3</w:t>
      </w:r>
      <w:r w:rsidRPr="00D717C1">
        <w:rPr>
          <w:szCs w:val="22"/>
          <w:highlight w:val="yellow"/>
          <w:rPrChange w:id="88"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89"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89"/>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90"/>
      <w:r w:rsidRPr="003F5649">
        <w:t xml:space="preserve">for which we had not strong expectations are </w:t>
      </w:r>
      <w:commentRangeStart w:id="91"/>
      <w:r w:rsidRPr="003F5649">
        <w:t>shown with shaded backgrounds.</w:t>
      </w:r>
      <w:commentRangeEnd w:id="91"/>
      <w:r w:rsidRPr="003F5649">
        <w:rPr>
          <w:rStyle w:val="CommentReference"/>
          <w:color w:val="auto"/>
        </w:rPr>
        <w:commentReference w:id="91"/>
      </w:r>
      <w:commentRangeEnd w:id="90"/>
      <w:r>
        <w:rPr>
          <w:rStyle w:val="CommentReference"/>
          <w:i w:val="0"/>
          <w:iCs w:val="0"/>
          <w:color w:val="auto"/>
        </w:rPr>
        <w:commentReference w:id="90"/>
      </w:r>
    </w:p>
    <w:p w14:paraId="0F9B09B5" w14:textId="77777777" w:rsidR="00D717C1" w:rsidRPr="00D717C1" w:rsidRDefault="00D717C1">
      <w:pPr>
        <w:ind w:firstLine="0"/>
        <w:rPr>
          <w:szCs w:val="22"/>
          <w:lang w:eastAsia="tr-TR"/>
          <w:rPrChange w:id="92" w:author="Jaeger, Florian" w:date="2023-06-07T11:08:00Z">
            <w:rPr>
              <w:szCs w:val="22"/>
              <w:lang w:val="tr-TR" w:eastAsia="tr-TR"/>
            </w:rPr>
          </w:rPrChange>
        </w:rPr>
        <w:pPrChange w:id="93"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94" w:author="Jaeger, Florian" w:date="2023-06-07T11:06:00Z"/>
          <w:szCs w:val="22"/>
        </w:rPr>
      </w:pPr>
    </w:p>
    <w:p w14:paraId="73058653" w14:textId="333D8C58" w:rsidR="00BC6876" w:rsidRPr="00ED3418" w:rsidDel="00127CB6" w:rsidRDefault="00C0082E" w:rsidP="00BC6876">
      <w:pPr>
        <w:rPr>
          <w:del w:id="95" w:author="Jaeger, Florian" w:date="2023-06-07T11:06:00Z"/>
          <w:szCs w:val="22"/>
        </w:rPr>
      </w:pPr>
      <w:del w:id="96"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97" w:author="Jaeger, Florian" w:date="2023-06-07T11:06:00Z"/>
          <w:szCs w:val="22"/>
          <w:lang w:val="tr-TR" w:eastAsia="tr-TR"/>
        </w:rPr>
      </w:pPr>
      <w:del w:id="98"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99" w:author="Jaeger, Florian" w:date="2023-06-07T11:06:00Z"/>
          <w:szCs w:val="22"/>
          <w:u w:val="single"/>
          <w:lang w:val="tr-TR" w:eastAsia="tr-TR"/>
        </w:rPr>
      </w:pPr>
      <w:del w:id="100"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w:t>
      </w:r>
      <w:r w:rsidRPr="008736CF">
        <w:rPr>
          <w:szCs w:val="22"/>
          <w:lang w:val="tr-TR" w:eastAsia="tr-TR"/>
        </w:rPr>
        <w:lastRenderedPageBreak/>
        <w:t>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4C90A2E7" w:rsidR="008736CF" w:rsidRDefault="008736CF" w:rsidP="008736CF">
      <w:pPr>
        <w:pStyle w:val="Heading1"/>
        <w:rPr>
          <w:sz w:val="22"/>
          <w:szCs w:val="22"/>
        </w:rPr>
      </w:pPr>
      <w:r w:rsidRPr="00ED3418">
        <w:rPr>
          <w:sz w:val="22"/>
          <w:szCs w:val="22"/>
        </w:rPr>
        <w:t xml:space="preserve">Experiment </w:t>
      </w:r>
      <w:ins w:id="101" w:author="Jaeger, Florian" w:date="2023-06-07T11:12:00Z">
        <w:r w:rsidR="00B70CD5">
          <w:rPr>
            <w:sz w:val="22"/>
            <w:szCs w:val="22"/>
          </w:rPr>
          <w:t>4</w:t>
        </w:r>
      </w:ins>
      <w:del w:id="102"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Pre-categorization normalization (Causal CfC)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in sh-bias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disambiguatedǃ </w:t>
      </w:r>
      <w:proofErr w:type="gramStart"/>
      <w:r w:rsidRPr="00467F50">
        <w:t>For</w:t>
      </w:r>
      <w:proofErr w:type="gramEnd"/>
      <w:r w:rsidRPr="00467F50">
        <w:t xml:space="preserve">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Del="005C205B" w:rsidRDefault="00467F50">
      <w:pPr>
        <w:spacing w:line="240" w:lineRule="auto"/>
        <w:ind w:firstLine="0"/>
        <w:rPr>
          <w:del w:id="103" w:author="Jaeger, Florian" w:date="2023-06-07T19:29:00Z"/>
        </w:rPr>
        <w:pPrChange w:id="104" w:author="Jaeger, Florian" w:date="2023-06-07T19:29:00Z">
          <w:pPr>
            <w:pStyle w:val="ListParagraph"/>
            <w:numPr>
              <w:numId w:val="29"/>
            </w:numPr>
            <w:spacing w:line="240" w:lineRule="auto"/>
            <w:ind w:left="1440" w:hanging="360"/>
          </w:pPr>
        </w:pPrChange>
      </w:pPr>
      <w:del w:id="105" w:author="Jaeger, Florian" w:date="2023-06-07T19:29:00Z">
        <w:r w:rsidRPr="00467F50" w:rsidDel="005C205B">
          <w:br w:type="page"/>
        </w:r>
      </w:del>
    </w:p>
    <w:p w14:paraId="11E89528" w14:textId="7AF8BB9D" w:rsidR="009B33EA" w:rsidRDefault="009B33EA" w:rsidP="005C205B">
      <w:pPr>
        <w:ind w:firstLine="0"/>
      </w:pPr>
    </w:p>
    <w:p w14:paraId="3E863AF9" w14:textId="77777777" w:rsidR="005C205B" w:rsidRDefault="005C205B">
      <w:pPr>
        <w:widowControl/>
        <w:autoSpaceDE/>
        <w:autoSpaceDN/>
        <w:adjustRightInd/>
        <w:spacing w:line="240" w:lineRule="auto"/>
        <w:ind w:firstLine="0"/>
        <w:jc w:val="left"/>
        <w:rPr>
          <w:ins w:id="106" w:author="Jaeger, Florian" w:date="2023-06-07T19:29:00Z"/>
          <w:b/>
          <w:bCs/>
          <w:szCs w:val="22"/>
        </w:rPr>
      </w:pPr>
      <w:ins w:id="107" w:author="Jaeger, Florian" w:date="2023-06-07T19:29:00Z">
        <w:r>
          <w:rPr>
            <w:b/>
            <w:bCs/>
            <w:szCs w:val="22"/>
          </w:rPr>
          <w:br w:type="page"/>
        </w:r>
      </w:ins>
    </w:p>
    <w:p w14:paraId="6517422B" w14:textId="6CA62FD7" w:rsidR="00D362FB" w:rsidRPr="00ED3418" w:rsidRDefault="00D362FB" w:rsidP="00D362FB">
      <w:pPr>
        <w:rPr>
          <w:b/>
          <w:bCs/>
          <w:szCs w:val="22"/>
        </w:rPr>
      </w:pPr>
      <w:r w:rsidRPr="00ED3418">
        <w:rPr>
          <w:b/>
          <w:bCs/>
          <w:szCs w:val="22"/>
        </w:rPr>
        <w:lastRenderedPageBreak/>
        <w:t xml:space="preserve">Author note: </w:t>
      </w:r>
      <w:r w:rsidRPr="00ED3418">
        <w:rPr>
          <w:szCs w:val="22"/>
        </w:rPr>
        <w:t xml:space="preserve">This research was supported by a Bilski-Mayer Summer Research Fellowship to </w:t>
      </w:r>
      <w:r>
        <w:rPr>
          <w:szCs w:val="22"/>
        </w:rPr>
        <w:t>the first author</w:t>
      </w:r>
      <w:r w:rsidRPr="00ED3418">
        <w:rPr>
          <w:szCs w:val="22"/>
        </w:rPr>
        <w:t xml:space="preserve"> and by the University of Rochester through funding for </w:t>
      </w:r>
      <w:r w:rsidRPr="00ED3418">
        <w:rPr>
          <w:i/>
          <w:iCs/>
          <w:szCs w:val="22"/>
        </w:rPr>
        <w:t>BCS 206: Undergraduate Research in Cognitive Science</w:t>
      </w:r>
      <w:r w:rsidRPr="00ED3418">
        <w:rPr>
          <w:szCs w:val="22"/>
        </w:rPr>
        <w:t>. In this yearlong class, undergraduate students conduct their own replications of important findings in the cognitive sciences, in collaboration with faculty mentors.</w:t>
      </w:r>
    </w:p>
    <w:p w14:paraId="48524B3B" w14:textId="7FD946E6"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del w:id="108" w:author="Jaeger, Florian" w:date="2023-06-07T19:34:00Z">
        <w:r w:rsidDel="005C205B">
          <w:rPr>
            <w:szCs w:val="22"/>
          </w:rPr>
          <w:delText>, revised by Linda Liu and Zach Burchill, and expanded for the present purpose</w:delText>
        </w:r>
      </w:del>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ins w:id="109" w:author="Jaeger, Florian" w:date="2023-06-07T19:33:00Z">
        <w:r w:rsidR="005C205B">
          <w:rPr>
            <w:szCs w:val="22"/>
            <w:shd w:val="clear" w:color="auto" w:fill="D9D9D9" w:themeFill="background1" w:themeFillShade="D9"/>
          </w:rPr>
          <w:t xml:space="preserve"> (Meta)</w:t>
        </w:r>
      </w:ins>
      <w:r w:rsidR="005C205B" w:rsidRPr="00ED3418">
        <w:rPr>
          <w:szCs w:val="22"/>
          <w:shd w:val="clear" w:color="auto" w:fill="D9D9D9" w:themeFill="background1" w:themeFillShade="D9"/>
        </w:rPr>
        <w:t>, Wednesday Bushong</w:t>
      </w:r>
      <w:ins w:id="110" w:author="Jaeger, Florian" w:date="2023-06-07T19:33:00Z">
        <w:r w:rsidR="005C205B">
          <w:rPr>
            <w:szCs w:val="22"/>
            <w:shd w:val="clear" w:color="auto" w:fill="D9D9D9" w:themeFill="background1" w:themeFillShade="D9"/>
          </w:rPr>
          <w:t xml:space="preserve"> (H</w:t>
        </w:r>
      </w:ins>
      <w:ins w:id="111" w:author="Jaeger, Florian" w:date="2023-06-07T19:34:00Z">
        <w:r w:rsidR="005C205B">
          <w:rPr>
            <w:szCs w:val="22"/>
            <w:shd w:val="clear" w:color="auto" w:fill="D9D9D9" w:themeFill="background1" w:themeFillShade="D9"/>
          </w:rPr>
          <w:t>artford)</w:t>
        </w:r>
      </w:ins>
      <w:r w:rsidR="005C205B" w:rsidRPr="00ED3418">
        <w:rPr>
          <w:szCs w:val="22"/>
          <w:shd w:val="clear" w:color="auto" w:fill="D9D9D9" w:themeFill="background1" w:themeFillShade="D9"/>
        </w:rPr>
        <w:t>, Linda Liu</w:t>
      </w:r>
      <w:ins w:id="112" w:author="Jaeger, Florian" w:date="2023-06-07T19:34:00Z">
        <w:r w:rsidR="005C205B">
          <w:rPr>
            <w:szCs w:val="22"/>
            <w:shd w:val="clear" w:color="auto" w:fill="D9D9D9" w:themeFill="background1" w:themeFillShade="D9"/>
          </w:rPr>
          <w:t xml:space="preserve"> (Amazon)</w:t>
        </w:r>
      </w:ins>
      <w:r w:rsidR="005C205B" w:rsidRPr="00ED3418">
        <w:rPr>
          <w:szCs w:val="22"/>
          <w:shd w:val="clear" w:color="auto" w:fill="D9D9D9" w:themeFill="background1" w:themeFillShade="D9"/>
        </w:rPr>
        <w:t xml:space="preserve">, and Xin Xie </w:t>
      </w:r>
      <w:ins w:id="113" w:author="Jaeger, Florian" w:date="2023-06-07T19:34:00Z">
        <w:r w:rsidR="005C205B">
          <w:rPr>
            <w:szCs w:val="22"/>
            <w:shd w:val="clear" w:color="auto" w:fill="D9D9D9" w:themeFill="background1" w:themeFillShade="D9"/>
          </w:rPr>
          <w:t xml:space="preserve">(UC Irvine) </w:t>
        </w:r>
      </w:ins>
      <w:r w:rsidR="005C205B" w:rsidRPr="00ED3418">
        <w:rPr>
          <w:szCs w:val="22"/>
          <w:shd w:val="clear" w:color="auto" w:fill="D9D9D9" w:themeFill="background1" w:themeFillShade="D9"/>
        </w:rPr>
        <w:t>for sharing materials and feedback for a tutorial on crowdsourcing experiments that was developed as part of this project (</w:t>
      </w:r>
      <w:ins w:id="114" w:author="Jaeger, Florian" w:date="2023-06-07T19:33:00Z">
        <w:r w:rsidR="005C205B">
          <w:rPr>
            <w:szCs w:val="22"/>
            <w:shd w:val="clear" w:color="auto" w:fill="D9D9D9" w:themeFill="background1" w:themeFillShade="D9"/>
          </w:rPr>
          <w:fldChar w:fldCharType="begin"/>
        </w:r>
        <w:r w:rsidR="005C205B">
          <w:rPr>
            <w:szCs w:val="22"/>
            <w:shd w:val="clear" w:color="auto" w:fill="D9D9D9" w:themeFill="background1" w:themeFillShade="D9"/>
          </w:rPr>
          <w:instrText>HYPERLINK "</w:instrText>
        </w:r>
      </w:ins>
      <w:r w:rsidR="005C205B" w:rsidRPr="00ED3418">
        <w:rPr>
          <w:szCs w:val="22"/>
          <w:shd w:val="clear" w:color="auto" w:fill="D9D9D9" w:themeFill="background1" w:themeFillShade="D9"/>
        </w:rPr>
        <w:instrText>https://github.com/hlplab/Tutorial-MTurk-experiments-via-mturkutils</w:instrText>
      </w:r>
      <w:ins w:id="115" w:author="Jaeger, Florian" w:date="2023-06-07T19:33:00Z">
        <w:r w:rsidR="005C205B">
          <w:rPr>
            <w:szCs w:val="22"/>
            <w:shd w:val="clear" w:color="auto" w:fill="D9D9D9" w:themeFill="background1" w:themeFillShade="D9"/>
          </w:rPr>
          <w:instrText>"</w:instrText>
        </w:r>
        <w:r w:rsidR="005C205B">
          <w:rPr>
            <w:szCs w:val="22"/>
            <w:shd w:val="clear" w:color="auto" w:fill="D9D9D9" w:themeFill="background1" w:themeFillShade="D9"/>
          </w:rPr>
        </w:r>
        <w:r w:rsidR="005C205B">
          <w:rPr>
            <w:szCs w:val="22"/>
            <w:shd w:val="clear" w:color="auto" w:fill="D9D9D9" w:themeFill="background1" w:themeFillShade="D9"/>
          </w:rPr>
          <w:fldChar w:fldCharType="separate"/>
        </w:r>
      </w:ins>
      <w:r w:rsidR="005C205B" w:rsidRPr="00AC25FE">
        <w:rPr>
          <w:rStyle w:val="Hyperlink"/>
          <w:szCs w:val="22"/>
          <w:shd w:val="clear" w:color="auto" w:fill="D9D9D9" w:themeFill="background1" w:themeFillShade="D9"/>
        </w:rPr>
        <w:t>https://github.com/hlplab/Tutorial-MTurk-experiments-via-mturkutils</w:t>
      </w:r>
      <w:ins w:id="116" w:author="Jaeger, Florian" w:date="2023-06-07T19:33:00Z">
        <w:r w:rsidR="005C205B">
          <w:rPr>
            <w:szCs w:val="22"/>
            <w:shd w:val="clear" w:color="auto" w:fill="D9D9D9" w:themeFill="background1" w:themeFillShade="D9"/>
          </w:rPr>
          <w:fldChar w:fldCharType="end"/>
        </w:r>
      </w:ins>
      <w:r w:rsidR="005C205B" w:rsidRPr="00ED3418">
        <w:rPr>
          <w:szCs w:val="22"/>
          <w:shd w:val="clear" w:color="auto" w:fill="D9D9D9" w:themeFill="background1" w:themeFillShade="D9"/>
        </w:rPr>
        <w:t>)</w:t>
      </w:r>
      <w:ins w:id="117" w:author="Jaeger, Florian" w:date="2023-06-07T19:33:00Z">
        <w:r w:rsidR="005C205B">
          <w:rPr>
            <w:szCs w:val="22"/>
            <w:shd w:val="clear" w:color="auto" w:fill="D9D9D9" w:themeFill="background1" w:themeFillShade="D9"/>
          </w:rPr>
          <w:t>, and Linda Liu for answering our follow-up questions about Liu and Jaeger (2018)</w:t>
        </w:r>
      </w:ins>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118"/>
      <w:commentRangeStart w:id="119"/>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118"/>
      <w:r w:rsidRPr="00ED3418">
        <w:rPr>
          <w:rStyle w:val="CommentReference"/>
          <w:sz w:val="22"/>
          <w:szCs w:val="22"/>
        </w:rPr>
        <w:commentReference w:id="118"/>
      </w:r>
      <w:commentRangeEnd w:id="119"/>
      <w:r>
        <w:rPr>
          <w:rStyle w:val="CommentReference"/>
        </w:rPr>
        <w:commentReference w:id="119"/>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Schoffelen, J., Acheson, D. J., Hagoort, P., &amp; Mcqueen, J. M. (2017). Audiovisual recalibration of vowel categories. </w:t>
      </w:r>
      <w:r w:rsidRPr="00ED3418">
        <w:rPr>
          <w:i/>
          <w:iCs/>
          <w:szCs w:val="22"/>
        </w:rPr>
        <w:t>Interspeech</w:t>
      </w:r>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Maddieson,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 xml:space="preserve">Lüttke,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Proctor, M., Shadle, C., &amp; Iskarous,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6"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27"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8"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9"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30"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31"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32"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34"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35"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3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37"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39"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40"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41"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42"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43"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44"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51"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50"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52"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53"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54"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55"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64"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65"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66"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68"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69"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70"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74"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73"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75"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76"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77"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79"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80" w:author="Cummings, Shawn" w:date="2023-06-08T16:35:00Z" w:initials="SC">
    <w:p w14:paraId="295D964E" w14:textId="77777777" w:rsidR="009E50C7" w:rsidRDefault="009E50C7" w:rsidP="005E5353">
      <w:pPr>
        <w:jc w:val="left"/>
      </w:pPr>
      <w:r>
        <w:rPr>
          <w:rStyle w:val="CommentReference"/>
        </w:rPr>
        <w:annotationRef/>
      </w:r>
      <w:r>
        <w:t>The version we’re going to report used the buffed up 6 trial practice block</w:t>
      </w:r>
    </w:p>
  </w:comment>
  <w:comment w:id="81" w:author="Jaeger, Florian" w:date="2023-06-08T10:51:00Z" w:initials="TJ">
    <w:p w14:paraId="4A996977" w14:textId="77777777" w:rsidR="008117F4" w:rsidRDefault="008117F4" w:rsidP="004E1F82">
      <w:pPr>
        <w:jc w:val="left"/>
      </w:pPr>
      <w:r>
        <w:rPr>
          <w:rStyle w:val="CommentReference"/>
        </w:rPr>
        <w:annotationRef/>
      </w:r>
      <w:r>
        <w:rPr>
          <w:highlight w:val="cyan"/>
        </w:rPr>
        <w:t>Could you describe it in a bit more detail (types of trials, type of feedback, was perfection enforced?). I’m happy to then edit it.</w:t>
      </w:r>
    </w:p>
  </w:comment>
  <w:comment w:id="82" w:author="Jaeger, Florian" w:date="2023-06-07T10:29:00Z" w:initials="TJ">
    <w:p w14:paraId="1E7AB14C" w14:textId="2FE43EDA" w:rsidR="00206698" w:rsidRDefault="00206698" w:rsidP="00202AC2">
      <w:pPr>
        <w:jc w:val="left"/>
      </w:pPr>
      <w:r>
        <w:rPr>
          <w:rStyle w:val="CommentReference"/>
        </w:rPr>
        <w:annotationRef/>
      </w:r>
      <w:r>
        <w:rPr>
          <w:color w:val="000000"/>
        </w:rPr>
        <w:t>I moved the details into the SI for Exp 1a-c</w:t>
      </w:r>
    </w:p>
  </w:comment>
  <w:comment w:id="83" w:author="Jaeger, Florian" w:date="2023-06-08T10:50:00Z" w:initials="TJ">
    <w:p w14:paraId="50A2C1D8" w14:textId="77777777" w:rsidR="008117F4" w:rsidRDefault="008117F4" w:rsidP="00C117B5">
      <w:pPr>
        <w:jc w:val="left"/>
      </w:pPr>
      <w:r>
        <w:rPr>
          <w:rStyle w:val="CommentReference"/>
        </w:rPr>
        <w:annotationRef/>
      </w:r>
      <w:r>
        <w:rPr>
          <w:color w:val="000000"/>
        </w:rPr>
        <w:t>@Shawn, can you fill this in?</w:t>
      </w:r>
    </w:p>
  </w:comment>
  <w:comment w:id="91" w:author="Jaeger, Florian" w:date="2023-05-20T10:40:00Z" w:initials="TJ">
    <w:p w14:paraId="3BCE7760" w14:textId="626DB0A5"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90"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118"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119"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295D964E" w15:done="0"/>
  <w15:commentEx w15:paraId="4A996977" w15:paraIdParent="295D964E" w15:done="0"/>
  <w15:commentEx w15:paraId="1E7AB14C" w15:done="0"/>
  <w15:commentEx w15:paraId="50A2C1D8" w15:done="0"/>
  <w15:commentEx w15:paraId="3BCE7760" w15:done="0"/>
  <w15:commentEx w15:paraId="7AC676D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C81EE" w16cex:dateUtc="2023-06-08T14:35:00Z"/>
  <w16cex:commentExtensible w16cex:durableId="282C312F" w16cex:dateUtc="2023-06-08T14:51:00Z"/>
  <w16cex:commentExtensible w16cex:durableId="282ADA9D" w16cex:dateUtc="2023-06-07T14:29:00Z"/>
  <w16cex:commentExtensible w16cex:durableId="282C3107" w16cex:dateUtc="2023-06-08T14:50:00Z"/>
  <w16cex:commentExtensible w16cex:durableId="282AE396" w16cex:dateUtc="2023-05-20T14:40:00Z"/>
  <w16cex:commentExtensible w16cex:durableId="282AE395" w16cex:dateUtc="2023-05-20T16:05: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295D964E" w16cid:durableId="282C81EE"/>
  <w16cid:commentId w16cid:paraId="4A996977" w16cid:durableId="282C312F"/>
  <w16cid:commentId w16cid:paraId="1E7AB14C" w16cid:durableId="282ADA9D"/>
  <w16cid:commentId w16cid:paraId="50A2C1D8" w16cid:durableId="282C3107"/>
  <w16cid:commentId w16cid:paraId="3BCE7760" w16cid:durableId="282AE396"/>
  <w16cid:commentId w16cid:paraId="7AC676D0" w16cid:durableId="282AE395"/>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5E8E9" w14:textId="77777777" w:rsidR="00F331D2" w:rsidRDefault="00F331D2" w:rsidP="00634F96">
      <w:r>
        <w:separator/>
      </w:r>
    </w:p>
  </w:endnote>
  <w:endnote w:type="continuationSeparator" w:id="0">
    <w:p w14:paraId="249871F7" w14:textId="77777777" w:rsidR="00F331D2" w:rsidRDefault="00F331D2" w:rsidP="00634F96">
      <w:r>
        <w:continuationSeparator/>
      </w:r>
    </w:p>
  </w:endnote>
  <w:endnote w:type="continuationNotice" w:id="1">
    <w:p w14:paraId="763D7676" w14:textId="77777777" w:rsidR="00F331D2" w:rsidRDefault="00F331D2"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FCEE" w14:textId="77777777" w:rsidR="00F331D2" w:rsidRDefault="00F331D2" w:rsidP="00634F96">
      <w:r>
        <w:separator/>
      </w:r>
    </w:p>
  </w:footnote>
  <w:footnote w:type="continuationSeparator" w:id="0">
    <w:p w14:paraId="11683E75" w14:textId="77777777" w:rsidR="00F331D2" w:rsidRDefault="00F331D2" w:rsidP="00634F96">
      <w:r>
        <w:continuationSeparator/>
      </w:r>
    </w:p>
  </w:footnote>
  <w:footnote w:type="continuationNotice" w:id="1">
    <w:p w14:paraId="57D8C5F6" w14:textId="77777777" w:rsidR="00F331D2" w:rsidRDefault="00F331D2"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58" w:author="Jaeger, Florian" w:date="2023-06-06T10:49:00Z">
        <w:r>
          <w:rPr>
            <w:rStyle w:val="FootnoteReference"/>
          </w:rPr>
          <w:footnoteRef/>
        </w:r>
        <w:r>
          <w:t xml:space="preserve"> The </w:t>
        </w:r>
      </w:ins>
      <w:ins w:id="59" w:author="Jaeger, Florian" w:date="2023-06-06T10:50:00Z">
        <w:r>
          <w:t xml:space="preserve">LJ18 data is available on OSF </w:t>
        </w:r>
        <w:r w:rsidRPr="00D30126">
          <w:rPr>
            <w:highlight w:val="yellow"/>
            <w:rPrChange w:id="60" w:author="Jaeger, Florian" w:date="2023-06-06T10:50:00Z">
              <w:rPr/>
            </w:rPrChange>
          </w:rPr>
          <w:t>XXX</w:t>
        </w:r>
        <w:r>
          <w:t>. We downloaded it and fit the same analysis to it as for Experiments 1a-c (except that pen location</w:t>
        </w:r>
      </w:ins>
      <w:ins w:id="61" w:author="Jaeger, Florian" w:date="2023-06-06T10:51:00Z">
        <w:r>
          <w:t xml:space="preserve">, visual bias, and their interactions were not manipulated in the audio-only </w:t>
        </w:r>
      </w:ins>
      <w:ins w:id="62" w:author="Jaeger, Florian" w:date="2023-06-06T10:52:00Z">
        <w:r>
          <w:t xml:space="preserve">LJ18 experiments and thus not </w:t>
        </w:r>
      </w:ins>
      <w:ins w:id="63"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2"/>
  <w:proofState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7F4"/>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1D2"/>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43</Pages>
  <Words>10106</Words>
  <Characters>57606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67577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73</cp:revision>
  <cp:lastPrinted>2019-03-12T19:51:00Z</cp:lastPrinted>
  <dcterms:created xsi:type="dcterms:W3CDTF">2023-05-18T20:07:00Z</dcterms:created>
  <dcterms:modified xsi:type="dcterms:W3CDTF">2023-06-08T14:52:00Z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