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B3B9B" w14:textId="77777777" w:rsidR="00B92F7F" w:rsidRDefault="00B92F7F">
      <w:pPr>
        <w:widowControl/>
        <w:autoSpaceDE/>
        <w:autoSpaceDN/>
        <w:adjustRightInd/>
        <w:spacing w:line="240" w:lineRule="auto"/>
        <w:ind w:firstLine="0"/>
        <w:jc w:val="left"/>
        <w:rPr>
          <w:ins w:id="0" w:author="Jaeger, Florian" w:date="2023-05-13T09:13:00Z"/>
          <w:b/>
          <w:bCs/>
        </w:rPr>
      </w:pPr>
      <w:bookmarkStart w:id="1" w:name="_Hlk121458098"/>
      <w:bookmarkEnd w:id="1"/>
      <w:ins w:id="2" w:author="Jaeger, Florian" w:date="2023-05-13T09:13:00Z">
        <w:r>
          <w:rPr>
            <w:b/>
            <w:bCs/>
          </w:rPr>
          <w:t>TO DO list:</w:t>
        </w:r>
      </w:ins>
    </w:p>
    <w:p w14:paraId="4E9C3BA4" w14:textId="77777777" w:rsidR="00B92F7F" w:rsidRDefault="00B92F7F">
      <w:pPr>
        <w:widowControl/>
        <w:autoSpaceDE/>
        <w:autoSpaceDN/>
        <w:adjustRightInd/>
        <w:spacing w:line="240" w:lineRule="auto"/>
        <w:ind w:firstLine="0"/>
        <w:jc w:val="left"/>
        <w:rPr>
          <w:ins w:id="3" w:author="Jaeger, Florian" w:date="2023-05-13T09:13:00Z"/>
          <w:b/>
          <w:bCs/>
        </w:rPr>
      </w:pPr>
    </w:p>
    <w:p w14:paraId="7040B1A4" w14:textId="4256E099" w:rsidR="00B92F7F" w:rsidRDefault="00B92F7F" w:rsidP="00B92F7F">
      <w:pPr>
        <w:pStyle w:val="ListParagraph"/>
        <w:widowControl/>
        <w:numPr>
          <w:ilvl w:val="0"/>
          <w:numId w:val="32"/>
        </w:numPr>
        <w:autoSpaceDE/>
        <w:autoSpaceDN/>
        <w:adjustRightInd/>
        <w:spacing w:line="240" w:lineRule="auto"/>
        <w:jc w:val="left"/>
        <w:rPr>
          <w:ins w:id="4" w:author="Jaeger, Florian" w:date="2023-05-13T09:16:00Z"/>
        </w:rPr>
      </w:pPr>
      <w:ins w:id="5" w:author="Jaeger, Florian" w:date="2023-05-13T09:15:00Z">
        <w:r>
          <w:t>Shawn:</w:t>
        </w:r>
      </w:ins>
    </w:p>
    <w:p w14:paraId="217FD18D" w14:textId="6ED7ACD1" w:rsidR="00B92F7F" w:rsidRDefault="00B92F7F" w:rsidP="003F5649">
      <w:pPr>
        <w:pStyle w:val="ListParagraph"/>
        <w:widowControl/>
        <w:numPr>
          <w:ilvl w:val="1"/>
          <w:numId w:val="32"/>
        </w:numPr>
        <w:autoSpaceDE/>
        <w:autoSpaceDN/>
        <w:adjustRightInd/>
        <w:spacing w:line="240" w:lineRule="auto"/>
        <w:jc w:val="left"/>
        <w:rPr>
          <w:ins w:id="6" w:author="Cummings, Shawn" w:date="2023-05-31T17:05:00Z"/>
        </w:rPr>
      </w:pPr>
      <w:ins w:id="7" w:author="Jaeger, Florian" w:date="2023-05-13T09:16:00Z">
        <w:del w:id="8" w:author="Cummings, Shawn" w:date="2023-05-31T17:05:00Z">
          <w:r w:rsidDel="003C30A1">
            <w:delText>Make exclusion table for Experiment 1a-c</w:delText>
          </w:r>
        </w:del>
      </w:ins>
      <w:ins w:id="9" w:author="Cummings, Shawn" w:date="2023-05-31T17:05:00Z">
        <w:r w:rsidR="003C30A1">
          <w:t>acoustic analyses</w:t>
        </w:r>
      </w:ins>
    </w:p>
    <w:p w14:paraId="6230B9B9" w14:textId="5CDB5AFD" w:rsidR="003C30A1" w:rsidRDefault="003C30A1" w:rsidP="003F5649">
      <w:pPr>
        <w:pStyle w:val="ListParagraph"/>
        <w:widowControl/>
        <w:numPr>
          <w:ilvl w:val="1"/>
          <w:numId w:val="32"/>
        </w:numPr>
        <w:autoSpaceDE/>
        <w:autoSpaceDN/>
        <w:adjustRightInd/>
        <w:spacing w:line="240" w:lineRule="auto"/>
        <w:jc w:val="left"/>
        <w:rPr>
          <w:ins w:id="10" w:author="Cummings, Shawn" w:date="2023-05-31T17:05:00Z"/>
        </w:rPr>
      </w:pPr>
      <w:proofErr w:type="spellStart"/>
      <w:ins w:id="11" w:author="Cummings, Shawn" w:date="2023-05-31T17:05:00Z">
        <w:r>
          <w:t>Occluder</w:t>
        </w:r>
        <w:proofErr w:type="spellEnd"/>
        <w:r>
          <w:t xml:space="preserve"> specifics</w:t>
        </w:r>
      </w:ins>
    </w:p>
    <w:p w14:paraId="2C1BBE1A" w14:textId="5EABD268" w:rsidR="003C30A1" w:rsidRDefault="003C30A1" w:rsidP="003F5649">
      <w:pPr>
        <w:pStyle w:val="ListParagraph"/>
        <w:widowControl/>
        <w:numPr>
          <w:ilvl w:val="1"/>
          <w:numId w:val="32"/>
        </w:numPr>
        <w:autoSpaceDE/>
        <w:autoSpaceDN/>
        <w:adjustRightInd/>
        <w:spacing w:line="240" w:lineRule="auto"/>
        <w:jc w:val="left"/>
        <w:rPr>
          <w:ins w:id="12" w:author="Jaeger, Florian" w:date="2023-05-13T09:15:00Z"/>
        </w:rPr>
      </w:pPr>
      <w:ins w:id="13" w:author="Cummings, Shawn" w:date="2023-05-31T17:05:00Z">
        <w:r>
          <w:t xml:space="preserve">Logic against </w:t>
        </w:r>
      </w:ins>
      <w:ins w:id="14" w:author="Cummings, Shawn" w:date="2023-05-31T17:06:00Z">
        <w:r>
          <w:t xml:space="preserve">‘pen as </w:t>
        </w:r>
        <w:proofErr w:type="spellStart"/>
        <w:r>
          <w:t>occluder</w:t>
        </w:r>
        <w:proofErr w:type="spellEnd"/>
        <w:r>
          <w:t>’</w:t>
        </w:r>
      </w:ins>
    </w:p>
    <w:p w14:paraId="13797276" w14:textId="553D6EB8" w:rsidR="00B92F7F" w:rsidRDefault="00B92F7F" w:rsidP="00B92F7F">
      <w:pPr>
        <w:pStyle w:val="ListParagraph"/>
        <w:widowControl/>
        <w:numPr>
          <w:ilvl w:val="0"/>
          <w:numId w:val="32"/>
        </w:numPr>
        <w:autoSpaceDE/>
        <w:autoSpaceDN/>
        <w:adjustRightInd/>
        <w:spacing w:line="240" w:lineRule="auto"/>
        <w:jc w:val="left"/>
        <w:rPr>
          <w:ins w:id="15" w:author="Jaeger, Florian" w:date="2023-05-13T09:15:00Z"/>
        </w:rPr>
      </w:pPr>
      <w:ins w:id="16" w:author="Jaeger, Florian" w:date="2023-05-13T09:15:00Z">
        <w:r>
          <w:t>Gevher:</w:t>
        </w:r>
      </w:ins>
    </w:p>
    <w:p w14:paraId="3F2AB8FD" w14:textId="113B68BE" w:rsidR="00B92F7F" w:rsidRDefault="00B92F7F" w:rsidP="003F5649">
      <w:pPr>
        <w:pStyle w:val="ListParagraph"/>
        <w:widowControl/>
        <w:numPr>
          <w:ilvl w:val="1"/>
          <w:numId w:val="32"/>
        </w:numPr>
        <w:autoSpaceDE/>
        <w:autoSpaceDN/>
        <w:adjustRightInd/>
        <w:spacing w:line="240" w:lineRule="auto"/>
        <w:jc w:val="left"/>
        <w:rPr>
          <w:ins w:id="17" w:author="Jaeger, Florian" w:date="2023-05-13T09:15:00Z"/>
        </w:rPr>
      </w:pPr>
      <w:ins w:id="18" w:author="Jaeger, Florian" w:date="2023-05-13T09:15:00Z">
        <w:r>
          <w:t>Update websi</w:t>
        </w:r>
      </w:ins>
      <w:ins w:id="19" w:author="Jaeger, Florian" w:date="2023-05-13T09:16:00Z">
        <w:r>
          <w:t>te and see whether it can be integrated into OSF (i.e., work locally on OSF, ideally with videos etc. being links to the local OSF repo)</w:t>
        </w:r>
      </w:ins>
    </w:p>
    <w:p w14:paraId="5FB2326E" w14:textId="4FFB217E" w:rsidR="00B92F7F" w:rsidRDefault="00B92F7F" w:rsidP="00B92F7F">
      <w:pPr>
        <w:pStyle w:val="ListParagraph"/>
        <w:widowControl/>
        <w:numPr>
          <w:ilvl w:val="0"/>
          <w:numId w:val="32"/>
        </w:numPr>
        <w:autoSpaceDE/>
        <w:autoSpaceDN/>
        <w:adjustRightInd/>
        <w:spacing w:line="240" w:lineRule="auto"/>
        <w:jc w:val="left"/>
        <w:rPr>
          <w:ins w:id="20" w:author="Jaeger, Florian" w:date="2023-05-13T09:15:00Z"/>
        </w:rPr>
      </w:pPr>
      <w:ins w:id="21" w:author="Jaeger, Florian" w:date="2023-05-13T09:15:00Z">
        <w:r>
          <w:t>Florian:</w:t>
        </w:r>
      </w:ins>
    </w:p>
    <w:p w14:paraId="1EAAB925" w14:textId="77777777" w:rsidR="00D037E1" w:rsidRDefault="00B92F7F" w:rsidP="00D037E1">
      <w:pPr>
        <w:pStyle w:val="ListParagraph"/>
        <w:widowControl/>
        <w:numPr>
          <w:ilvl w:val="1"/>
          <w:numId w:val="32"/>
        </w:numPr>
        <w:autoSpaceDE/>
        <w:autoSpaceDN/>
        <w:adjustRightInd/>
        <w:spacing w:line="240" w:lineRule="auto"/>
        <w:jc w:val="left"/>
        <w:rPr>
          <w:ins w:id="22" w:author="Cummings, Shawn" w:date="2023-05-22T13:33:00Z"/>
        </w:rPr>
      </w:pPr>
      <w:ins w:id="23" w:author="Jaeger, Florian" w:date="2023-05-13T09:14:00Z">
        <w:r w:rsidRPr="00B92F7F">
          <w:t xml:space="preserve">Run analyses for experiment 1a-c </w:t>
        </w:r>
      </w:ins>
      <w:ins w:id="24" w:author="Jaeger, Florian" w:date="2023-05-13T09:15:00Z">
        <w:r w:rsidRPr="00B92F7F">
          <w:t xml:space="preserve">with </w:t>
        </w:r>
        <w:proofErr w:type="spellStart"/>
        <w:r w:rsidRPr="00B92F7F">
          <w:t>mo</w:t>
        </w:r>
        <w:proofErr w:type="spellEnd"/>
        <w:r w:rsidRPr="00B92F7F">
          <w:t>() (potential problem: interpretation of main effects, etc.)</w:t>
        </w:r>
      </w:ins>
    </w:p>
    <w:p w14:paraId="6C821AB1" w14:textId="77777777" w:rsidR="00DF2F44" w:rsidRDefault="00DF2F44">
      <w:pPr>
        <w:widowControl/>
        <w:autoSpaceDE/>
        <w:autoSpaceDN/>
        <w:adjustRightInd/>
        <w:spacing w:line="240" w:lineRule="auto"/>
        <w:ind w:firstLine="0"/>
        <w:jc w:val="left"/>
        <w:rPr>
          <w:ins w:id="25" w:author="Cummings, Shawn" w:date="2023-05-30T22:06:00Z"/>
          <w:b/>
          <w:bCs/>
        </w:rPr>
      </w:pPr>
      <w:ins w:id="26" w:author="Cummings, Shawn" w:date="2023-05-30T22:06:00Z">
        <w:r>
          <w:rPr>
            <w:b/>
            <w:bCs/>
          </w:rPr>
          <w:br w:type="page"/>
        </w:r>
      </w:ins>
    </w:p>
    <w:p w14:paraId="6E4D4CA4" w14:textId="434C9878" w:rsidR="00B92F7F" w:rsidRPr="00B92F7F" w:rsidDel="00DF2F44" w:rsidRDefault="003F5649">
      <w:pPr>
        <w:pStyle w:val="ListParagraph"/>
        <w:widowControl/>
        <w:numPr>
          <w:ilvl w:val="1"/>
          <w:numId w:val="32"/>
        </w:numPr>
        <w:autoSpaceDE/>
        <w:autoSpaceDN/>
        <w:adjustRightInd/>
        <w:spacing w:line="240" w:lineRule="auto"/>
        <w:jc w:val="left"/>
        <w:rPr>
          <w:ins w:id="27" w:author="Jaeger, Florian" w:date="2023-05-13T09:13:00Z"/>
          <w:del w:id="28" w:author="Cummings, Shawn" w:date="2023-05-30T22:06:00Z"/>
        </w:rPr>
        <w:pPrChange w:id="29" w:author="Jaeger, Florian" w:date="2023-05-22T16:28:00Z">
          <w:pPr>
            <w:pStyle w:val="ListParagraph"/>
            <w:widowControl/>
            <w:numPr>
              <w:numId w:val="32"/>
            </w:numPr>
            <w:autoSpaceDE/>
            <w:autoSpaceDN/>
            <w:adjustRightInd/>
            <w:spacing w:line="240" w:lineRule="auto"/>
            <w:ind w:hanging="360"/>
            <w:jc w:val="left"/>
          </w:pPr>
        </w:pPrChange>
      </w:pPr>
      <w:commentRangeStart w:id="30"/>
      <w:commentRangeEnd w:id="30"/>
      <w:del w:id="31" w:author="Cummings, Shawn" w:date="2023-05-30T22:06:00Z">
        <w:r w:rsidDel="00DF2F44">
          <w:rPr>
            <w:rStyle w:val="CommentReference"/>
          </w:rPr>
          <w:lastRenderedPageBreak/>
          <w:commentReference w:id="30"/>
        </w:r>
      </w:del>
      <w:ins w:id="32" w:author="Jaeger, Florian" w:date="2023-05-13T09:13:00Z">
        <w:del w:id="33" w:author="Cummings, Shawn" w:date="2023-05-30T22:06:00Z">
          <w:r w:rsidR="00B92F7F" w:rsidRPr="00B92F7F" w:rsidDel="00DF2F44">
            <w:br w:type="page"/>
          </w:r>
        </w:del>
      </w:ins>
    </w:p>
    <w:p w14:paraId="4EC59FC1" w14:textId="77777777" w:rsidR="009C3E9E" w:rsidRPr="00CF4854" w:rsidRDefault="009C3E9E" w:rsidP="00634F96"/>
    <w:p w14:paraId="26822D62" w14:textId="77777777" w:rsidR="009C3E9E" w:rsidRPr="00ED3418" w:rsidRDefault="009C3E9E" w:rsidP="00634F96">
      <w:pPr>
        <w:rPr>
          <w:szCs w:val="22"/>
        </w:rPr>
      </w:pPr>
    </w:p>
    <w:p w14:paraId="77BC526D" w14:textId="5E0671AE" w:rsidR="00620763" w:rsidRPr="00ED3418" w:rsidRDefault="00620763" w:rsidP="00634F96">
      <w:pPr>
        <w:rPr>
          <w:szCs w:val="22"/>
        </w:rPr>
      </w:pPr>
      <w:r w:rsidRPr="003F5649">
        <w:rPr>
          <w:highlight w:val="yellow"/>
        </w:rPr>
        <w:t>Causal inference</w:t>
      </w:r>
      <w:r w:rsidRPr="00ED3418">
        <w:rPr>
          <w:szCs w:val="22"/>
        </w:rPr>
        <w:t xml:space="preserve"> in audiovisual speech perception</w:t>
      </w:r>
      <w:r w:rsidR="008537CE">
        <w:rPr>
          <w:szCs w:val="22"/>
        </w:rPr>
        <w:t xml:space="preserve"> and adaptation</w:t>
      </w:r>
    </w:p>
    <w:p w14:paraId="0EB3062E" w14:textId="7777DD49" w:rsidR="00620763" w:rsidRPr="00ED3418" w:rsidRDefault="00620763" w:rsidP="00634F96">
      <w:pPr>
        <w:rPr>
          <w:szCs w:val="22"/>
        </w:rPr>
      </w:pPr>
    </w:p>
    <w:p w14:paraId="4C712A70" w14:textId="77777777" w:rsidR="00620763" w:rsidRPr="00ED3418" w:rsidRDefault="00620763" w:rsidP="00634F96">
      <w:pPr>
        <w:rPr>
          <w:szCs w:val="22"/>
        </w:rPr>
      </w:pPr>
    </w:p>
    <w:p w14:paraId="0500B974" w14:textId="22F05FE9" w:rsidR="00620763" w:rsidRPr="00ED3418" w:rsidRDefault="00620763" w:rsidP="00634F96">
      <w:pPr>
        <w:rPr>
          <w:szCs w:val="22"/>
          <w:vertAlign w:val="superscript"/>
        </w:rPr>
      </w:pPr>
      <w:r w:rsidRPr="00ED3418">
        <w:rPr>
          <w:szCs w:val="22"/>
        </w:rPr>
        <w:t>Shawn Cummings</w:t>
      </w:r>
      <w:r w:rsidRPr="00ED3418">
        <w:rPr>
          <w:szCs w:val="22"/>
          <w:vertAlign w:val="superscript"/>
        </w:rPr>
        <w:t>1</w:t>
      </w:r>
      <w:r w:rsidR="0084004E" w:rsidRPr="00ED3418">
        <w:rPr>
          <w:szCs w:val="22"/>
          <w:vertAlign w:val="superscript"/>
        </w:rPr>
        <w:t>,3</w:t>
      </w:r>
      <w:r w:rsidRPr="00ED3418">
        <w:rPr>
          <w:szCs w:val="22"/>
        </w:rPr>
        <w:t>, Gevher Karboga</w:t>
      </w:r>
      <w:r w:rsidRPr="00ED3418">
        <w:rPr>
          <w:szCs w:val="22"/>
          <w:vertAlign w:val="superscript"/>
        </w:rPr>
        <w:t>1</w:t>
      </w:r>
      <w:r w:rsidRPr="00ED3418">
        <w:rPr>
          <w:szCs w:val="22"/>
        </w:rPr>
        <w:t>, Menghan Yang</w:t>
      </w:r>
      <w:r w:rsidRPr="00ED3418">
        <w:rPr>
          <w:szCs w:val="22"/>
          <w:vertAlign w:val="superscript"/>
        </w:rPr>
        <w:t>1</w:t>
      </w:r>
      <w:r w:rsidR="000922F6" w:rsidRPr="00ED3418">
        <w:rPr>
          <w:szCs w:val="22"/>
          <w:vertAlign w:val="superscript"/>
        </w:rPr>
        <w:t>,4</w:t>
      </w:r>
      <w:r w:rsidRPr="00ED3418">
        <w:rPr>
          <w:szCs w:val="22"/>
        </w:rPr>
        <w:t xml:space="preserve">, and </w:t>
      </w:r>
      <w:r w:rsidR="008537CE">
        <w:rPr>
          <w:szCs w:val="22"/>
        </w:rPr>
        <w:t xml:space="preserve">T. </w:t>
      </w:r>
      <w:r w:rsidRPr="00ED3418">
        <w:rPr>
          <w:szCs w:val="22"/>
        </w:rPr>
        <w:t>Florian Jaeger</w:t>
      </w:r>
      <w:r w:rsidRPr="00ED3418">
        <w:rPr>
          <w:szCs w:val="22"/>
          <w:vertAlign w:val="superscript"/>
        </w:rPr>
        <w:t>1,2</w:t>
      </w:r>
    </w:p>
    <w:p w14:paraId="07D74719" w14:textId="77777777" w:rsidR="00620763" w:rsidRPr="00ED3418" w:rsidRDefault="00620763" w:rsidP="00634F96">
      <w:pPr>
        <w:rPr>
          <w:szCs w:val="22"/>
        </w:rPr>
      </w:pPr>
    </w:p>
    <w:p w14:paraId="68CF4725" w14:textId="77777777" w:rsidR="00620763" w:rsidRPr="00ED3418" w:rsidRDefault="00620763" w:rsidP="00634F96">
      <w:pPr>
        <w:rPr>
          <w:szCs w:val="22"/>
        </w:rPr>
      </w:pPr>
      <w:r w:rsidRPr="00ED3418">
        <w:rPr>
          <w:szCs w:val="22"/>
          <w:vertAlign w:val="superscript"/>
        </w:rPr>
        <w:t>1</w:t>
      </w:r>
      <w:r w:rsidRPr="00ED3418">
        <w:rPr>
          <w:szCs w:val="22"/>
        </w:rPr>
        <w:t>Department of Brain and Cognitive Sciences, University of Rochester, USA</w:t>
      </w:r>
    </w:p>
    <w:p w14:paraId="72E95811" w14:textId="1A07D1B9" w:rsidR="00620763" w:rsidRPr="00ED3418" w:rsidRDefault="00620763" w:rsidP="00634F96">
      <w:pPr>
        <w:rPr>
          <w:szCs w:val="22"/>
        </w:rPr>
      </w:pPr>
      <w:r w:rsidRPr="00ED3418">
        <w:rPr>
          <w:szCs w:val="22"/>
          <w:vertAlign w:val="superscript"/>
        </w:rPr>
        <w:t>2</w:t>
      </w:r>
      <w:r w:rsidRPr="00ED3418">
        <w:rPr>
          <w:szCs w:val="22"/>
        </w:rPr>
        <w:t>Department of Computer Science, University of Rochester, USA</w:t>
      </w:r>
    </w:p>
    <w:p w14:paraId="3905728F" w14:textId="0387E240" w:rsidR="0084004E" w:rsidRPr="00ED3418" w:rsidRDefault="0084004E" w:rsidP="00634F96">
      <w:pPr>
        <w:rPr>
          <w:szCs w:val="22"/>
        </w:rPr>
      </w:pPr>
      <w:r w:rsidRPr="00ED3418">
        <w:rPr>
          <w:szCs w:val="22"/>
          <w:vertAlign w:val="superscript"/>
        </w:rPr>
        <w:t>3</w:t>
      </w:r>
      <w:r w:rsidRPr="00ED3418">
        <w:rPr>
          <w:szCs w:val="22"/>
        </w:rPr>
        <w:t>Department of Speech, Language, and Hearing Sciences, University of Connecticut, USA</w:t>
      </w:r>
    </w:p>
    <w:p w14:paraId="0EFF52F9" w14:textId="7BFA1E87" w:rsidR="00F12B14" w:rsidRPr="00ED3418" w:rsidRDefault="00F12B14" w:rsidP="00634F96">
      <w:pPr>
        <w:rPr>
          <w:szCs w:val="22"/>
        </w:rPr>
      </w:pPr>
      <w:r w:rsidRPr="00ED3418">
        <w:rPr>
          <w:szCs w:val="22"/>
          <w:vertAlign w:val="superscript"/>
        </w:rPr>
        <w:t>4</w:t>
      </w:r>
      <w:r w:rsidRPr="00ED3418">
        <w:rPr>
          <w:szCs w:val="22"/>
        </w:rPr>
        <w:t>Department of Psychological Sciences, University of Connecticut, USA</w:t>
      </w:r>
    </w:p>
    <w:p w14:paraId="33458FA0" w14:textId="77777777" w:rsidR="009C3E9E" w:rsidRPr="00ED3418" w:rsidRDefault="009C3E9E" w:rsidP="00634F96">
      <w:pPr>
        <w:rPr>
          <w:szCs w:val="22"/>
        </w:rPr>
      </w:pPr>
    </w:p>
    <w:p w14:paraId="0EA3BE80" w14:textId="77777777" w:rsidR="009C3E9E" w:rsidRPr="00ED3418" w:rsidRDefault="009C3E9E" w:rsidP="00634F96">
      <w:pPr>
        <w:rPr>
          <w:szCs w:val="22"/>
        </w:rPr>
      </w:pPr>
    </w:p>
    <w:p w14:paraId="3ACFF204" w14:textId="36CB355A" w:rsidR="009C3E9E" w:rsidRPr="00ED3418" w:rsidRDefault="009C3E9E" w:rsidP="00634F96">
      <w:pPr>
        <w:rPr>
          <w:szCs w:val="22"/>
        </w:rPr>
      </w:pPr>
      <w:r w:rsidRPr="00ED3418">
        <w:rPr>
          <w:szCs w:val="22"/>
        </w:rPr>
        <w:t>Word count (main text):</w:t>
      </w:r>
      <w:r w:rsidR="0032311C" w:rsidRPr="00ED3418">
        <w:rPr>
          <w:szCs w:val="22"/>
        </w:rPr>
        <w:t xml:space="preserve"> ~</w:t>
      </w:r>
      <w:r w:rsidR="00620763" w:rsidRPr="00ED3418">
        <w:rPr>
          <w:szCs w:val="22"/>
          <w:highlight w:val="cyan"/>
        </w:rPr>
        <w:t>XXX</w:t>
      </w:r>
    </w:p>
    <w:p w14:paraId="56846229" w14:textId="77777777" w:rsidR="001D72AF" w:rsidRPr="00ED3418" w:rsidRDefault="001D72AF" w:rsidP="009C3E9E">
      <w:pPr>
        <w:pStyle w:val="NoSpacing"/>
        <w:rPr>
          <w:szCs w:val="22"/>
        </w:rPr>
      </w:pPr>
    </w:p>
    <w:p w14:paraId="2FB6AF83" w14:textId="77777777" w:rsidR="001D72AF" w:rsidRPr="00ED3418" w:rsidRDefault="001D72AF" w:rsidP="009C3E9E">
      <w:pPr>
        <w:pStyle w:val="NoSpacing"/>
        <w:rPr>
          <w:szCs w:val="22"/>
        </w:rPr>
      </w:pPr>
    </w:p>
    <w:p w14:paraId="0E780EA8" w14:textId="77777777" w:rsidR="007C77E1" w:rsidRPr="00ED3418" w:rsidRDefault="007C77E1" w:rsidP="009C3E9E">
      <w:pPr>
        <w:pStyle w:val="NoSpacing"/>
        <w:rPr>
          <w:szCs w:val="22"/>
        </w:rPr>
      </w:pPr>
    </w:p>
    <w:p w14:paraId="2ED7033F" w14:textId="77777777" w:rsidR="007C77E1" w:rsidRPr="00ED3418" w:rsidRDefault="007C77E1" w:rsidP="009C3E9E">
      <w:pPr>
        <w:pStyle w:val="NoSpacing"/>
        <w:rPr>
          <w:szCs w:val="22"/>
        </w:rPr>
      </w:pPr>
    </w:p>
    <w:p w14:paraId="09A454EB" w14:textId="77777777" w:rsidR="001D72AF" w:rsidRPr="00ED3418" w:rsidRDefault="001D72AF" w:rsidP="009C3E9E">
      <w:pPr>
        <w:pStyle w:val="NoSpacing"/>
        <w:rPr>
          <w:szCs w:val="22"/>
        </w:rPr>
      </w:pPr>
    </w:p>
    <w:p w14:paraId="005A645C" w14:textId="77777777" w:rsidR="001D72AF" w:rsidRPr="00ED3418" w:rsidRDefault="001D72AF" w:rsidP="009C3E9E">
      <w:pPr>
        <w:pStyle w:val="NoSpacing"/>
        <w:rPr>
          <w:szCs w:val="22"/>
        </w:rPr>
      </w:pPr>
    </w:p>
    <w:p w14:paraId="26C8DE9D" w14:textId="77777777" w:rsidR="009C3E9E" w:rsidRPr="00ED3418" w:rsidRDefault="009C3E9E" w:rsidP="009C3E9E">
      <w:pPr>
        <w:pStyle w:val="NoSpacing"/>
        <w:rPr>
          <w:szCs w:val="22"/>
        </w:rPr>
      </w:pPr>
      <w:r w:rsidRPr="00ED3418">
        <w:rPr>
          <w:szCs w:val="22"/>
        </w:rPr>
        <w:t>Contact author:</w:t>
      </w:r>
    </w:p>
    <w:p w14:paraId="0310E191" w14:textId="77777777" w:rsidR="009C3E9E" w:rsidRPr="00ED3418" w:rsidRDefault="009C3E9E" w:rsidP="00B177B4">
      <w:pPr>
        <w:pStyle w:val="NoSpacing"/>
        <w:jc w:val="center"/>
        <w:rPr>
          <w:szCs w:val="22"/>
        </w:rPr>
      </w:pPr>
    </w:p>
    <w:p w14:paraId="474579C5" w14:textId="258ECF09" w:rsidR="00175F64" w:rsidRPr="00ED3418" w:rsidRDefault="00620763" w:rsidP="00690B78">
      <w:pPr>
        <w:pStyle w:val="NoSpacing"/>
        <w:outlineLvl w:val="0"/>
        <w:rPr>
          <w:szCs w:val="22"/>
        </w:rPr>
      </w:pPr>
      <w:r w:rsidRPr="00ED3418">
        <w:rPr>
          <w:szCs w:val="22"/>
        </w:rPr>
        <w:t>Shawn Cummings</w:t>
      </w:r>
    </w:p>
    <w:p w14:paraId="2C0AEC7D" w14:textId="77777777" w:rsidR="00175F64" w:rsidRPr="00ED3418" w:rsidRDefault="00175F64" w:rsidP="00175F64">
      <w:pPr>
        <w:spacing w:line="240" w:lineRule="auto"/>
        <w:ind w:firstLine="0"/>
        <w:rPr>
          <w:szCs w:val="22"/>
        </w:rPr>
      </w:pPr>
      <w:r w:rsidRPr="00ED3418">
        <w:rPr>
          <w:szCs w:val="22"/>
        </w:rPr>
        <w:t>shawn.cummings@uconn.edu</w:t>
      </w:r>
    </w:p>
    <w:p w14:paraId="3A1F3C6B" w14:textId="77777777" w:rsidR="00175F64" w:rsidRPr="00ED3418" w:rsidRDefault="00175F64" w:rsidP="00175F64">
      <w:pPr>
        <w:spacing w:line="240" w:lineRule="auto"/>
        <w:ind w:firstLine="0"/>
        <w:rPr>
          <w:szCs w:val="22"/>
        </w:rPr>
      </w:pPr>
      <w:r w:rsidRPr="00ED3418">
        <w:rPr>
          <w:szCs w:val="22"/>
        </w:rPr>
        <w:t>University of Connecticut</w:t>
      </w:r>
    </w:p>
    <w:p w14:paraId="0EC0A085" w14:textId="0EDAC218" w:rsidR="00175F64" w:rsidRPr="00ED3418" w:rsidRDefault="00175F64" w:rsidP="00175F64">
      <w:pPr>
        <w:spacing w:line="240" w:lineRule="auto"/>
        <w:ind w:firstLine="0"/>
        <w:rPr>
          <w:szCs w:val="22"/>
        </w:rPr>
      </w:pPr>
      <w:r w:rsidRPr="00ED3418">
        <w:rPr>
          <w:szCs w:val="22"/>
        </w:rPr>
        <w:t>D.C. Phillips Communication Sciences Building</w:t>
      </w:r>
    </w:p>
    <w:p w14:paraId="7954D9E6" w14:textId="77E9A9AE" w:rsidR="00175F64" w:rsidRPr="00ED3418" w:rsidRDefault="00175F64" w:rsidP="00175F64">
      <w:pPr>
        <w:spacing w:line="240" w:lineRule="auto"/>
        <w:ind w:firstLine="0"/>
        <w:rPr>
          <w:szCs w:val="22"/>
        </w:rPr>
      </w:pPr>
      <w:r w:rsidRPr="00ED3418">
        <w:rPr>
          <w:szCs w:val="22"/>
        </w:rPr>
        <w:t>Storrs, CT 06269</w:t>
      </w:r>
    </w:p>
    <w:p w14:paraId="5A1F6E4C" w14:textId="28FD1A4D" w:rsidR="00175F64" w:rsidRPr="00ED3418" w:rsidRDefault="00175F64" w:rsidP="00175F64">
      <w:pPr>
        <w:spacing w:line="240" w:lineRule="auto"/>
        <w:ind w:firstLine="0"/>
        <w:rPr>
          <w:szCs w:val="22"/>
        </w:rPr>
      </w:pPr>
      <w:r w:rsidRPr="00ED3418">
        <w:rPr>
          <w:szCs w:val="22"/>
        </w:rPr>
        <w:t>USA</w:t>
      </w:r>
    </w:p>
    <w:p w14:paraId="6968DE03" w14:textId="269A00C0" w:rsidR="009C3E9E" w:rsidRPr="00ED3418" w:rsidRDefault="009C3E9E" w:rsidP="00175F64">
      <w:pPr>
        <w:spacing w:line="240" w:lineRule="auto"/>
        <w:ind w:firstLine="0"/>
        <w:rPr>
          <w:szCs w:val="22"/>
        </w:rPr>
        <w:sectPr w:rsidR="009C3E9E" w:rsidRPr="00ED3418" w:rsidSect="00315328">
          <w:headerReference w:type="default" r:id="rId13"/>
          <w:footerReference w:type="even" r:id="rId14"/>
          <w:footerReference w:type="default" r:id="rId15"/>
          <w:pgSz w:w="12240" w:h="15840"/>
          <w:pgMar w:top="1440" w:right="1800" w:bottom="1440" w:left="1800" w:header="720" w:footer="720" w:gutter="0"/>
          <w:cols w:space="720"/>
          <w:titlePg/>
          <w:docGrid w:linePitch="360"/>
        </w:sectPr>
      </w:pPr>
    </w:p>
    <w:p w14:paraId="78E564C7" w14:textId="798DFC89" w:rsidR="001E23A1" w:rsidRPr="00ED3418" w:rsidRDefault="00F23E98" w:rsidP="00D95E0D">
      <w:pPr>
        <w:rPr>
          <w:b/>
          <w:bCs/>
          <w:szCs w:val="22"/>
        </w:rPr>
      </w:pPr>
      <w:r w:rsidRPr="00ED3418">
        <w:rPr>
          <w:b/>
          <w:bCs/>
          <w:szCs w:val="22"/>
        </w:rPr>
        <w:lastRenderedPageBreak/>
        <w:t xml:space="preserve">Author </w:t>
      </w:r>
      <w:r w:rsidR="00D95E0D" w:rsidRPr="00ED3418">
        <w:rPr>
          <w:b/>
          <w:bCs/>
          <w:szCs w:val="22"/>
        </w:rPr>
        <w:t>n</w:t>
      </w:r>
      <w:r w:rsidRPr="00ED3418">
        <w:rPr>
          <w:b/>
          <w:bCs/>
          <w:szCs w:val="22"/>
        </w:rPr>
        <w:t>ote</w:t>
      </w:r>
      <w:r w:rsidR="00D95E0D" w:rsidRPr="00ED3418">
        <w:rPr>
          <w:b/>
          <w:bCs/>
          <w:szCs w:val="22"/>
        </w:rPr>
        <w:t xml:space="preserve">: </w:t>
      </w:r>
      <w:r w:rsidRPr="00ED3418">
        <w:rPr>
          <w:szCs w:val="22"/>
        </w:rPr>
        <w:t>This research was supported by</w:t>
      </w:r>
      <w:r w:rsidR="001E23A1" w:rsidRPr="00ED3418">
        <w:rPr>
          <w:szCs w:val="22"/>
        </w:rPr>
        <w:t xml:space="preserve"> a </w:t>
      </w:r>
      <w:proofErr w:type="spellStart"/>
      <w:r w:rsidR="001E23A1" w:rsidRPr="00ED3418">
        <w:rPr>
          <w:szCs w:val="22"/>
        </w:rPr>
        <w:t>Bilski</w:t>
      </w:r>
      <w:proofErr w:type="spellEnd"/>
      <w:r w:rsidR="001E23A1" w:rsidRPr="00ED3418">
        <w:rPr>
          <w:szCs w:val="22"/>
        </w:rPr>
        <w:t xml:space="preserve">-Mayer </w:t>
      </w:r>
      <w:r w:rsidR="00423FF8" w:rsidRPr="00ED3418">
        <w:rPr>
          <w:szCs w:val="22"/>
        </w:rPr>
        <w:t>Summer Research F</w:t>
      </w:r>
      <w:r w:rsidR="001E23A1" w:rsidRPr="00ED3418">
        <w:rPr>
          <w:szCs w:val="22"/>
        </w:rPr>
        <w:t>ellowship to</w:t>
      </w:r>
      <w:r w:rsidR="00B806BD" w:rsidRPr="00ED3418">
        <w:rPr>
          <w:szCs w:val="22"/>
        </w:rPr>
        <w:t xml:space="preserve"> </w:t>
      </w:r>
      <w:r w:rsidR="008537CE">
        <w:rPr>
          <w:szCs w:val="22"/>
        </w:rPr>
        <w:t>the first author</w:t>
      </w:r>
      <w:r w:rsidR="00B806BD" w:rsidRPr="00ED3418">
        <w:rPr>
          <w:szCs w:val="22"/>
        </w:rPr>
        <w:t xml:space="preserve"> </w:t>
      </w:r>
      <w:r w:rsidR="00423FF8" w:rsidRPr="00ED3418">
        <w:rPr>
          <w:szCs w:val="22"/>
        </w:rPr>
        <w:t>and by</w:t>
      </w:r>
      <w:r w:rsidR="001E23A1" w:rsidRPr="00ED3418">
        <w:rPr>
          <w:szCs w:val="22"/>
        </w:rPr>
        <w:t xml:space="preserve"> the University of Rochester through </w:t>
      </w:r>
      <w:r w:rsidRPr="00ED3418">
        <w:rPr>
          <w:szCs w:val="22"/>
        </w:rPr>
        <w:t xml:space="preserve">funding for </w:t>
      </w:r>
      <w:r w:rsidR="00423FF8" w:rsidRPr="00ED3418">
        <w:rPr>
          <w:i/>
          <w:iCs/>
          <w:szCs w:val="22"/>
        </w:rPr>
        <w:t>BCS 206: Undergraduate Research in Cognitive Science</w:t>
      </w:r>
      <w:r w:rsidR="00423FF8" w:rsidRPr="00ED3418">
        <w:rPr>
          <w:szCs w:val="22"/>
        </w:rPr>
        <w:t xml:space="preserve">. In this yearlong class, undergraduate students conduct their own replications of important findings in the cognitive sciences, </w:t>
      </w:r>
      <w:r w:rsidR="00D95E0D" w:rsidRPr="00ED3418">
        <w:rPr>
          <w:szCs w:val="22"/>
        </w:rPr>
        <w:t>in collaboration with</w:t>
      </w:r>
      <w:r w:rsidR="00423FF8" w:rsidRPr="00ED3418">
        <w:rPr>
          <w:szCs w:val="22"/>
        </w:rPr>
        <w:t xml:space="preserve"> faculty mentors.</w:t>
      </w:r>
    </w:p>
    <w:p w14:paraId="740E4812" w14:textId="4CF5F9CD" w:rsidR="001E23A1" w:rsidRPr="00ED3418" w:rsidRDefault="001E23A1" w:rsidP="000922F6">
      <w:pPr>
        <w:rPr>
          <w:szCs w:val="22"/>
        </w:rPr>
      </w:pPr>
      <w:r w:rsidRPr="00ED3418">
        <w:rPr>
          <w:szCs w:val="22"/>
        </w:rPr>
        <w:t>Earlier versions of this work were presented at the University of Rochester Undergraduate Research Expo, and</w:t>
      </w:r>
      <w:r w:rsidR="000922F6" w:rsidRPr="00ED3418">
        <w:rPr>
          <w:szCs w:val="22"/>
        </w:rPr>
        <w:t xml:space="preserve"> as a poster at the 62nd annual meeting of the Psychonomic Society.</w:t>
      </w:r>
      <w:r w:rsidRPr="00ED3418">
        <w:rPr>
          <w:szCs w:val="22"/>
        </w:rPr>
        <w:t xml:space="preserve"> </w:t>
      </w:r>
      <w:r w:rsidR="00423FF8" w:rsidRPr="00ED3418">
        <w:rPr>
          <w:szCs w:val="22"/>
        </w:rPr>
        <w:t>We</w:t>
      </w:r>
      <w:r w:rsidRPr="00ED3418">
        <w:rPr>
          <w:szCs w:val="22"/>
        </w:rPr>
        <w:t xml:space="preserve"> owe many thanks to </w:t>
      </w:r>
      <w:r w:rsidR="00423FF8" w:rsidRPr="00ED3418">
        <w:rPr>
          <w:szCs w:val="22"/>
        </w:rPr>
        <w:t>other students and instructors of BCS 206, who provided invaluable feedback throughout the project</w:t>
      </w:r>
      <w:r w:rsidRPr="00ED3418">
        <w:rPr>
          <w:szCs w:val="22"/>
        </w:rPr>
        <w:t>. We gratefully acknowledge that this project is made possible through several researchers’ dedication to open science: the audio recordings were obtained from Tanya Kraljic and Arthur Samuel, the video recordings were obtained from Molly Babel</w:t>
      </w:r>
      <w:r w:rsidR="00423FF8" w:rsidRPr="00ED3418">
        <w:rPr>
          <w:szCs w:val="22"/>
        </w:rPr>
        <w:t xml:space="preserve">; </w:t>
      </w:r>
      <w:r w:rsidR="003F5649">
        <w:rPr>
          <w:szCs w:val="22"/>
        </w:rPr>
        <w:t xml:space="preserve">web experimentation through Proliferate developed by </w:t>
      </w:r>
      <w:proofErr w:type="spellStart"/>
      <w:r w:rsidR="003F5649" w:rsidRPr="00ED3418">
        <w:rPr>
          <w:szCs w:val="22"/>
        </w:rPr>
        <w:t>by</w:t>
      </w:r>
      <w:proofErr w:type="spellEnd"/>
      <w:r w:rsidR="003F5649" w:rsidRPr="00ED3418">
        <w:rPr>
          <w:szCs w:val="22"/>
        </w:rPr>
        <w:t xml:space="preserve"> Sebastian Schuster</w:t>
      </w:r>
      <w:r w:rsidR="003F5649">
        <w:rPr>
          <w:szCs w:val="22"/>
        </w:rPr>
        <w:t xml:space="preserve"> (ALPs Lab, Stanford); </w:t>
      </w:r>
      <w:r w:rsidR="00423FF8" w:rsidRPr="00ED3418">
        <w:rPr>
          <w:szCs w:val="22"/>
        </w:rPr>
        <w:t xml:space="preserve">the </w:t>
      </w:r>
      <w:proofErr w:type="spellStart"/>
      <w:r w:rsidR="00423FF8" w:rsidRPr="00ED3418">
        <w:rPr>
          <w:szCs w:val="22"/>
        </w:rPr>
        <w:t>Javascript</w:t>
      </w:r>
      <w:proofErr w:type="spellEnd"/>
      <w:r w:rsidR="00423FF8" w:rsidRPr="00ED3418">
        <w:rPr>
          <w:szCs w:val="22"/>
        </w:rPr>
        <w:t xml:space="preserve"> code for the experiment is based on openly accessible code </w:t>
      </w:r>
      <w:r w:rsidR="00AD0E69">
        <w:rPr>
          <w:szCs w:val="22"/>
        </w:rPr>
        <w:t xml:space="preserve">originally developed </w:t>
      </w:r>
      <w:r w:rsidR="00423FF8" w:rsidRPr="00ED3418">
        <w:rPr>
          <w:szCs w:val="22"/>
        </w:rPr>
        <w:t>by Dave Kleinschmidt</w:t>
      </w:r>
      <w:r w:rsidR="00AD0E69">
        <w:rPr>
          <w:szCs w:val="22"/>
        </w:rPr>
        <w:t xml:space="preserve">, with input from Linda Liu and Zach Burchill (Human Language Processing Lab, University of Rochester, </w:t>
      </w:r>
      <w:commentRangeStart w:id="34"/>
      <w:r w:rsidR="00AD0E69">
        <w:rPr>
          <w:szCs w:val="22"/>
        </w:rPr>
        <w:t>URL</w:t>
      </w:r>
      <w:commentRangeEnd w:id="34"/>
      <w:r w:rsidR="00AD0E69">
        <w:rPr>
          <w:rStyle w:val="CommentReference"/>
        </w:rPr>
        <w:commentReference w:id="34"/>
      </w:r>
      <w:r w:rsidR="00AD0E69">
        <w:rPr>
          <w:szCs w:val="22"/>
        </w:rPr>
        <w:t>)</w:t>
      </w:r>
      <w:r w:rsidR="00423FF8" w:rsidRPr="00ED3418">
        <w:rPr>
          <w:szCs w:val="22"/>
        </w:rPr>
        <w:t>.</w:t>
      </w:r>
      <w:r w:rsidR="003F5649" w:rsidDel="003F5649">
        <w:rPr>
          <w:szCs w:val="22"/>
        </w:rPr>
        <w:t xml:space="preserve"> </w:t>
      </w:r>
      <w:bookmarkStart w:id="35" w:name="OLE_LINK14"/>
      <w:bookmarkStart w:id="36" w:name="OLE_LINK15"/>
      <w:bookmarkStart w:id="37" w:name="OLE_LINK13"/>
      <w:r w:rsidR="003F5649" w:rsidRPr="00ED3418" w:rsidDel="003F5649">
        <w:rPr>
          <w:szCs w:val="22"/>
        </w:rPr>
        <w:t xml:space="preserve"> </w:t>
      </w:r>
    </w:p>
    <w:p w14:paraId="1E44B61C" w14:textId="310FE4F5" w:rsidR="00D95E0D" w:rsidRDefault="00D95E0D" w:rsidP="00D95E0D">
      <w:pPr>
        <w:rPr>
          <w:szCs w:val="22"/>
        </w:rPr>
      </w:pPr>
    </w:p>
    <w:p w14:paraId="49CF66F1" w14:textId="77777777" w:rsidR="00DD493A" w:rsidRPr="00ED3418" w:rsidRDefault="00DD493A" w:rsidP="00D95E0D">
      <w:pPr>
        <w:rPr>
          <w:szCs w:val="22"/>
        </w:rPr>
      </w:pPr>
    </w:p>
    <w:p w14:paraId="7D664B5D" w14:textId="19D7BB87" w:rsidR="00F23E98" w:rsidRPr="00ED3418" w:rsidRDefault="00F23E98" w:rsidP="00634F96">
      <w:pPr>
        <w:rPr>
          <w:szCs w:val="22"/>
        </w:rPr>
      </w:pPr>
      <w:r w:rsidRPr="00ED3418">
        <w:rPr>
          <w:b/>
          <w:bCs/>
          <w:szCs w:val="22"/>
        </w:rPr>
        <w:t>Author contributions:</w:t>
      </w:r>
      <w:r w:rsidR="00B806BD" w:rsidRPr="00ED3418">
        <w:rPr>
          <w:szCs w:val="22"/>
        </w:rPr>
        <w:t xml:space="preserve"> </w:t>
      </w:r>
      <w:commentRangeStart w:id="38"/>
      <w:commentRangeStart w:id="39"/>
      <w:r w:rsidR="00B806BD" w:rsidRPr="00ED3418">
        <w:rPr>
          <w:szCs w:val="22"/>
        </w:rPr>
        <w:t xml:space="preserve">SNC </w:t>
      </w:r>
      <w:r w:rsidR="001E23A1" w:rsidRPr="00ED3418">
        <w:rPr>
          <w:szCs w:val="22"/>
        </w:rPr>
        <w:t>proposed the experiment</w:t>
      </w:r>
      <w:r w:rsidRPr="00ED3418">
        <w:rPr>
          <w:szCs w:val="22"/>
        </w:rPr>
        <w:t xml:space="preserve">. </w:t>
      </w:r>
      <w:r w:rsidR="001E23A1" w:rsidRPr="00ED3418">
        <w:rPr>
          <w:szCs w:val="22"/>
        </w:rPr>
        <w:t>S</w:t>
      </w:r>
      <w:r w:rsidR="00B13B74" w:rsidRPr="00ED3418">
        <w:rPr>
          <w:szCs w:val="22"/>
        </w:rPr>
        <w:t>N</w:t>
      </w:r>
      <w:r w:rsidR="001E23A1" w:rsidRPr="00ED3418">
        <w:rPr>
          <w:szCs w:val="22"/>
        </w:rPr>
        <w:t>C, GK, and MY designed the experiment and developed the hypotheses, with input from TFJ.</w:t>
      </w:r>
      <w:r w:rsidR="00B806BD" w:rsidRPr="00ED3418">
        <w:rPr>
          <w:szCs w:val="22"/>
        </w:rPr>
        <w:t xml:space="preserve"> SNC </w:t>
      </w:r>
      <w:r w:rsidR="001E23A1" w:rsidRPr="00ED3418">
        <w:rPr>
          <w:szCs w:val="22"/>
        </w:rPr>
        <w:t>created the audiovisual stimuli from the source audio and video files.</w:t>
      </w:r>
      <w:r w:rsidR="00423FF8" w:rsidRPr="00ED3418">
        <w:rPr>
          <w:szCs w:val="22"/>
        </w:rPr>
        <w:t xml:space="preserve"> TFJ and GK programmed the web-based experiments. </w:t>
      </w:r>
      <w:r w:rsidR="00BD2D04" w:rsidRPr="00ED3418">
        <w:rPr>
          <w:szCs w:val="22"/>
        </w:rPr>
        <w:t xml:space="preserve">GC created a webpage with links to all experiments for demonstration purposes. </w:t>
      </w:r>
      <w:r w:rsidR="00423FF8" w:rsidRPr="00ED3418">
        <w:rPr>
          <w:szCs w:val="22"/>
        </w:rPr>
        <w:t>MY and TFJ conducted data visualization and organization, with input from</w:t>
      </w:r>
      <w:r w:rsidR="00B806BD" w:rsidRPr="00ED3418">
        <w:rPr>
          <w:szCs w:val="22"/>
        </w:rPr>
        <w:t xml:space="preserve"> SNC. </w:t>
      </w:r>
      <w:r w:rsidRPr="00ED3418">
        <w:rPr>
          <w:szCs w:val="22"/>
        </w:rPr>
        <w:t xml:space="preserve">TFJ conducted the </w:t>
      </w:r>
      <w:r w:rsidR="001E23A1" w:rsidRPr="00ED3418">
        <w:rPr>
          <w:szCs w:val="22"/>
        </w:rPr>
        <w:t>statistical</w:t>
      </w:r>
      <w:r w:rsidRPr="00ED3418">
        <w:rPr>
          <w:szCs w:val="22"/>
        </w:rPr>
        <w:t xml:space="preserve"> analyses. </w:t>
      </w:r>
      <w:bookmarkEnd w:id="35"/>
      <w:bookmarkEnd w:id="36"/>
      <w:r w:rsidR="001E23A1" w:rsidRPr="00ED3418">
        <w:rPr>
          <w:szCs w:val="22"/>
        </w:rPr>
        <w:t xml:space="preserve">All authors jointly interpreted the results. </w:t>
      </w:r>
      <w:r w:rsidR="000922F6" w:rsidRPr="00ED3418">
        <w:rPr>
          <w:szCs w:val="22"/>
        </w:rPr>
        <w:t xml:space="preserve">SNC </w:t>
      </w:r>
      <w:r w:rsidR="00AD0E69">
        <w:rPr>
          <w:szCs w:val="22"/>
        </w:rPr>
        <w:t xml:space="preserve">and TFJ </w:t>
      </w:r>
      <w:r w:rsidR="001E23A1" w:rsidRPr="00ED3418">
        <w:rPr>
          <w:szCs w:val="22"/>
        </w:rPr>
        <w:t>wrote</w:t>
      </w:r>
      <w:r w:rsidR="003F5649">
        <w:rPr>
          <w:szCs w:val="22"/>
        </w:rPr>
        <w:t xml:space="preserve"> </w:t>
      </w:r>
      <w:r w:rsidR="001E23A1" w:rsidRPr="00ED3418">
        <w:rPr>
          <w:szCs w:val="22"/>
        </w:rPr>
        <w:t>paper, with input from all authors.</w:t>
      </w:r>
      <w:commentRangeEnd w:id="38"/>
      <w:r w:rsidR="000922F6" w:rsidRPr="00ED3418">
        <w:rPr>
          <w:rStyle w:val="CommentReference"/>
          <w:sz w:val="22"/>
          <w:szCs w:val="22"/>
        </w:rPr>
        <w:commentReference w:id="38"/>
      </w:r>
      <w:commentRangeEnd w:id="39"/>
      <w:r w:rsidR="003F5649">
        <w:rPr>
          <w:rStyle w:val="CommentReference"/>
        </w:rPr>
        <w:commentReference w:id="39"/>
      </w:r>
    </w:p>
    <w:bookmarkEnd w:id="37"/>
    <w:p w14:paraId="60FAAAB1" w14:textId="77777777" w:rsidR="00F23E98" w:rsidRPr="00ED3418" w:rsidRDefault="00F23E98" w:rsidP="00634F96">
      <w:pPr>
        <w:rPr>
          <w:szCs w:val="22"/>
        </w:rPr>
      </w:pPr>
    </w:p>
    <w:p w14:paraId="3BB03AD5" w14:textId="77777777" w:rsidR="00EF7CF4" w:rsidRPr="00ED3418" w:rsidRDefault="00EF7CF4" w:rsidP="00EF7CF4">
      <w:pPr>
        <w:ind w:firstLine="0"/>
        <w:rPr>
          <w:szCs w:val="22"/>
        </w:rPr>
      </w:pPr>
    </w:p>
    <w:p w14:paraId="7719FD7E" w14:textId="7E130B94" w:rsidR="009C3E9E" w:rsidRPr="00ED3418" w:rsidRDefault="009C3E9E" w:rsidP="00EF7CF4">
      <w:pPr>
        <w:ind w:firstLine="0"/>
        <w:rPr>
          <w:b/>
          <w:bCs/>
          <w:szCs w:val="22"/>
        </w:rPr>
      </w:pPr>
      <w:r w:rsidRPr="00ED3418">
        <w:rPr>
          <w:b/>
          <w:bCs/>
          <w:szCs w:val="22"/>
        </w:rPr>
        <w:t>Abstract</w:t>
      </w:r>
    </w:p>
    <w:p w14:paraId="3B1EB3E6" w14:textId="05EB0C9F" w:rsidR="009C3E9E" w:rsidRPr="00ED3418" w:rsidRDefault="00423FF8" w:rsidP="00634F96">
      <w:pPr>
        <w:rPr>
          <w:szCs w:val="22"/>
        </w:rPr>
      </w:pPr>
      <w:r w:rsidRPr="00ED3418">
        <w:rPr>
          <w:szCs w:val="22"/>
          <w:highlight w:val="cyan"/>
        </w:rPr>
        <w:t>XYZ</w:t>
      </w:r>
      <w:r w:rsidR="000F7189" w:rsidRPr="00ED3418" w:rsidDel="000F7189">
        <w:rPr>
          <w:szCs w:val="22"/>
        </w:rPr>
        <w:t xml:space="preserve"> </w:t>
      </w:r>
    </w:p>
    <w:p w14:paraId="23E85267" w14:textId="77777777" w:rsidR="00F504F1" w:rsidRPr="00ED3418" w:rsidRDefault="00F504F1" w:rsidP="00634F96">
      <w:pPr>
        <w:rPr>
          <w:szCs w:val="22"/>
        </w:rPr>
      </w:pPr>
    </w:p>
    <w:p w14:paraId="22ADF6B6" w14:textId="4F41F1E5" w:rsidR="009C3E9E" w:rsidRPr="00ED3418" w:rsidRDefault="009C3E9E" w:rsidP="00690B78">
      <w:pPr>
        <w:pStyle w:val="NoSpacing"/>
        <w:ind w:left="180"/>
        <w:outlineLvl w:val="0"/>
        <w:rPr>
          <w:b/>
          <w:szCs w:val="22"/>
        </w:rPr>
      </w:pPr>
      <w:r w:rsidRPr="00ED3418">
        <w:rPr>
          <w:b/>
          <w:szCs w:val="22"/>
        </w:rPr>
        <w:t>Keywords</w:t>
      </w:r>
      <w:r w:rsidRPr="00ED3418">
        <w:rPr>
          <w:szCs w:val="22"/>
        </w:rPr>
        <w:t>:</w:t>
      </w:r>
      <w:r w:rsidR="00A42108" w:rsidRPr="00ED3418">
        <w:rPr>
          <w:szCs w:val="22"/>
        </w:rPr>
        <w:t xml:space="preserve"> </w:t>
      </w:r>
      <w:r w:rsidR="00423FF8" w:rsidRPr="00ED3418">
        <w:rPr>
          <w:szCs w:val="22"/>
        </w:rPr>
        <w:t>speech perception; perceptual recalibration; causal inference</w:t>
      </w:r>
      <w:r w:rsidR="00634F96" w:rsidRPr="00ED3418">
        <w:rPr>
          <w:szCs w:val="22"/>
        </w:rPr>
        <w:t>;</w:t>
      </w:r>
      <w:r w:rsidR="000922F6" w:rsidRPr="00ED3418">
        <w:rPr>
          <w:szCs w:val="22"/>
        </w:rPr>
        <w:t xml:space="preserve"> compensation for coarticulation</w:t>
      </w:r>
      <w:r w:rsidR="00B93163" w:rsidRPr="00ED3418">
        <w:rPr>
          <w:szCs w:val="22"/>
        </w:rPr>
        <w:t>;</w:t>
      </w:r>
      <w:r w:rsidR="00634F96" w:rsidRPr="00ED3418">
        <w:rPr>
          <w:szCs w:val="22"/>
        </w:rPr>
        <w:t xml:space="preserve"> </w:t>
      </w:r>
      <w:r w:rsidR="00634F96" w:rsidRPr="00ED3418">
        <w:rPr>
          <w:szCs w:val="22"/>
          <w:highlight w:val="cyan"/>
        </w:rPr>
        <w:t>XXX</w:t>
      </w:r>
      <w:r w:rsidRPr="00ED3418">
        <w:rPr>
          <w:b/>
          <w:szCs w:val="22"/>
        </w:rPr>
        <w:t xml:space="preserve"> </w:t>
      </w:r>
    </w:p>
    <w:p w14:paraId="2139D39B" w14:textId="4277B5C1" w:rsidR="00E02A6C" w:rsidRPr="00ED3418" w:rsidRDefault="00E02A6C" w:rsidP="00690B78">
      <w:pPr>
        <w:pStyle w:val="NoSpacing"/>
        <w:ind w:left="180"/>
        <w:outlineLvl w:val="0"/>
        <w:rPr>
          <w:szCs w:val="22"/>
        </w:rPr>
      </w:pPr>
    </w:p>
    <w:p w14:paraId="05847BCB" w14:textId="468DC395" w:rsidR="00E02A6C" w:rsidRPr="00ED3418" w:rsidRDefault="00E02A6C" w:rsidP="00690B78">
      <w:pPr>
        <w:pStyle w:val="NoSpacing"/>
        <w:ind w:left="180"/>
        <w:outlineLvl w:val="0"/>
        <w:rPr>
          <w:szCs w:val="22"/>
        </w:rPr>
      </w:pPr>
    </w:p>
    <w:p w14:paraId="479504BE" w14:textId="77777777" w:rsidR="00E02A6C" w:rsidRPr="00ED3418" w:rsidRDefault="00E02A6C" w:rsidP="00690B78">
      <w:pPr>
        <w:pStyle w:val="NoSpacing"/>
        <w:ind w:left="180"/>
        <w:outlineLvl w:val="0"/>
        <w:rPr>
          <w:szCs w:val="22"/>
        </w:rPr>
      </w:pPr>
    </w:p>
    <w:p w14:paraId="61CD0448" w14:textId="77777777" w:rsidR="00423FF8" w:rsidRPr="00ED3418" w:rsidRDefault="00423FF8" w:rsidP="00634F96">
      <w:pPr>
        <w:rPr>
          <w:szCs w:val="22"/>
        </w:rPr>
      </w:pPr>
    </w:p>
    <w:p w14:paraId="78CA65AC" w14:textId="77777777" w:rsidR="00423FF8" w:rsidRPr="00ED3418" w:rsidDel="00E80486" w:rsidRDefault="00423FF8" w:rsidP="00634F96">
      <w:pPr>
        <w:rPr>
          <w:del w:id="40" w:author="Jaeger, Florian" w:date="2023-05-27T12:05:00Z"/>
          <w:szCs w:val="22"/>
        </w:rPr>
      </w:pPr>
      <w:r w:rsidRPr="00ED3418">
        <w:rPr>
          <w:szCs w:val="22"/>
        </w:rPr>
        <w:br w:type="page"/>
      </w:r>
    </w:p>
    <w:p w14:paraId="4DAC3B4C" w14:textId="77777777" w:rsidR="008A6F3D" w:rsidRPr="00E80486" w:rsidDel="00E80486" w:rsidRDefault="008A6F3D">
      <w:pPr>
        <w:pStyle w:val="Heading1"/>
        <w:rPr>
          <w:del w:id="41" w:author="Jaeger, Florian" w:date="2023-05-27T12:05:00Z"/>
        </w:rPr>
        <w:pPrChange w:id="42" w:author="Jaeger, Florian" w:date="2023-05-27T12:05:00Z">
          <w:pPr/>
        </w:pPrChange>
      </w:pPr>
    </w:p>
    <w:p w14:paraId="34E607E6" w14:textId="48CEDD95" w:rsidR="008A6F3D" w:rsidRPr="00ED3418" w:rsidDel="00E80486" w:rsidRDefault="00BD2D04">
      <w:pPr>
        <w:pStyle w:val="Heading1"/>
        <w:rPr>
          <w:del w:id="43" w:author="Jaeger, Florian" w:date="2023-05-27T12:05:00Z"/>
          <w:bCs/>
        </w:rPr>
        <w:pPrChange w:id="44" w:author="Jaeger, Florian" w:date="2023-05-27T12:05:00Z">
          <w:pPr/>
        </w:pPrChange>
      </w:pPr>
      <w:del w:id="45" w:author="Jaeger, Florian" w:date="2023-05-27T12:05:00Z">
        <w:r w:rsidRPr="00ED3418" w:rsidDel="00E80486">
          <w:rPr>
            <w:bCs/>
          </w:rPr>
          <w:delText xml:space="preserve">Open science statement: </w:delText>
        </w:r>
        <w:r w:rsidRPr="00ED3418" w:rsidDel="00E80486">
          <w:delText xml:space="preserve">The documented Javascript code, experimental lists, and audiovisual materials for all experiments are available via OSF at </w:delText>
        </w:r>
        <w:r w:rsidRPr="00ED3418" w:rsidDel="00E80486">
          <w:rPr>
            <w:highlight w:val="cyan"/>
          </w:rPr>
          <w:delText>XYZ</w:delText>
        </w:r>
        <w:r w:rsidRPr="00ED3418" w:rsidDel="00E80486">
          <w:delText xml:space="preserve">. </w:delText>
        </w:r>
        <w:r w:rsidR="0095211A" w:rsidRPr="00ED3418" w:rsidDel="00E80486">
          <w:delText>The same holds for all analysis code and trial-level data, which are shared in the form of “knittable” R Markdown (REF).</w:delText>
        </w:r>
        <w:r w:rsidR="0095211A" w:rsidRPr="00ED3418" w:rsidDel="00E80486">
          <w:rPr>
            <w:bCs/>
          </w:rPr>
          <w:delText xml:space="preserve"> </w:delText>
        </w:r>
        <w:r w:rsidRPr="00ED3418" w:rsidDel="00E80486">
          <w:delText xml:space="preserve">Live versions of all experiments can be called at </w:delText>
        </w:r>
        <w:commentRangeStart w:id="46"/>
        <w:r w:rsidRPr="00ED3418" w:rsidDel="00E80486">
          <w:rPr>
            <w:highlight w:val="cyan"/>
          </w:rPr>
          <w:delText>XYZ</w:delText>
        </w:r>
        <w:commentRangeEnd w:id="46"/>
        <w:r w:rsidRPr="00ED3418" w:rsidDel="00E80486">
          <w:rPr>
            <w:rStyle w:val="CommentReference"/>
            <w:sz w:val="22"/>
            <w:szCs w:val="22"/>
          </w:rPr>
          <w:commentReference w:id="46"/>
        </w:r>
        <w:r w:rsidRPr="00ED3418" w:rsidDel="00E80486">
          <w:delText>.</w:delText>
        </w:r>
        <w:r w:rsidR="0095211A" w:rsidRPr="00ED3418" w:rsidDel="00E80486">
          <w:delText xml:space="preserve"> </w:delText>
        </w:r>
      </w:del>
    </w:p>
    <w:p w14:paraId="12BE79FF" w14:textId="77777777" w:rsidR="00A91938" w:rsidRPr="00ED3418" w:rsidRDefault="00A91938">
      <w:pPr>
        <w:pStyle w:val="Heading1"/>
        <w:rPr>
          <w:sz w:val="22"/>
        </w:rPr>
        <w:pPrChange w:id="47" w:author="Jaeger, Florian" w:date="2023-05-27T12:05:00Z">
          <w:pPr>
            <w:pStyle w:val="Heading1"/>
            <w:spacing w:after="0"/>
          </w:pPr>
        </w:pPrChange>
      </w:pPr>
      <w:r w:rsidRPr="00ED3418">
        <w:rPr>
          <w:sz w:val="22"/>
        </w:rPr>
        <w:t xml:space="preserve">Introduction </w:t>
      </w:r>
    </w:p>
    <w:p w14:paraId="174FE507" w14:textId="6A2A0730" w:rsidR="000922F6" w:rsidRPr="00ED3418" w:rsidRDefault="00A91938" w:rsidP="000922F6">
      <w:pPr>
        <w:rPr>
          <w:szCs w:val="22"/>
        </w:rPr>
      </w:pPr>
      <w:r w:rsidRPr="00ED3418">
        <w:rPr>
          <w:szCs w:val="22"/>
        </w:rPr>
        <w:t xml:space="preserve"> </w:t>
      </w:r>
      <w:r w:rsidRPr="00ED3418">
        <w:rPr>
          <w:szCs w:val="22"/>
        </w:rPr>
        <w:tab/>
      </w:r>
      <w:r w:rsidR="000922F6" w:rsidRPr="00ED3418">
        <w:rPr>
          <w:szCs w:val="22"/>
        </w:rPr>
        <w:t>Understanding one another is paramount to daily life. And yet, the mechanisms underlying our ability to do so are not yet fully understood. Speech involves a ‘paradox of perception’ (Kraljic, Samuel, &amp; Brennan, 2008), in that listeners must be able to discern miniscule acoustic differences (e.g., the deviations in frequency spectra between English “f”, “</w:t>
      </w:r>
      <w:proofErr w:type="spellStart"/>
      <w:r w:rsidR="000922F6" w:rsidRPr="00ED3418">
        <w:rPr>
          <w:szCs w:val="22"/>
        </w:rPr>
        <w:t>th</w:t>
      </w:r>
      <w:proofErr w:type="spellEnd"/>
      <w:r w:rsidR="000922F6" w:rsidRPr="00ED3418">
        <w:rPr>
          <w:szCs w:val="22"/>
        </w:rPr>
        <w:t>”, “s”, and “</w:t>
      </w:r>
      <w:proofErr w:type="spellStart"/>
      <w:r w:rsidR="000922F6" w:rsidRPr="00ED3418">
        <w:rPr>
          <w:szCs w:val="22"/>
        </w:rPr>
        <w:t>sh</w:t>
      </w:r>
      <w:proofErr w:type="spellEnd"/>
      <w:r w:rsidR="000922F6" w:rsidRPr="00ED3418">
        <w:rPr>
          <w:szCs w:val="22"/>
        </w:rPr>
        <w:t xml:space="preserve">”) as meaningful, but simultaneously must perceive potentially far greater acoustic differences as non-contrastive. Indeed, one talker’s production of, for example, the “s” sound in </w:t>
      </w:r>
      <w:r w:rsidR="000922F6" w:rsidRPr="00ED3418">
        <w:rPr>
          <w:i/>
          <w:iCs/>
          <w:szCs w:val="22"/>
        </w:rPr>
        <w:t>sun</w:t>
      </w:r>
      <w:r w:rsidR="000922F6" w:rsidRPr="00ED3418">
        <w:rPr>
          <w:szCs w:val="22"/>
        </w:rPr>
        <w:t xml:space="preserve"> may well be acoustically identical to a different talker’s “</w:t>
      </w:r>
      <w:proofErr w:type="spellStart"/>
      <w:r w:rsidR="000922F6" w:rsidRPr="00ED3418">
        <w:rPr>
          <w:szCs w:val="22"/>
        </w:rPr>
        <w:t>sh</w:t>
      </w:r>
      <w:proofErr w:type="spellEnd"/>
      <w:r w:rsidR="000922F6" w:rsidRPr="00ED3418">
        <w:rPr>
          <w:szCs w:val="22"/>
        </w:rPr>
        <w:t xml:space="preserve">” in </w:t>
      </w:r>
      <w:r w:rsidR="000922F6" w:rsidRPr="00ED3418">
        <w:rPr>
          <w:i/>
          <w:iCs/>
          <w:szCs w:val="22"/>
        </w:rPr>
        <w:t>shun</w:t>
      </w:r>
      <w:r w:rsidR="000922F6" w:rsidRPr="00ED3418">
        <w:rPr>
          <w:szCs w:val="22"/>
        </w:rPr>
        <w:t xml:space="preserve"> (Newman et al., 2001</w:t>
      </w:r>
      <w:r w:rsidR="00ED6849">
        <w:rPr>
          <w:szCs w:val="22"/>
        </w:rPr>
        <w:t>, hereafter, /s/ and /</w:t>
      </w:r>
      <w:r w:rsidR="00ED6849" w:rsidRPr="00ED3418">
        <w:rPr>
          <w:szCs w:val="22"/>
        </w:rPr>
        <w:t>ʃ</w:t>
      </w:r>
      <w:r w:rsidR="00ED6849">
        <w:rPr>
          <w:szCs w:val="22"/>
        </w:rPr>
        <w:t>/, respectively</w:t>
      </w:r>
      <w:r w:rsidR="000922F6" w:rsidRPr="00ED3418">
        <w:rPr>
          <w:szCs w:val="22"/>
        </w:rPr>
        <w:t>). Similarly, a single talker may generate the same acoustics for an</w:t>
      </w:r>
      <w:r w:rsidR="00ED6849">
        <w:rPr>
          <w:szCs w:val="22"/>
        </w:rPr>
        <w:t xml:space="preserve"> /s/</w:t>
      </w:r>
      <w:r w:rsidR="000922F6" w:rsidRPr="00ED3418">
        <w:rPr>
          <w:szCs w:val="22"/>
        </w:rPr>
        <w:t xml:space="preserve"> in one phonetic context as for an</w:t>
      </w:r>
      <w:r w:rsidR="00ED6849">
        <w:rPr>
          <w:szCs w:val="22"/>
        </w:rPr>
        <w:t xml:space="preserve"> /ʃ/</w:t>
      </w:r>
      <w:r w:rsidR="000922F6" w:rsidRPr="00ED3418">
        <w:rPr>
          <w:szCs w:val="22"/>
        </w:rPr>
        <w:t xml:space="preserve"> in another (Smits, 2001). Both of these factors contribute to the ‘lack of invariance’ problem, which has haunted research in speech perception for decades and continues to be a central theme of current work (Liberman et al., 1957; Saltzman et al. 2021). While there are certainly more factors confounding a one-to-one mapping between acoustics and meaning (noise and rote chance being obvious examples), the bulk of investigation in speech perception has focused on mechanisms by which humans overcome either contextual variation within one talker’s speech, or </w:t>
      </w:r>
      <w:r w:rsidR="00ED6849">
        <w:rPr>
          <w:szCs w:val="22"/>
        </w:rPr>
        <w:t xml:space="preserve">rather </w:t>
      </w:r>
      <w:r w:rsidR="000922F6" w:rsidRPr="00ED3418">
        <w:rPr>
          <w:szCs w:val="22"/>
        </w:rPr>
        <w:t xml:space="preserve">differences in speech between talkers. These lines of research have been pursued largely independent from one another, and their effects have been attributed to largely separate mechanisms. </w:t>
      </w:r>
    </w:p>
    <w:p w14:paraId="6F11F031" w14:textId="4DC2F589" w:rsidR="000922F6" w:rsidRPr="00ED3418" w:rsidRDefault="000922F6" w:rsidP="00ED6849">
      <w:pPr>
        <w:rPr>
          <w:szCs w:val="22"/>
        </w:rPr>
      </w:pPr>
      <w:r w:rsidRPr="00ED3418">
        <w:rPr>
          <w:szCs w:val="22"/>
        </w:rPr>
        <w:t>The current investigation is situated within the realm of differences in speech between talkers, and follows a large extant literature highlighting adaptation as a mechanism by which the lack of invariance is ameliorated. Speech from a novel talker, especially whose realizations of phonetic categories don’t align with a listener’s prior experience, is more difficult and time consuming to comprehend (</w:t>
      </w:r>
      <w:proofErr w:type="gramStart"/>
      <w:r w:rsidRPr="00ED3418">
        <w:rPr>
          <w:szCs w:val="22"/>
        </w:rPr>
        <w:t>e.g.</w:t>
      </w:r>
      <w:proofErr w:type="gramEnd"/>
      <w:r w:rsidRPr="00ED3418">
        <w:rPr>
          <w:szCs w:val="22"/>
        </w:rPr>
        <w:t xml:space="preserve"> Clarke &amp; Garrett, 2004; Bradlow &amp; Bent, 2008). Listeners, however, are able to rapidly adjust their expectations to better reflect the input they receive. This </w:t>
      </w:r>
      <w:r w:rsidRPr="00ED3418">
        <w:rPr>
          <w:szCs w:val="22"/>
        </w:rPr>
        <w:lastRenderedPageBreak/>
        <w:t xml:space="preserve">is true for differences in production resultant of real-world </w:t>
      </w:r>
      <w:r w:rsidR="00B93163" w:rsidRPr="00ED3418">
        <w:rPr>
          <w:szCs w:val="22"/>
        </w:rPr>
        <w:t xml:space="preserve">talker characteristics, such as physiology, </w:t>
      </w:r>
      <w:proofErr w:type="spellStart"/>
      <w:r w:rsidR="00B93163" w:rsidRPr="00ED3418">
        <w:rPr>
          <w:szCs w:val="22"/>
        </w:rPr>
        <w:t>sociophonetic</w:t>
      </w:r>
      <w:proofErr w:type="spellEnd"/>
      <w:r w:rsidR="00B93163" w:rsidRPr="00ED3418">
        <w:rPr>
          <w:szCs w:val="22"/>
        </w:rPr>
        <w:t xml:space="preserve"> traits, and idiosyncratic pronunciation habits, as well as for </w:t>
      </w:r>
      <w:r w:rsidRPr="00ED3418">
        <w:rPr>
          <w:szCs w:val="22"/>
        </w:rPr>
        <w:t>experimenter manipulation of specific sound categories (</w:t>
      </w:r>
      <w:proofErr w:type="gramStart"/>
      <w:r w:rsidRPr="00ED3418">
        <w:rPr>
          <w:szCs w:val="22"/>
        </w:rPr>
        <w:t>e.g.</w:t>
      </w:r>
      <w:proofErr w:type="gramEnd"/>
      <w:r w:rsidRPr="00ED3418">
        <w:rPr>
          <w:szCs w:val="22"/>
        </w:rPr>
        <w:t xml:space="preserve"> Norris, McQueen, &amp; Cutler, 2003). Anecdotally, however, one can imagine that adjusting expectations towards a talker’s speech is </w:t>
      </w:r>
      <w:r w:rsidRPr="00ED3418">
        <w:rPr>
          <w:i/>
          <w:iCs/>
          <w:szCs w:val="22"/>
        </w:rPr>
        <w:t xml:space="preserve">only </w:t>
      </w:r>
      <w:r w:rsidRPr="00ED3418">
        <w:rPr>
          <w:szCs w:val="22"/>
        </w:rPr>
        <w:t xml:space="preserve">facilitatory to future comprehension if the perceived variation is likely to re-occur. While </w:t>
      </w:r>
      <w:r w:rsidRPr="00ED3418">
        <w:rPr>
          <w:i/>
          <w:iCs/>
          <w:szCs w:val="22"/>
        </w:rPr>
        <w:t>characteristic</w:t>
      </w:r>
      <w:r w:rsidRPr="00ED3418">
        <w:rPr>
          <w:szCs w:val="22"/>
        </w:rPr>
        <w:t xml:space="preserve"> talker differences should elicit adaptation, the overarching goal of efficient communication is not served via adaptation to transient or incidental variations. A growing body of literature, which the current investigation hopes to contribute towards, has examined the specificity of adaptation with regard to </w:t>
      </w:r>
      <w:r w:rsidRPr="00ED3418">
        <w:rPr>
          <w:i/>
          <w:iCs/>
          <w:szCs w:val="22"/>
        </w:rPr>
        <w:t xml:space="preserve">characteristic </w:t>
      </w:r>
      <w:r w:rsidRPr="00ED3418">
        <w:rPr>
          <w:szCs w:val="22"/>
        </w:rPr>
        <w:t xml:space="preserve">versus </w:t>
      </w:r>
      <w:r w:rsidRPr="00ED3418">
        <w:rPr>
          <w:i/>
          <w:iCs/>
          <w:szCs w:val="22"/>
        </w:rPr>
        <w:t>incidental</w:t>
      </w:r>
      <w:r w:rsidRPr="00ED3418">
        <w:rPr>
          <w:szCs w:val="22"/>
        </w:rPr>
        <w:t xml:space="preserve"> talker variation (Kraljic, Samuel, &amp; Brennan, 2008; Kraljic &amp; Samuel, 2011; Liu &amp; Jaeger, 2018; Liu &amp; Jaeger, 2019; White &amp; Daub, 2021). Specifically, articulatory obstructors, such as a lollipop or pen in a talker’s mouth, have been found to reduce or block talker-specific learning, posited as potentially resultant of causally attributing the sound shifts to the object rather than to the talker (White &amp; Daub, 2021; Kraljic, Samuel, &amp; Brennan, 2008). </w:t>
      </w:r>
    </w:p>
    <w:p w14:paraId="1E387FEA" w14:textId="7B3B93B2" w:rsidR="000922F6" w:rsidRDefault="000922F6" w:rsidP="00ED6849">
      <w:pPr>
        <w:rPr>
          <w:ins w:id="48" w:author="Jaeger, Florian" w:date="2023-05-27T12:04:00Z"/>
          <w:szCs w:val="22"/>
        </w:rPr>
      </w:pPr>
      <w:r w:rsidRPr="00ED3418">
        <w:rPr>
          <w:szCs w:val="22"/>
        </w:rPr>
        <w:t>The situation created by studies on adaptation in the context of incidental causes provides a productive but complicated test case. Listeners are simultaneously provided with two variables. On the one hand, they hear a novel talker exhibiting speech deviant from their expectations. This has been found in upwards of 80 manuscripts to elicit adaptation (</w:t>
      </w:r>
      <w:proofErr w:type="gramStart"/>
      <w:r w:rsidRPr="00ED3418">
        <w:rPr>
          <w:szCs w:val="22"/>
        </w:rPr>
        <w:t>e.g.</w:t>
      </w:r>
      <w:proofErr w:type="gramEnd"/>
      <w:r w:rsidRPr="00ED3418">
        <w:rPr>
          <w:szCs w:val="22"/>
        </w:rPr>
        <w:t xml:space="preserve"> Norris, McQueen, &amp; Cutler</w:t>
      </w:r>
      <w:r w:rsidR="00ED6849">
        <w:rPr>
          <w:szCs w:val="22"/>
        </w:rPr>
        <w:t xml:space="preserve">, 2003; Kraljic &amp; Samuel, 2005; Eisner &amp; McQueen, 2006; van Linden &amp; Vroomen, 2007; </w:t>
      </w:r>
      <w:r w:rsidR="002E6FC8">
        <w:rPr>
          <w:szCs w:val="22"/>
        </w:rPr>
        <w:t xml:space="preserve">Liu &amp; Jaeger, 2018; </w:t>
      </w:r>
      <w:r w:rsidR="00ED6849">
        <w:rPr>
          <w:szCs w:val="22"/>
        </w:rPr>
        <w:t>Cummings &amp; Theodore, 2022</w:t>
      </w:r>
      <w:r w:rsidR="002E6FC8">
        <w:rPr>
          <w:szCs w:val="22"/>
        </w:rPr>
        <w:t>; Cummings &amp; Theodore, 2023</w:t>
      </w:r>
      <w:r w:rsidRPr="00ED3418">
        <w:rPr>
          <w:szCs w:val="22"/>
        </w:rPr>
        <w:t xml:space="preserve">). On the other, they hear speech within a specific abnormal context. To date, studies have not examined listeners’ ability to overcome this contextual variation in the abstract, outside of talker-specific learning. It is well established, however, that listeners </w:t>
      </w:r>
      <w:r w:rsidRPr="00ED3418">
        <w:rPr>
          <w:i/>
          <w:iCs/>
          <w:szCs w:val="22"/>
        </w:rPr>
        <w:t xml:space="preserve">do </w:t>
      </w:r>
      <w:r w:rsidRPr="00ED3418">
        <w:rPr>
          <w:szCs w:val="22"/>
        </w:rPr>
        <w:t>account for contextual variation within one talker’s speech</w:t>
      </w:r>
      <w:r w:rsidRPr="00ED3418">
        <w:rPr>
          <w:b/>
          <w:bCs/>
          <w:szCs w:val="22"/>
        </w:rPr>
        <w:t xml:space="preserve">. The current investigation hopes to further understanding of the specificity of learning through acknowledging the potential joint contributions of both talker and context on </w:t>
      </w:r>
      <w:r w:rsidRPr="00ED3418">
        <w:rPr>
          <w:b/>
          <w:bCs/>
          <w:szCs w:val="22"/>
        </w:rPr>
        <w:lastRenderedPageBreak/>
        <w:t>variability in speech.</w:t>
      </w:r>
      <w:r w:rsidRPr="00ED3418">
        <w:rPr>
          <w:szCs w:val="22"/>
        </w:rPr>
        <w:t xml:space="preserve"> To this end, an initial goal is to establish incidental causality as a type of contextual variation that perceptual mechanisms may already be equipped to handle.  This is achieved through a brief review of findings on compensation for contextual variation, followed by a perception experiment without a learning component (Experiment 1). Having established this link, Experiments 2 and 3 then extend prior study </w:t>
      </w:r>
      <w:r w:rsidRPr="00ED3418">
        <w:rPr>
          <w:i/>
          <w:iCs/>
          <w:szCs w:val="22"/>
        </w:rPr>
        <w:t xml:space="preserve">within </w:t>
      </w:r>
      <w:r w:rsidRPr="00ED3418">
        <w:rPr>
          <w:szCs w:val="22"/>
        </w:rPr>
        <w:t>learning. Extant findings herein, as well as specific theoretical implications and proposals, will be unpacked after Experiment 1.</w:t>
      </w:r>
    </w:p>
    <w:p w14:paraId="36898DA0" w14:textId="108B5BCC" w:rsidR="00E80486" w:rsidRPr="004C54B1" w:rsidRDefault="00E80486">
      <w:pPr>
        <w:pStyle w:val="Heading1"/>
        <w:rPr>
          <w:ins w:id="49" w:author="Jaeger, Florian" w:date="2023-05-27T12:04:00Z"/>
          <w:szCs w:val="22"/>
        </w:rPr>
        <w:pPrChange w:id="50" w:author="Jaeger, Florian" w:date="2023-05-27T12:05:00Z">
          <w:pPr/>
        </w:pPrChange>
      </w:pPr>
      <w:ins w:id="51" w:author="Jaeger, Florian" w:date="2023-05-27T12:04:00Z">
        <w:r w:rsidRPr="00E80486">
          <w:rPr>
            <w:sz w:val="22"/>
            <w:szCs w:val="22"/>
          </w:rPr>
          <w:t>Open science statement</w:t>
        </w:r>
      </w:ins>
    </w:p>
    <w:p w14:paraId="6C8C0BCD" w14:textId="7EB9FCE3" w:rsidR="00E80486" w:rsidRPr="00E80486" w:rsidRDefault="00E80486" w:rsidP="00E80486">
      <w:pPr>
        <w:rPr>
          <w:b/>
          <w:bCs/>
          <w:i/>
          <w:iCs/>
          <w:szCs w:val="22"/>
          <w:rPrChange w:id="52" w:author="Jaeger, Florian" w:date="2023-05-27T12:11:00Z">
            <w:rPr>
              <w:szCs w:val="22"/>
            </w:rPr>
          </w:rPrChange>
        </w:rPr>
      </w:pPr>
      <w:ins w:id="53" w:author="Jaeger, Florian" w:date="2023-05-27T12:05:00Z">
        <w:r>
          <w:rPr>
            <w:szCs w:val="22"/>
          </w:rPr>
          <w:t xml:space="preserve">All </w:t>
        </w:r>
      </w:ins>
      <w:ins w:id="54" w:author="Jaeger, Florian" w:date="2023-05-27T12:09:00Z">
        <w:r>
          <w:rPr>
            <w:szCs w:val="22"/>
          </w:rPr>
          <w:t xml:space="preserve">experimental </w:t>
        </w:r>
      </w:ins>
      <w:ins w:id="55" w:author="Jaeger, Florian" w:date="2023-05-27T12:05:00Z">
        <w:r>
          <w:rPr>
            <w:szCs w:val="22"/>
          </w:rPr>
          <w:t>materials—</w:t>
        </w:r>
      </w:ins>
      <w:ins w:id="56" w:author="Jaeger, Florian" w:date="2023-05-27T12:06:00Z">
        <w:r>
          <w:rPr>
            <w:szCs w:val="22"/>
          </w:rPr>
          <w:t>including t</w:t>
        </w:r>
        <w:r w:rsidRPr="00ED3418">
          <w:rPr>
            <w:szCs w:val="22"/>
          </w:rPr>
          <w:t xml:space="preserve">he original video and audio recordings as well as all audiovisual test stimuli for </w:t>
        </w:r>
        <w:r>
          <w:rPr>
            <w:szCs w:val="22"/>
          </w:rPr>
          <w:t>all</w:t>
        </w:r>
        <w:r w:rsidRPr="00ED3418">
          <w:rPr>
            <w:szCs w:val="22"/>
          </w:rPr>
          <w:t xml:space="preserve"> experiments</w:t>
        </w:r>
        <w:r>
          <w:rPr>
            <w:szCs w:val="22"/>
          </w:rPr>
          <w:t>—</w:t>
        </w:r>
      </w:ins>
      <w:ins w:id="57" w:author="Jaeger, Florian" w:date="2023-05-27T12:09:00Z">
        <w:r>
          <w:rPr>
            <w:szCs w:val="22"/>
          </w:rPr>
          <w:t xml:space="preserve">lists, and trial-level data </w:t>
        </w:r>
      </w:ins>
      <w:ins w:id="58" w:author="Jaeger, Florian" w:date="2023-05-27T12:06:00Z">
        <w:r w:rsidRPr="00ED3418">
          <w:rPr>
            <w:szCs w:val="22"/>
          </w:rPr>
          <w:t>are available as part of the OSF repository</w:t>
        </w:r>
        <w:r>
          <w:rPr>
            <w:szCs w:val="22"/>
          </w:rPr>
          <w:t xml:space="preserve"> </w:t>
        </w:r>
        <w:r w:rsidRPr="00ED3418">
          <w:rPr>
            <w:szCs w:val="22"/>
          </w:rPr>
          <w:t xml:space="preserve">at </w:t>
        </w:r>
        <w:r w:rsidRPr="00ED3418">
          <w:rPr>
            <w:szCs w:val="22"/>
            <w:highlight w:val="cyan"/>
          </w:rPr>
          <w:t>XYZ</w:t>
        </w:r>
        <w:r>
          <w:rPr>
            <w:szCs w:val="22"/>
          </w:rPr>
          <w:t xml:space="preserve">. The same holds for </w:t>
        </w:r>
      </w:ins>
      <w:ins w:id="59" w:author="Jaeger, Florian" w:date="2023-05-27T12:11:00Z">
        <w:r>
          <w:rPr>
            <w:szCs w:val="22"/>
          </w:rPr>
          <w:t xml:space="preserve">the </w:t>
        </w:r>
      </w:ins>
      <w:ins w:id="60" w:author="Jaeger, Florian" w:date="2023-05-27T12:12:00Z">
        <w:r w:rsidRPr="00ED3418">
          <w:rPr>
            <w:szCs w:val="22"/>
          </w:rPr>
          <w:t>JavaScript</w:t>
        </w:r>
      </w:ins>
      <w:ins w:id="61" w:author="Jaeger, Florian" w:date="2023-05-27T12:05:00Z">
        <w:r w:rsidRPr="00ED3418">
          <w:rPr>
            <w:szCs w:val="22"/>
          </w:rPr>
          <w:t xml:space="preserve"> code</w:t>
        </w:r>
      </w:ins>
      <w:ins w:id="62" w:author="Jaeger, Florian" w:date="2023-05-27T12:06:00Z">
        <w:r>
          <w:rPr>
            <w:szCs w:val="22"/>
          </w:rPr>
          <w:t xml:space="preserve"> f</w:t>
        </w:r>
      </w:ins>
      <w:ins w:id="63" w:author="Jaeger, Florian" w:date="2023-05-27T12:07:00Z">
        <w:r>
          <w:rPr>
            <w:szCs w:val="22"/>
          </w:rPr>
          <w:t>or the experiments</w:t>
        </w:r>
      </w:ins>
      <w:ins w:id="64" w:author="Jaeger, Florian" w:date="2023-05-27T12:08:00Z">
        <w:r>
          <w:rPr>
            <w:szCs w:val="22"/>
          </w:rPr>
          <w:t>,</w:t>
        </w:r>
      </w:ins>
      <w:ins w:id="65" w:author="Jaeger, Florian" w:date="2023-05-27T12:07:00Z">
        <w:r>
          <w:rPr>
            <w:szCs w:val="22"/>
          </w:rPr>
          <w:t xml:space="preserve"> and the R code for analyses and visualizations</w:t>
        </w:r>
      </w:ins>
      <w:ins w:id="66" w:author="Jaeger, Florian" w:date="2023-05-27T12:08:00Z">
        <w:r>
          <w:rPr>
            <w:szCs w:val="22"/>
          </w:rPr>
          <w:t>. The latter is made available</w:t>
        </w:r>
      </w:ins>
      <w:ins w:id="67" w:author="Jaeger, Florian" w:date="2023-05-27T12:07:00Z">
        <w:r>
          <w:rPr>
            <w:szCs w:val="22"/>
          </w:rPr>
          <w:t xml:space="preserve"> in the form of a</w:t>
        </w:r>
      </w:ins>
      <w:ins w:id="68" w:author="Jaeger, Florian" w:date="2023-05-27T12:09:00Z">
        <w:r>
          <w:rPr>
            <w:szCs w:val="22"/>
          </w:rPr>
          <w:t xml:space="preserve"> </w:t>
        </w:r>
        <w:r w:rsidRPr="00ED3418">
          <w:rPr>
            <w:szCs w:val="22"/>
          </w:rPr>
          <w:t xml:space="preserve">“knittable” </w:t>
        </w:r>
      </w:ins>
      <w:ins w:id="69" w:author="Jaeger, Florian" w:date="2023-05-27T12:07:00Z">
        <w:r>
          <w:rPr>
            <w:szCs w:val="22"/>
          </w:rPr>
          <w:t xml:space="preserve">R Markdown </w:t>
        </w:r>
      </w:ins>
      <w:ins w:id="70" w:author="Jaeger, Florian" w:date="2023-05-27T12:08:00Z">
        <w:r>
          <w:rPr>
            <w:szCs w:val="22"/>
          </w:rPr>
          <w:t>(REF) document that generates the supplementary information for this article through a single click in a freely available software (R, REF; RStudio, REF).</w:t>
        </w:r>
      </w:ins>
      <w:ins w:id="71" w:author="Jaeger, Florian" w:date="2023-05-27T12:10:00Z">
        <w:r>
          <w:rPr>
            <w:szCs w:val="22"/>
          </w:rPr>
          <w:t xml:space="preserve"> </w:t>
        </w:r>
        <w:r w:rsidRPr="00ED3418">
          <w:rPr>
            <w:szCs w:val="22"/>
          </w:rPr>
          <w:t xml:space="preserve">Exact replica of </w:t>
        </w:r>
        <w:r>
          <w:rPr>
            <w:szCs w:val="22"/>
          </w:rPr>
          <w:t>all experiments</w:t>
        </w:r>
        <w:r w:rsidRPr="00ED3418">
          <w:rPr>
            <w:szCs w:val="22"/>
          </w:rPr>
          <w:t xml:space="preserve"> for demonstration purposes </w:t>
        </w:r>
        <w:r>
          <w:rPr>
            <w:szCs w:val="22"/>
          </w:rPr>
          <w:t xml:space="preserve">are </w:t>
        </w:r>
      </w:ins>
      <w:ins w:id="72" w:author="Jaeger, Florian" w:date="2023-05-27T12:11:00Z">
        <w:r>
          <w:rPr>
            <w:szCs w:val="22"/>
          </w:rPr>
          <w:t>available</w:t>
        </w:r>
      </w:ins>
      <w:ins w:id="73" w:author="Jaeger, Florian" w:date="2023-05-27T12:10:00Z">
        <w:r w:rsidRPr="00ED3418">
          <w:rPr>
            <w:szCs w:val="22"/>
          </w:rPr>
          <w:t xml:space="preserve"> at </w:t>
        </w:r>
        <w:commentRangeStart w:id="74"/>
        <w:r w:rsidRPr="00ED3418">
          <w:rPr>
            <w:szCs w:val="22"/>
            <w:highlight w:val="cyan"/>
          </w:rPr>
          <w:t>XYZ</w:t>
        </w:r>
        <w:commentRangeEnd w:id="74"/>
        <w:r w:rsidRPr="00ED3418">
          <w:rPr>
            <w:rStyle w:val="CommentReference"/>
            <w:sz w:val="22"/>
            <w:szCs w:val="22"/>
          </w:rPr>
          <w:commentReference w:id="74"/>
        </w:r>
        <w:r w:rsidRPr="00ED3418">
          <w:rPr>
            <w:szCs w:val="22"/>
          </w:rPr>
          <w:t xml:space="preserve">. </w:t>
        </w:r>
      </w:ins>
    </w:p>
    <w:p w14:paraId="251BE025" w14:textId="0811F4EF" w:rsidR="00A31A16" w:rsidRPr="00ED3418" w:rsidRDefault="00620763" w:rsidP="00A31A16">
      <w:pPr>
        <w:pStyle w:val="Heading1"/>
        <w:rPr>
          <w:sz w:val="22"/>
          <w:szCs w:val="22"/>
        </w:rPr>
      </w:pPr>
      <w:r w:rsidRPr="00ED3418">
        <w:rPr>
          <w:sz w:val="22"/>
          <w:szCs w:val="22"/>
        </w:rPr>
        <w:t>Experiment</w:t>
      </w:r>
      <w:r w:rsidR="00253077">
        <w:rPr>
          <w:sz w:val="22"/>
          <w:szCs w:val="22"/>
        </w:rPr>
        <w:t>s</w:t>
      </w:r>
      <w:r w:rsidRPr="00ED3418">
        <w:rPr>
          <w:sz w:val="22"/>
          <w:szCs w:val="22"/>
        </w:rPr>
        <w:t xml:space="preserve"> 1</w:t>
      </w:r>
      <w:r w:rsidR="00B93163" w:rsidRPr="00ED3418">
        <w:rPr>
          <w:sz w:val="22"/>
          <w:szCs w:val="22"/>
        </w:rPr>
        <w:t>a</w:t>
      </w:r>
      <w:r w:rsidR="00253077">
        <w:rPr>
          <w:sz w:val="22"/>
          <w:szCs w:val="22"/>
        </w:rPr>
        <w:t>-c</w:t>
      </w:r>
    </w:p>
    <w:p w14:paraId="194A02B6" w14:textId="472E87ED" w:rsidR="00B93163" w:rsidRPr="00A50B63" w:rsidRDefault="00AD0E69" w:rsidP="00A50B63">
      <w:pPr>
        <w:rPr>
          <w:szCs w:val="22"/>
        </w:rPr>
      </w:pPr>
      <w:r>
        <w:rPr>
          <w:szCs w:val="22"/>
        </w:rPr>
        <w:t xml:space="preserve">The phonetic realization of </w:t>
      </w:r>
      <w:r w:rsidR="00B93163" w:rsidRPr="00ED3418">
        <w:rPr>
          <w:szCs w:val="22"/>
        </w:rPr>
        <w:t xml:space="preserve">sound categories </w:t>
      </w:r>
      <w:r>
        <w:rPr>
          <w:szCs w:val="22"/>
        </w:rPr>
        <w:t>is</w:t>
      </w:r>
      <w:r w:rsidRPr="00ED3418">
        <w:rPr>
          <w:szCs w:val="22"/>
        </w:rPr>
        <w:t xml:space="preserve"> </w:t>
      </w:r>
      <w:r w:rsidR="009725F4">
        <w:rPr>
          <w:szCs w:val="22"/>
        </w:rPr>
        <w:t>affected</w:t>
      </w:r>
      <w:r w:rsidR="009725F4" w:rsidRPr="00ED3418">
        <w:rPr>
          <w:szCs w:val="22"/>
        </w:rPr>
        <w:t xml:space="preserve"> </w:t>
      </w:r>
      <w:r w:rsidR="00B93163" w:rsidRPr="00ED3418">
        <w:rPr>
          <w:szCs w:val="22"/>
        </w:rPr>
        <w:t xml:space="preserve">by </w:t>
      </w:r>
      <w:r w:rsidR="009725F4">
        <w:rPr>
          <w:szCs w:val="22"/>
        </w:rPr>
        <w:t>their</w:t>
      </w:r>
      <w:r w:rsidR="003F5649">
        <w:rPr>
          <w:szCs w:val="22"/>
        </w:rPr>
        <w:t xml:space="preserve"> </w:t>
      </w:r>
      <w:r w:rsidR="00B93163" w:rsidRPr="00ED3418">
        <w:rPr>
          <w:szCs w:val="22"/>
        </w:rPr>
        <w:t>phonetic context</w:t>
      </w:r>
      <w:r w:rsidR="009725F4">
        <w:rPr>
          <w:szCs w:val="22"/>
        </w:rPr>
        <w:t>,</w:t>
      </w:r>
      <w:r w:rsidR="00B93163" w:rsidRPr="00ED3418">
        <w:rPr>
          <w:szCs w:val="22"/>
        </w:rPr>
        <w:t xml:space="preserve"> a process known as co-articulation. For example, </w:t>
      </w:r>
      <w:r w:rsidR="009725F4">
        <w:rPr>
          <w:szCs w:val="22"/>
        </w:rPr>
        <w:t>English</w:t>
      </w:r>
      <w:r w:rsidR="003F5649">
        <w:rPr>
          <w:szCs w:val="22"/>
        </w:rPr>
        <w:t xml:space="preserve"> </w:t>
      </w:r>
      <w:r w:rsidR="00B93163" w:rsidRPr="00ED3418">
        <w:rPr>
          <w:szCs w:val="22"/>
        </w:rPr>
        <w:t>fricative</w:t>
      </w:r>
      <w:r w:rsidR="009725F4">
        <w:rPr>
          <w:szCs w:val="22"/>
        </w:rPr>
        <w:t>s have a lower</w:t>
      </w:r>
      <w:r w:rsidR="00B93163" w:rsidRPr="00ED3418">
        <w:rPr>
          <w:szCs w:val="22"/>
        </w:rPr>
        <w:t xml:space="preserve"> spectral center of gravity </w:t>
      </w:r>
      <w:r w:rsidR="009725F4">
        <w:rPr>
          <w:szCs w:val="22"/>
        </w:rPr>
        <w:t>directly</w:t>
      </w:r>
      <w:r w:rsidR="009725F4" w:rsidRPr="00ED3418">
        <w:rPr>
          <w:szCs w:val="22"/>
        </w:rPr>
        <w:t xml:space="preserve"> </w:t>
      </w:r>
      <w:r w:rsidR="009725F4">
        <w:rPr>
          <w:szCs w:val="22"/>
        </w:rPr>
        <w:t>following the</w:t>
      </w:r>
      <w:r w:rsidR="009725F4" w:rsidRPr="00ED3418">
        <w:rPr>
          <w:szCs w:val="22"/>
        </w:rPr>
        <w:t xml:space="preserve"> vowel /u/</w:t>
      </w:r>
      <w:r w:rsidR="009725F4">
        <w:rPr>
          <w:szCs w:val="22"/>
        </w:rPr>
        <w:t xml:space="preserve"> (as in </w:t>
      </w:r>
      <w:r w:rsidR="009725F4">
        <w:rPr>
          <w:i/>
          <w:iCs/>
          <w:szCs w:val="22"/>
        </w:rPr>
        <w:t>moon</w:t>
      </w:r>
      <w:r w:rsidR="009725F4">
        <w:rPr>
          <w:szCs w:val="22"/>
        </w:rPr>
        <w:t>)</w:t>
      </w:r>
      <w:r w:rsidR="009725F4" w:rsidRPr="00ED3418">
        <w:rPr>
          <w:szCs w:val="22"/>
        </w:rPr>
        <w:t xml:space="preserve"> </w:t>
      </w:r>
      <w:r w:rsidR="009725F4">
        <w:rPr>
          <w:szCs w:val="22"/>
        </w:rPr>
        <w:t xml:space="preserve">compared to the vowel /XXX/ </w:t>
      </w:r>
      <w:r w:rsidR="00B93163" w:rsidRPr="00ED3418">
        <w:rPr>
          <w:szCs w:val="22"/>
        </w:rPr>
        <w:t>(Soli, 1981; Yeni-</w:t>
      </w:r>
      <w:proofErr w:type="spellStart"/>
      <w:r w:rsidR="00B93163" w:rsidRPr="00ED3418">
        <w:rPr>
          <w:szCs w:val="22"/>
        </w:rPr>
        <w:t>Komshian</w:t>
      </w:r>
      <w:proofErr w:type="spellEnd"/>
      <w:r w:rsidR="00B93163" w:rsidRPr="00ED3418">
        <w:rPr>
          <w:szCs w:val="22"/>
        </w:rPr>
        <w:t xml:space="preserve"> &amp; Soli, 1981). As the spectral center for /ʃ/ is generally lower than that of /s/ in English (Jongman, Wayland, &amp; Wong, 2000), the presence of /u/ serves to make /s/ segments </w:t>
      </w:r>
      <w:r w:rsidR="00A50B63">
        <w:rPr>
          <w:szCs w:val="22"/>
        </w:rPr>
        <w:t xml:space="preserve">acoustically more similar to typical </w:t>
      </w:r>
      <w:r w:rsidR="00B93163" w:rsidRPr="00ED3418">
        <w:rPr>
          <w:szCs w:val="22"/>
        </w:rPr>
        <w:t>/ʃ/</w:t>
      </w:r>
      <w:r w:rsidR="00A50B63">
        <w:rPr>
          <w:szCs w:val="22"/>
        </w:rPr>
        <w:t xml:space="preserve"> segments.</w:t>
      </w:r>
      <w:r w:rsidR="009725F4">
        <w:rPr>
          <w:szCs w:val="22"/>
        </w:rPr>
        <w:t xml:space="preserve"> H</w:t>
      </w:r>
      <w:r>
        <w:rPr>
          <w:szCs w:val="22"/>
        </w:rPr>
        <w:t>uman speech perception</w:t>
      </w:r>
      <w:r w:rsidR="00B93163" w:rsidRPr="00ED3418">
        <w:rPr>
          <w:szCs w:val="22"/>
        </w:rPr>
        <w:t xml:space="preserve"> </w:t>
      </w:r>
      <w:r w:rsidR="009725F4">
        <w:rPr>
          <w:szCs w:val="22"/>
        </w:rPr>
        <w:t xml:space="preserve">is known to </w:t>
      </w:r>
      <w:r w:rsidR="00FD3AD0">
        <w:rPr>
          <w:szCs w:val="22"/>
        </w:rPr>
        <w:t>compensate</w:t>
      </w:r>
      <w:r w:rsidR="00FD3AD0" w:rsidRPr="00ED3418">
        <w:rPr>
          <w:szCs w:val="22"/>
        </w:rPr>
        <w:t xml:space="preserve"> </w:t>
      </w:r>
      <w:r w:rsidR="00B93163" w:rsidRPr="00ED3418">
        <w:rPr>
          <w:szCs w:val="22"/>
        </w:rPr>
        <w:t>for this:</w:t>
      </w:r>
      <w:r w:rsidR="00FD3AD0">
        <w:rPr>
          <w:szCs w:val="22"/>
        </w:rPr>
        <w:t xml:space="preserve"> </w:t>
      </w:r>
      <w:r w:rsidR="00B93163" w:rsidRPr="00ED3418">
        <w:rPr>
          <w:i/>
          <w:iCs/>
          <w:szCs w:val="22"/>
        </w:rPr>
        <w:t xml:space="preserve"> </w:t>
      </w:r>
      <w:r w:rsidR="009725F4">
        <w:rPr>
          <w:szCs w:val="22"/>
        </w:rPr>
        <w:t xml:space="preserve">for a fricative ambiguous between /s/ and </w:t>
      </w:r>
      <w:r w:rsidR="009725F4" w:rsidRPr="00ED3418">
        <w:rPr>
          <w:szCs w:val="22"/>
        </w:rPr>
        <w:t>/ʃ/</w:t>
      </w:r>
      <w:r w:rsidR="009725F4">
        <w:rPr>
          <w:szCs w:val="22"/>
        </w:rPr>
        <w:t xml:space="preserve">, </w:t>
      </w:r>
      <w:r w:rsidR="00B93163" w:rsidRPr="00ED3418">
        <w:rPr>
          <w:szCs w:val="22"/>
        </w:rPr>
        <w:t xml:space="preserve">the presence of </w:t>
      </w:r>
      <w:r w:rsidR="009725F4">
        <w:rPr>
          <w:szCs w:val="22"/>
        </w:rPr>
        <w:t xml:space="preserve">a preceding </w:t>
      </w:r>
      <w:r w:rsidR="00B93163" w:rsidRPr="00ED3418">
        <w:rPr>
          <w:szCs w:val="22"/>
        </w:rPr>
        <w:t xml:space="preserve">/u/ biases listeners towards /s/ responses (Mann &amp; </w:t>
      </w:r>
      <w:proofErr w:type="spellStart"/>
      <w:r w:rsidR="00B93163" w:rsidRPr="00ED3418">
        <w:rPr>
          <w:szCs w:val="22"/>
        </w:rPr>
        <w:t>Repp</w:t>
      </w:r>
      <w:proofErr w:type="spellEnd"/>
      <w:r w:rsidR="00B93163" w:rsidRPr="00ED3418">
        <w:rPr>
          <w:szCs w:val="22"/>
        </w:rPr>
        <w:t xml:space="preserve">, 1980; Mann &amp; Soli, 1991). </w:t>
      </w:r>
      <w:r w:rsidR="009725F4">
        <w:rPr>
          <w:szCs w:val="22"/>
        </w:rPr>
        <w:t xml:space="preserve">That is, listeners seem to attribute </w:t>
      </w:r>
      <w:r w:rsidR="003F5649">
        <w:rPr>
          <w:szCs w:val="22"/>
        </w:rPr>
        <w:t xml:space="preserve">the </w:t>
      </w:r>
      <w:r w:rsidR="009725F4">
        <w:rPr>
          <w:szCs w:val="22"/>
        </w:rPr>
        <w:lastRenderedPageBreak/>
        <w:t>l</w:t>
      </w:r>
      <w:r w:rsidR="00B93163" w:rsidRPr="00ED3418">
        <w:rPr>
          <w:szCs w:val="22"/>
        </w:rPr>
        <w:t>owered spectral center of gravity</w:t>
      </w:r>
      <w:r w:rsidR="003F5649">
        <w:rPr>
          <w:szCs w:val="22"/>
        </w:rPr>
        <w:t xml:space="preserve"> </w:t>
      </w:r>
      <w:r w:rsidR="00FD3AD0">
        <w:rPr>
          <w:szCs w:val="22"/>
        </w:rPr>
        <w:t xml:space="preserve">at least in part </w:t>
      </w:r>
      <w:r w:rsidR="00B93163" w:rsidRPr="00ED3418">
        <w:rPr>
          <w:szCs w:val="22"/>
        </w:rPr>
        <w:t xml:space="preserve">to the co-articulatory effect of the </w:t>
      </w:r>
      <w:r w:rsidR="009725F4">
        <w:rPr>
          <w:szCs w:val="22"/>
        </w:rPr>
        <w:t xml:space="preserve">preceding </w:t>
      </w:r>
      <w:r w:rsidR="00B93163" w:rsidRPr="00ED3418">
        <w:rPr>
          <w:szCs w:val="22"/>
        </w:rPr>
        <w:t>/u/</w:t>
      </w:r>
      <w:r w:rsidR="009725F4">
        <w:rPr>
          <w:szCs w:val="22"/>
        </w:rPr>
        <w:t>, rather than</w:t>
      </w:r>
      <w:r w:rsidR="003F5649">
        <w:rPr>
          <w:szCs w:val="22"/>
        </w:rPr>
        <w:t xml:space="preserve"> </w:t>
      </w:r>
      <w:r w:rsidR="009725F4">
        <w:rPr>
          <w:szCs w:val="22"/>
        </w:rPr>
        <w:t>an</w:t>
      </w:r>
      <w:r w:rsidR="00B93163" w:rsidRPr="00ED3418">
        <w:rPr>
          <w:szCs w:val="22"/>
        </w:rPr>
        <w:t xml:space="preserve"> intention </w:t>
      </w:r>
      <w:r w:rsidR="009725F4">
        <w:rPr>
          <w:szCs w:val="22"/>
        </w:rPr>
        <w:t xml:space="preserve">to produce a </w:t>
      </w:r>
      <w:r w:rsidR="009725F4" w:rsidRPr="00ED3418">
        <w:rPr>
          <w:szCs w:val="22"/>
        </w:rPr>
        <w:t>/ʃ/</w:t>
      </w:r>
      <w:r w:rsidR="009725F4">
        <w:rPr>
          <w:szCs w:val="22"/>
        </w:rPr>
        <w:t xml:space="preserve"> </w:t>
      </w:r>
      <w:r w:rsidR="00B93163" w:rsidRPr="00ED3418">
        <w:rPr>
          <w:szCs w:val="22"/>
        </w:rPr>
        <w:t xml:space="preserve">(Fowler, 2006). </w:t>
      </w:r>
      <w:r w:rsidR="00FD3AD0">
        <w:rPr>
          <w:szCs w:val="22"/>
        </w:rPr>
        <w:t xml:space="preserve">This relation between co-articulation in production and compensation in perception is schematically illustrated in Figure </w:t>
      </w:r>
      <w:commentRangeStart w:id="75"/>
      <w:r w:rsidR="00FD3AD0">
        <w:rPr>
          <w:szCs w:val="22"/>
        </w:rPr>
        <w:t>XXX</w:t>
      </w:r>
      <w:commentRangeEnd w:id="75"/>
      <w:r w:rsidR="00FD3AD0">
        <w:rPr>
          <w:rStyle w:val="CommentReference"/>
        </w:rPr>
        <w:commentReference w:id="75"/>
      </w:r>
      <w:r w:rsidR="00FD3AD0">
        <w:rPr>
          <w:szCs w:val="22"/>
        </w:rPr>
        <w:t>.</w:t>
      </w:r>
      <w:r w:rsidR="00F05B25">
        <w:rPr>
          <w:szCs w:val="22"/>
        </w:rPr>
        <w:t xml:space="preserve"> Similar compensation effects have now been documented for a wide range</w:t>
      </w:r>
      <w:r w:rsidR="00F05B25" w:rsidRPr="00F05B25">
        <w:rPr>
          <w:szCs w:val="22"/>
        </w:rPr>
        <w:t xml:space="preserve"> </w:t>
      </w:r>
      <w:r w:rsidR="00F05B25">
        <w:rPr>
          <w:szCs w:val="22"/>
        </w:rPr>
        <w:t>of phonetic contexts (for review, see REF),</w:t>
      </w:r>
      <w:r w:rsidR="0066319E">
        <w:rPr>
          <w:szCs w:val="22"/>
        </w:rPr>
        <w:t xml:space="preserve"> often</w:t>
      </w:r>
      <w:r w:rsidR="00F05B25">
        <w:rPr>
          <w:szCs w:val="22"/>
        </w:rPr>
        <w:t xml:space="preserve"> under the alternative term normalization (e.g., </w:t>
      </w:r>
      <w:commentRangeStart w:id="76"/>
      <w:r w:rsidR="00F05B25">
        <w:rPr>
          <w:szCs w:val="22"/>
        </w:rPr>
        <w:t>REFS</w:t>
      </w:r>
      <w:commentRangeEnd w:id="76"/>
      <w:r w:rsidR="00F05B25">
        <w:rPr>
          <w:rStyle w:val="CommentReference"/>
        </w:rPr>
        <w:commentReference w:id="76"/>
      </w:r>
      <w:r w:rsidR="00F05B25">
        <w:rPr>
          <w:szCs w:val="22"/>
        </w:rPr>
        <w:t xml:space="preserve">). </w:t>
      </w:r>
    </w:p>
    <w:p w14:paraId="4756D071" w14:textId="0CA48CA8" w:rsidR="00B93163" w:rsidRDefault="000B3584" w:rsidP="0054350C">
      <w:pPr>
        <w:rPr>
          <w:szCs w:val="22"/>
        </w:rPr>
      </w:pPr>
      <w:r>
        <w:rPr>
          <w:szCs w:val="22"/>
        </w:rPr>
        <w:t xml:space="preserve">There is </w:t>
      </w:r>
      <w:r w:rsidR="0066319E">
        <w:rPr>
          <w:szCs w:val="22"/>
        </w:rPr>
        <w:t xml:space="preserve">also </w:t>
      </w:r>
      <w:r>
        <w:rPr>
          <w:szCs w:val="22"/>
        </w:rPr>
        <w:t>evidence that c</w:t>
      </w:r>
      <w:r w:rsidR="00B93163" w:rsidRPr="00ED3418">
        <w:rPr>
          <w:szCs w:val="22"/>
        </w:rPr>
        <w:t xml:space="preserve">ompensation for co-articulation is not limited to </w:t>
      </w:r>
      <w:r w:rsidR="00FD3AD0">
        <w:rPr>
          <w:szCs w:val="22"/>
        </w:rPr>
        <w:t>acoustic context</w:t>
      </w:r>
      <w:r w:rsidR="00B93163" w:rsidRPr="00ED3418">
        <w:rPr>
          <w:szCs w:val="22"/>
        </w:rPr>
        <w:t xml:space="preserve">. </w:t>
      </w:r>
      <w:r w:rsidR="00FD3AD0">
        <w:rPr>
          <w:szCs w:val="22"/>
        </w:rPr>
        <w:t>For example, in an effect closely resembling that of preceding</w:t>
      </w:r>
      <w:r w:rsidR="002767EB">
        <w:rPr>
          <w:szCs w:val="22"/>
        </w:rPr>
        <w:t xml:space="preserve"> </w:t>
      </w:r>
      <w:r w:rsidR="00FD3AD0">
        <w:rPr>
          <w:szCs w:val="22"/>
        </w:rPr>
        <w:t xml:space="preserve">/u/, </w:t>
      </w:r>
      <w:r w:rsidR="00244AD2">
        <w:rPr>
          <w:szCs w:val="22"/>
        </w:rPr>
        <w:t>v</w:t>
      </w:r>
      <w:r w:rsidR="00244AD2" w:rsidRPr="00ED3418">
        <w:rPr>
          <w:szCs w:val="22"/>
        </w:rPr>
        <w:t>isual</w:t>
      </w:r>
      <w:r w:rsidR="00244AD2">
        <w:rPr>
          <w:szCs w:val="22"/>
        </w:rPr>
        <w:t>ly</w:t>
      </w:r>
      <w:r w:rsidR="00B93163" w:rsidRPr="00ED3418">
        <w:rPr>
          <w:szCs w:val="22"/>
        </w:rPr>
        <w:t xml:space="preserve"> presence of lip-rounding </w:t>
      </w:r>
      <w:r w:rsidR="005D3B1B">
        <w:rPr>
          <w:szCs w:val="22"/>
        </w:rPr>
        <w:t>preceding</w:t>
      </w:r>
      <w:r w:rsidR="00B93163" w:rsidRPr="00ED3418">
        <w:rPr>
          <w:szCs w:val="22"/>
        </w:rPr>
        <w:t xml:space="preserve"> audio of an ambiguous /d-g/ blend biases listeners towards </w:t>
      </w:r>
      <w:r w:rsidR="002767EB">
        <w:rPr>
          <w:szCs w:val="22"/>
        </w:rPr>
        <w:t xml:space="preserve">perceiving </w:t>
      </w:r>
      <w:r w:rsidR="00B93163" w:rsidRPr="00ED3418">
        <w:rPr>
          <w:szCs w:val="22"/>
        </w:rPr>
        <w:t xml:space="preserve">/g/ (Fowler, et al., 2000; Holt et al., 2005). </w:t>
      </w:r>
      <w:r w:rsidR="002767EB">
        <w:rPr>
          <w:szCs w:val="22"/>
        </w:rPr>
        <w:t xml:space="preserve">Lip-rounding lowers the third formant (F3). In the absence of </w:t>
      </w:r>
      <w:r>
        <w:rPr>
          <w:szCs w:val="22"/>
        </w:rPr>
        <w:t xml:space="preserve">this visual context, lower F3 </w:t>
      </w:r>
      <w:r w:rsidR="002767EB">
        <w:rPr>
          <w:szCs w:val="22"/>
        </w:rPr>
        <w:t xml:space="preserve">would be more likely to result from producing /d/ rather than /g/. Paralleling compensation for preceding /u/, listeners thus seem </w:t>
      </w:r>
      <w:r w:rsidR="005D3B1B">
        <w:rPr>
          <w:szCs w:val="22"/>
        </w:rPr>
        <w:t xml:space="preserve">to </w:t>
      </w:r>
      <w:r w:rsidR="002767EB">
        <w:rPr>
          <w:szCs w:val="22"/>
        </w:rPr>
        <w:t xml:space="preserve">compensate for the visual context of lip-rounding </w:t>
      </w:r>
      <w:r w:rsidR="002767EB" w:rsidRPr="00ED3418">
        <w:rPr>
          <w:szCs w:val="22"/>
        </w:rPr>
        <w:t>(</w:t>
      </w:r>
      <w:r w:rsidR="002767EB">
        <w:rPr>
          <w:szCs w:val="22"/>
        </w:rPr>
        <w:t xml:space="preserve">see also </w:t>
      </w:r>
      <w:r w:rsidR="002767EB" w:rsidRPr="00ED3418">
        <w:rPr>
          <w:szCs w:val="22"/>
        </w:rPr>
        <w:t>Viswanathan &amp; Stephens, 2016)</w:t>
      </w:r>
      <w:r w:rsidR="002767EB">
        <w:rPr>
          <w:szCs w:val="22"/>
        </w:rPr>
        <w:t>.</w:t>
      </w:r>
      <w:r w:rsidR="005D3B1B">
        <w:rPr>
          <w:szCs w:val="22"/>
        </w:rPr>
        <w:t xml:space="preserve"> Results like </w:t>
      </w:r>
      <w:r w:rsidR="00F05B25">
        <w:rPr>
          <w:szCs w:val="22"/>
        </w:rPr>
        <w:t xml:space="preserve">these </w:t>
      </w:r>
      <w:r w:rsidR="005D3B1B">
        <w:rPr>
          <w:szCs w:val="22"/>
        </w:rPr>
        <w:t xml:space="preserve">have </w:t>
      </w:r>
      <w:r w:rsidR="00F05B25">
        <w:rPr>
          <w:szCs w:val="22"/>
        </w:rPr>
        <w:t>led to the</w:t>
      </w:r>
      <w:r w:rsidR="005D3B1B">
        <w:rPr>
          <w:szCs w:val="22"/>
        </w:rPr>
        <w:t xml:space="preserve"> hypothes</w:t>
      </w:r>
      <w:r w:rsidR="00F05B25">
        <w:rPr>
          <w:szCs w:val="22"/>
        </w:rPr>
        <w:t xml:space="preserve">is that compensation can occur regardless of the type </w:t>
      </w:r>
      <w:r w:rsidR="0066319E">
        <w:rPr>
          <w:szCs w:val="22"/>
        </w:rPr>
        <w:t xml:space="preserve">and modality </w:t>
      </w:r>
      <w:r w:rsidR="00F05B25">
        <w:rPr>
          <w:szCs w:val="22"/>
        </w:rPr>
        <w:t xml:space="preserve">of </w:t>
      </w:r>
      <w:r w:rsidR="0066319E">
        <w:rPr>
          <w:szCs w:val="22"/>
        </w:rPr>
        <w:t>contextual</w:t>
      </w:r>
      <w:r w:rsidR="00F05B25">
        <w:rPr>
          <w:szCs w:val="22"/>
        </w:rPr>
        <w:t xml:space="preserve"> </w:t>
      </w:r>
      <w:r w:rsidR="0066319E">
        <w:rPr>
          <w:szCs w:val="22"/>
        </w:rPr>
        <w:t>cues</w:t>
      </w:r>
      <w:r w:rsidR="00F05B25">
        <w:rPr>
          <w:szCs w:val="22"/>
        </w:rPr>
        <w:t xml:space="preserve">. </w:t>
      </w:r>
      <w:r w:rsidR="0066319E">
        <w:rPr>
          <w:szCs w:val="22"/>
        </w:rPr>
        <w:t xml:space="preserve">As </w:t>
      </w:r>
      <w:r w:rsidR="00B93163" w:rsidRPr="00ED3418">
        <w:rPr>
          <w:szCs w:val="22"/>
        </w:rPr>
        <w:t>Fowler (2006</w:t>
      </w:r>
      <w:r w:rsidR="0066319E">
        <w:rPr>
          <w:szCs w:val="22"/>
        </w:rPr>
        <w:t xml:space="preserve">, p. </w:t>
      </w:r>
      <w:r w:rsidR="00D037E1">
        <w:rPr>
          <w:szCs w:val="22"/>
        </w:rPr>
        <w:t>166</w:t>
      </w:r>
      <w:r w:rsidR="00B93163" w:rsidRPr="00ED3418">
        <w:rPr>
          <w:szCs w:val="22"/>
        </w:rPr>
        <w:t xml:space="preserve">) </w:t>
      </w:r>
      <w:r w:rsidR="0066319E">
        <w:rPr>
          <w:szCs w:val="22"/>
        </w:rPr>
        <w:t>put i</w:t>
      </w:r>
      <w:r w:rsidR="00D037E1">
        <w:rPr>
          <w:szCs w:val="22"/>
        </w:rPr>
        <w:t>t</w:t>
      </w:r>
      <w:r w:rsidR="0066319E">
        <w:rPr>
          <w:szCs w:val="22"/>
        </w:rPr>
        <w:t xml:space="preserve">: compensation for lip-rounding would be </w:t>
      </w:r>
      <w:r w:rsidR="0054350C">
        <w:rPr>
          <w:szCs w:val="22"/>
        </w:rPr>
        <w:t xml:space="preserve">equally </w:t>
      </w:r>
      <w:r w:rsidR="0066319E">
        <w:rPr>
          <w:szCs w:val="22"/>
        </w:rPr>
        <w:t>expected if</w:t>
      </w:r>
      <w:r w:rsidR="00B93163" w:rsidRPr="00ED3418">
        <w:rPr>
          <w:szCs w:val="22"/>
        </w:rPr>
        <w:t xml:space="preserve"> </w:t>
      </w:r>
      <w:r w:rsidR="0066319E">
        <w:rPr>
          <w:szCs w:val="22"/>
        </w:rPr>
        <w:t xml:space="preserve">a talker </w:t>
      </w:r>
      <w:r w:rsidR="00B93163" w:rsidRPr="00ED3418">
        <w:rPr>
          <w:szCs w:val="22"/>
        </w:rPr>
        <w:t>“was about to whistle a merry tune or about to kiss a loved one”, as “it does not matter why the lips were rounded; it only matters that they were rounded</w:t>
      </w:r>
      <w:r w:rsidR="0066319E">
        <w:rPr>
          <w:szCs w:val="22"/>
        </w:rPr>
        <w:t xml:space="preserve"> </w:t>
      </w:r>
      <w:ins w:id="77" w:author="Jaeger, Florian" w:date="2023-05-27T13:27:00Z">
        <w:r w:rsidR="00D70DE7">
          <w:rPr>
            <w:szCs w:val="22"/>
          </w:rPr>
          <w:t>[</w:t>
        </w:r>
      </w:ins>
      <w:del w:id="78" w:author="Jaeger, Florian" w:date="2023-05-27T13:27:00Z">
        <w:r w:rsidR="00D037E1" w:rsidDel="00D70DE7">
          <w:rPr>
            <w:szCs w:val="22"/>
          </w:rPr>
          <w:delText>(</w:delText>
        </w:r>
      </w:del>
      <w:r w:rsidR="0066319E">
        <w:rPr>
          <w:szCs w:val="22"/>
        </w:rPr>
        <w:t>prior to articulation of the /d/-/g/ sound</w:t>
      </w:r>
      <w:ins w:id="79" w:author="Jaeger, Florian" w:date="2023-05-27T13:27:00Z">
        <w:r w:rsidR="00D70DE7">
          <w:rPr>
            <w:szCs w:val="22"/>
          </w:rPr>
          <w:t>]</w:t>
        </w:r>
      </w:ins>
      <w:del w:id="80" w:author="Jaeger, Florian" w:date="2023-05-27T13:27:00Z">
        <w:r w:rsidR="00D037E1" w:rsidDel="00D70DE7">
          <w:rPr>
            <w:szCs w:val="22"/>
          </w:rPr>
          <w:delText>)</w:delText>
        </w:r>
      </w:del>
      <w:r w:rsidR="00B93163" w:rsidRPr="00ED3418">
        <w:rPr>
          <w:szCs w:val="22"/>
        </w:rPr>
        <w:t xml:space="preserve"> and, therefore, would lower the F3 of the syllable that the gesture overlapped with temporally” (Fowler, </w:t>
      </w:r>
      <w:commentRangeStart w:id="81"/>
      <w:r w:rsidR="00B93163" w:rsidRPr="00ED3418">
        <w:rPr>
          <w:szCs w:val="22"/>
        </w:rPr>
        <w:t>2006</w:t>
      </w:r>
      <w:commentRangeEnd w:id="81"/>
      <w:r w:rsidR="0066319E">
        <w:rPr>
          <w:rStyle w:val="CommentReference"/>
        </w:rPr>
        <w:commentReference w:id="81"/>
      </w:r>
      <w:r w:rsidR="00B93163" w:rsidRPr="00ED3418">
        <w:rPr>
          <w:szCs w:val="22"/>
        </w:rPr>
        <w:t xml:space="preserve">). </w:t>
      </w:r>
    </w:p>
    <w:p w14:paraId="27C57315" w14:textId="40DB0126" w:rsidR="00B93163" w:rsidRPr="00ED3418" w:rsidRDefault="00244AD2" w:rsidP="00244AD2">
      <w:pPr>
        <w:rPr>
          <w:szCs w:val="22"/>
        </w:rPr>
      </w:pPr>
      <w:commentRangeStart w:id="82"/>
      <w:ins w:id="83" w:author="Jaeger, Florian" w:date="2023-05-22T16:52:00Z">
        <w:r>
          <w:rPr>
            <w:szCs w:val="22"/>
          </w:rPr>
          <w:t xml:space="preserve">To the best of our knowledge, it is an open question whether </w:t>
        </w:r>
      </w:ins>
      <w:ins w:id="84" w:author="Jaeger, Florian" w:date="2023-05-22T16:53:00Z">
        <w:r>
          <w:rPr>
            <w:szCs w:val="22"/>
          </w:rPr>
          <w:t xml:space="preserve">listeners indeed compensate  for expected effect on articulation </w:t>
        </w:r>
      </w:ins>
      <w:ins w:id="85" w:author="Jaeger, Florian" w:date="2023-05-22T16:54:00Z">
        <w:r>
          <w:rPr>
            <w:szCs w:val="22"/>
          </w:rPr>
          <w:t xml:space="preserve">of visually evident </w:t>
        </w:r>
      </w:ins>
      <w:ins w:id="86" w:author="Jaeger, Florian" w:date="2023-05-22T16:53:00Z">
        <w:r>
          <w:rPr>
            <w:szCs w:val="22"/>
          </w:rPr>
          <w:t>non-linguistic causes</w:t>
        </w:r>
      </w:ins>
      <w:ins w:id="87" w:author="Jaeger, Florian" w:date="2023-05-22T16:54:00Z">
        <w:r>
          <w:rPr>
            <w:szCs w:val="22"/>
          </w:rPr>
          <w:t>, such as kissing a loved one, or having a pen in the mouth.</w:t>
        </w:r>
      </w:ins>
      <w:moveFromRangeStart w:id="88" w:author="Jaeger, Florian" w:date="2023-05-22T16:51:00Z" w:name="move135666718"/>
      <w:moveFrom w:id="89" w:author="Jaeger, Florian" w:date="2023-05-22T16:51:00Z">
        <w:del w:id="90" w:author="Jaeger, Florian" w:date="2023-05-22T16:54:00Z">
          <w:r w:rsidR="0054350C" w:rsidDel="00244AD2">
            <w:rPr>
              <w:szCs w:val="22"/>
            </w:rPr>
            <w:delText xml:space="preserve">In line with this hypothesis, visual evidence of articulatory obstruction has also been found to affect the perception of the phonetic contrast we focus on here: the presence of a bite block </w:delText>
          </w:r>
          <w:r w:rsidR="0054350C" w:rsidRPr="00ED3418" w:rsidDel="00244AD2">
            <w:rPr>
              <w:szCs w:val="22"/>
            </w:rPr>
            <w:delText>has been found both to impact the acoustics of</w:delText>
          </w:r>
          <w:r w:rsidR="0054350C" w:rsidDel="00244AD2">
            <w:rPr>
              <w:szCs w:val="22"/>
            </w:rPr>
            <w:delText xml:space="preserve"> /s/</w:delText>
          </w:r>
          <w:r w:rsidR="0054350C" w:rsidRPr="00ED3418" w:rsidDel="00244AD2">
            <w:rPr>
              <w:szCs w:val="22"/>
            </w:rPr>
            <w:delText xml:space="preserve"> and</w:delText>
          </w:r>
          <w:r w:rsidR="0054350C" w:rsidDel="00244AD2">
            <w:rPr>
              <w:szCs w:val="22"/>
            </w:rPr>
            <w:delText xml:space="preserve"> /ʃ/</w:delText>
          </w:r>
          <w:r w:rsidR="0054350C" w:rsidRPr="00ED3418" w:rsidDel="00244AD2">
            <w:rPr>
              <w:szCs w:val="22"/>
            </w:rPr>
            <w:delText xml:space="preserve"> productions, </w:delText>
          </w:r>
          <w:r w:rsidR="0054350C" w:rsidDel="00244AD2">
            <w:rPr>
              <w:szCs w:val="22"/>
            </w:rPr>
            <w:delText>and</w:delText>
          </w:r>
          <w:r w:rsidR="0054350C" w:rsidRPr="00ED3418" w:rsidDel="00244AD2">
            <w:rPr>
              <w:szCs w:val="22"/>
            </w:rPr>
            <w:delText xml:space="preserve"> to elicit compensation </w:delText>
          </w:r>
          <w:r w:rsidR="0054350C" w:rsidDel="00244AD2">
            <w:rPr>
              <w:szCs w:val="22"/>
            </w:rPr>
            <w:delText>in</w:delText>
          </w:r>
          <w:r w:rsidR="0054350C" w:rsidRPr="00ED3418" w:rsidDel="00244AD2">
            <w:rPr>
              <w:szCs w:val="22"/>
            </w:rPr>
            <w:delText xml:space="preserve"> perception (McFarland &amp; Baum, 1995; Baum et al. 1996)</w:delText>
          </w:r>
          <w:r w:rsidR="0054350C" w:rsidDel="00244AD2">
            <w:rPr>
              <w:szCs w:val="22"/>
            </w:rPr>
            <w:delText>.</w:delText>
          </w:r>
          <w:r w:rsidR="00B93163" w:rsidRPr="00ED3418" w:rsidDel="00244AD2">
            <w:rPr>
              <w:szCs w:val="22"/>
            </w:rPr>
            <w:delText xml:space="preserve"> </w:delText>
          </w:r>
        </w:del>
      </w:moveFrom>
      <w:moveFromRangeEnd w:id="88"/>
      <w:del w:id="91" w:author="Jaeger, Florian" w:date="2023-05-22T16:54:00Z">
        <w:r w:rsidR="00B93163" w:rsidRPr="00ED3418" w:rsidDel="00244AD2">
          <w:rPr>
            <w:szCs w:val="22"/>
          </w:rPr>
          <w:delText>The presence of a pen in the mouth could well serve a similar function, but has not been examined</w:delText>
        </w:r>
        <w:r w:rsidR="0054350C" w:rsidDel="00244AD2">
          <w:rPr>
            <w:szCs w:val="22"/>
          </w:rPr>
          <w:delText xml:space="preserve"> to date</w:delText>
        </w:r>
        <w:r w:rsidR="00B93163" w:rsidRPr="00ED3418" w:rsidDel="00244AD2">
          <w:rPr>
            <w:szCs w:val="22"/>
          </w:rPr>
          <w:delText>.</w:delText>
        </w:r>
      </w:del>
      <w:r w:rsidR="00A9453C">
        <w:rPr>
          <w:szCs w:val="22"/>
        </w:rPr>
        <w:t xml:space="preserve"> </w:t>
      </w:r>
      <w:r w:rsidR="00B93163" w:rsidRPr="00ED3418">
        <w:rPr>
          <w:szCs w:val="22"/>
        </w:rPr>
        <w:t xml:space="preserve">A pen </w:t>
      </w:r>
      <w:commentRangeEnd w:id="82"/>
      <w:r>
        <w:rPr>
          <w:rStyle w:val="CommentReference"/>
        </w:rPr>
        <w:commentReference w:id="82"/>
      </w:r>
      <w:r w:rsidR="00B93163" w:rsidRPr="00ED3418">
        <w:rPr>
          <w:szCs w:val="22"/>
        </w:rPr>
        <w:t>in the mouth has two visually</w:t>
      </w:r>
      <w:r w:rsidR="003F5649">
        <w:rPr>
          <w:szCs w:val="22"/>
        </w:rPr>
        <w:t xml:space="preserve"> </w:t>
      </w:r>
      <w:r w:rsidR="00A9453C">
        <w:rPr>
          <w:szCs w:val="22"/>
        </w:rPr>
        <w:t>evident</w:t>
      </w:r>
      <w:r w:rsidR="00A9453C" w:rsidRPr="00ED3418">
        <w:rPr>
          <w:szCs w:val="22"/>
        </w:rPr>
        <w:t xml:space="preserve"> </w:t>
      </w:r>
      <w:r w:rsidR="00B93163" w:rsidRPr="00ED3418">
        <w:rPr>
          <w:szCs w:val="22"/>
        </w:rPr>
        <w:t xml:space="preserve">effects on the articulators during speech. The first is to increase the opening of the jaw and size of oral cavity (as the pen prevents the mouth from closing), and the second is to force lip rounding around the protruding end of the pen. As the size of the oral cavity opening and amount of air constriction are </w:t>
      </w:r>
      <w:r w:rsidR="00B93163" w:rsidRPr="00ED3418">
        <w:rPr>
          <w:szCs w:val="22"/>
        </w:rPr>
        <w:lastRenderedPageBreak/>
        <w:t>inversely related for fricatives, forced mouth opening is expected to lower spectral center of gravity</w:t>
      </w:r>
      <w:r w:rsidR="00B834D2">
        <w:rPr>
          <w:szCs w:val="22"/>
        </w:rPr>
        <w:t xml:space="preserve"> (McFarland &amp; Baum, 1995)</w:t>
      </w:r>
      <w:r w:rsidR="00B93163" w:rsidRPr="00ED3418">
        <w:rPr>
          <w:szCs w:val="22"/>
        </w:rPr>
        <w:t xml:space="preserve">. </w:t>
      </w:r>
      <w:r w:rsidR="0054350C">
        <w:rPr>
          <w:szCs w:val="22"/>
        </w:rPr>
        <w:t>L</w:t>
      </w:r>
      <w:r w:rsidR="00B93163" w:rsidRPr="00ED3418">
        <w:rPr>
          <w:szCs w:val="22"/>
        </w:rPr>
        <w:t xml:space="preserve">ip rounding is also expected (in English) to lower the spectral center of gravity for surrounding fricatives. </w:t>
      </w:r>
      <w:r w:rsidR="001A15DD">
        <w:rPr>
          <w:szCs w:val="22"/>
        </w:rPr>
        <w:t>A</w:t>
      </w:r>
      <w:r w:rsidR="001A15DD" w:rsidRPr="00ED3418">
        <w:rPr>
          <w:szCs w:val="22"/>
        </w:rPr>
        <w:t xml:space="preserve">s </w:t>
      </w:r>
      <w:r w:rsidR="001A15DD">
        <w:rPr>
          <w:szCs w:val="22"/>
        </w:rPr>
        <w:t>lower</w:t>
      </w:r>
      <w:r w:rsidR="001A15DD" w:rsidRPr="00ED3418">
        <w:rPr>
          <w:szCs w:val="22"/>
        </w:rPr>
        <w:t xml:space="preserve"> spectral center of gravity</w:t>
      </w:r>
      <w:r w:rsidR="001A15DD">
        <w:rPr>
          <w:szCs w:val="22"/>
        </w:rPr>
        <w:t xml:space="preserve"> is one of the primary cues distinguishing </w:t>
      </w:r>
      <w:r w:rsidR="001A15DD" w:rsidRPr="00ED3418">
        <w:rPr>
          <w:szCs w:val="22"/>
        </w:rPr>
        <w:t xml:space="preserve">/ʃ/ </w:t>
      </w:r>
      <w:r w:rsidR="001A15DD">
        <w:rPr>
          <w:szCs w:val="22"/>
        </w:rPr>
        <w:t>from /s/ in English (</w:t>
      </w:r>
      <w:r w:rsidR="00D037E1">
        <w:rPr>
          <w:szCs w:val="22"/>
        </w:rPr>
        <w:t>Jongman, Wayland, &amp; Wong, 2000</w:t>
      </w:r>
      <w:r w:rsidR="001A15DD">
        <w:rPr>
          <w:szCs w:val="22"/>
        </w:rPr>
        <w:t xml:space="preserve">), both of these </w:t>
      </w:r>
      <w:r w:rsidR="00B93163" w:rsidRPr="00ED3418">
        <w:rPr>
          <w:szCs w:val="22"/>
        </w:rPr>
        <w:t>effects</w:t>
      </w:r>
      <w:r w:rsidR="001A15DD">
        <w:rPr>
          <w:szCs w:val="22"/>
        </w:rPr>
        <w:t xml:space="preserve"> are predicted to make</w:t>
      </w:r>
      <w:r w:rsidR="003F5649">
        <w:rPr>
          <w:szCs w:val="22"/>
        </w:rPr>
        <w:t xml:space="preserve"> </w:t>
      </w:r>
      <w:r w:rsidR="00B93163" w:rsidRPr="00ED3418">
        <w:rPr>
          <w:szCs w:val="22"/>
        </w:rPr>
        <w:t>fricatives produced with a pen in the mouth</w:t>
      </w:r>
      <w:r w:rsidR="001A15DD">
        <w:rPr>
          <w:szCs w:val="22"/>
        </w:rPr>
        <w:t xml:space="preserve"> </w:t>
      </w:r>
      <w:r w:rsidR="00B93163" w:rsidRPr="00ED3418">
        <w:rPr>
          <w:szCs w:val="22"/>
        </w:rPr>
        <w:t xml:space="preserve">acoustically more ‘/ʃ/-like’. </w:t>
      </w:r>
      <w:r w:rsidR="001A15DD">
        <w:rPr>
          <w:szCs w:val="22"/>
        </w:rPr>
        <w:t>If</w:t>
      </w:r>
      <w:r w:rsidR="003F5649">
        <w:rPr>
          <w:szCs w:val="22"/>
        </w:rPr>
        <w:t xml:space="preserve"> </w:t>
      </w:r>
      <w:r w:rsidR="001A15DD">
        <w:rPr>
          <w:szCs w:val="22"/>
        </w:rPr>
        <w:t>listeners c</w:t>
      </w:r>
      <w:r w:rsidR="00B93163" w:rsidRPr="00ED3418">
        <w:rPr>
          <w:szCs w:val="22"/>
        </w:rPr>
        <w:t>ompensa</w:t>
      </w:r>
      <w:r w:rsidR="001A15DD">
        <w:rPr>
          <w:szCs w:val="22"/>
        </w:rPr>
        <w:t xml:space="preserve">te for either or both of these effects of the pen on articulation, it should bias their perception towards </w:t>
      </w:r>
      <w:r w:rsidR="00B93163" w:rsidRPr="00ED3418">
        <w:rPr>
          <w:szCs w:val="22"/>
        </w:rPr>
        <w:t>/s/ (against /ʃ/).</w:t>
      </w:r>
      <w:r w:rsidR="00B93163" w:rsidRPr="00ED3418">
        <w:rPr>
          <w:szCs w:val="22"/>
        </w:rPr>
        <w:tab/>
      </w:r>
      <w:r w:rsidR="00B93163" w:rsidRPr="00ED3418">
        <w:rPr>
          <w:szCs w:val="22"/>
        </w:rPr>
        <w:tab/>
      </w:r>
    </w:p>
    <w:p w14:paraId="2C0E6CBC" w14:textId="78D79067" w:rsidR="000758F1" w:rsidRDefault="00253077" w:rsidP="00253077">
      <w:pPr>
        <w:rPr>
          <w:szCs w:val="22"/>
        </w:rPr>
      </w:pPr>
      <w:r>
        <w:rPr>
          <w:szCs w:val="22"/>
        </w:rPr>
        <w:t xml:space="preserve">Experiments 1a-c </w:t>
      </w:r>
      <w:r w:rsidR="001A15DD">
        <w:rPr>
          <w:szCs w:val="22"/>
        </w:rPr>
        <w:t>test this prediction</w:t>
      </w:r>
      <w:r w:rsidR="000758F1" w:rsidRPr="00ED3418">
        <w:rPr>
          <w:szCs w:val="22"/>
        </w:rPr>
        <w:t xml:space="preserve">. </w:t>
      </w:r>
      <w:r>
        <w:rPr>
          <w:szCs w:val="22"/>
        </w:rPr>
        <w:t>All three sub-experiments</w:t>
      </w:r>
      <w:r w:rsidR="00C161C5" w:rsidRPr="00ED3418">
        <w:rPr>
          <w:szCs w:val="22"/>
        </w:rPr>
        <w:t xml:space="preserve"> employ the exact same design and procedure but differ in the specific visual and acoustic stimuli they employ, as well as minor details of the post-experiment survey. Specific differences are described in the methods. </w:t>
      </w:r>
      <w:r w:rsidR="00A303DD" w:rsidRPr="00ED3418">
        <w:rPr>
          <w:szCs w:val="22"/>
        </w:rPr>
        <w:t>Participants were presented audiovisual speech stimuli</w:t>
      </w:r>
      <w:r w:rsidR="00C161C5" w:rsidRPr="00ED3418">
        <w:rPr>
          <w:szCs w:val="22"/>
        </w:rPr>
        <w:t xml:space="preserve"> </w:t>
      </w:r>
      <w:r>
        <w:rPr>
          <w:szCs w:val="22"/>
        </w:rPr>
        <w:t xml:space="preserve">which formed six steps </w:t>
      </w:r>
      <w:r w:rsidR="00C161C5" w:rsidRPr="00ED3418">
        <w:rPr>
          <w:szCs w:val="22"/>
        </w:rPr>
        <w:t>along a</w:t>
      </w:r>
      <w:r>
        <w:rPr>
          <w:szCs w:val="22"/>
        </w:rPr>
        <w:t xml:space="preserve"> continuum from</w:t>
      </w:r>
      <w:r w:rsidR="00C161C5" w:rsidRPr="00ED3418">
        <w:rPr>
          <w:szCs w:val="22"/>
        </w:rPr>
        <w:t xml:space="preserve"> </w:t>
      </w:r>
      <w:proofErr w:type="spellStart"/>
      <w:r w:rsidR="00C161C5" w:rsidRPr="001329E0">
        <w:rPr>
          <w:i/>
          <w:iCs/>
          <w:szCs w:val="22"/>
        </w:rPr>
        <w:t>ashi</w:t>
      </w:r>
      <w:proofErr w:type="spellEnd"/>
      <w:r>
        <w:rPr>
          <w:szCs w:val="22"/>
        </w:rPr>
        <w:t xml:space="preserve"> to </w:t>
      </w:r>
      <w:proofErr w:type="spellStart"/>
      <w:r w:rsidRPr="001329E0">
        <w:rPr>
          <w:i/>
          <w:iCs/>
          <w:szCs w:val="22"/>
        </w:rPr>
        <w:t>as</w:t>
      </w:r>
      <w:r w:rsidR="001329E0" w:rsidRPr="001329E0">
        <w:rPr>
          <w:i/>
          <w:iCs/>
          <w:szCs w:val="22"/>
        </w:rPr>
        <w:t>i</w:t>
      </w:r>
      <w:proofErr w:type="spellEnd"/>
      <w:r w:rsidR="009F6383" w:rsidRPr="001329E0">
        <w:rPr>
          <w:i/>
          <w:iCs/>
          <w:szCs w:val="22"/>
        </w:rPr>
        <w:t>.</w:t>
      </w:r>
      <w:r w:rsidR="009F6383" w:rsidRPr="00ED3418">
        <w:rPr>
          <w:szCs w:val="22"/>
        </w:rPr>
        <w:t xml:space="preserve"> </w:t>
      </w:r>
      <w:r>
        <w:rPr>
          <w:szCs w:val="22"/>
        </w:rPr>
        <w:t>Audio was dubbed onto video of a young female talker holding a pen</w:t>
      </w:r>
      <w:del w:id="92" w:author="Jaeger, Florian" w:date="2023-05-27T12:58:00Z">
        <w:r w:rsidDel="004F7088">
          <w:rPr>
            <w:szCs w:val="22"/>
          </w:rPr>
          <w:delText xml:space="preserve"> (see Figure 1)</w:delText>
        </w:r>
      </w:del>
      <w:r>
        <w:rPr>
          <w:szCs w:val="22"/>
        </w:rPr>
        <w:t xml:space="preserve">. </w:t>
      </w:r>
      <w:r w:rsidR="009F6383" w:rsidRPr="00ED3418">
        <w:rPr>
          <w:szCs w:val="22"/>
        </w:rPr>
        <w:t>D</w:t>
      </w:r>
      <w:r w:rsidR="00A303DD" w:rsidRPr="00ED3418">
        <w:rPr>
          <w:szCs w:val="22"/>
        </w:rPr>
        <w:t xml:space="preserve">uring the production of the critical </w:t>
      </w:r>
      <w:r w:rsidR="009F6383" w:rsidRPr="00ED3418">
        <w:rPr>
          <w:szCs w:val="22"/>
        </w:rPr>
        <w:t xml:space="preserve">/s/-/ʃ/ </w:t>
      </w:r>
      <w:r w:rsidR="00A303DD" w:rsidRPr="00ED3418">
        <w:rPr>
          <w:szCs w:val="22"/>
        </w:rPr>
        <w:t>fricative</w:t>
      </w:r>
      <w:r w:rsidR="009F6383" w:rsidRPr="00ED3418">
        <w:rPr>
          <w:szCs w:val="22"/>
        </w:rPr>
        <w:t xml:space="preserve">, the talker either had the pen in </w:t>
      </w:r>
      <w:r>
        <w:rPr>
          <w:szCs w:val="22"/>
        </w:rPr>
        <w:t>her</w:t>
      </w:r>
      <w:r w:rsidR="009F6383" w:rsidRPr="00ED3418">
        <w:rPr>
          <w:szCs w:val="22"/>
        </w:rPr>
        <w:t xml:space="preserve"> mouth</w:t>
      </w:r>
      <w:r w:rsidR="00A303DD" w:rsidRPr="00ED3418">
        <w:rPr>
          <w:szCs w:val="22"/>
        </w:rPr>
        <w:t xml:space="preserve"> (</w:t>
      </w:r>
      <w:r w:rsidR="00634F96" w:rsidRPr="00ED3418">
        <w:rPr>
          <w:szCs w:val="22"/>
        </w:rPr>
        <w:fldChar w:fldCharType="begin"/>
      </w:r>
      <w:r w:rsidR="00634F96" w:rsidRPr="00ED3418">
        <w:rPr>
          <w:szCs w:val="22"/>
        </w:rPr>
        <w:instrText xml:space="preserve"> REF _Ref81579849 \h </w:instrText>
      </w:r>
      <w:r w:rsidR="00ED3418" w:rsidRPr="00ED3418">
        <w:rPr>
          <w:szCs w:val="22"/>
        </w:rPr>
        <w:instrText xml:space="preserve"> \* MERGEFORMAT </w:instrText>
      </w:r>
      <w:r w:rsidR="00634F96" w:rsidRPr="00ED3418">
        <w:rPr>
          <w:szCs w:val="22"/>
        </w:rPr>
      </w:r>
      <w:r w:rsidR="00634F96" w:rsidRPr="00ED3418">
        <w:rPr>
          <w:szCs w:val="22"/>
        </w:rPr>
        <w:fldChar w:fldCharType="separate"/>
      </w:r>
      <w:r w:rsidR="00634F96" w:rsidRPr="00ED3418">
        <w:rPr>
          <w:szCs w:val="22"/>
        </w:rPr>
        <w:t xml:space="preserve">Figure </w:t>
      </w:r>
      <w:r w:rsidR="00634F96" w:rsidRPr="00ED3418">
        <w:rPr>
          <w:noProof/>
          <w:szCs w:val="22"/>
        </w:rPr>
        <w:t>1</w:t>
      </w:r>
      <w:r w:rsidR="00634F96" w:rsidRPr="00ED3418">
        <w:rPr>
          <w:szCs w:val="22"/>
        </w:rPr>
        <w:fldChar w:fldCharType="end"/>
      </w:r>
      <w:r w:rsidR="00634F96" w:rsidRPr="00ED3418">
        <w:rPr>
          <w:szCs w:val="22"/>
        </w:rPr>
        <w:t xml:space="preserve">, </w:t>
      </w:r>
      <w:r>
        <w:rPr>
          <w:szCs w:val="22"/>
        </w:rPr>
        <w:t>left</w:t>
      </w:r>
      <w:r w:rsidR="00A303DD" w:rsidRPr="00ED3418">
        <w:rPr>
          <w:szCs w:val="22"/>
        </w:rPr>
        <w:t xml:space="preserve">) or </w:t>
      </w:r>
      <w:r>
        <w:rPr>
          <w:szCs w:val="22"/>
        </w:rPr>
        <w:t>rather in her</w:t>
      </w:r>
      <w:r w:rsidR="009F6383" w:rsidRPr="00ED3418">
        <w:rPr>
          <w:szCs w:val="22"/>
        </w:rPr>
        <w:t xml:space="preserve"> hand</w:t>
      </w:r>
      <w:r>
        <w:rPr>
          <w:szCs w:val="22"/>
        </w:rPr>
        <w:t xml:space="preserve"> outside of the mouth</w:t>
      </w:r>
      <w:r w:rsidR="00A303DD" w:rsidRPr="00ED3418">
        <w:rPr>
          <w:szCs w:val="22"/>
        </w:rPr>
        <w:t xml:space="preserve"> (</w:t>
      </w:r>
      <w:r>
        <w:rPr>
          <w:szCs w:val="22"/>
        </w:rPr>
        <w:t>Figure 1, right</w:t>
      </w:r>
      <w:r w:rsidR="00A303DD" w:rsidRPr="00ED3418">
        <w:rPr>
          <w:szCs w:val="22"/>
        </w:rPr>
        <w:t>).</w:t>
      </w:r>
      <w:r w:rsidR="00634F96" w:rsidRPr="00ED3418">
        <w:rPr>
          <w:szCs w:val="22"/>
        </w:rPr>
        <w:t xml:space="preserve"> We were interested in whether the presence of the pen—</w:t>
      </w:r>
      <w:r w:rsidR="001A15DD">
        <w:rPr>
          <w:szCs w:val="22"/>
        </w:rPr>
        <w:t xml:space="preserve">or its visually </w:t>
      </w:r>
      <w:r w:rsidR="00A9453C">
        <w:rPr>
          <w:szCs w:val="22"/>
        </w:rPr>
        <w:t>evident</w:t>
      </w:r>
      <w:r w:rsidR="001A15DD">
        <w:rPr>
          <w:szCs w:val="22"/>
        </w:rPr>
        <w:t xml:space="preserve"> effects on </w:t>
      </w:r>
      <w:r w:rsidR="00634F96" w:rsidRPr="00ED3418">
        <w:rPr>
          <w:szCs w:val="22"/>
        </w:rPr>
        <w:t xml:space="preserve">the </w:t>
      </w:r>
      <w:r w:rsidR="001A15DD">
        <w:rPr>
          <w:szCs w:val="22"/>
        </w:rPr>
        <w:t>articulation</w:t>
      </w:r>
      <w:r w:rsidR="001A15DD" w:rsidRPr="00ED3418">
        <w:rPr>
          <w:szCs w:val="22"/>
        </w:rPr>
        <w:t xml:space="preserve"> </w:t>
      </w:r>
      <w:r w:rsidR="00634F96" w:rsidRPr="00ED3418">
        <w:rPr>
          <w:szCs w:val="22"/>
        </w:rPr>
        <w:t xml:space="preserve">of </w:t>
      </w:r>
      <w:r w:rsidR="00C161C5" w:rsidRPr="00ED3418">
        <w:rPr>
          <w:szCs w:val="22"/>
        </w:rPr>
        <w:t>/s/ and /ʃ/</w:t>
      </w:r>
      <w:r w:rsidR="00634F96" w:rsidRPr="00ED3418">
        <w:rPr>
          <w:szCs w:val="22"/>
        </w:rPr>
        <w:t xml:space="preserve">—affects the </w:t>
      </w:r>
      <w:r w:rsidR="001A15DD">
        <w:rPr>
          <w:szCs w:val="22"/>
        </w:rPr>
        <w:t>interpretation</w:t>
      </w:r>
      <w:r w:rsidR="001A15DD" w:rsidRPr="00ED3418">
        <w:rPr>
          <w:szCs w:val="22"/>
        </w:rPr>
        <w:t xml:space="preserve"> </w:t>
      </w:r>
      <w:r w:rsidR="00634F96" w:rsidRPr="00ED3418">
        <w:rPr>
          <w:szCs w:val="22"/>
        </w:rPr>
        <w:t xml:space="preserve">of </w:t>
      </w:r>
      <w:r w:rsidR="001A15DD">
        <w:rPr>
          <w:szCs w:val="22"/>
        </w:rPr>
        <w:t>acoustic</w:t>
      </w:r>
      <w:r w:rsidR="001A15DD" w:rsidRPr="00ED3418">
        <w:rPr>
          <w:szCs w:val="22"/>
        </w:rPr>
        <w:t xml:space="preserve"> </w:t>
      </w:r>
      <w:r w:rsidR="00634F96" w:rsidRPr="00ED3418">
        <w:rPr>
          <w:szCs w:val="22"/>
        </w:rPr>
        <w:t xml:space="preserve">cues to the </w:t>
      </w:r>
      <w:r w:rsidR="00C161C5" w:rsidRPr="00ED3418">
        <w:rPr>
          <w:szCs w:val="22"/>
        </w:rPr>
        <w:t xml:space="preserve">/s/-/ʃ/ </w:t>
      </w:r>
      <w:r w:rsidR="00634F96" w:rsidRPr="00ED3418">
        <w:rPr>
          <w:szCs w:val="22"/>
        </w:rPr>
        <w:t>contrast. Participants performed an identification (categorization) task</w:t>
      </w:r>
      <w:r w:rsidR="000079D6" w:rsidRPr="00ED3418">
        <w:rPr>
          <w:szCs w:val="22"/>
        </w:rPr>
        <w:t xml:space="preserve">, answering whether they </w:t>
      </w:r>
      <w:commentRangeStart w:id="93"/>
      <w:commentRangeStart w:id="94"/>
      <w:r w:rsidR="00C161C5" w:rsidRPr="00ED3418">
        <w:rPr>
          <w:szCs w:val="22"/>
        </w:rPr>
        <w:t xml:space="preserve">thought the talker in the video </w:t>
      </w:r>
      <w:r w:rsidR="00D037E1">
        <w:rPr>
          <w:szCs w:val="22"/>
        </w:rPr>
        <w:t>said</w:t>
      </w:r>
      <w:r w:rsidR="000079D6" w:rsidRPr="00ED3418">
        <w:rPr>
          <w:szCs w:val="22"/>
        </w:rPr>
        <w:t xml:space="preserve"> </w:t>
      </w:r>
      <w:commentRangeEnd w:id="93"/>
      <w:r w:rsidR="00D037E1">
        <w:rPr>
          <w:rStyle w:val="CommentReference"/>
        </w:rPr>
        <w:commentReference w:id="93"/>
      </w:r>
      <w:commentRangeEnd w:id="94"/>
      <w:r w:rsidR="003F5649">
        <w:rPr>
          <w:rStyle w:val="CommentReference"/>
        </w:rPr>
        <w:commentReference w:id="94"/>
      </w:r>
      <w:proofErr w:type="spellStart"/>
      <w:r w:rsidR="001329E0">
        <w:rPr>
          <w:i/>
          <w:iCs/>
          <w:szCs w:val="22"/>
        </w:rPr>
        <w:t>ashi</w:t>
      </w:r>
      <w:proofErr w:type="spellEnd"/>
      <w:r w:rsidR="001329E0">
        <w:rPr>
          <w:szCs w:val="22"/>
        </w:rPr>
        <w:t xml:space="preserve"> or </w:t>
      </w:r>
      <w:proofErr w:type="spellStart"/>
      <w:r w:rsidR="001329E0">
        <w:rPr>
          <w:i/>
          <w:iCs/>
          <w:szCs w:val="22"/>
        </w:rPr>
        <w:t>asi</w:t>
      </w:r>
      <w:proofErr w:type="spellEnd"/>
      <w:r w:rsidR="000079D6" w:rsidRPr="00ED3418">
        <w:rPr>
          <w:szCs w:val="22"/>
        </w:rPr>
        <w:t>.</w:t>
      </w:r>
      <w:r w:rsidR="00C161C5" w:rsidRPr="00ED3418">
        <w:rPr>
          <w:szCs w:val="22"/>
        </w:rPr>
        <w:t xml:space="preserve"> </w:t>
      </w:r>
    </w:p>
    <w:p w14:paraId="71F6AAC2" w14:textId="74971B33" w:rsidR="00057517" w:rsidRPr="00ED3418" w:rsidRDefault="00057517" w:rsidP="00253077">
      <w:pPr>
        <w:rPr>
          <w:szCs w:val="22"/>
        </w:rPr>
      </w:pPr>
      <w:r>
        <w:rPr>
          <w:noProof/>
        </w:rPr>
        <w:lastRenderedPageBreak/>
        <w:drawing>
          <wp:anchor distT="0" distB="0" distL="114300" distR="114300" simplePos="0" relativeHeight="251671552" behindDoc="0" locked="0" layoutInCell="1" allowOverlap="1" wp14:anchorId="5DBEF848" wp14:editId="51D20814">
            <wp:simplePos x="0" y="0"/>
            <wp:positionH relativeFrom="margin">
              <wp:posOffset>0</wp:posOffset>
            </wp:positionH>
            <wp:positionV relativeFrom="paragraph">
              <wp:posOffset>469743</wp:posOffset>
            </wp:positionV>
            <wp:extent cx="5486400" cy="2413000"/>
            <wp:effectExtent l="0" t="0" r="0" b="0"/>
            <wp:wrapTight wrapText="bothSides">
              <wp:wrapPolygon edited="0">
                <wp:start x="0" y="0"/>
                <wp:lineTo x="0" y="21486"/>
                <wp:lineTo x="21550" y="21486"/>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13000"/>
                    </a:xfrm>
                    <a:prstGeom prst="rect">
                      <a:avLst/>
                    </a:prstGeom>
                  </pic:spPr>
                </pic:pic>
              </a:graphicData>
            </a:graphic>
          </wp:anchor>
        </w:drawing>
      </w:r>
    </w:p>
    <w:p w14:paraId="5F1A5F56" w14:textId="21D9E9D8" w:rsidR="000758F1" w:rsidRPr="00ED3418" w:rsidRDefault="00A303DD" w:rsidP="00634F96">
      <w:pPr>
        <w:pStyle w:val="Caption"/>
        <w:rPr>
          <w:szCs w:val="22"/>
        </w:rPr>
      </w:pPr>
      <w:bookmarkStart w:id="95" w:name="_Ref81579849"/>
      <w:r w:rsidRPr="00ED3418">
        <w:rPr>
          <w:szCs w:val="22"/>
        </w:rPr>
        <w:t xml:space="preserve">Figure </w:t>
      </w:r>
      <w:r w:rsidR="002A2426" w:rsidRPr="00ED3418">
        <w:rPr>
          <w:szCs w:val="22"/>
        </w:rPr>
        <w:fldChar w:fldCharType="begin"/>
      </w:r>
      <w:r w:rsidR="002A2426" w:rsidRPr="00ED3418">
        <w:rPr>
          <w:szCs w:val="22"/>
        </w:rPr>
        <w:instrText xml:space="preserve"> SEQ Figure \* ARABIC </w:instrText>
      </w:r>
      <w:r w:rsidR="002A2426" w:rsidRPr="00ED3418">
        <w:rPr>
          <w:szCs w:val="22"/>
        </w:rPr>
        <w:fldChar w:fldCharType="separate"/>
      </w:r>
      <w:r w:rsidR="00C310F4">
        <w:rPr>
          <w:noProof/>
          <w:szCs w:val="22"/>
        </w:rPr>
        <w:t>1</w:t>
      </w:r>
      <w:r w:rsidR="002A2426" w:rsidRPr="00ED3418">
        <w:rPr>
          <w:noProof/>
          <w:szCs w:val="22"/>
        </w:rPr>
        <w:fldChar w:fldCharType="end"/>
      </w:r>
      <w:bookmarkEnd w:id="95"/>
      <w:r w:rsidRPr="00ED3418">
        <w:rPr>
          <w:szCs w:val="22"/>
        </w:rPr>
        <w:tab/>
        <w:t>S</w:t>
      </w:r>
      <w:r w:rsidR="00253077">
        <w:rPr>
          <w:szCs w:val="22"/>
        </w:rPr>
        <w:t>tills</w:t>
      </w:r>
      <w:r w:rsidRPr="00ED3418">
        <w:rPr>
          <w:szCs w:val="22"/>
        </w:rPr>
        <w:t xml:space="preserve"> of</w:t>
      </w:r>
      <w:r w:rsidR="00253077">
        <w:rPr>
          <w:szCs w:val="22"/>
        </w:rPr>
        <w:t xml:space="preserve"> video components of</w:t>
      </w:r>
      <w:r w:rsidRPr="00ED3418">
        <w:rPr>
          <w:szCs w:val="22"/>
        </w:rPr>
        <w:t xml:space="preserve"> t</w:t>
      </w:r>
      <w:r w:rsidR="00253077">
        <w:rPr>
          <w:szCs w:val="22"/>
        </w:rPr>
        <w:t>wo</w:t>
      </w:r>
      <w:r w:rsidRPr="00ED3418">
        <w:rPr>
          <w:szCs w:val="22"/>
        </w:rPr>
        <w:t xml:space="preserve"> </w:t>
      </w:r>
      <w:r w:rsidR="00253077">
        <w:rPr>
          <w:szCs w:val="22"/>
        </w:rPr>
        <w:t>audio-</w:t>
      </w:r>
      <w:r w:rsidRPr="00ED3418">
        <w:rPr>
          <w:szCs w:val="22"/>
        </w:rPr>
        <w:t>visual items in Experiments 1a-c, illustrating the critical manipulation. Participants saw and heard audio</w:t>
      </w:r>
      <w:r w:rsidR="00057517">
        <w:rPr>
          <w:szCs w:val="22"/>
        </w:rPr>
        <w:t>-</w:t>
      </w:r>
      <w:r w:rsidRPr="00ED3418">
        <w:rPr>
          <w:szCs w:val="22"/>
        </w:rPr>
        <w:t xml:space="preserve">visually presented speech stimuli </w:t>
      </w:r>
      <w:r w:rsidR="00634F96" w:rsidRPr="00ED3418">
        <w:rPr>
          <w:szCs w:val="22"/>
        </w:rPr>
        <w:t>drawn from</w:t>
      </w:r>
      <w:r w:rsidRPr="00ED3418">
        <w:rPr>
          <w:szCs w:val="22"/>
        </w:rPr>
        <w:t xml:space="preserve"> an acoustic </w:t>
      </w:r>
      <w:del w:id="96" w:author="Cummings, Shawn" w:date="2023-05-30T22:07:00Z">
        <w:r w:rsidRPr="00DF2F44" w:rsidDel="00DF2F44">
          <w:rPr>
            <w:i w:val="0"/>
            <w:iCs w:val="0"/>
            <w:szCs w:val="22"/>
            <w:rPrChange w:id="97" w:author="Cummings, Shawn" w:date="2023-05-30T22:07:00Z">
              <w:rPr>
                <w:szCs w:val="22"/>
              </w:rPr>
            </w:rPrChange>
          </w:rPr>
          <w:delText>“</w:delText>
        </w:r>
      </w:del>
      <w:proofErr w:type="spellStart"/>
      <w:r w:rsidRPr="00DF2F44">
        <w:rPr>
          <w:i w:val="0"/>
          <w:iCs w:val="0"/>
          <w:szCs w:val="22"/>
          <w:rPrChange w:id="98" w:author="Cummings, Shawn" w:date="2023-05-30T22:07:00Z">
            <w:rPr>
              <w:szCs w:val="22"/>
            </w:rPr>
          </w:rPrChange>
        </w:rPr>
        <w:t>asi</w:t>
      </w:r>
      <w:proofErr w:type="spellEnd"/>
      <w:del w:id="99" w:author="Cummings, Shawn" w:date="2023-05-30T22:07:00Z">
        <w:r w:rsidRPr="00ED3418" w:rsidDel="00DF2F44">
          <w:rPr>
            <w:szCs w:val="22"/>
          </w:rPr>
          <w:delText>”</w:delText>
        </w:r>
      </w:del>
      <w:r w:rsidRPr="00ED3418">
        <w:rPr>
          <w:szCs w:val="22"/>
        </w:rPr>
        <w:t xml:space="preserve"> to </w:t>
      </w:r>
      <w:del w:id="100" w:author="Cummings, Shawn" w:date="2023-05-30T22:07:00Z">
        <w:r w:rsidRPr="00DF2F44" w:rsidDel="00DF2F44">
          <w:rPr>
            <w:i w:val="0"/>
            <w:iCs w:val="0"/>
            <w:szCs w:val="22"/>
            <w:rPrChange w:id="101" w:author="Cummings, Shawn" w:date="2023-05-30T22:07:00Z">
              <w:rPr>
                <w:szCs w:val="22"/>
              </w:rPr>
            </w:rPrChange>
          </w:rPr>
          <w:delText>“</w:delText>
        </w:r>
      </w:del>
      <w:proofErr w:type="spellStart"/>
      <w:r w:rsidRPr="00DF2F44">
        <w:rPr>
          <w:i w:val="0"/>
          <w:iCs w:val="0"/>
          <w:szCs w:val="22"/>
          <w:rPrChange w:id="102" w:author="Cummings, Shawn" w:date="2023-05-30T22:07:00Z">
            <w:rPr>
              <w:szCs w:val="22"/>
            </w:rPr>
          </w:rPrChange>
        </w:rPr>
        <w:t>ash</w:t>
      </w:r>
      <w:r w:rsidRPr="00DF2F44">
        <w:rPr>
          <w:i w:val="0"/>
          <w:iCs w:val="0"/>
          <w:szCs w:val="22"/>
          <w:rPrChange w:id="103" w:author="Cummings, Shawn" w:date="2023-05-30T22:08:00Z">
            <w:rPr>
              <w:szCs w:val="22"/>
            </w:rPr>
          </w:rPrChange>
        </w:rPr>
        <w:t>i</w:t>
      </w:r>
      <w:proofErr w:type="spellEnd"/>
      <w:del w:id="104" w:author="Cummings, Shawn" w:date="2023-05-30T22:07:00Z">
        <w:r w:rsidRPr="00ED3418" w:rsidDel="00DF2F44">
          <w:rPr>
            <w:szCs w:val="22"/>
          </w:rPr>
          <w:delText>”</w:delText>
        </w:r>
      </w:del>
      <w:r w:rsidRPr="00ED3418">
        <w:rPr>
          <w:szCs w:val="22"/>
        </w:rPr>
        <w:t xml:space="preserve"> continuum. </w:t>
      </w:r>
      <w:r w:rsidR="00634F96" w:rsidRPr="00ED3418">
        <w:rPr>
          <w:szCs w:val="22"/>
        </w:rPr>
        <w:t>During the production of the fricative, the talker either had the pen in the mouth</w:t>
      </w:r>
      <w:r w:rsidR="00253077">
        <w:rPr>
          <w:szCs w:val="22"/>
        </w:rPr>
        <w:t xml:space="preserve"> (left)</w:t>
      </w:r>
      <w:r w:rsidR="00634F96" w:rsidRPr="00ED3418">
        <w:rPr>
          <w:szCs w:val="22"/>
        </w:rPr>
        <w:t xml:space="preserve"> or in the hand</w:t>
      </w:r>
      <w:r w:rsidR="00253077">
        <w:rPr>
          <w:szCs w:val="22"/>
        </w:rPr>
        <w:t xml:space="preserve"> (right).</w:t>
      </w:r>
    </w:p>
    <w:p w14:paraId="09AE9BF0" w14:textId="2E0CB892" w:rsidR="003A6A69" w:rsidRPr="00ED3418" w:rsidRDefault="009F6383" w:rsidP="00EE67E0">
      <w:pPr>
        <w:rPr>
          <w:szCs w:val="22"/>
        </w:rPr>
      </w:pPr>
      <w:commentRangeStart w:id="105"/>
      <w:r w:rsidRPr="00ED3418">
        <w:rPr>
          <w:szCs w:val="22"/>
        </w:rPr>
        <w:t xml:space="preserve">The use of audiovisual stimuli comes with unique challenges. While our goal was to investigate how the presence of the pen affects the perception of the acoustic input, the use of audiovisual stimuli entails </w:t>
      </w:r>
      <w:proofErr w:type="gramStart"/>
      <w:r w:rsidRPr="00ED3418">
        <w:rPr>
          <w:szCs w:val="22"/>
        </w:rPr>
        <w:t>that participants</w:t>
      </w:r>
      <w:proofErr w:type="gramEnd"/>
      <w:r w:rsidRPr="00ED3418">
        <w:rPr>
          <w:szCs w:val="22"/>
        </w:rPr>
        <w:t xml:space="preserve"> also had access to visual cues to the /s/-/ʃ/ contrast</w:t>
      </w:r>
      <w:r w:rsidR="00982723" w:rsidRPr="00ED3418">
        <w:rPr>
          <w:szCs w:val="22"/>
        </w:rPr>
        <w:t>, such as lip-rounding (</w:t>
      </w:r>
      <w:r w:rsidR="001329E0" w:rsidRPr="001329E0">
        <w:rPr>
          <w:szCs w:val="22"/>
        </w:rPr>
        <w:t xml:space="preserve">Proctor, </w:t>
      </w:r>
      <w:proofErr w:type="spellStart"/>
      <w:r w:rsidR="001329E0" w:rsidRPr="001329E0">
        <w:rPr>
          <w:szCs w:val="22"/>
        </w:rPr>
        <w:t>Shadle</w:t>
      </w:r>
      <w:proofErr w:type="spellEnd"/>
      <w:r w:rsidR="001329E0" w:rsidRPr="001329E0">
        <w:rPr>
          <w:szCs w:val="22"/>
        </w:rPr>
        <w:t xml:space="preserve">, &amp; </w:t>
      </w:r>
      <w:proofErr w:type="spellStart"/>
      <w:r w:rsidR="001329E0" w:rsidRPr="001329E0">
        <w:rPr>
          <w:szCs w:val="22"/>
        </w:rPr>
        <w:t>Iskarous</w:t>
      </w:r>
      <w:proofErr w:type="spellEnd"/>
      <w:r w:rsidR="001329E0">
        <w:rPr>
          <w:szCs w:val="22"/>
        </w:rPr>
        <w:t xml:space="preserve">, </w:t>
      </w:r>
      <w:r w:rsidR="001329E0" w:rsidRPr="001329E0">
        <w:rPr>
          <w:szCs w:val="22"/>
        </w:rPr>
        <w:t>2006</w:t>
      </w:r>
      <w:r w:rsidR="00982723" w:rsidRPr="00ED3418">
        <w:rPr>
          <w:szCs w:val="22"/>
        </w:rPr>
        <w:t>)</w:t>
      </w:r>
      <w:r w:rsidRPr="00ED3418">
        <w:rPr>
          <w:szCs w:val="22"/>
        </w:rPr>
        <w:t xml:space="preserve">. </w:t>
      </w:r>
      <w:r w:rsidR="00620763" w:rsidRPr="00ED3418">
        <w:rPr>
          <w:szCs w:val="22"/>
        </w:rPr>
        <w:t xml:space="preserve">Speech perception </w:t>
      </w:r>
      <w:r w:rsidRPr="00ED3418">
        <w:rPr>
          <w:szCs w:val="22"/>
        </w:rPr>
        <w:t xml:space="preserve">is well-known to </w:t>
      </w:r>
      <w:r w:rsidR="00620763" w:rsidRPr="00ED3418">
        <w:rPr>
          <w:szCs w:val="22"/>
        </w:rPr>
        <w:t>integrate acoustic and visual information to articulation, and identification responses are known to reflect this integration (McGurk &amp; McDonal</w:t>
      </w:r>
      <w:r w:rsidR="00A63028" w:rsidRPr="00ED3418">
        <w:rPr>
          <w:szCs w:val="22"/>
        </w:rPr>
        <w:t>d</w:t>
      </w:r>
      <w:r w:rsidR="00620763" w:rsidRPr="00ED3418">
        <w:rPr>
          <w:szCs w:val="22"/>
        </w:rPr>
        <w:t xml:space="preserve">, 1976; </w:t>
      </w:r>
      <w:r w:rsidR="00C161C5" w:rsidRPr="00ED3418">
        <w:rPr>
          <w:szCs w:val="22"/>
        </w:rPr>
        <w:t xml:space="preserve">see also Bejjanki et al., 2011; </w:t>
      </w:r>
      <w:r w:rsidR="00620763" w:rsidRPr="00ED3418">
        <w:rPr>
          <w:szCs w:val="22"/>
        </w:rPr>
        <w:t>Franken et al., 2017</w:t>
      </w:r>
      <w:r w:rsidR="00C161C5" w:rsidRPr="00ED3418">
        <w:rPr>
          <w:szCs w:val="22"/>
        </w:rPr>
        <w:t>; Lüttke et al., 2018</w:t>
      </w:r>
      <w:r w:rsidR="00620763" w:rsidRPr="00ED3418">
        <w:rPr>
          <w:szCs w:val="22"/>
        </w:rPr>
        <w:t xml:space="preserve">). This raises questions about how the presence of visual cues to </w:t>
      </w:r>
      <w:r w:rsidR="00C161C5" w:rsidRPr="00ED3418">
        <w:rPr>
          <w:szCs w:val="22"/>
        </w:rPr>
        <w:t xml:space="preserve">the articulation of </w:t>
      </w:r>
      <w:r w:rsidR="00620763" w:rsidRPr="00ED3418">
        <w:rPr>
          <w:szCs w:val="22"/>
        </w:rPr>
        <w:t>/s/ or /ʃ/ in the video affect participants</w:t>
      </w:r>
      <w:r w:rsidR="00C161C5" w:rsidRPr="00ED3418">
        <w:rPr>
          <w:szCs w:val="22"/>
        </w:rPr>
        <w:t>’</w:t>
      </w:r>
      <w:r w:rsidR="00620763" w:rsidRPr="00ED3418">
        <w:rPr>
          <w:szCs w:val="22"/>
        </w:rPr>
        <w:t xml:space="preserve"> </w:t>
      </w:r>
      <w:r w:rsidR="00C161C5" w:rsidRPr="00ED3418">
        <w:rPr>
          <w:szCs w:val="22"/>
        </w:rPr>
        <w:t xml:space="preserve">identification </w:t>
      </w:r>
      <w:r w:rsidR="00620763" w:rsidRPr="00ED3418">
        <w:rPr>
          <w:szCs w:val="22"/>
        </w:rPr>
        <w:t>responses</w:t>
      </w:r>
      <w:r w:rsidR="00C161C5" w:rsidRPr="00ED3418">
        <w:rPr>
          <w:szCs w:val="22"/>
        </w:rPr>
        <w:t>.</w:t>
      </w:r>
      <w:r w:rsidR="00620763" w:rsidRPr="00ED3418">
        <w:rPr>
          <w:szCs w:val="22"/>
        </w:rPr>
        <w:t xml:space="preserve"> </w:t>
      </w:r>
      <w:r w:rsidRPr="00ED3418">
        <w:rPr>
          <w:szCs w:val="22"/>
        </w:rPr>
        <w:t xml:space="preserve">One way to address this question would be to manipulate the </w:t>
      </w:r>
      <w:r w:rsidR="00982723" w:rsidRPr="00ED3418">
        <w:rPr>
          <w:szCs w:val="22"/>
        </w:rPr>
        <w:t xml:space="preserve">video stimuli—either </w:t>
      </w:r>
      <w:r w:rsidR="001329E0">
        <w:rPr>
          <w:szCs w:val="22"/>
        </w:rPr>
        <w:t>by</w:t>
      </w:r>
      <w:r w:rsidR="00982723" w:rsidRPr="00ED3418">
        <w:rPr>
          <w:szCs w:val="22"/>
        </w:rPr>
        <w:t xml:space="preserve"> hold</w:t>
      </w:r>
      <w:r w:rsidR="001329E0">
        <w:rPr>
          <w:szCs w:val="22"/>
        </w:rPr>
        <w:t>ing them</w:t>
      </w:r>
      <w:r w:rsidR="00982723" w:rsidRPr="00ED3418">
        <w:rPr>
          <w:szCs w:val="22"/>
        </w:rPr>
        <w:t xml:space="preserve"> constant or </w:t>
      </w:r>
      <w:r w:rsidR="001329E0">
        <w:rPr>
          <w:szCs w:val="22"/>
        </w:rPr>
        <w:t>by</w:t>
      </w:r>
      <w:r w:rsidR="00982723" w:rsidRPr="00ED3418">
        <w:rPr>
          <w:szCs w:val="22"/>
        </w:rPr>
        <w:t xml:space="preserve"> gradiently vary</w:t>
      </w:r>
      <w:r w:rsidR="001329E0">
        <w:rPr>
          <w:szCs w:val="22"/>
        </w:rPr>
        <w:t>ing</w:t>
      </w:r>
      <w:r w:rsidR="00982723" w:rsidRPr="00ED3418">
        <w:rPr>
          <w:szCs w:val="22"/>
        </w:rPr>
        <w:t xml:space="preserve"> the </w:t>
      </w:r>
      <w:r w:rsidRPr="00ED3418">
        <w:rPr>
          <w:szCs w:val="22"/>
        </w:rPr>
        <w:t>visual cues to /s/ and /ʃ/</w:t>
      </w:r>
      <w:r w:rsidR="00982723" w:rsidRPr="00ED3418">
        <w:rPr>
          <w:szCs w:val="22"/>
        </w:rPr>
        <w:t>, independent of the auditory cues. We decided against the</w:t>
      </w:r>
      <w:r w:rsidR="001329E0">
        <w:rPr>
          <w:szCs w:val="22"/>
        </w:rPr>
        <w:t xml:space="preserve"> second</w:t>
      </w:r>
      <w:r w:rsidR="00982723" w:rsidRPr="00ED3418">
        <w:rPr>
          <w:szCs w:val="22"/>
        </w:rPr>
        <w:t xml:space="preserve"> possibility primarily for reasons of feasibility. It is substantially more difficult to create</w:t>
      </w:r>
      <w:r w:rsidR="003F5649">
        <w:rPr>
          <w:szCs w:val="22"/>
        </w:rPr>
        <w:t xml:space="preserve"> </w:t>
      </w:r>
      <w:r w:rsidR="00E538CF">
        <w:rPr>
          <w:szCs w:val="22"/>
        </w:rPr>
        <w:t>ecologically valid</w:t>
      </w:r>
      <w:r w:rsidR="00E538CF" w:rsidRPr="00ED3418">
        <w:rPr>
          <w:szCs w:val="22"/>
        </w:rPr>
        <w:t xml:space="preserve"> </w:t>
      </w:r>
      <w:r w:rsidR="00982723" w:rsidRPr="00ED3418">
        <w:rPr>
          <w:szCs w:val="22"/>
        </w:rPr>
        <w:t xml:space="preserve">visual manipulations than it is to create </w:t>
      </w:r>
      <w:r w:rsidR="00E538CF">
        <w:rPr>
          <w:szCs w:val="22"/>
        </w:rPr>
        <w:t>ecologically valid</w:t>
      </w:r>
      <w:r w:rsidR="00E538CF" w:rsidRPr="00ED3418">
        <w:rPr>
          <w:szCs w:val="22"/>
        </w:rPr>
        <w:t xml:space="preserve"> </w:t>
      </w:r>
      <w:r w:rsidR="00E538CF">
        <w:rPr>
          <w:szCs w:val="22"/>
        </w:rPr>
        <w:t>acoustic</w:t>
      </w:r>
      <w:r w:rsidR="00E538CF" w:rsidRPr="00ED3418">
        <w:rPr>
          <w:szCs w:val="22"/>
        </w:rPr>
        <w:t xml:space="preserve"> </w:t>
      </w:r>
      <w:r w:rsidR="00982723" w:rsidRPr="00ED3418">
        <w:rPr>
          <w:szCs w:val="22"/>
        </w:rPr>
        <w:t xml:space="preserve">manipulations. </w:t>
      </w:r>
      <w:r w:rsidR="003901D6">
        <w:rPr>
          <w:szCs w:val="22"/>
        </w:rPr>
        <w:t>The few p</w:t>
      </w:r>
      <w:r w:rsidR="00982723" w:rsidRPr="00ED3418">
        <w:rPr>
          <w:szCs w:val="22"/>
        </w:rPr>
        <w:t xml:space="preserve">revious studies that </w:t>
      </w:r>
      <w:r w:rsidR="00982723" w:rsidRPr="001329E0">
        <w:rPr>
          <w:i/>
          <w:iCs/>
          <w:szCs w:val="22"/>
        </w:rPr>
        <w:t>have</w:t>
      </w:r>
      <w:r w:rsidR="00982723" w:rsidRPr="00ED3418">
        <w:rPr>
          <w:szCs w:val="22"/>
        </w:rPr>
        <w:t xml:space="preserve"> gradiently manipulated visual cues to </w:t>
      </w:r>
      <w:r w:rsidR="00982723" w:rsidRPr="00ED3418">
        <w:rPr>
          <w:szCs w:val="22"/>
        </w:rPr>
        <w:lastRenderedPageBreak/>
        <w:t xml:space="preserve">articulation have </w:t>
      </w:r>
      <w:r w:rsidR="00E538CF">
        <w:rPr>
          <w:szCs w:val="22"/>
        </w:rPr>
        <w:t>either</w:t>
      </w:r>
      <w:r w:rsidR="00E538CF" w:rsidRPr="00ED3418">
        <w:rPr>
          <w:szCs w:val="22"/>
        </w:rPr>
        <w:t xml:space="preserve"> </w:t>
      </w:r>
      <w:r w:rsidR="00982723" w:rsidRPr="00ED3418">
        <w:rPr>
          <w:szCs w:val="22"/>
        </w:rPr>
        <w:t>employed animation, rather than real-life videos</w:t>
      </w:r>
      <w:r w:rsidR="001329E0">
        <w:rPr>
          <w:szCs w:val="22"/>
        </w:rPr>
        <w:t xml:space="preserve">, or </w:t>
      </w:r>
      <w:r w:rsidR="00E538CF">
        <w:rPr>
          <w:szCs w:val="22"/>
        </w:rPr>
        <w:t>a single</w:t>
      </w:r>
      <w:r w:rsidR="001329E0">
        <w:rPr>
          <w:szCs w:val="22"/>
        </w:rPr>
        <w:t xml:space="preserve"> ‘ambiguous’ </w:t>
      </w:r>
      <w:r w:rsidR="00E538CF" w:rsidRPr="00ED3418">
        <w:rPr>
          <w:szCs w:val="22"/>
        </w:rPr>
        <w:t xml:space="preserve">real-life </w:t>
      </w:r>
      <w:r w:rsidR="001329E0">
        <w:rPr>
          <w:szCs w:val="22"/>
        </w:rPr>
        <w:t>video</w:t>
      </w:r>
      <w:r w:rsidR="00982723" w:rsidRPr="00ED3418">
        <w:rPr>
          <w:szCs w:val="22"/>
        </w:rPr>
        <w:t xml:space="preserve"> (</w:t>
      </w:r>
      <w:r w:rsidR="001329E0">
        <w:rPr>
          <w:szCs w:val="22"/>
        </w:rPr>
        <w:t>e.g.</w:t>
      </w:r>
      <w:ins w:id="106" w:author="Jaeger, Florian" w:date="2023-05-22T16:48:00Z">
        <w:r w:rsidR="00CE7AE0">
          <w:rPr>
            <w:szCs w:val="22"/>
          </w:rPr>
          <w:t>,</w:t>
        </w:r>
      </w:ins>
      <w:r w:rsidR="001329E0">
        <w:rPr>
          <w:szCs w:val="22"/>
        </w:rPr>
        <w:t xml:space="preserve"> </w:t>
      </w:r>
      <w:r w:rsidR="00982723" w:rsidRPr="00ED3418">
        <w:rPr>
          <w:szCs w:val="22"/>
        </w:rPr>
        <w:t>Bejjanki et al., 2011</w:t>
      </w:r>
      <w:r w:rsidR="001329E0">
        <w:rPr>
          <w:szCs w:val="22"/>
        </w:rPr>
        <w:t>; Kang, Johnson, &amp; Finley, 2016). N</w:t>
      </w:r>
      <w:r w:rsidR="00982723" w:rsidRPr="00ED3418">
        <w:rPr>
          <w:szCs w:val="22"/>
        </w:rPr>
        <w:t>one of the studies that we are aware of ha</w:t>
      </w:r>
      <w:r w:rsidR="001329E0">
        <w:rPr>
          <w:szCs w:val="22"/>
        </w:rPr>
        <w:t>ve manipulated video</w:t>
      </w:r>
      <w:r w:rsidR="00982723" w:rsidRPr="00ED3418">
        <w:rPr>
          <w:szCs w:val="22"/>
        </w:rPr>
        <w:t xml:space="preserve"> while </w:t>
      </w:r>
      <w:r w:rsidR="00E538CF">
        <w:rPr>
          <w:szCs w:val="22"/>
        </w:rPr>
        <w:t>also modeling the visual consequences of perturbing articulation by</w:t>
      </w:r>
      <w:r w:rsidR="00982723" w:rsidRPr="00ED3418">
        <w:rPr>
          <w:szCs w:val="22"/>
        </w:rPr>
        <w:t xml:space="preserve"> a pen is in the mouth. </w:t>
      </w:r>
    </w:p>
    <w:p w14:paraId="6D04E68F" w14:textId="6E46BCFD" w:rsidR="00620763" w:rsidRPr="00ED3418" w:rsidRDefault="00982723" w:rsidP="00E538CF">
      <w:pPr>
        <w:rPr>
          <w:szCs w:val="22"/>
        </w:rPr>
      </w:pPr>
      <w:r w:rsidRPr="00ED3418">
        <w:rPr>
          <w:szCs w:val="22"/>
        </w:rPr>
        <w:t xml:space="preserve">We thus decided to take an alternative approach. </w:t>
      </w:r>
      <w:r w:rsidR="00E538CF">
        <w:rPr>
          <w:szCs w:val="22"/>
        </w:rPr>
        <w:t>W</w:t>
      </w:r>
      <w:r w:rsidR="00620763" w:rsidRPr="00ED3418">
        <w:rPr>
          <w:szCs w:val="22"/>
        </w:rPr>
        <w:t>e created the video</w:t>
      </w:r>
      <w:r w:rsidR="00C161C5" w:rsidRPr="00ED3418">
        <w:rPr>
          <w:szCs w:val="22"/>
        </w:rPr>
        <w:t xml:space="preserve"> </w:t>
      </w:r>
      <w:r w:rsidR="00620763" w:rsidRPr="00ED3418">
        <w:rPr>
          <w:szCs w:val="22"/>
        </w:rPr>
        <w:t xml:space="preserve">stimuli by extracting short segments from </w:t>
      </w:r>
      <w:r w:rsidRPr="00ED3418">
        <w:rPr>
          <w:szCs w:val="22"/>
        </w:rPr>
        <w:t xml:space="preserve">video recordings of </w:t>
      </w:r>
      <w:r w:rsidR="00EE67E0" w:rsidRPr="00ED3418">
        <w:rPr>
          <w:szCs w:val="22"/>
        </w:rPr>
        <w:t xml:space="preserve">the talker pronouncing </w:t>
      </w:r>
      <w:r w:rsidRPr="00ED3418">
        <w:rPr>
          <w:szCs w:val="22"/>
        </w:rPr>
        <w:t xml:space="preserve">words that contained </w:t>
      </w:r>
      <w:proofErr w:type="spellStart"/>
      <w:r w:rsidR="003901D6">
        <w:rPr>
          <w:i/>
          <w:iCs/>
          <w:szCs w:val="22"/>
        </w:rPr>
        <w:t>asi</w:t>
      </w:r>
      <w:proofErr w:type="spellEnd"/>
      <w:r w:rsidRPr="00ED3418">
        <w:rPr>
          <w:szCs w:val="22"/>
        </w:rPr>
        <w:t xml:space="preserve"> or </w:t>
      </w:r>
      <w:proofErr w:type="spellStart"/>
      <w:r w:rsidR="003901D6">
        <w:rPr>
          <w:i/>
          <w:iCs/>
          <w:szCs w:val="22"/>
        </w:rPr>
        <w:t>ashi</w:t>
      </w:r>
      <w:proofErr w:type="spellEnd"/>
      <w:r w:rsidRPr="00ED3418">
        <w:rPr>
          <w:szCs w:val="22"/>
        </w:rPr>
        <w:t>-like sequences</w:t>
      </w:r>
      <w:r w:rsidR="00EE67E0" w:rsidRPr="00ED3418">
        <w:rPr>
          <w:szCs w:val="22"/>
        </w:rPr>
        <w:t xml:space="preserve"> (e.g., </w:t>
      </w:r>
      <w:r w:rsidR="00EE67E0" w:rsidRPr="001329E0">
        <w:rPr>
          <w:i/>
          <w:iCs/>
          <w:szCs w:val="22"/>
        </w:rPr>
        <w:t>democracy</w:t>
      </w:r>
      <w:r w:rsidR="00EE67E0" w:rsidRPr="00ED3418">
        <w:rPr>
          <w:szCs w:val="22"/>
        </w:rPr>
        <w:t xml:space="preserve">, which ends in a </w:t>
      </w:r>
      <w:r w:rsidR="00801CA0" w:rsidRPr="00ED3418">
        <w:rPr>
          <w:szCs w:val="22"/>
        </w:rPr>
        <w:t>sound</w:t>
      </w:r>
      <w:r w:rsidR="00EE67E0" w:rsidRPr="00ED3418">
        <w:rPr>
          <w:szCs w:val="22"/>
        </w:rPr>
        <w:t xml:space="preserve"> sequence highly similar to </w:t>
      </w:r>
      <w:proofErr w:type="spellStart"/>
      <w:r w:rsidR="00EE67E0" w:rsidRPr="001329E0">
        <w:rPr>
          <w:i/>
          <w:iCs/>
          <w:szCs w:val="22"/>
        </w:rPr>
        <w:t>asi</w:t>
      </w:r>
      <w:proofErr w:type="spellEnd"/>
      <w:r w:rsidR="00EE67E0" w:rsidRPr="00ED3418">
        <w:rPr>
          <w:szCs w:val="22"/>
        </w:rPr>
        <w:t xml:space="preserve">). </w:t>
      </w:r>
      <w:r w:rsidR="00620763" w:rsidRPr="00ED3418">
        <w:rPr>
          <w:szCs w:val="22"/>
        </w:rPr>
        <w:t xml:space="preserve">This means that the audiovisual stimuli </w:t>
      </w:r>
      <w:r w:rsidR="00EE67E0" w:rsidRPr="00ED3418">
        <w:rPr>
          <w:szCs w:val="22"/>
        </w:rPr>
        <w:t xml:space="preserve">in Experiments 1a-c </w:t>
      </w:r>
      <w:r w:rsidR="00620763" w:rsidRPr="00ED3418">
        <w:rPr>
          <w:szCs w:val="22"/>
        </w:rPr>
        <w:t>contain visual information that is expected to affect participants</w:t>
      </w:r>
      <w:r w:rsidR="00EE67E0" w:rsidRPr="00ED3418">
        <w:rPr>
          <w:szCs w:val="22"/>
        </w:rPr>
        <w:t>’</w:t>
      </w:r>
      <w:r w:rsidR="00620763" w:rsidRPr="00ED3418">
        <w:rPr>
          <w:szCs w:val="22"/>
        </w:rPr>
        <w:t xml:space="preserve"> identification responses. For the test item derived from </w:t>
      </w:r>
      <w:r w:rsidR="00EE67E0" w:rsidRPr="00ED3418">
        <w:rPr>
          <w:szCs w:val="22"/>
        </w:rPr>
        <w:t>an</w:t>
      </w:r>
      <w:r w:rsidR="00620763" w:rsidRPr="00ED3418">
        <w:rPr>
          <w:szCs w:val="22"/>
        </w:rPr>
        <w:t xml:space="preserve"> original</w:t>
      </w:r>
      <w:r w:rsidR="00EE67E0" w:rsidRPr="00ED3418">
        <w:rPr>
          <w:szCs w:val="22"/>
        </w:rPr>
        <w:t xml:space="preserve"> video recording of</w:t>
      </w:r>
      <w:r w:rsidR="00620763" w:rsidRPr="00ED3418">
        <w:rPr>
          <w:szCs w:val="22"/>
        </w:rPr>
        <w:t xml:space="preserve"> </w:t>
      </w:r>
      <w:r w:rsidR="003901D6">
        <w:rPr>
          <w:i/>
          <w:iCs/>
          <w:szCs w:val="22"/>
        </w:rPr>
        <w:t xml:space="preserve">democracy, </w:t>
      </w:r>
      <w:r w:rsidR="00620763" w:rsidRPr="00ED3418">
        <w:rPr>
          <w:szCs w:val="22"/>
        </w:rPr>
        <w:t xml:space="preserve">for example, we would expect responses to be biased towards </w:t>
      </w:r>
      <w:proofErr w:type="spellStart"/>
      <w:r w:rsidR="003901D6">
        <w:rPr>
          <w:i/>
          <w:iCs/>
          <w:szCs w:val="22"/>
        </w:rPr>
        <w:t>asi</w:t>
      </w:r>
      <w:proofErr w:type="spellEnd"/>
      <w:r w:rsidR="00620763" w:rsidRPr="00ED3418">
        <w:rPr>
          <w:szCs w:val="22"/>
        </w:rPr>
        <w:t xml:space="preserve">. For a video extracted from </w:t>
      </w:r>
      <w:r w:rsidR="00EE67E0" w:rsidRPr="00ED3418">
        <w:rPr>
          <w:szCs w:val="22"/>
        </w:rPr>
        <w:t>a video recording of</w:t>
      </w:r>
      <w:r w:rsidR="00620763" w:rsidRPr="00ED3418">
        <w:rPr>
          <w:szCs w:val="22"/>
        </w:rPr>
        <w:t xml:space="preserve"> </w:t>
      </w:r>
      <w:r w:rsidR="003901D6">
        <w:rPr>
          <w:i/>
          <w:iCs/>
          <w:szCs w:val="22"/>
        </w:rPr>
        <w:t>machinery</w:t>
      </w:r>
      <w:r w:rsidR="00620763" w:rsidRPr="00ED3418">
        <w:rPr>
          <w:szCs w:val="22"/>
        </w:rPr>
        <w:t xml:space="preserve">, on the other hand, we would expect responses to be biased towards </w:t>
      </w:r>
      <w:proofErr w:type="spellStart"/>
      <w:r w:rsidR="003901D6">
        <w:rPr>
          <w:i/>
          <w:iCs/>
          <w:szCs w:val="22"/>
        </w:rPr>
        <w:t>ashi</w:t>
      </w:r>
      <w:proofErr w:type="spellEnd"/>
      <w:r w:rsidR="00620763" w:rsidRPr="00ED3418">
        <w:rPr>
          <w:szCs w:val="22"/>
        </w:rPr>
        <w:t>.</w:t>
      </w:r>
      <w:commentRangeEnd w:id="105"/>
      <w:r w:rsidR="00057517">
        <w:rPr>
          <w:rStyle w:val="CommentReference"/>
        </w:rPr>
        <w:commentReference w:id="105"/>
      </w:r>
      <w:r w:rsidR="00E538CF">
        <w:rPr>
          <w:szCs w:val="22"/>
        </w:rPr>
        <w:t xml:space="preserve"> </w:t>
      </w:r>
      <w:r w:rsidR="00620763" w:rsidRPr="00ED3418">
        <w:rPr>
          <w:szCs w:val="22"/>
        </w:rPr>
        <w:t xml:space="preserve">The design of Experiments </w:t>
      </w:r>
      <w:r w:rsidR="003A6A69" w:rsidRPr="00ED3418">
        <w:rPr>
          <w:szCs w:val="22"/>
        </w:rPr>
        <w:t>1a-c</w:t>
      </w:r>
      <w:r w:rsidR="00620763" w:rsidRPr="00ED3418">
        <w:rPr>
          <w:szCs w:val="22"/>
        </w:rPr>
        <w:t xml:space="preserve"> therefore fully crossed the visual /s/ or /</w:t>
      </w:r>
      <w:r w:rsidR="00C90BA2" w:rsidRPr="00ED3418">
        <w:rPr>
          <w:szCs w:val="22"/>
        </w:rPr>
        <w:t>ʃ</w:t>
      </w:r>
      <w:r w:rsidR="00620763" w:rsidRPr="00ED3418">
        <w:rPr>
          <w:szCs w:val="22"/>
        </w:rPr>
        <w:t xml:space="preserve">/ bias </w:t>
      </w:r>
      <w:r w:rsidR="00E538CF">
        <w:rPr>
          <w:szCs w:val="22"/>
        </w:rPr>
        <w:t xml:space="preserve">of the original video clip </w:t>
      </w:r>
      <w:r w:rsidR="00620763" w:rsidRPr="00ED3418">
        <w:rPr>
          <w:szCs w:val="22"/>
        </w:rPr>
        <w:t xml:space="preserve">with the </w:t>
      </w:r>
      <w:r w:rsidR="00E538CF">
        <w:rPr>
          <w:szCs w:val="22"/>
        </w:rPr>
        <w:t xml:space="preserve">synthesized </w:t>
      </w:r>
      <w:r w:rsidR="00620763" w:rsidRPr="00ED3418">
        <w:rPr>
          <w:szCs w:val="22"/>
        </w:rPr>
        <w:t xml:space="preserve">acoustic </w:t>
      </w:r>
      <w:proofErr w:type="spellStart"/>
      <w:r w:rsidR="003901D6">
        <w:rPr>
          <w:i/>
          <w:iCs/>
          <w:szCs w:val="22"/>
        </w:rPr>
        <w:t>ashi</w:t>
      </w:r>
      <w:proofErr w:type="spellEnd"/>
      <w:r w:rsidR="003901D6">
        <w:rPr>
          <w:i/>
          <w:iCs/>
          <w:szCs w:val="22"/>
        </w:rPr>
        <w:t>–</w:t>
      </w:r>
      <w:proofErr w:type="spellStart"/>
      <w:r w:rsidR="003901D6">
        <w:rPr>
          <w:i/>
          <w:iCs/>
          <w:szCs w:val="22"/>
        </w:rPr>
        <w:t>asi</w:t>
      </w:r>
      <w:proofErr w:type="spellEnd"/>
      <w:r w:rsidR="003901D6">
        <w:rPr>
          <w:i/>
          <w:iCs/>
          <w:szCs w:val="22"/>
        </w:rPr>
        <w:t xml:space="preserve"> </w:t>
      </w:r>
      <w:r w:rsidR="00620763" w:rsidRPr="00ED3418">
        <w:rPr>
          <w:szCs w:val="22"/>
        </w:rPr>
        <w:t>continuum and the location of the pen. This resulted in a 2 (visual /s/</w:t>
      </w:r>
      <w:r w:rsidR="00C90BA2" w:rsidRPr="00ED3418">
        <w:rPr>
          <w:szCs w:val="22"/>
        </w:rPr>
        <w:t>-</w:t>
      </w:r>
      <w:r w:rsidR="00620763" w:rsidRPr="00ED3418">
        <w:rPr>
          <w:szCs w:val="22"/>
        </w:rPr>
        <w:t xml:space="preserve"> vs. /</w:t>
      </w:r>
      <w:r w:rsidR="00C90BA2" w:rsidRPr="00ED3418">
        <w:rPr>
          <w:szCs w:val="22"/>
        </w:rPr>
        <w:t>ʃ</w:t>
      </w:r>
      <w:r w:rsidR="00620763" w:rsidRPr="00ED3418">
        <w:rPr>
          <w:szCs w:val="22"/>
        </w:rPr>
        <w:t>/</w:t>
      </w:r>
      <w:r w:rsidR="00C90BA2" w:rsidRPr="00ED3418">
        <w:rPr>
          <w:szCs w:val="22"/>
        </w:rPr>
        <w:t>-</w:t>
      </w:r>
      <w:r w:rsidR="00620763" w:rsidRPr="00ED3418">
        <w:rPr>
          <w:szCs w:val="22"/>
        </w:rPr>
        <w:t>bias) x 6 (steps along acoustic /s/-/</w:t>
      </w:r>
      <w:r w:rsidR="00C90BA2" w:rsidRPr="00ED3418">
        <w:rPr>
          <w:szCs w:val="22"/>
        </w:rPr>
        <w:t>ʃ</w:t>
      </w:r>
      <w:r w:rsidR="00620763" w:rsidRPr="00ED3418">
        <w:rPr>
          <w:szCs w:val="22"/>
        </w:rPr>
        <w:t>/</w:t>
      </w:r>
      <w:r w:rsidR="00C90BA2" w:rsidRPr="00ED3418">
        <w:rPr>
          <w:szCs w:val="22"/>
        </w:rPr>
        <w:t xml:space="preserve"> </w:t>
      </w:r>
      <w:r w:rsidR="00620763" w:rsidRPr="00ED3418">
        <w:rPr>
          <w:szCs w:val="22"/>
        </w:rPr>
        <w:t xml:space="preserve">continuum) </w:t>
      </w:r>
      <w:r w:rsidR="003A6A69" w:rsidRPr="00ED3418">
        <w:rPr>
          <w:szCs w:val="22"/>
        </w:rPr>
        <w:t>x</w:t>
      </w:r>
      <w:r w:rsidR="00C90BA2" w:rsidRPr="00ED3418">
        <w:rPr>
          <w:szCs w:val="22"/>
        </w:rPr>
        <w:t xml:space="preserve"> </w:t>
      </w:r>
      <w:r w:rsidR="003A6A69" w:rsidRPr="00ED3418">
        <w:rPr>
          <w:szCs w:val="22"/>
        </w:rPr>
        <w:t xml:space="preserve">2 (pen in mouth vs. hand) </w:t>
      </w:r>
      <w:r w:rsidR="00620763" w:rsidRPr="00ED3418">
        <w:rPr>
          <w:szCs w:val="22"/>
        </w:rPr>
        <w:t>design, with all conditions being manipulated within participants.</w:t>
      </w:r>
      <w:r w:rsidR="00C161C5" w:rsidRPr="00ED3418">
        <w:rPr>
          <w:szCs w:val="22"/>
        </w:rPr>
        <w:t xml:space="preserve"> </w:t>
      </w:r>
    </w:p>
    <w:p w14:paraId="700DE55F" w14:textId="5614BD6B" w:rsidR="00620763" w:rsidRPr="00ED3418" w:rsidRDefault="00620763" w:rsidP="003A6A69">
      <w:pPr>
        <w:pStyle w:val="Heading2"/>
        <w:rPr>
          <w:szCs w:val="22"/>
        </w:rPr>
      </w:pPr>
      <w:r w:rsidRPr="00ED3418">
        <w:rPr>
          <w:szCs w:val="22"/>
        </w:rPr>
        <w:t>Methods</w:t>
      </w:r>
    </w:p>
    <w:p w14:paraId="60255D3A" w14:textId="3474DE83" w:rsidR="00620763" w:rsidRPr="00ED3418" w:rsidRDefault="00620763" w:rsidP="00634F96">
      <w:pPr>
        <w:rPr>
          <w:szCs w:val="22"/>
        </w:rPr>
      </w:pPr>
      <w:r w:rsidRPr="00ED3418">
        <w:rPr>
          <w:szCs w:val="22"/>
        </w:rPr>
        <w:t>Except</w:t>
      </w:r>
      <w:r w:rsidR="003A6A69" w:rsidRPr="00ED3418">
        <w:rPr>
          <w:szCs w:val="22"/>
        </w:rPr>
        <w:t xml:space="preserve"> for</w:t>
      </w:r>
      <w:r w:rsidRPr="00ED3418">
        <w:rPr>
          <w:szCs w:val="22"/>
        </w:rPr>
        <w:t xml:space="preserve"> the use of audiovisual rather than audio-only </w:t>
      </w:r>
      <w:r w:rsidR="003A6A69" w:rsidRPr="00ED3418">
        <w:rPr>
          <w:szCs w:val="22"/>
        </w:rPr>
        <w:t>stimuli and minor procedural changes reported below</w:t>
      </w:r>
      <w:r w:rsidRPr="00ED3418">
        <w:rPr>
          <w:szCs w:val="22"/>
        </w:rPr>
        <w:t xml:space="preserve">, </w:t>
      </w:r>
      <w:r w:rsidR="003A6A69" w:rsidRPr="00ED3418">
        <w:rPr>
          <w:szCs w:val="22"/>
        </w:rPr>
        <w:t xml:space="preserve">Experiments 1a-c </w:t>
      </w:r>
      <w:r w:rsidRPr="00ED3418">
        <w:rPr>
          <w:szCs w:val="22"/>
        </w:rPr>
        <w:t>closely follow</w:t>
      </w:r>
      <w:r w:rsidR="003A6A69" w:rsidRPr="00ED3418">
        <w:rPr>
          <w:szCs w:val="22"/>
        </w:rPr>
        <w:t>ed</w:t>
      </w:r>
      <w:r w:rsidRPr="00ED3418">
        <w:rPr>
          <w:szCs w:val="22"/>
        </w:rPr>
        <w:t xml:space="preserve"> the norming experiments in Liu &amp; Jaeger (2018)</w:t>
      </w:r>
      <w:r w:rsidR="003A6A69" w:rsidRPr="00ED3418">
        <w:rPr>
          <w:szCs w:val="22"/>
        </w:rPr>
        <w:t xml:space="preserve">. </w:t>
      </w:r>
      <w:r w:rsidRPr="00ED3418">
        <w:rPr>
          <w:szCs w:val="22"/>
        </w:rPr>
        <w:t xml:space="preserve"> </w:t>
      </w:r>
    </w:p>
    <w:p w14:paraId="44C05458" w14:textId="5611801A" w:rsidR="005032D8" w:rsidRPr="00ED3418" w:rsidRDefault="00620763" w:rsidP="003A6A69">
      <w:pPr>
        <w:rPr>
          <w:szCs w:val="22"/>
        </w:rPr>
      </w:pPr>
      <w:r w:rsidRPr="00ED3418">
        <w:rPr>
          <w:b/>
          <w:bCs/>
          <w:i/>
          <w:iCs/>
          <w:szCs w:val="22"/>
        </w:rPr>
        <w:t>Participants</w:t>
      </w:r>
      <w:r w:rsidR="003A6A69" w:rsidRPr="00ED3418">
        <w:rPr>
          <w:b/>
          <w:bCs/>
          <w:i/>
          <w:iCs/>
          <w:szCs w:val="22"/>
        </w:rPr>
        <w:t>.</w:t>
      </w:r>
      <w:r w:rsidR="003A6A69" w:rsidRPr="00ED3418">
        <w:rPr>
          <w:szCs w:val="22"/>
        </w:rPr>
        <w:t xml:space="preserve"> </w:t>
      </w:r>
      <w:r w:rsidRPr="00ED3418">
        <w:rPr>
          <w:szCs w:val="22"/>
        </w:rPr>
        <w:t xml:space="preserve">Following Liu and Jaeger (2018), participants were recruited from Amazon's crowdsourcing platform Mechanical Turk. Each experiment recruited 64 participants, balanced across </w:t>
      </w:r>
      <w:r w:rsidR="005032D8" w:rsidRPr="00ED3418">
        <w:rPr>
          <w:szCs w:val="22"/>
        </w:rPr>
        <w:t>two</w:t>
      </w:r>
      <w:r w:rsidRPr="00ED3418">
        <w:rPr>
          <w:szCs w:val="22"/>
        </w:rPr>
        <w:t xml:space="preserve"> lists </w:t>
      </w:r>
      <w:r w:rsidR="005032D8" w:rsidRPr="00ED3418">
        <w:rPr>
          <w:szCs w:val="22"/>
        </w:rPr>
        <w:t xml:space="preserve">that </w:t>
      </w:r>
      <w:ins w:id="107" w:author="Jaeger, Florian" w:date="2023-05-20T20:06:00Z">
        <w:r w:rsidR="00D5256D">
          <w:rPr>
            <w:szCs w:val="22"/>
          </w:rPr>
          <w:t>counter-</w:t>
        </w:r>
      </w:ins>
      <w:r w:rsidR="005032D8" w:rsidRPr="00ED3418">
        <w:rPr>
          <w:szCs w:val="22"/>
        </w:rPr>
        <w:t xml:space="preserve">balanced nuisance </w:t>
      </w:r>
      <w:del w:id="108" w:author="Jaeger, Florian" w:date="2023-05-20T20:06:00Z">
        <w:r w:rsidR="005032D8" w:rsidRPr="00ED3418" w:rsidDel="00D5256D">
          <w:rPr>
            <w:szCs w:val="22"/>
          </w:rPr>
          <w:delText xml:space="preserve">factors </w:delText>
        </w:r>
      </w:del>
      <w:ins w:id="109" w:author="Jaeger, Florian" w:date="2023-05-20T20:06:00Z">
        <w:r w:rsidR="00D5256D">
          <w:rPr>
            <w:szCs w:val="22"/>
          </w:rPr>
          <w:t>variables</w:t>
        </w:r>
        <w:r w:rsidR="00D5256D" w:rsidRPr="00ED3418">
          <w:rPr>
            <w:szCs w:val="22"/>
          </w:rPr>
          <w:t xml:space="preserve"> </w:t>
        </w:r>
      </w:ins>
      <w:del w:id="110" w:author="Jaeger, Florian" w:date="2023-05-20T20:06:00Z">
        <w:r w:rsidR="005032D8" w:rsidRPr="00ED3418" w:rsidDel="00D5256D">
          <w:rPr>
            <w:szCs w:val="22"/>
          </w:rPr>
          <w:delText xml:space="preserve">and are </w:delText>
        </w:r>
      </w:del>
      <w:r w:rsidRPr="00ED3418">
        <w:rPr>
          <w:szCs w:val="22"/>
        </w:rPr>
        <w:t xml:space="preserve">described below. </w:t>
      </w:r>
      <w:del w:id="111" w:author="Jaeger, Florian" w:date="2023-05-12T18:02:00Z">
        <w:r w:rsidR="005A2AFC" w:rsidRPr="00ED3418" w:rsidDel="00057517">
          <w:rPr>
            <w:szCs w:val="22"/>
          </w:rPr>
          <w:delText>This closely follows Liu and Jaeger (2018), who recruited 60 participants for each of 15 successful between-subject replications of the acoustic effect on identification responses</w:delText>
        </w:r>
        <w:r w:rsidR="00FA06C7" w:rsidDel="00057517">
          <w:rPr>
            <w:szCs w:val="22"/>
          </w:rPr>
          <w:delText>.</w:delText>
        </w:r>
      </w:del>
    </w:p>
    <w:p w14:paraId="5D53BB6B" w14:textId="448DE752" w:rsidR="005032D8" w:rsidRPr="005427E2" w:rsidRDefault="00620763" w:rsidP="005427E2">
      <w:pPr>
        <w:rPr>
          <w:szCs w:val="22"/>
        </w:rPr>
      </w:pPr>
      <w:r w:rsidRPr="00ED3418">
        <w:rPr>
          <w:szCs w:val="22"/>
        </w:rPr>
        <w:t xml:space="preserve">Participants were paid $6/hour prorated by the duration of the experiment (15 minutes). </w:t>
      </w:r>
      <w:del w:id="112" w:author="Jaeger, Florian" w:date="2023-05-22T16:28:00Z">
        <w:r w:rsidRPr="00ED3418">
          <w:rPr>
            <w:szCs w:val="22"/>
          </w:rPr>
          <w:delText>Participations</w:delText>
        </w:r>
      </w:del>
      <w:ins w:id="113" w:author="Jaeger, Florian" w:date="2023-05-22T16:28:00Z">
        <w:r w:rsidRPr="00ED3418">
          <w:rPr>
            <w:szCs w:val="22"/>
          </w:rPr>
          <w:t>Participa</w:t>
        </w:r>
      </w:ins>
      <w:ins w:id="114" w:author="Jaeger, Florian" w:date="2023-05-20T20:09:00Z">
        <w:r w:rsidR="00C96151">
          <w:rPr>
            <w:szCs w:val="22"/>
          </w:rPr>
          <w:t>nts</w:t>
        </w:r>
      </w:ins>
      <w:del w:id="115" w:author="Jaeger, Florian" w:date="2023-05-20T20:09:00Z">
        <w:r w:rsidRPr="00ED3418" w:rsidDel="00C96151">
          <w:rPr>
            <w:szCs w:val="22"/>
          </w:rPr>
          <w:delText>tions</w:delText>
        </w:r>
      </w:del>
      <w:r w:rsidRPr="00ED3418">
        <w:rPr>
          <w:szCs w:val="22"/>
        </w:rPr>
        <w:t xml:space="preserve"> only saw the experiment advertised, and could only participate in it, if </w:t>
      </w:r>
      <w:r w:rsidR="00134C06" w:rsidRPr="00ED3418">
        <w:rPr>
          <w:szCs w:val="22"/>
        </w:rPr>
        <w:t>(</w:t>
      </w:r>
      <w:proofErr w:type="spellStart"/>
      <w:r w:rsidR="00134C06" w:rsidRPr="00ED3418">
        <w:rPr>
          <w:szCs w:val="22"/>
        </w:rPr>
        <w:t>i</w:t>
      </w:r>
      <w:proofErr w:type="spellEnd"/>
      <w:r w:rsidR="00134C06" w:rsidRPr="00ED3418">
        <w:rPr>
          <w:szCs w:val="22"/>
        </w:rPr>
        <w:t xml:space="preserve">) they were </w:t>
      </w:r>
      <w:r w:rsidR="00134C06" w:rsidRPr="00ED3418">
        <w:rPr>
          <w:szCs w:val="22"/>
        </w:rPr>
        <w:lastRenderedPageBreak/>
        <w:t xml:space="preserve">located within the US, (ii) had an approval rating of 99% or higher, </w:t>
      </w:r>
      <w:del w:id="116" w:author="Jaeger, Florian" w:date="2023-05-22T16:28:00Z">
        <w:r w:rsidR="00134C06" w:rsidRPr="00ED3418">
          <w:rPr>
            <w:szCs w:val="22"/>
          </w:rPr>
          <w:delText>and (iii</w:delText>
        </w:r>
      </w:del>
      <w:ins w:id="117" w:author="Jaeger, Florian" w:date="2023-05-20T20:10:00Z">
        <w:r w:rsidR="00EC41F6">
          <w:rPr>
            <w:szCs w:val="22"/>
          </w:rPr>
          <w:t xml:space="preserve">(iii) met </w:t>
        </w:r>
        <w:r w:rsidR="00EC41F6" w:rsidRPr="00ED3418">
          <w:rPr>
            <w:szCs w:val="22"/>
          </w:rPr>
          <w:t>the software requirements (a recent version of the Chrome browser engine)</w:t>
        </w:r>
        <w:r w:rsidR="00EC41F6">
          <w:rPr>
            <w:szCs w:val="22"/>
          </w:rPr>
          <w:t xml:space="preserve">, </w:t>
        </w:r>
      </w:ins>
      <w:ins w:id="118" w:author="Jaeger, Florian" w:date="2023-05-22T16:28:00Z">
        <w:r w:rsidR="00134C06" w:rsidRPr="00ED3418">
          <w:rPr>
            <w:szCs w:val="22"/>
          </w:rPr>
          <w:t>and (i</w:t>
        </w:r>
      </w:ins>
      <w:ins w:id="119" w:author="Jaeger, Florian" w:date="2023-05-20T20:10:00Z">
        <w:r w:rsidR="00EC41F6">
          <w:rPr>
            <w:szCs w:val="22"/>
          </w:rPr>
          <w:t>v</w:t>
        </w:r>
      </w:ins>
      <w:del w:id="120" w:author="Jaeger, Florian" w:date="2023-05-20T20:10:00Z">
        <w:r w:rsidR="00134C06" w:rsidRPr="00ED3418" w:rsidDel="00EC41F6">
          <w:rPr>
            <w:szCs w:val="22"/>
          </w:rPr>
          <w:delText>ii</w:delText>
        </w:r>
      </w:del>
      <w:r w:rsidR="00134C06" w:rsidRPr="00ED3418">
        <w:rPr>
          <w:szCs w:val="22"/>
        </w:rPr>
        <w:t xml:space="preserve">) </w:t>
      </w:r>
      <w:r w:rsidRPr="00ED3418">
        <w:rPr>
          <w:szCs w:val="22"/>
        </w:rPr>
        <w:t>had not previously taken any of the other experiments in this study or in Liu and Jaeger (2018, 2019).</w:t>
      </w:r>
      <w:r w:rsidR="00134C06" w:rsidRPr="00ED3418">
        <w:rPr>
          <w:szCs w:val="22"/>
        </w:rPr>
        <w:t xml:space="preserve"> </w:t>
      </w:r>
      <w:ins w:id="121" w:author="Jaeger, Florian" w:date="2023-05-20T20:24:00Z">
        <w:r w:rsidR="000D32C8">
          <w:rPr>
            <w:szCs w:val="22"/>
          </w:rPr>
          <w:t xml:space="preserve">Before the experiment </w:t>
        </w:r>
      </w:ins>
      <w:ins w:id="122" w:author="Jaeger, Florian" w:date="2023-05-20T20:27:00Z">
        <w:r w:rsidR="007F52B4">
          <w:rPr>
            <w:szCs w:val="22"/>
          </w:rPr>
          <w:t>could be accepted</w:t>
        </w:r>
      </w:ins>
      <w:ins w:id="123" w:author="Jaeger, Florian" w:date="2023-05-20T20:24:00Z">
        <w:r w:rsidR="000D32C8">
          <w:rPr>
            <w:szCs w:val="22"/>
          </w:rPr>
          <w:t>, p</w:t>
        </w:r>
      </w:ins>
      <w:commentRangeStart w:id="124"/>
      <w:ins w:id="125" w:author="Jaeger, Florian" w:date="2023-05-20T20:19:00Z">
        <w:r w:rsidR="003D6AB3">
          <w:rPr>
            <w:szCs w:val="22"/>
          </w:rPr>
          <w:t xml:space="preserve">articipants </w:t>
        </w:r>
      </w:ins>
      <w:ins w:id="126" w:author="Jaeger, Florian" w:date="2023-05-20T20:22:00Z">
        <w:r w:rsidR="003D6AB3">
          <w:rPr>
            <w:szCs w:val="22"/>
          </w:rPr>
          <w:t>had to</w:t>
        </w:r>
      </w:ins>
      <w:ins w:id="127" w:author="Jaeger, Florian" w:date="2023-05-20T20:24:00Z">
        <w:r w:rsidR="000D32C8">
          <w:rPr>
            <w:szCs w:val="22"/>
          </w:rPr>
          <w:t xml:space="preserve"> </w:t>
        </w:r>
      </w:ins>
      <w:ins w:id="128" w:author="Jaeger, Florian" w:date="2023-05-20T20:25:00Z">
        <w:r w:rsidR="000D32C8">
          <w:rPr>
            <w:szCs w:val="22"/>
          </w:rPr>
          <w:t xml:space="preserve">confirm </w:t>
        </w:r>
      </w:ins>
      <w:ins w:id="129" w:author="Jaeger, Florian" w:date="2023-05-20T20:26:00Z">
        <w:r w:rsidR="000D32C8">
          <w:rPr>
            <w:szCs w:val="22"/>
          </w:rPr>
          <w:t>that</w:t>
        </w:r>
      </w:ins>
      <w:ins w:id="130" w:author="Jaeger, Florian" w:date="2023-05-20T20:27:00Z">
        <w:r w:rsidR="000D32C8">
          <w:rPr>
            <w:szCs w:val="22"/>
          </w:rPr>
          <w:t xml:space="preserve"> they were</w:t>
        </w:r>
      </w:ins>
      <w:ins w:id="131" w:author="Jaeger, Florian" w:date="2023-05-20T20:26:00Z">
        <w:r w:rsidR="000D32C8">
          <w:rPr>
            <w:szCs w:val="22"/>
          </w:rPr>
          <w:t xml:space="preserve"> (</w:t>
        </w:r>
        <w:proofErr w:type="spellStart"/>
        <w:r w:rsidR="000D32C8">
          <w:rPr>
            <w:szCs w:val="22"/>
          </w:rPr>
          <w:t>i</w:t>
        </w:r>
        <w:proofErr w:type="spellEnd"/>
        <w:r w:rsidR="000D32C8">
          <w:rPr>
            <w:szCs w:val="22"/>
          </w:rPr>
          <w:t xml:space="preserve">) </w:t>
        </w:r>
      </w:ins>
      <w:ins w:id="132" w:author="Jaeger, Florian" w:date="2023-05-20T20:20:00Z">
        <w:r w:rsidR="003D6AB3">
          <w:rPr>
            <w:szCs w:val="22"/>
          </w:rPr>
          <w:t xml:space="preserve">native speakers of US English (defined as </w:t>
        </w:r>
        <w:r w:rsidR="003D6AB3" w:rsidRPr="003D6AB3">
          <w:rPr>
            <w:szCs w:val="22"/>
            <w:highlight w:val="yellow"/>
            <w:rPrChange w:id="133" w:author="Jaeger, Florian" w:date="2023-05-20T20:20:00Z">
              <w:rPr>
                <w:szCs w:val="22"/>
              </w:rPr>
            </w:rPrChange>
          </w:rPr>
          <w:t>XXX</w:t>
        </w:r>
      </w:ins>
      <w:ins w:id="134" w:author="Jaeger, Florian" w:date="2023-05-20T20:26:00Z">
        <w:r w:rsidR="000D32C8">
          <w:rPr>
            <w:szCs w:val="22"/>
          </w:rPr>
          <w:t>), (ii) in a quiet room</w:t>
        </w:r>
      </w:ins>
      <w:ins w:id="135" w:author="Jaeger, Florian" w:date="2023-05-20T20:27:00Z">
        <w:r w:rsidR="000D32C8">
          <w:rPr>
            <w:szCs w:val="22"/>
          </w:rPr>
          <w:t xml:space="preserve"> without distractions</w:t>
        </w:r>
      </w:ins>
      <w:ins w:id="136" w:author="Jaeger, Florian" w:date="2023-05-20T20:26:00Z">
        <w:r w:rsidR="000D32C8">
          <w:rPr>
            <w:szCs w:val="22"/>
          </w:rPr>
          <w:t>, (ii) wear</w:t>
        </w:r>
      </w:ins>
      <w:ins w:id="137" w:author="Jaeger, Florian" w:date="2023-05-20T20:27:00Z">
        <w:r w:rsidR="000D32C8">
          <w:rPr>
            <w:szCs w:val="22"/>
          </w:rPr>
          <w:t xml:space="preserve">ing </w:t>
        </w:r>
      </w:ins>
      <w:ins w:id="138" w:author="Jaeger, Florian" w:date="2023-05-20T20:26:00Z">
        <w:r w:rsidR="000D32C8">
          <w:rPr>
            <w:szCs w:val="22"/>
          </w:rPr>
          <w:t>over-the-ear headphones</w:t>
        </w:r>
      </w:ins>
      <w:ins w:id="139" w:author="Jaeger, Florian" w:date="2023-05-20T20:27:00Z">
        <w:r w:rsidR="000D32C8">
          <w:rPr>
            <w:szCs w:val="22"/>
          </w:rPr>
          <w:t>.</w:t>
        </w:r>
      </w:ins>
      <w:del w:id="140" w:author="Jaeger, Florian" w:date="2023-05-20T20:10:00Z">
        <w:r w:rsidR="00134C06" w:rsidRPr="00ED3418" w:rsidDel="00EC41F6">
          <w:rPr>
            <w:szCs w:val="22"/>
          </w:rPr>
          <w:delText>Additionally, participants who did not fulfill the software requirements (a recent version of the Chrome browser engine) could see the recruitment, but could not participate in the experiment.</w:delText>
        </w:r>
        <w:r w:rsidR="005427E2" w:rsidDel="00EC41F6">
          <w:rPr>
            <w:szCs w:val="22"/>
          </w:rPr>
          <w:delText xml:space="preserve"> </w:delText>
        </w:r>
      </w:del>
      <w:del w:id="141" w:author="Jaeger, Florian" w:date="2023-05-20T20:08:00Z">
        <w:r w:rsidR="005032D8" w:rsidRPr="00ED3418" w:rsidDel="00F94C21">
          <w:rPr>
            <w:szCs w:val="22"/>
          </w:rPr>
          <w:delText>Participants</w:delText>
        </w:r>
        <w:r w:rsidR="005427E2" w:rsidDel="00F94C21">
          <w:rPr>
            <w:szCs w:val="22"/>
          </w:rPr>
          <w:delText xml:space="preserve"> allowed to complete the experiment but</w:delText>
        </w:r>
        <w:r w:rsidR="005032D8" w:rsidRPr="00ED3418" w:rsidDel="00F94C21">
          <w:rPr>
            <w:szCs w:val="22"/>
          </w:rPr>
          <w:delText xml:space="preserve"> were excluded from the analysis </w:delText>
        </w:r>
        <w:r w:rsidR="005427E2" w:rsidDel="00F94C21">
          <w:rPr>
            <w:szCs w:val="22"/>
          </w:rPr>
          <w:delText>if they met any exclusion criteria, described below.</w:delText>
        </w:r>
      </w:del>
      <w:commentRangeEnd w:id="124"/>
      <w:r w:rsidR="003D6AB3">
        <w:rPr>
          <w:rStyle w:val="CommentReference"/>
        </w:rPr>
        <w:commentReference w:id="124"/>
      </w:r>
    </w:p>
    <w:p w14:paraId="7D0DE229" w14:textId="1EB57E52" w:rsidR="00801CA0" w:rsidRPr="00ED3418" w:rsidRDefault="00620763" w:rsidP="00457C4F">
      <w:pPr>
        <w:rPr>
          <w:b/>
          <w:bCs/>
          <w:i/>
          <w:iCs/>
          <w:szCs w:val="22"/>
        </w:rPr>
      </w:pPr>
      <w:r w:rsidRPr="00ED3418">
        <w:rPr>
          <w:b/>
          <w:bCs/>
          <w:i/>
          <w:iCs/>
          <w:szCs w:val="22"/>
        </w:rPr>
        <w:t>Materials</w:t>
      </w:r>
      <w:r w:rsidR="005032D8" w:rsidRPr="00ED3418">
        <w:rPr>
          <w:b/>
          <w:bCs/>
          <w:i/>
          <w:iCs/>
          <w:szCs w:val="22"/>
        </w:rPr>
        <w:t xml:space="preserve">. </w:t>
      </w:r>
      <w:r w:rsidR="00801CA0" w:rsidRPr="00ED3418">
        <w:rPr>
          <w:szCs w:val="22"/>
        </w:rPr>
        <w:t>To create the audiovisual stimuli, we combined audio and video recordings.</w:t>
      </w:r>
    </w:p>
    <w:p w14:paraId="34B64360" w14:textId="43C56C58" w:rsidR="00620763" w:rsidRPr="00ED3418" w:rsidRDefault="00801CA0" w:rsidP="00457C4F">
      <w:pPr>
        <w:rPr>
          <w:szCs w:val="22"/>
        </w:rPr>
      </w:pPr>
      <w:r w:rsidRPr="00ED3418">
        <w:rPr>
          <w:i/>
          <w:iCs/>
          <w:szCs w:val="22"/>
        </w:rPr>
        <w:t xml:space="preserve">Audio recordings. </w:t>
      </w:r>
      <w:r w:rsidR="005032D8" w:rsidRPr="00ED3418">
        <w:rPr>
          <w:szCs w:val="22"/>
        </w:rPr>
        <w:t xml:space="preserve">The </w:t>
      </w:r>
      <w:r w:rsidRPr="00ED3418">
        <w:rPr>
          <w:szCs w:val="22"/>
        </w:rPr>
        <w:t>acoustic</w:t>
      </w:r>
      <w:r w:rsidR="005032D8" w:rsidRPr="00ED3418">
        <w:rPr>
          <w:szCs w:val="22"/>
        </w:rPr>
        <w:t xml:space="preserve"> stimuli for all three experiments were selected from </w:t>
      </w:r>
      <w:r w:rsidR="00620763" w:rsidRPr="00ED3418">
        <w:rPr>
          <w:szCs w:val="22"/>
        </w:rPr>
        <w:t xml:space="preserve">the same 31-step acoustic continuum from </w:t>
      </w:r>
      <w:proofErr w:type="spellStart"/>
      <w:r w:rsidR="00E20210">
        <w:rPr>
          <w:i/>
          <w:iCs/>
          <w:szCs w:val="22"/>
        </w:rPr>
        <w:t>ashi</w:t>
      </w:r>
      <w:proofErr w:type="spellEnd"/>
      <w:r w:rsidR="00E20210">
        <w:rPr>
          <w:i/>
          <w:iCs/>
          <w:szCs w:val="22"/>
        </w:rPr>
        <w:t xml:space="preserve"> </w:t>
      </w:r>
      <w:r w:rsidR="00E20210">
        <w:rPr>
          <w:szCs w:val="22"/>
        </w:rPr>
        <w:t xml:space="preserve">to </w:t>
      </w:r>
      <w:proofErr w:type="spellStart"/>
      <w:r w:rsidR="00E20210">
        <w:rPr>
          <w:i/>
          <w:iCs/>
          <w:szCs w:val="22"/>
        </w:rPr>
        <w:t>asi</w:t>
      </w:r>
      <w:proofErr w:type="spellEnd"/>
      <w:r w:rsidR="00E20210">
        <w:rPr>
          <w:i/>
          <w:iCs/>
          <w:szCs w:val="22"/>
        </w:rPr>
        <w:t xml:space="preserve"> </w:t>
      </w:r>
      <w:r w:rsidR="00620763" w:rsidRPr="00ED3418">
        <w:rPr>
          <w:szCs w:val="22"/>
        </w:rPr>
        <w:t>created by</w:t>
      </w:r>
      <w:r w:rsidR="005032D8" w:rsidRPr="00ED3418">
        <w:rPr>
          <w:szCs w:val="22"/>
        </w:rPr>
        <w:t>, and used in,</w:t>
      </w:r>
      <w:r w:rsidR="00620763" w:rsidRPr="00ED3418">
        <w:rPr>
          <w:szCs w:val="22"/>
        </w:rPr>
        <w:t xml:space="preserve"> Liu and Jaeger (2018)</w:t>
      </w:r>
      <w:r w:rsidR="005032D8" w:rsidRPr="00ED3418">
        <w:rPr>
          <w:szCs w:val="22"/>
        </w:rPr>
        <w:t xml:space="preserve">. This continuum was created with </w:t>
      </w:r>
      <w:proofErr w:type="spellStart"/>
      <w:r w:rsidR="005032D8" w:rsidRPr="00ED3418">
        <w:rPr>
          <w:szCs w:val="22"/>
        </w:rPr>
        <w:t>FricativeMakerPro</w:t>
      </w:r>
      <w:proofErr w:type="spellEnd"/>
      <w:r w:rsidR="005032D8" w:rsidRPr="00ED3418">
        <w:rPr>
          <w:szCs w:val="22"/>
        </w:rPr>
        <w:t xml:space="preserve"> (McMurray, Rhone, &amp; Galle, 2012) based on </w:t>
      </w:r>
      <w:r w:rsidR="00620763" w:rsidRPr="00ED3418">
        <w:rPr>
          <w:szCs w:val="22"/>
        </w:rPr>
        <w:t>recordings</w:t>
      </w:r>
      <w:r w:rsidR="005032D8" w:rsidRPr="00ED3418">
        <w:rPr>
          <w:szCs w:val="22"/>
        </w:rPr>
        <w:t xml:space="preserve"> of typical </w:t>
      </w:r>
      <w:proofErr w:type="spellStart"/>
      <w:r w:rsidR="00E20210">
        <w:rPr>
          <w:i/>
          <w:iCs/>
          <w:szCs w:val="22"/>
        </w:rPr>
        <w:t>ashi</w:t>
      </w:r>
      <w:proofErr w:type="spellEnd"/>
      <w:r w:rsidR="005032D8" w:rsidRPr="00ED3418">
        <w:rPr>
          <w:szCs w:val="22"/>
        </w:rPr>
        <w:t xml:space="preserve"> and </w:t>
      </w:r>
      <w:proofErr w:type="spellStart"/>
      <w:r w:rsidR="00E20210">
        <w:rPr>
          <w:i/>
          <w:iCs/>
          <w:szCs w:val="22"/>
        </w:rPr>
        <w:t>asi</w:t>
      </w:r>
      <w:proofErr w:type="spellEnd"/>
      <w:r w:rsidR="005032D8" w:rsidRPr="00ED3418">
        <w:rPr>
          <w:szCs w:val="22"/>
        </w:rPr>
        <w:t xml:space="preserve"> pronunciations by a female talker in her twenties—the same recordings elicited and employed in </w:t>
      </w:r>
      <w:r w:rsidR="00620763" w:rsidRPr="00ED3418">
        <w:rPr>
          <w:szCs w:val="22"/>
        </w:rPr>
        <w:t xml:space="preserve">Kraljic et al. (2008). The audio recordings for the present study thus come from the same female talker used in previous </w:t>
      </w:r>
      <w:r w:rsidR="005032D8" w:rsidRPr="00ED3418">
        <w:rPr>
          <w:szCs w:val="22"/>
        </w:rPr>
        <w:t>research on perceptual recalibration</w:t>
      </w:r>
      <w:r w:rsidR="00620763" w:rsidRPr="00ED3418">
        <w:rPr>
          <w:szCs w:val="22"/>
        </w:rPr>
        <w:t xml:space="preserve"> (</w:t>
      </w:r>
      <w:r w:rsidR="00E20210">
        <w:rPr>
          <w:szCs w:val="22"/>
        </w:rPr>
        <w:t xml:space="preserve">Kraljic &amp; Samuel, 2005; </w:t>
      </w:r>
      <w:r w:rsidR="00620763" w:rsidRPr="00ED3418">
        <w:rPr>
          <w:szCs w:val="22"/>
        </w:rPr>
        <w:t xml:space="preserve">Kraljic et al., 2008; Kraljic &amp; Samuel, 2011, Liu &amp; Jaeger, 2018). As in </w:t>
      </w:r>
      <w:r w:rsidR="00BA1F61">
        <w:rPr>
          <w:szCs w:val="22"/>
        </w:rPr>
        <w:t>Liu &amp; Jaeger (2018)</w:t>
      </w:r>
      <w:r w:rsidR="00620763" w:rsidRPr="00ED3418">
        <w:rPr>
          <w:szCs w:val="22"/>
        </w:rPr>
        <w:t xml:space="preserve">, we selected six </w:t>
      </w:r>
      <w:r w:rsidR="00457C4F" w:rsidRPr="00ED3418">
        <w:rPr>
          <w:szCs w:val="22"/>
        </w:rPr>
        <w:t>steps</w:t>
      </w:r>
      <w:r w:rsidR="00620763" w:rsidRPr="00ED3418">
        <w:rPr>
          <w:szCs w:val="22"/>
        </w:rPr>
        <w:t xml:space="preserve"> along th</w:t>
      </w:r>
      <w:r w:rsidR="00457C4F" w:rsidRPr="00ED3418">
        <w:rPr>
          <w:szCs w:val="22"/>
        </w:rPr>
        <w:t>e 31-step</w:t>
      </w:r>
      <w:r w:rsidR="00620763" w:rsidRPr="00ED3418">
        <w:rPr>
          <w:szCs w:val="22"/>
        </w:rPr>
        <w:t xml:space="preserve"> continuum. These </w:t>
      </w:r>
      <w:r w:rsidR="00457C4F" w:rsidRPr="00ED3418">
        <w:rPr>
          <w:szCs w:val="22"/>
        </w:rPr>
        <w:t>steps</w:t>
      </w:r>
      <w:r w:rsidR="00620763" w:rsidRPr="00ED3418">
        <w:rPr>
          <w:szCs w:val="22"/>
        </w:rPr>
        <w:t xml:space="preserve"> were selected with the goal to </w:t>
      </w:r>
      <w:r w:rsidR="00457C4F" w:rsidRPr="00ED3418">
        <w:rPr>
          <w:szCs w:val="22"/>
        </w:rPr>
        <w:t>maximize the ability to detect effects of both the acoustic continuum</w:t>
      </w:r>
      <w:r w:rsidR="000734FB" w:rsidRPr="00ED3418">
        <w:rPr>
          <w:szCs w:val="22"/>
        </w:rPr>
        <w:t xml:space="preserve"> and our other manipulations. The latter includes the location of the pen, but also the perceptual recalibration effects that we investigate in Experiments </w:t>
      </w:r>
      <w:r w:rsidR="00BA1F61">
        <w:rPr>
          <w:szCs w:val="22"/>
        </w:rPr>
        <w:t>2 and 3</w:t>
      </w:r>
      <w:r w:rsidR="000734FB" w:rsidRPr="00ED3418">
        <w:rPr>
          <w:szCs w:val="22"/>
        </w:rPr>
        <w:t>: as mentioned above, the secondary purpose of Experiments 1a-c was to norm the test phase for those perceptual recalibration experiments.</w:t>
      </w:r>
      <w:r w:rsidR="00457C4F" w:rsidRPr="00ED3418">
        <w:rPr>
          <w:szCs w:val="22"/>
        </w:rPr>
        <w:t xml:space="preserve"> To detect effects of the acoustic continuum, it is important for the test locations to span a sufficiently large range along the continuum. However, the power to detect other effects—including the location of the pen—is highest at test steps that elicit close to 50% </w:t>
      </w:r>
      <w:proofErr w:type="spellStart"/>
      <w:r w:rsidR="00BA1F61">
        <w:rPr>
          <w:i/>
          <w:iCs/>
          <w:szCs w:val="22"/>
        </w:rPr>
        <w:t>ashi</w:t>
      </w:r>
      <w:proofErr w:type="spellEnd"/>
      <w:r w:rsidR="00BA1F61">
        <w:rPr>
          <w:i/>
          <w:iCs/>
          <w:szCs w:val="22"/>
        </w:rPr>
        <w:t xml:space="preserve"> </w:t>
      </w:r>
      <w:r w:rsidR="00457C4F" w:rsidRPr="00ED3418">
        <w:rPr>
          <w:szCs w:val="22"/>
        </w:rPr>
        <w:t xml:space="preserve">and 50% </w:t>
      </w:r>
      <w:proofErr w:type="spellStart"/>
      <w:r w:rsidR="00BA1F61">
        <w:rPr>
          <w:i/>
          <w:iCs/>
          <w:szCs w:val="22"/>
        </w:rPr>
        <w:t>asi</w:t>
      </w:r>
      <w:proofErr w:type="spellEnd"/>
      <w:r w:rsidR="00457C4F" w:rsidRPr="00ED3418">
        <w:rPr>
          <w:szCs w:val="22"/>
        </w:rPr>
        <w:t xml:space="preserve"> responses. Similar to experiments on perceptual recalibration, we thus aimed to select one step </w:t>
      </w:r>
      <w:r w:rsidR="00620763" w:rsidRPr="00ED3418">
        <w:rPr>
          <w:szCs w:val="22"/>
        </w:rPr>
        <w:t xml:space="preserve">that, across all other manipulations, would yield approximated 25% </w:t>
      </w:r>
      <w:proofErr w:type="spellStart"/>
      <w:r w:rsidR="00BA1F61">
        <w:rPr>
          <w:i/>
          <w:iCs/>
          <w:szCs w:val="22"/>
        </w:rPr>
        <w:t>asi</w:t>
      </w:r>
      <w:proofErr w:type="spellEnd"/>
      <w:r w:rsidR="00620763" w:rsidRPr="00ED3418">
        <w:rPr>
          <w:szCs w:val="22"/>
        </w:rPr>
        <w:t xml:space="preserve"> responses, four steps that would yield close to 50% </w:t>
      </w:r>
      <w:proofErr w:type="spellStart"/>
      <w:r w:rsidR="00BA1F61">
        <w:rPr>
          <w:i/>
          <w:iCs/>
          <w:szCs w:val="22"/>
        </w:rPr>
        <w:t>asi</w:t>
      </w:r>
      <w:proofErr w:type="spellEnd"/>
      <w:r w:rsidR="00620763" w:rsidRPr="00ED3418">
        <w:rPr>
          <w:szCs w:val="22"/>
        </w:rPr>
        <w:t>-response</w:t>
      </w:r>
      <w:r w:rsidR="00BA1F61">
        <w:rPr>
          <w:szCs w:val="22"/>
        </w:rPr>
        <w:t>s</w:t>
      </w:r>
      <w:r w:rsidR="00620763" w:rsidRPr="00ED3418">
        <w:rPr>
          <w:szCs w:val="22"/>
        </w:rPr>
        <w:t xml:space="preserve">, and one step that would yield 75% </w:t>
      </w:r>
      <w:proofErr w:type="spellStart"/>
      <w:r w:rsidR="00BA1F61">
        <w:rPr>
          <w:i/>
          <w:iCs/>
          <w:szCs w:val="22"/>
        </w:rPr>
        <w:t>asi</w:t>
      </w:r>
      <w:proofErr w:type="spellEnd"/>
      <w:r w:rsidR="00620763" w:rsidRPr="00ED3418">
        <w:rPr>
          <w:szCs w:val="22"/>
        </w:rPr>
        <w:t xml:space="preserve"> responses (</w:t>
      </w:r>
      <w:r w:rsidR="00457C4F" w:rsidRPr="00ED3418">
        <w:rPr>
          <w:szCs w:val="22"/>
        </w:rPr>
        <w:t>e.g.,</w:t>
      </w:r>
      <w:r w:rsidR="00620763" w:rsidRPr="00ED3418">
        <w:rPr>
          <w:szCs w:val="22"/>
        </w:rPr>
        <w:t xml:space="preserve"> Kraljic et al., 2008 </w:t>
      </w:r>
      <w:r w:rsidR="00620763" w:rsidRPr="00ED3418">
        <w:rPr>
          <w:szCs w:val="22"/>
        </w:rPr>
        <w:lastRenderedPageBreak/>
        <w:t>and subsequent work).</w:t>
      </w:r>
    </w:p>
    <w:p w14:paraId="4F43900B" w14:textId="623AF0EC" w:rsidR="00620763" w:rsidRPr="002D3F41" w:rsidRDefault="00BA5C7C" w:rsidP="00B4671A">
      <w:pPr>
        <w:rPr>
          <w:szCs w:val="22"/>
        </w:rPr>
      </w:pPr>
      <w:r w:rsidRPr="00ED3418">
        <w:rPr>
          <w:szCs w:val="22"/>
        </w:rPr>
        <w:t xml:space="preserve">The six acoustic continuum steps selected differed between Experiments 1a-c. The intention for </w:t>
      </w:r>
      <w:r w:rsidR="00620763" w:rsidRPr="00ED3418">
        <w:rPr>
          <w:szCs w:val="22"/>
        </w:rPr>
        <w:t xml:space="preserve">Experiment 1a </w:t>
      </w:r>
      <w:r w:rsidRPr="00ED3418">
        <w:rPr>
          <w:szCs w:val="22"/>
        </w:rPr>
        <w:t xml:space="preserve">was to </w:t>
      </w:r>
      <w:r w:rsidR="00620763" w:rsidRPr="00ED3418">
        <w:rPr>
          <w:szCs w:val="22"/>
        </w:rPr>
        <w:t xml:space="preserve">employ </w:t>
      </w:r>
      <w:r w:rsidRPr="00ED3418">
        <w:rPr>
          <w:szCs w:val="22"/>
        </w:rPr>
        <w:t xml:space="preserve">the exact same acoustic steps as in Liu and Jaeger (2018): </w:t>
      </w:r>
      <w:r w:rsidR="00641E18">
        <w:rPr>
          <w:szCs w:val="22"/>
        </w:rPr>
        <w:t>12, 14, 15, 16, 17, and 19</w:t>
      </w:r>
      <w:commentRangeStart w:id="142"/>
      <w:commentRangeStart w:id="143"/>
      <w:commentRangeStart w:id="144"/>
      <w:commentRangeEnd w:id="142"/>
      <w:r w:rsidRPr="00ED3418">
        <w:rPr>
          <w:rStyle w:val="CommentReference"/>
          <w:sz w:val="22"/>
          <w:szCs w:val="22"/>
          <w:highlight w:val="cyan"/>
        </w:rPr>
        <w:commentReference w:id="142"/>
      </w:r>
      <w:commentRangeEnd w:id="143"/>
      <w:r w:rsidR="00BC1055">
        <w:rPr>
          <w:rStyle w:val="CommentReference"/>
        </w:rPr>
        <w:commentReference w:id="143"/>
      </w:r>
      <w:commentRangeEnd w:id="144"/>
      <w:r w:rsidR="003F5649">
        <w:rPr>
          <w:rStyle w:val="CommentReference"/>
        </w:rPr>
        <w:commentReference w:id="144"/>
      </w:r>
      <w:r w:rsidR="00641E18">
        <w:rPr>
          <w:szCs w:val="22"/>
        </w:rPr>
        <w:t xml:space="preserve">, </w:t>
      </w:r>
      <w:r w:rsidRPr="00ED3418">
        <w:rPr>
          <w:szCs w:val="22"/>
        </w:rPr>
        <w:t xml:space="preserve">where higher numbers indicate acoustically more </w:t>
      </w:r>
      <w:del w:id="145" w:author="Cummings, Shawn" w:date="2023-05-30T22:08:00Z">
        <w:r w:rsidRPr="00DF2F44" w:rsidDel="00DF2F44">
          <w:rPr>
            <w:i/>
            <w:iCs/>
            <w:szCs w:val="22"/>
            <w:rPrChange w:id="146" w:author="Cummings, Shawn" w:date="2023-05-30T22:08:00Z">
              <w:rPr>
                <w:szCs w:val="22"/>
              </w:rPr>
            </w:rPrChange>
          </w:rPr>
          <w:delText>“</w:delText>
        </w:r>
      </w:del>
      <w:proofErr w:type="spellStart"/>
      <w:r w:rsidRPr="00DF2F44">
        <w:rPr>
          <w:i/>
          <w:iCs/>
          <w:szCs w:val="22"/>
          <w:rPrChange w:id="147" w:author="Cummings, Shawn" w:date="2023-05-30T22:08:00Z">
            <w:rPr>
              <w:szCs w:val="22"/>
            </w:rPr>
          </w:rPrChange>
        </w:rPr>
        <w:t>ashi</w:t>
      </w:r>
      <w:proofErr w:type="spellEnd"/>
      <w:del w:id="148" w:author="Cummings, Shawn" w:date="2023-05-30T22:08:00Z">
        <w:r w:rsidRPr="00ED3418" w:rsidDel="00DF2F44">
          <w:rPr>
            <w:szCs w:val="22"/>
          </w:rPr>
          <w:delText>”</w:delText>
        </w:r>
      </w:del>
      <w:r w:rsidRPr="00ED3418">
        <w:rPr>
          <w:szCs w:val="22"/>
        </w:rPr>
        <w:t>-like steps</w:t>
      </w:r>
      <w:r w:rsidR="00620763" w:rsidRPr="00ED3418">
        <w:rPr>
          <w:szCs w:val="22"/>
        </w:rPr>
        <w:t xml:space="preserve">. </w:t>
      </w:r>
      <w:r w:rsidRPr="00ED3418">
        <w:rPr>
          <w:szCs w:val="22"/>
        </w:rPr>
        <w:t>However,</w:t>
      </w:r>
      <w:r w:rsidR="00620763" w:rsidRPr="00ED3418">
        <w:rPr>
          <w:szCs w:val="22"/>
        </w:rPr>
        <w:t xml:space="preserve"> a labelling mistake resulted in the steps being internally named with higher numbers indicating proportion of </w:t>
      </w:r>
      <w:proofErr w:type="spellStart"/>
      <w:r w:rsidR="00E20210" w:rsidRPr="00DF2F44">
        <w:rPr>
          <w:i/>
          <w:iCs/>
          <w:szCs w:val="22"/>
          <w:rPrChange w:id="149" w:author="Cummings, Shawn" w:date="2023-05-30T22:08:00Z">
            <w:rPr>
              <w:szCs w:val="22"/>
            </w:rPr>
          </w:rPrChange>
        </w:rPr>
        <w:t>asi</w:t>
      </w:r>
      <w:proofErr w:type="spellEnd"/>
      <w:r w:rsidRPr="00ED3418">
        <w:rPr>
          <w:szCs w:val="22"/>
        </w:rPr>
        <w:t xml:space="preserve">, rather than </w:t>
      </w:r>
      <w:del w:id="150" w:author="Cummings, Shawn" w:date="2023-05-30T22:08:00Z">
        <w:r w:rsidRPr="00DF2F44" w:rsidDel="00DF2F44">
          <w:rPr>
            <w:i/>
            <w:iCs/>
            <w:szCs w:val="22"/>
            <w:rPrChange w:id="151" w:author="Cummings, Shawn" w:date="2023-05-30T22:08:00Z">
              <w:rPr>
                <w:szCs w:val="22"/>
              </w:rPr>
            </w:rPrChange>
          </w:rPr>
          <w:delText>“</w:delText>
        </w:r>
      </w:del>
      <w:proofErr w:type="spellStart"/>
      <w:r w:rsidRPr="00DF2F44">
        <w:rPr>
          <w:i/>
          <w:iCs/>
          <w:szCs w:val="22"/>
          <w:rPrChange w:id="152" w:author="Cummings, Shawn" w:date="2023-05-30T22:08:00Z">
            <w:rPr>
              <w:szCs w:val="22"/>
            </w:rPr>
          </w:rPrChange>
        </w:rPr>
        <w:t>ashi</w:t>
      </w:r>
      <w:proofErr w:type="spellEnd"/>
      <w:del w:id="153" w:author="Cummings, Shawn" w:date="2023-05-30T22:08:00Z">
        <w:r w:rsidRPr="00ED3418" w:rsidDel="00DF2F44">
          <w:rPr>
            <w:szCs w:val="22"/>
          </w:rPr>
          <w:delText>”</w:delText>
        </w:r>
      </w:del>
      <w:r w:rsidR="00620763" w:rsidRPr="00ED3418">
        <w:rPr>
          <w:szCs w:val="22"/>
        </w:rPr>
        <w:t>.</w:t>
      </w:r>
      <w:r w:rsidRPr="00ED3418">
        <w:rPr>
          <w:szCs w:val="22"/>
        </w:rPr>
        <w:t xml:space="preserve"> The actual steps that were used in Experiment 1a </w:t>
      </w:r>
      <w:r w:rsidR="00641E18">
        <w:rPr>
          <w:szCs w:val="22"/>
        </w:rPr>
        <w:t>were 13, 15, 16, 17, 18, 20</w:t>
      </w:r>
      <w:r w:rsidR="00B4671A" w:rsidRPr="00ED3418">
        <w:rPr>
          <w:szCs w:val="22"/>
        </w:rPr>
        <w:t xml:space="preserve"> unintentionally</w:t>
      </w:r>
      <w:r w:rsidRPr="00ED3418">
        <w:rPr>
          <w:szCs w:val="22"/>
        </w:rPr>
        <w:t xml:space="preserve"> shifting the test continuum </w:t>
      </w:r>
      <w:r w:rsidR="00B4671A" w:rsidRPr="00ED3418">
        <w:rPr>
          <w:szCs w:val="22"/>
        </w:rPr>
        <w:t xml:space="preserve">1 step </w:t>
      </w:r>
      <w:r w:rsidRPr="00ED3418">
        <w:rPr>
          <w:szCs w:val="22"/>
        </w:rPr>
        <w:t xml:space="preserve">towards the </w:t>
      </w:r>
      <w:proofErr w:type="spellStart"/>
      <w:r w:rsidR="00641E18">
        <w:rPr>
          <w:i/>
          <w:iCs/>
          <w:szCs w:val="22"/>
        </w:rPr>
        <w:t>ashi</w:t>
      </w:r>
      <w:proofErr w:type="spellEnd"/>
      <w:r w:rsidRPr="00ED3418">
        <w:rPr>
          <w:szCs w:val="22"/>
        </w:rPr>
        <w:t xml:space="preserve"> end</w:t>
      </w:r>
      <w:r w:rsidR="00B4671A" w:rsidRPr="00ED3418">
        <w:rPr>
          <w:szCs w:val="22"/>
        </w:rPr>
        <w:t>, compared to Liu and Jaeger (2018)</w:t>
      </w:r>
      <w:r w:rsidR="00457C4F" w:rsidRPr="00ED3418">
        <w:rPr>
          <w:szCs w:val="22"/>
        </w:rPr>
        <w:t xml:space="preserve">. </w:t>
      </w:r>
      <w:r w:rsidR="00641E18">
        <w:rPr>
          <w:szCs w:val="22"/>
        </w:rPr>
        <w:t>A</w:t>
      </w:r>
      <w:r w:rsidR="00457C4F" w:rsidRPr="00ED3418">
        <w:rPr>
          <w:szCs w:val="22"/>
        </w:rPr>
        <w:t xml:space="preserve">s we report below, Experiment 1a yielded overall more </w:t>
      </w:r>
      <w:proofErr w:type="spellStart"/>
      <w:r w:rsidR="00E20210" w:rsidRPr="003F5649">
        <w:rPr>
          <w:i/>
        </w:rPr>
        <w:t>asi</w:t>
      </w:r>
      <w:proofErr w:type="spellEnd"/>
      <w:r w:rsidR="00457C4F" w:rsidRPr="00ED3418">
        <w:rPr>
          <w:szCs w:val="22"/>
        </w:rPr>
        <w:t xml:space="preserve"> than </w:t>
      </w:r>
      <w:del w:id="154" w:author="Cummings, Shawn" w:date="2023-05-30T22:08:00Z">
        <w:r w:rsidR="00457C4F" w:rsidRPr="00DF2F44" w:rsidDel="00DF2F44">
          <w:rPr>
            <w:i/>
            <w:iCs/>
            <w:szCs w:val="22"/>
            <w:rPrChange w:id="155" w:author="Cummings, Shawn" w:date="2023-05-30T22:08:00Z">
              <w:rPr>
                <w:szCs w:val="22"/>
              </w:rPr>
            </w:rPrChange>
          </w:rPr>
          <w:delText>“</w:delText>
        </w:r>
      </w:del>
      <w:proofErr w:type="spellStart"/>
      <w:r w:rsidR="00457C4F" w:rsidRPr="00DF2F44">
        <w:rPr>
          <w:i/>
          <w:iCs/>
          <w:szCs w:val="22"/>
          <w:rPrChange w:id="156" w:author="Cummings, Shawn" w:date="2023-05-30T22:08:00Z">
            <w:rPr>
              <w:szCs w:val="22"/>
            </w:rPr>
          </w:rPrChange>
        </w:rPr>
        <w:t>ashi</w:t>
      </w:r>
      <w:proofErr w:type="spellEnd"/>
      <w:del w:id="157" w:author="Cummings, Shawn" w:date="2023-05-30T22:08:00Z">
        <w:r w:rsidR="00457C4F" w:rsidRPr="00DF2F44" w:rsidDel="00DF2F44">
          <w:rPr>
            <w:i/>
            <w:iCs/>
            <w:szCs w:val="22"/>
            <w:rPrChange w:id="158" w:author="Cummings, Shawn" w:date="2023-05-30T22:08:00Z">
              <w:rPr>
                <w:szCs w:val="22"/>
              </w:rPr>
            </w:rPrChange>
          </w:rPr>
          <w:delText>”</w:delText>
        </w:r>
      </w:del>
      <w:r w:rsidR="00457C4F" w:rsidRPr="00DF2F44">
        <w:rPr>
          <w:i/>
          <w:iCs/>
          <w:szCs w:val="22"/>
          <w:rPrChange w:id="159" w:author="Cummings, Shawn" w:date="2023-05-30T22:08:00Z">
            <w:rPr>
              <w:szCs w:val="22"/>
            </w:rPr>
          </w:rPrChange>
        </w:rPr>
        <w:t xml:space="preserve"> </w:t>
      </w:r>
      <w:r w:rsidR="00457C4F" w:rsidRPr="00ED3418">
        <w:rPr>
          <w:szCs w:val="22"/>
        </w:rPr>
        <w:t>responses.</w:t>
      </w:r>
      <w:r w:rsidRPr="00ED3418">
        <w:rPr>
          <w:szCs w:val="22"/>
        </w:rPr>
        <w:t xml:space="preserve"> </w:t>
      </w:r>
      <w:r w:rsidR="00457C4F" w:rsidRPr="00ED3418">
        <w:rPr>
          <w:szCs w:val="22"/>
        </w:rPr>
        <w:t xml:space="preserve">Experiment 1b thus attempted to </w:t>
      </w:r>
      <w:r w:rsidR="00B4671A" w:rsidRPr="00ED3418">
        <w:rPr>
          <w:szCs w:val="22"/>
        </w:rPr>
        <w:t>expand</w:t>
      </w:r>
      <w:r w:rsidR="00457C4F" w:rsidRPr="00ED3418">
        <w:rPr>
          <w:szCs w:val="22"/>
        </w:rPr>
        <w:t xml:space="preserve"> the test stimuli towards the </w:t>
      </w:r>
      <w:del w:id="160" w:author="Cummings, Shawn" w:date="2023-05-30T22:09:00Z">
        <w:r w:rsidR="00457C4F" w:rsidRPr="00DF2F44" w:rsidDel="00DF2F44">
          <w:rPr>
            <w:i/>
            <w:iCs/>
            <w:szCs w:val="22"/>
            <w:rPrChange w:id="161" w:author="Cummings, Shawn" w:date="2023-05-30T22:09:00Z">
              <w:rPr>
                <w:szCs w:val="22"/>
              </w:rPr>
            </w:rPrChange>
          </w:rPr>
          <w:delText>“</w:delText>
        </w:r>
      </w:del>
      <w:proofErr w:type="spellStart"/>
      <w:r w:rsidR="00457C4F" w:rsidRPr="00DF2F44">
        <w:rPr>
          <w:i/>
          <w:iCs/>
          <w:szCs w:val="22"/>
          <w:rPrChange w:id="162" w:author="Cummings, Shawn" w:date="2023-05-30T22:09:00Z">
            <w:rPr>
              <w:szCs w:val="22"/>
            </w:rPr>
          </w:rPrChange>
        </w:rPr>
        <w:t>ashi</w:t>
      </w:r>
      <w:proofErr w:type="spellEnd"/>
      <w:del w:id="163" w:author="Cummings, Shawn" w:date="2023-05-30T22:09:00Z">
        <w:r w:rsidR="00457C4F" w:rsidRPr="00DF2F44" w:rsidDel="00DF2F44">
          <w:rPr>
            <w:i/>
            <w:iCs/>
            <w:szCs w:val="22"/>
            <w:rPrChange w:id="164" w:author="Cummings, Shawn" w:date="2023-05-30T22:09:00Z">
              <w:rPr>
                <w:szCs w:val="22"/>
              </w:rPr>
            </w:rPrChange>
          </w:rPr>
          <w:delText>”</w:delText>
        </w:r>
      </w:del>
      <w:r w:rsidR="00457C4F" w:rsidRPr="00DF2F44">
        <w:rPr>
          <w:i/>
          <w:iCs/>
          <w:szCs w:val="22"/>
          <w:rPrChange w:id="165" w:author="Cummings, Shawn" w:date="2023-05-30T22:09:00Z">
            <w:rPr>
              <w:szCs w:val="22"/>
            </w:rPr>
          </w:rPrChange>
        </w:rPr>
        <w:t xml:space="preserve"> </w:t>
      </w:r>
      <w:r w:rsidR="00457C4F" w:rsidRPr="00ED3418">
        <w:rPr>
          <w:szCs w:val="22"/>
        </w:rPr>
        <w:t xml:space="preserve">end of the continuum. However, </w:t>
      </w:r>
      <w:r w:rsidR="00B4671A" w:rsidRPr="00ED3418">
        <w:rPr>
          <w:szCs w:val="22"/>
        </w:rPr>
        <w:t xml:space="preserve">as we still had not discovered the labeling mistake, we ended up expanding the continuum even further towards the </w:t>
      </w:r>
      <w:proofErr w:type="spellStart"/>
      <w:r w:rsidR="00E20210" w:rsidRPr="00DF2F44">
        <w:rPr>
          <w:i/>
          <w:iCs/>
          <w:szCs w:val="22"/>
          <w:rPrChange w:id="166" w:author="Cummings, Shawn" w:date="2023-05-30T22:13:00Z">
            <w:rPr>
              <w:szCs w:val="22"/>
            </w:rPr>
          </w:rPrChange>
        </w:rPr>
        <w:t>asi</w:t>
      </w:r>
      <w:proofErr w:type="spellEnd"/>
      <w:r w:rsidR="00B4671A" w:rsidRPr="00ED3418">
        <w:rPr>
          <w:szCs w:val="22"/>
        </w:rPr>
        <w:t xml:space="preserve"> end instead, with steps</w:t>
      </w:r>
      <w:r w:rsidR="00620763" w:rsidRPr="00ED3418">
        <w:rPr>
          <w:szCs w:val="22"/>
        </w:rPr>
        <w:t xml:space="preserve"> </w:t>
      </w:r>
      <w:r w:rsidR="00620763" w:rsidRPr="003F5649">
        <w:t>10, 13, 14, 15, 16, 20</w:t>
      </w:r>
      <w:r w:rsidR="00620763" w:rsidRPr="00ED3418">
        <w:rPr>
          <w:szCs w:val="22"/>
        </w:rPr>
        <w:t xml:space="preserve">. </w:t>
      </w:r>
      <w:r w:rsidR="00B4671A" w:rsidRPr="00ED3418">
        <w:rPr>
          <w:szCs w:val="22"/>
        </w:rPr>
        <w:t>At this point, we identified the labeling mistake. Experiment 1c employed steps</w:t>
      </w:r>
      <w:r w:rsidR="00641E18" w:rsidRPr="00641E18">
        <w:rPr>
          <w:szCs w:val="22"/>
        </w:rPr>
        <w:t xml:space="preserve"> 13, 18, 19, 20, 21, and 26</w:t>
      </w:r>
      <w:r w:rsidR="00B4671A" w:rsidRPr="00ED3418">
        <w:rPr>
          <w:szCs w:val="22"/>
        </w:rPr>
        <w:t>.</w:t>
      </w:r>
      <w:r w:rsidR="000734FB" w:rsidRPr="00ED3418">
        <w:rPr>
          <w:szCs w:val="22"/>
        </w:rPr>
        <w:t xml:space="preserve"> We emphasize that the location of the test steps is </w:t>
      </w:r>
      <w:r w:rsidR="000734FB" w:rsidRPr="00ED3418">
        <w:rPr>
          <w:i/>
          <w:iCs/>
          <w:szCs w:val="22"/>
        </w:rPr>
        <w:t>not</w:t>
      </w:r>
      <w:r w:rsidR="000734FB" w:rsidRPr="00ED3418">
        <w:rPr>
          <w:szCs w:val="22"/>
        </w:rPr>
        <w:t xml:space="preserve"> critical for Experiments 1a-</w:t>
      </w:r>
      <w:r w:rsidR="002D3F41">
        <w:rPr>
          <w:szCs w:val="22"/>
        </w:rPr>
        <w:t>c.</w:t>
      </w:r>
    </w:p>
    <w:tbl>
      <w:tblPr>
        <w:tblStyle w:val="TableGrid0"/>
        <w:tblW w:w="0" w:type="auto"/>
        <w:tblLook w:val="04A0" w:firstRow="1" w:lastRow="0" w:firstColumn="1" w:lastColumn="0" w:noHBand="0" w:noVBand="1"/>
      </w:tblPr>
      <w:tblGrid>
        <w:gridCol w:w="754"/>
        <w:gridCol w:w="462"/>
        <w:gridCol w:w="462"/>
        <w:gridCol w:w="462"/>
        <w:gridCol w:w="463"/>
        <w:gridCol w:w="463"/>
        <w:gridCol w:w="463"/>
        <w:gridCol w:w="463"/>
        <w:gridCol w:w="463"/>
        <w:gridCol w:w="463"/>
        <w:gridCol w:w="464"/>
        <w:gridCol w:w="464"/>
        <w:gridCol w:w="464"/>
        <w:gridCol w:w="464"/>
        <w:gridCol w:w="464"/>
        <w:gridCol w:w="464"/>
        <w:gridCol w:w="464"/>
        <w:gridCol w:w="464"/>
      </w:tblGrid>
      <w:tr w:rsidR="003F5649" w14:paraId="417F8B3E" w14:textId="77777777" w:rsidTr="00DB15A1">
        <w:tc>
          <w:tcPr>
            <w:tcW w:w="479" w:type="dxa"/>
            <w:shd w:val="clear" w:color="auto" w:fill="auto"/>
          </w:tcPr>
          <w:p w14:paraId="747E6395" w14:textId="77777777" w:rsidR="00641E18" w:rsidRDefault="00641E18" w:rsidP="003F5649">
            <w:pPr>
              <w:spacing w:line="240" w:lineRule="auto"/>
              <w:ind w:firstLine="0"/>
              <w:jc w:val="center"/>
              <w:rPr>
                <w:szCs w:val="22"/>
              </w:rPr>
            </w:pPr>
            <w:commentRangeStart w:id="167"/>
            <w:commentRangeStart w:id="168"/>
            <w:r>
              <w:rPr>
                <w:szCs w:val="22"/>
              </w:rPr>
              <w:t>STEP</w:t>
            </w:r>
          </w:p>
          <w:p w14:paraId="0DC6252C" w14:textId="633BF69E" w:rsidR="00DB15A1" w:rsidRDefault="00DB15A1" w:rsidP="003F5649">
            <w:pPr>
              <w:spacing w:line="240" w:lineRule="auto"/>
              <w:ind w:firstLine="0"/>
              <w:jc w:val="center"/>
              <w:rPr>
                <w:szCs w:val="22"/>
              </w:rPr>
            </w:pPr>
            <w:r>
              <w:rPr>
                <w:szCs w:val="22"/>
              </w:rPr>
              <w:t>(s-</w:t>
            </w:r>
            <w:proofErr w:type="spellStart"/>
            <w:r>
              <w:rPr>
                <w:szCs w:val="22"/>
              </w:rPr>
              <w:t>sh</w:t>
            </w:r>
            <w:proofErr w:type="spellEnd"/>
            <w:r>
              <w:rPr>
                <w:szCs w:val="22"/>
              </w:rPr>
              <w:t>)</w:t>
            </w:r>
          </w:p>
        </w:tc>
        <w:tc>
          <w:tcPr>
            <w:tcW w:w="479" w:type="dxa"/>
            <w:shd w:val="clear" w:color="auto" w:fill="auto"/>
          </w:tcPr>
          <w:p w14:paraId="058CD471" w14:textId="7CE9F0EA" w:rsidR="00641E18" w:rsidRDefault="00641E18" w:rsidP="003F5649">
            <w:pPr>
              <w:spacing w:line="240" w:lineRule="auto"/>
              <w:ind w:firstLine="0"/>
              <w:jc w:val="center"/>
              <w:rPr>
                <w:szCs w:val="22"/>
              </w:rPr>
            </w:pPr>
            <w:r>
              <w:rPr>
                <w:szCs w:val="22"/>
              </w:rPr>
              <w:t>10</w:t>
            </w:r>
          </w:p>
        </w:tc>
        <w:tc>
          <w:tcPr>
            <w:tcW w:w="479" w:type="dxa"/>
            <w:shd w:val="clear" w:color="auto" w:fill="auto"/>
          </w:tcPr>
          <w:p w14:paraId="06BEA329" w14:textId="515D3385" w:rsidR="00641E18" w:rsidRDefault="00641E18" w:rsidP="003F5649">
            <w:pPr>
              <w:spacing w:line="240" w:lineRule="auto"/>
              <w:ind w:firstLine="0"/>
              <w:jc w:val="center"/>
              <w:rPr>
                <w:szCs w:val="22"/>
              </w:rPr>
            </w:pPr>
            <w:r>
              <w:rPr>
                <w:szCs w:val="22"/>
              </w:rPr>
              <w:t>11</w:t>
            </w:r>
          </w:p>
        </w:tc>
        <w:tc>
          <w:tcPr>
            <w:tcW w:w="479" w:type="dxa"/>
            <w:shd w:val="clear" w:color="auto" w:fill="auto"/>
          </w:tcPr>
          <w:p w14:paraId="5A860088" w14:textId="75FEF257" w:rsidR="00641E18" w:rsidRDefault="00641E18" w:rsidP="003F5649">
            <w:pPr>
              <w:spacing w:line="240" w:lineRule="auto"/>
              <w:ind w:firstLine="0"/>
              <w:jc w:val="center"/>
              <w:rPr>
                <w:szCs w:val="22"/>
              </w:rPr>
            </w:pPr>
            <w:r>
              <w:rPr>
                <w:szCs w:val="22"/>
              </w:rPr>
              <w:t>12</w:t>
            </w:r>
          </w:p>
        </w:tc>
        <w:tc>
          <w:tcPr>
            <w:tcW w:w="479" w:type="dxa"/>
            <w:shd w:val="clear" w:color="auto" w:fill="auto"/>
          </w:tcPr>
          <w:p w14:paraId="61CF5ACA" w14:textId="3607A6AD" w:rsidR="00641E18" w:rsidRDefault="00641E18" w:rsidP="003F5649">
            <w:pPr>
              <w:spacing w:line="240" w:lineRule="auto"/>
              <w:ind w:firstLine="0"/>
              <w:jc w:val="center"/>
              <w:rPr>
                <w:szCs w:val="22"/>
              </w:rPr>
            </w:pPr>
            <w:r>
              <w:rPr>
                <w:szCs w:val="22"/>
              </w:rPr>
              <w:t>13</w:t>
            </w:r>
          </w:p>
        </w:tc>
        <w:tc>
          <w:tcPr>
            <w:tcW w:w="479" w:type="dxa"/>
            <w:shd w:val="clear" w:color="auto" w:fill="auto"/>
          </w:tcPr>
          <w:p w14:paraId="6ADADB1C" w14:textId="794D11D1" w:rsidR="00641E18" w:rsidRDefault="00641E18" w:rsidP="003F5649">
            <w:pPr>
              <w:spacing w:line="240" w:lineRule="auto"/>
              <w:ind w:firstLine="0"/>
              <w:jc w:val="center"/>
              <w:rPr>
                <w:szCs w:val="22"/>
              </w:rPr>
            </w:pPr>
            <w:r>
              <w:rPr>
                <w:szCs w:val="22"/>
              </w:rPr>
              <w:t>14</w:t>
            </w:r>
          </w:p>
        </w:tc>
        <w:tc>
          <w:tcPr>
            <w:tcW w:w="479" w:type="dxa"/>
            <w:shd w:val="clear" w:color="auto" w:fill="auto"/>
          </w:tcPr>
          <w:p w14:paraId="6914B84E" w14:textId="3B142D04" w:rsidR="00641E18" w:rsidRDefault="00641E18" w:rsidP="003F5649">
            <w:pPr>
              <w:spacing w:line="240" w:lineRule="auto"/>
              <w:ind w:firstLine="0"/>
              <w:jc w:val="center"/>
              <w:rPr>
                <w:szCs w:val="22"/>
              </w:rPr>
            </w:pPr>
            <w:r>
              <w:rPr>
                <w:szCs w:val="22"/>
              </w:rPr>
              <w:t>15</w:t>
            </w:r>
          </w:p>
        </w:tc>
        <w:tc>
          <w:tcPr>
            <w:tcW w:w="479" w:type="dxa"/>
            <w:shd w:val="clear" w:color="auto" w:fill="auto"/>
          </w:tcPr>
          <w:p w14:paraId="5AEF8158" w14:textId="489610FF" w:rsidR="00641E18" w:rsidRDefault="00641E18" w:rsidP="003F5649">
            <w:pPr>
              <w:spacing w:line="240" w:lineRule="auto"/>
              <w:ind w:firstLine="0"/>
              <w:jc w:val="center"/>
              <w:rPr>
                <w:szCs w:val="22"/>
              </w:rPr>
            </w:pPr>
            <w:r>
              <w:rPr>
                <w:szCs w:val="22"/>
              </w:rPr>
              <w:t>16</w:t>
            </w:r>
          </w:p>
        </w:tc>
        <w:tc>
          <w:tcPr>
            <w:tcW w:w="479" w:type="dxa"/>
            <w:shd w:val="clear" w:color="auto" w:fill="auto"/>
          </w:tcPr>
          <w:p w14:paraId="3141F439" w14:textId="2DA73964" w:rsidR="00641E18" w:rsidRDefault="00641E18" w:rsidP="003F5649">
            <w:pPr>
              <w:spacing w:line="240" w:lineRule="auto"/>
              <w:ind w:firstLine="0"/>
              <w:jc w:val="center"/>
              <w:rPr>
                <w:szCs w:val="22"/>
              </w:rPr>
            </w:pPr>
            <w:r>
              <w:rPr>
                <w:szCs w:val="22"/>
              </w:rPr>
              <w:t>17</w:t>
            </w:r>
          </w:p>
        </w:tc>
        <w:tc>
          <w:tcPr>
            <w:tcW w:w="479" w:type="dxa"/>
            <w:shd w:val="clear" w:color="auto" w:fill="auto"/>
          </w:tcPr>
          <w:p w14:paraId="4A42EDB9" w14:textId="42E68AF6" w:rsidR="00641E18" w:rsidRDefault="00641E18" w:rsidP="003F5649">
            <w:pPr>
              <w:spacing w:line="240" w:lineRule="auto"/>
              <w:ind w:firstLine="0"/>
              <w:jc w:val="center"/>
              <w:rPr>
                <w:szCs w:val="22"/>
              </w:rPr>
            </w:pPr>
            <w:r>
              <w:rPr>
                <w:szCs w:val="22"/>
              </w:rPr>
              <w:t>18</w:t>
            </w:r>
          </w:p>
        </w:tc>
        <w:tc>
          <w:tcPr>
            <w:tcW w:w="480" w:type="dxa"/>
            <w:shd w:val="clear" w:color="auto" w:fill="auto"/>
          </w:tcPr>
          <w:p w14:paraId="04A6A2D5" w14:textId="7362A7EF" w:rsidR="00641E18" w:rsidRDefault="00641E18" w:rsidP="003F5649">
            <w:pPr>
              <w:spacing w:line="240" w:lineRule="auto"/>
              <w:ind w:firstLine="0"/>
              <w:jc w:val="center"/>
              <w:rPr>
                <w:szCs w:val="22"/>
              </w:rPr>
            </w:pPr>
            <w:r>
              <w:rPr>
                <w:szCs w:val="22"/>
              </w:rPr>
              <w:t>19</w:t>
            </w:r>
          </w:p>
        </w:tc>
        <w:tc>
          <w:tcPr>
            <w:tcW w:w="480" w:type="dxa"/>
            <w:shd w:val="clear" w:color="auto" w:fill="auto"/>
          </w:tcPr>
          <w:p w14:paraId="07C189F1" w14:textId="1371E9AF" w:rsidR="00641E18" w:rsidRDefault="00641E18" w:rsidP="003F5649">
            <w:pPr>
              <w:spacing w:line="240" w:lineRule="auto"/>
              <w:ind w:firstLine="0"/>
              <w:jc w:val="center"/>
              <w:rPr>
                <w:szCs w:val="22"/>
              </w:rPr>
            </w:pPr>
            <w:r>
              <w:rPr>
                <w:szCs w:val="22"/>
              </w:rPr>
              <w:t>20</w:t>
            </w:r>
          </w:p>
        </w:tc>
        <w:tc>
          <w:tcPr>
            <w:tcW w:w="480" w:type="dxa"/>
            <w:shd w:val="clear" w:color="auto" w:fill="auto"/>
          </w:tcPr>
          <w:p w14:paraId="26D59DBF" w14:textId="70082987" w:rsidR="00641E18" w:rsidRDefault="00641E18" w:rsidP="003F5649">
            <w:pPr>
              <w:spacing w:line="240" w:lineRule="auto"/>
              <w:ind w:firstLine="0"/>
              <w:jc w:val="center"/>
              <w:rPr>
                <w:szCs w:val="22"/>
              </w:rPr>
            </w:pPr>
            <w:r>
              <w:rPr>
                <w:szCs w:val="22"/>
              </w:rPr>
              <w:t>21</w:t>
            </w:r>
          </w:p>
        </w:tc>
        <w:tc>
          <w:tcPr>
            <w:tcW w:w="480" w:type="dxa"/>
            <w:shd w:val="clear" w:color="auto" w:fill="auto"/>
          </w:tcPr>
          <w:p w14:paraId="6C116EE4" w14:textId="533F9572" w:rsidR="00641E18" w:rsidRDefault="00641E18" w:rsidP="003F5649">
            <w:pPr>
              <w:spacing w:line="240" w:lineRule="auto"/>
              <w:ind w:firstLine="0"/>
              <w:jc w:val="center"/>
              <w:rPr>
                <w:szCs w:val="22"/>
              </w:rPr>
            </w:pPr>
            <w:r>
              <w:rPr>
                <w:szCs w:val="22"/>
              </w:rPr>
              <w:t>22</w:t>
            </w:r>
          </w:p>
        </w:tc>
        <w:tc>
          <w:tcPr>
            <w:tcW w:w="480" w:type="dxa"/>
            <w:shd w:val="clear" w:color="auto" w:fill="auto"/>
          </w:tcPr>
          <w:p w14:paraId="73D81E1B" w14:textId="1CB86ECA" w:rsidR="00641E18" w:rsidRDefault="00641E18" w:rsidP="003F5649">
            <w:pPr>
              <w:spacing w:line="240" w:lineRule="auto"/>
              <w:ind w:firstLine="0"/>
              <w:jc w:val="center"/>
              <w:rPr>
                <w:szCs w:val="22"/>
              </w:rPr>
            </w:pPr>
            <w:r>
              <w:rPr>
                <w:szCs w:val="22"/>
              </w:rPr>
              <w:t>23</w:t>
            </w:r>
          </w:p>
        </w:tc>
        <w:tc>
          <w:tcPr>
            <w:tcW w:w="480" w:type="dxa"/>
            <w:shd w:val="clear" w:color="auto" w:fill="auto"/>
          </w:tcPr>
          <w:p w14:paraId="4507E69F" w14:textId="7DD5802E" w:rsidR="00641E18" w:rsidRDefault="00641E18" w:rsidP="003F5649">
            <w:pPr>
              <w:spacing w:line="240" w:lineRule="auto"/>
              <w:ind w:firstLine="0"/>
              <w:jc w:val="center"/>
              <w:rPr>
                <w:szCs w:val="22"/>
              </w:rPr>
            </w:pPr>
            <w:r>
              <w:rPr>
                <w:szCs w:val="22"/>
              </w:rPr>
              <w:t>24</w:t>
            </w:r>
          </w:p>
        </w:tc>
        <w:tc>
          <w:tcPr>
            <w:tcW w:w="480" w:type="dxa"/>
            <w:shd w:val="clear" w:color="auto" w:fill="auto"/>
          </w:tcPr>
          <w:p w14:paraId="5B27427E" w14:textId="79928C20" w:rsidR="00641E18" w:rsidRDefault="00641E18" w:rsidP="003F5649">
            <w:pPr>
              <w:spacing w:line="240" w:lineRule="auto"/>
              <w:ind w:firstLine="0"/>
              <w:jc w:val="center"/>
              <w:rPr>
                <w:szCs w:val="22"/>
              </w:rPr>
            </w:pPr>
            <w:r>
              <w:rPr>
                <w:szCs w:val="22"/>
              </w:rPr>
              <w:t>25</w:t>
            </w:r>
          </w:p>
        </w:tc>
        <w:tc>
          <w:tcPr>
            <w:tcW w:w="480" w:type="dxa"/>
            <w:shd w:val="clear" w:color="auto" w:fill="auto"/>
          </w:tcPr>
          <w:p w14:paraId="0C2EC8B9" w14:textId="4F9D0B77" w:rsidR="00641E18" w:rsidRDefault="00641E18" w:rsidP="003F5649">
            <w:pPr>
              <w:spacing w:line="240" w:lineRule="auto"/>
              <w:ind w:firstLine="0"/>
              <w:jc w:val="center"/>
              <w:rPr>
                <w:szCs w:val="22"/>
              </w:rPr>
            </w:pPr>
            <w:r>
              <w:rPr>
                <w:szCs w:val="22"/>
              </w:rPr>
              <w:t>26</w:t>
            </w:r>
          </w:p>
        </w:tc>
      </w:tr>
      <w:tr w:rsidR="003F5649" w14:paraId="41EFFC4F" w14:textId="77777777" w:rsidTr="00DB15A1">
        <w:tc>
          <w:tcPr>
            <w:tcW w:w="479" w:type="dxa"/>
            <w:shd w:val="clear" w:color="auto" w:fill="auto"/>
          </w:tcPr>
          <w:p w14:paraId="4BDC8843" w14:textId="0F311168" w:rsidR="00641E18" w:rsidRDefault="00641E18" w:rsidP="003F5649">
            <w:pPr>
              <w:spacing w:line="240" w:lineRule="auto"/>
              <w:ind w:firstLine="0"/>
              <w:jc w:val="center"/>
              <w:rPr>
                <w:szCs w:val="22"/>
              </w:rPr>
            </w:pPr>
            <w:r>
              <w:rPr>
                <w:szCs w:val="22"/>
              </w:rPr>
              <w:t>LJ18</w:t>
            </w:r>
          </w:p>
        </w:tc>
        <w:tc>
          <w:tcPr>
            <w:tcW w:w="479" w:type="dxa"/>
            <w:shd w:val="clear" w:color="auto" w:fill="auto"/>
          </w:tcPr>
          <w:p w14:paraId="6664535F" w14:textId="77777777" w:rsidR="00641E18" w:rsidRDefault="00641E18" w:rsidP="003F5649">
            <w:pPr>
              <w:spacing w:line="240" w:lineRule="auto"/>
              <w:ind w:firstLine="0"/>
              <w:jc w:val="center"/>
              <w:rPr>
                <w:szCs w:val="22"/>
              </w:rPr>
            </w:pPr>
          </w:p>
        </w:tc>
        <w:tc>
          <w:tcPr>
            <w:tcW w:w="479" w:type="dxa"/>
            <w:shd w:val="clear" w:color="auto" w:fill="auto"/>
          </w:tcPr>
          <w:p w14:paraId="31DF45F8" w14:textId="77777777" w:rsidR="00641E18" w:rsidRDefault="00641E18" w:rsidP="003F5649">
            <w:pPr>
              <w:spacing w:line="240" w:lineRule="auto"/>
              <w:ind w:firstLine="0"/>
              <w:jc w:val="center"/>
              <w:rPr>
                <w:szCs w:val="22"/>
              </w:rPr>
            </w:pPr>
          </w:p>
        </w:tc>
        <w:tc>
          <w:tcPr>
            <w:tcW w:w="479" w:type="dxa"/>
            <w:shd w:val="clear" w:color="auto" w:fill="auto"/>
          </w:tcPr>
          <w:p w14:paraId="5D8C087E" w14:textId="22837A4A"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602EBBF6" w14:textId="77777777" w:rsidR="00641E18" w:rsidRPr="00DB15A1" w:rsidRDefault="00641E18" w:rsidP="003F5649">
            <w:pPr>
              <w:spacing w:line="240" w:lineRule="auto"/>
              <w:ind w:firstLine="0"/>
              <w:jc w:val="center"/>
              <w:rPr>
                <w:szCs w:val="22"/>
              </w:rPr>
            </w:pPr>
          </w:p>
        </w:tc>
        <w:tc>
          <w:tcPr>
            <w:tcW w:w="479" w:type="dxa"/>
            <w:shd w:val="clear" w:color="auto" w:fill="auto"/>
          </w:tcPr>
          <w:p w14:paraId="7BEDC5AC" w14:textId="45F58898"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6BC55A9B" w14:textId="0E501929"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0D31E7B8" w14:textId="52F4F556"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4E93379D" w14:textId="1A74D7DC"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00C95D9A" w14:textId="77777777" w:rsidR="00641E18" w:rsidRPr="003F5649" w:rsidRDefault="00641E18" w:rsidP="003F5649">
            <w:pPr>
              <w:spacing w:line="240" w:lineRule="auto"/>
              <w:ind w:firstLine="0"/>
              <w:jc w:val="center"/>
              <w:rPr>
                <w:szCs w:val="22"/>
                <w:highlight w:val="black"/>
              </w:rPr>
            </w:pPr>
          </w:p>
        </w:tc>
        <w:tc>
          <w:tcPr>
            <w:tcW w:w="480" w:type="dxa"/>
            <w:shd w:val="clear" w:color="auto" w:fill="auto"/>
          </w:tcPr>
          <w:p w14:paraId="48188F12" w14:textId="6BB5422C" w:rsidR="00641E18" w:rsidRDefault="00DB15A1" w:rsidP="003F5649">
            <w:pPr>
              <w:spacing w:line="240" w:lineRule="auto"/>
              <w:ind w:firstLine="0"/>
              <w:jc w:val="center"/>
              <w:rPr>
                <w:szCs w:val="22"/>
              </w:rPr>
            </w:pPr>
            <w:r>
              <w:rPr>
                <w:szCs w:val="22"/>
              </w:rPr>
              <w:t>X</w:t>
            </w:r>
          </w:p>
        </w:tc>
        <w:tc>
          <w:tcPr>
            <w:tcW w:w="480" w:type="dxa"/>
            <w:shd w:val="clear" w:color="auto" w:fill="auto"/>
          </w:tcPr>
          <w:p w14:paraId="7135933C" w14:textId="77777777" w:rsidR="00641E18" w:rsidRDefault="00641E18" w:rsidP="003F5649">
            <w:pPr>
              <w:spacing w:line="240" w:lineRule="auto"/>
              <w:ind w:firstLine="0"/>
              <w:jc w:val="center"/>
              <w:rPr>
                <w:szCs w:val="22"/>
              </w:rPr>
            </w:pPr>
          </w:p>
        </w:tc>
        <w:tc>
          <w:tcPr>
            <w:tcW w:w="480" w:type="dxa"/>
            <w:shd w:val="clear" w:color="auto" w:fill="auto"/>
          </w:tcPr>
          <w:p w14:paraId="2F5E471B" w14:textId="77777777" w:rsidR="00641E18" w:rsidRDefault="00641E18" w:rsidP="003F5649">
            <w:pPr>
              <w:spacing w:line="240" w:lineRule="auto"/>
              <w:ind w:firstLine="0"/>
              <w:jc w:val="center"/>
              <w:rPr>
                <w:szCs w:val="22"/>
              </w:rPr>
            </w:pPr>
          </w:p>
        </w:tc>
        <w:tc>
          <w:tcPr>
            <w:tcW w:w="480" w:type="dxa"/>
            <w:shd w:val="clear" w:color="auto" w:fill="auto"/>
          </w:tcPr>
          <w:p w14:paraId="4EDA9646" w14:textId="77777777" w:rsidR="00641E18" w:rsidRDefault="00641E18" w:rsidP="003F5649">
            <w:pPr>
              <w:spacing w:line="240" w:lineRule="auto"/>
              <w:ind w:firstLine="0"/>
              <w:jc w:val="center"/>
              <w:rPr>
                <w:szCs w:val="22"/>
              </w:rPr>
            </w:pPr>
          </w:p>
        </w:tc>
        <w:tc>
          <w:tcPr>
            <w:tcW w:w="480" w:type="dxa"/>
            <w:shd w:val="clear" w:color="auto" w:fill="auto"/>
          </w:tcPr>
          <w:p w14:paraId="32C3CF80" w14:textId="77777777" w:rsidR="00641E18" w:rsidRDefault="00641E18" w:rsidP="003F5649">
            <w:pPr>
              <w:spacing w:line="240" w:lineRule="auto"/>
              <w:ind w:firstLine="0"/>
              <w:jc w:val="center"/>
              <w:rPr>
                <w:szCs w:val="22"/>
              </w:rPr>
            </w:pPr>
          </w:p>
        </w:tc>
        <w:tc>
          <w:tcPr>
            <w:tcW w:w="480" w:type="dxa"/>
            <w:shd w:val="clear" w:color="auto" w:fill="auto"/>
          </w:tcPr>
          <w:p w14:paraId="1CFC33B3" w14:textId="77777777" w:rsidR="00641E18" w:rsidRDefault="00641E18" w:rsidP="003F5649">
            <w:pPr>
              <w:spacing w:line="240" w:lineRule="auto"/>
              <w:ind w:firstLine="0"/>
              <w:jc w:val="center"/>
              <w:rPr>
                <w:szCs w:val="22"/>
              </w:rPr>
            </w:pPr>
          </w:p>
        </w:tc>
        <w:tc>
          <w:tcPr>
            <w:tcW w:w="480" w:type="dxa"/>
            <w:shd w:val="clear" w:color="auto" w:fill="auto"/>
          </w:tcPr>
          <w:p w14:paraId="12581779" w14:textId="77777777" w:rsidR="00641E18" w:rsidRDefault="00641E18" w:rsidP="003F5649">
            <w:pPr>
              <w:spacing w:line="240" w:lineRule="auto"/>
              <w:ind w:firstLine="0"/>
              <w:jc w:val="center"/>
              <w:rPr>
                <w:szCs w:val="22"/>
              </w:rPr>
            </w:pPr>
          </w:p>
        </w:tc>
        <w:tc>
          <w:tcPr>
            <w:tcW w:w="480" w:type="dxa"/>
            <w:shd w:val="clear" w:color="auto" w:fill="auto"/>
          </w:tcPr>
          <w:p w14:paraId="58892E55" w14:textId="77777777" w:rsidR="00641E18" w:rsidRDefault="00641E18" w:rsidP="003F5649">
            <w:pPr>
              <w:spacing w:line="240" w:lineRule="auto"/>
              <w:ind w:firstLine="0"/>
              <w:jc w:val="center"/>
              <w:rPr>
                <w:szCs w:val="22"/>
              </w:rPr>
            </w:pPr>
          </w:p>
        </w:tc>
      </w:tr>
      <w:tr w:rsidR="003F5649" w14:paraId="4F893D3A" w14:textId="77777777" w:rsidTr="00DB15A1">
        <w:tc>
          <w:tcPr>
            <w:tcW w:w="479" w:type="dxa"/>
            <w:shd w:val="clear" w:color="auto" w:fill="auto"/>
          </w:tcPr>
          <w:p w14:paraId="606AF216" w14:textId="7E08A838" w:rsidR="00641E18" w:rsidRDefault="00641E18" w:rsidP="003F5649">
            <w:pPr>
              <w:spacing w:line="240" w:lineRule="auto"/>
              <w:ind w:firstLine="0"/>
              <w:jc w:val="center"/>
              <w:rPr>
                <w:szCs w:val="22"/>
              </w:rPr>
            </w:pPr>
            <w:r>
              <w:rPr>
                <w:szCs w:val="22"/>
              </w:rPr>
              <w:t>1a</w:t>
            </w:r>
          </w:p>
        </w:tc>
        <w:tc>
          <w:tcPr>
            <w:tcW w:w="479" w:type="dxa"/>
            <w:shd w:val="clear" w:color="auto" w:fill="auto"/>
          </w:tcPr>
          <w:p w14:paraId="01D62018" w14:textId="77777777" w:rsidR="00641E18" w:rsidRDefault="00641E18" w:rsidP="003F5649">
            <w:pPr>
              <w:spacing w:line="240" w:lineRule="auto"/>
              <w:ind w:firstLine="0"/>
              <w:jc w:val="center"/>
              <w:rPr>
                <w:szCs w:val="22"/>
              </w:rPr>
            </w:pPr>
          </w:p>
        </w:tc>
        <w:tc>
          <w:tcPr>
            <w:tcW w:w="479" w:type="dxa"/>
            <w:shd w:val="clear" w:color="auto" w:fill="auto"/>
          </w:tcPr>
          <w:p w14:paraId="0E99F3FE" w14:textId="77777777" w:rsidR="00641E18" w:rsidRDefault="00641E18" w:rsidP="003F5649">
            <w:pPr>
              <w:spacing w:line="240" w:lineRule="auto"/>
              <w:ind w:firstLine="0"/>
              <w:jc w:val="center"/>
              <w:rPr>
                <w:szCs w:val="22"/>
              </w:rPr>
            </w:pPr>
          </w:p>
        </w:tc>
        <w:tc>
          <w:tcPr>
            <w:tcW w:w="479" w:type="dxa"/>
            <w:shd w:val="clear" w:color="auto" w:fill="auto"/>
          </w:tcPr>
          <w:p w14:paraId="4331FE63" w14:textId="77777777" w:rsidR="00641E18" w:rsidRDefault="00641E18" w:rsidP="003F5649">
            <w:pPr>
              <w:spacing w:line="240" w:lineRule="auto"/>
              <w:ind w:firstLine="0"/>
              <w:jc w:val="center"/>
              <w:rPr>
                <w:szCs w:val="22"/>
              </w:rPr>
            </w:pPr>
          </w:p>
        </w:tc>
        <w:tc>
          <w:tcPr>
            <w:tcW w:w="479" w:type="dxa"/>
            <w:shd w:val="clear" w:color="auto" w:fill="auto"/>
          </w:tcPr>
          <w:p w14:paraId="6FF905C3" w14:textId="33E8B10C" w:rsidR="00641E18" w:rsidRDefault="00DB15A1" w:rsidP="003F5649">
            <w:pPr>
              <w:spacing w:line="240" w:lineRule="auto"/>
              <w:ind w:firstLine="0"/>
              <w:jc w:val="center"/>
              <w:rPr>
                <w:szCs w:val="22"/>
              </w:rPr>
            </w:pPr>
            <w:r>
              <w:rPr>
                <w:szCs w:val="22"/>
              </w:rPr>
              <w:t>X</w:t>
            </w:r>
          </w:p>
        </w:tc>
        <w:tc>
          <w:tcPr>
            <w:tcW w:w="479" w:type="dxa"/>
            <w:shd w:val="clear" w:color="auto" w:fill="auto"/>
          </w:tcPr>
          <w:p w14:paraId="3F5EF5F6" w14:textId="77777777" w:rsidR="00641E18" w:rsidRDefault="00641E18" w:rsidP="003F5649">
            <w:pPr>
              <w:spacing w:line="240" w:lineRule="auto"/>
              <w:ind w:firstLine="0"/>
              <w:jc w:val="center"/>
              <w:rPr>
                <w:szCs w:val="22"/>
              </w:rPr>
            </w:pPr>
          </w:p>
        </w:tc>
        <w:tc>
          <w:tcPr>
            <w:tcW w:w="479" w:type="dxa"/>
            <w:shd w:val="clear" w:color="auto" w:fill="auto"/>
          </w:tcPr>
          <w:p w14:paraId="390EBC67" w14:textId="095B4952" w:rsidR="00641E18" w:rsidRDefault="00DB15A1" w:rsidP="003F5649">
            <w:pPr>
              <w:spacing w:line="240" w:lineRule="auto"/>
              <w:ind w:firstLine="0"/>
              <w:jc w:val="center"/>
              <w:rPr>
                <w:szCs w:val="22"/>
              </w:rPr>
            </w:pPr>
            <w:r>
              <w:rPr>
                <w:szCs w:val="22"/>
              </w:rPr>
              <w:t>X</w:t>
            </w:r>
          </w:p>
        </w:tc>
        <w:tc>
          <w:tcPr>
            <w:tcW w:w="479" w:type="dxa"/>
            <w:shd w:val="clear" w:color="auto" w:fill="auto"/>
          </w:tcPr>
          <w:p w14:paraId="055E93B0" w14:textId="1A113418" w:rsidR="00641E18" w:rsidRDefault="00DB15A1" w:rsidP="003F5649">
            <w:pPr>
              <w:spacing w:line="240" w:lineRule="auto"/>
              <w:ind w:firstLine="0"/>
              <w:jc w:val="center"/>
              <w:rPr>
                <w:szCs w:val="22"/>
              </w:rPr>
            </w:pPr>
            <w:r>
              <w:rPr>
                <w:szCs w:val="22"/>
              </w:rPr>
              <w:t>X</w:t>
            </w:r>
          </w:p>
        </w:tc>
        <w:tc>
          <w:tcPr>
            <w:tcW w:w="479" w:type="dxa"/>
            <w:shd w:val="clear" w:color="auto" w:fill="auto"/>
          </w:tcPr>
          <w:p w14:paraId="1854795E" w14:textId="2780845E" w:rsidR="00641E18" w:rsidRDefault="00DB15A1" w:rsidP="003F5649">
            <w:pPr>
              <w:spacing w:line="240" w:lineRule="auto"/>
              <w:ind w:firstLine="0"/>
              <w:jc w:val="center"/>
              <w:rPr>
                <w:szCs w:val="22"/>
              </w:rPr>
            </w:pPr>
            <w:r>
              <w:rPr>
                <w:szCs w:val="22"/>
              </w:rPr>
              <w:t>X</w:t>
            </w:r>
          </w:p>
        </w:tc>
        <w:tc>
          <w:tcPr>
            <w:tcW w:w="479" w:type="dxa"/>
            <w:shd w:val="clear" w:color="auto" w:fill="auto"/>
          </w:tcPr>
          <w:p w14:paraId="7BC0C7FD" w14:textId="0862C9C4" w:rsidR="00641E18" w:rsidRDefault="00DB15A1" w:rsidP="003F5649">
            <w:pPr>
              <w:spacing w:line="240" w:lineRule="auto"/>
              <w:ind w:firstLine="0"/>
              <w:jc w:val="center"/>
              <w:rPr>
                <w:szCs w:val="22"/>
              </w:rPr>
            </w:pPr>
            <w:r>
              <w:rPr>
                <w:szCs w:val="22"/>
              </w:rPr>
              <w:t>X</w:t>
            </w:r>
          </w:p>
        </w:tc>
        <w:tc>
          <w:tcPr>
            <w:tcW w:w="480" w:type="dxa"/>
            <w:shd w:val="clear" w:color="auto" w:fill="auto"/>
          </w:tcPr>
          <w:p w14:paraId="2DC521A2" w14:textId="77777777" w:rsidR="00641E18" w:rsidRDefault="00641E18" w:rsidP="003F5649">
            <w:pPr>
              <w:spacing w:line="240" w:lineRule="auto"/>
              <w:ind w:firstLine="0"/>
              <w:jc w:val="center"/>
              <w:rPr>
                <w:szCs w:val="22"/>
              </w:rPr>
            </w:pPr>
          </w:p>
        </w:tc>
        <w:tc>
          <w:tcPr>
            <w:tcW w:w="480" w:type="dxa"/>
            <w:shd w:val="clear" w:color="auto" w:fill="auto"/>
          </w:tcPr>
          <w:p w14:paraId="7EA80CE7" w14:textId="4F69659B" w:rsidR="00641E18" w:rsidRDefault="00DB15A1" w:rsidP="003F5649">
            <w:pPr>
              <w:spacing w:line="240" w:lineRule="auto"/>
              <w:ind w:firstLine="0"/>
              <w:jc w:val="center"/>
              <w:rPr>
                <w:szCs w:val="22"/>
              </w:rPr>
            </w:pPr>
            <w:r>
              <w:rPr>
                <w:szCs w:val="22"/>
              </w:rPr>
              <w:t>X</w:t>
            </w:r>
          </w:p>
        </w:tc>
        <w:tc>
          <w:tcPr>
            <w:tcW w:w="480" w:type="dxa"/>
            <w:shd w:val="clear" w:color="auto" w:fill="auto"/>
          </w:tcPr>
          <w:p w14:paraId="1003FDF2" w14:textId="77777777" w:rsidR="00641E18" w:rsidRDefault="00641E18" w:rsidP="003F5649">
            <w:pPr>
              <w:spacing w:line="240" w:lineRule="auto"/>
              <w:ind w:firstLine="0"/>
              <w:jc w:val="center"/>
              <w:rPr>
                <w:szCs w:val="22"/>
              </w:rPr>
            </w:pPr>
          </w:p>
        </w:tc>
        <w:tc>
          <w:tcPr>
            <w:tcW w:w="480" w:type="dxa"/>
            <w:shd w:val="clear" w:color="auto" w:fill="auto"/>
          </w:tcPr>
          <w:p w14:paraId="0431E27E" w14:textId="77777777" w:rsidR="00641E18" w:rsidRDefault="00641E18" w:rsidP="003F5649">
            <w:pPr>
              <w:spacing w:line="240" w:lineRule="auto"/>
              <w:ind w:firstLine="0"/>
              <w:jc w:val="center"/>
              <w:rPr>
                <w:szCs w:val="22"/>
              </w:rPr>
            </w:pPr>
          </w:p>
        </w:tc>
        <w:tc>
          <w:tcPr>
            <w:tcW w:w="480" w:type="dxa"/>
            <w:shd w:val="clear" w:color="auto" w:fill="auto"/>
          </w:tcPr>
          <w:p w14:paraId="08CAAA62" w14:textId="77777777" w:rsidR="00641E18" w:rsidRDefault="00641E18" w:rsidP="003F5649">
            <w:pPr>
              <w:spacing w:line="240" w:lineRule="auto"/>
              <w:ind w:firstLine="0"/>
              <w:jc w:val="center"/>
              <w:rPr>
                <w:szCs w:val="22"/>
              </w:rPr>
            </w:pPr>
          </w:p>
        </w:tc>
        <w:tc>
          <w:tcPr>
            <w:tcW w:w="480" w:type="dxa"/>
            <w:shd w:val="clear" w:color="auto" w:fill="auto"/>
          </w:tcPr>
          <w:p w14:paraId="61F72454" w14:textId="77777777" w:rsidR="00641E18" w:rsidRDefault="00641E18" w:rsidP="003F5649">
            <w:pPr>
              <w:spacing w:line="240" w:lineRule="auto"/>
              <w:ind w:firstLine="0"/>
              <w:jc w:val="center"/>
              <w:rPr>
                <w:szCs w:val="22"/>
              </w:rPr>
            </w:pPr>
          </w:p>
        </w:tc>
        <w:tc>
          <w:tcPr>
            <w:tcW w:w="480" w:type="dxa"/>
            <w:shd w:val="clear" w:color="auto" w:fill="auto"/>
          </w:tcPr>
          <w:p w14:paraId="6139833B" w14:textId="77777777" w:rsidR="00641E18" w:rsidRDefault="00641E18" w:rsidP="003F5649">
            <w:pPr>
              <w:spacing w:line="240" w:lineRule="auto"/>
              <w:ind w:firstLine="0"/>
              <w:jc w:val="center"/>
              <w:rPr>
                <w:szCs w:val="22"/>
              </w:rPr>
            </w:pPr>
          </w:p>
        </w:tc>
        <w:tc>
          <w:tcPr>
            <w:tcW w:w="480" w:type="dxa"/>
            <w:shd w:val="clear" w:color="auto" w:fill="auto"/>
          </w:tcPr>
          <w:p w14:paraId="766C4AAB" w14:textId="77777777" w:rsidR="00641E18" w:rsidRDefault="00641E18" w:rsidP="003F5649">
            <w:pPr>
              <w:spacing w:line="240" w:lineRule="auto"/>
              <w:ind w:firstLine="0"/>
              <w:jc w:val="center"/>
              <w:rPr>
                <w:szCs w:val="22"/>
              </w:rPr>
            </w:pPr>
          </w:p>
        </w:tc>
      </w:tr>
      <w:tr w:rsidR="003F5649" w14:paraId="74075746" w14:textId="77777777" w:rsidTr="00DB15A1">
        <w:tc>
          <w:tcPr>
            <w:tcW w:w="479" w:type="dxa"/>
            <w:shd w:val="clear" w:color="auto" w:fill="auto"/>
          </w:tcPr>
          <w:p w14:paraId="553C367C" w14:textId="2F11730F" w:rsidR="00641E18" w:rsidRDefault="00641E18" w:rsidP="003F5649">
            <w:pPr>
              <w:spacing w:line="240" w:lineRule="auto"/>
              <w:ind w:firstLine="0"/>
              <w:jc w:val="center"/>
              <w:rPr>
                <w:szCs w:val="22"/>
              </w:rPr>
            </w:pPr>
            <w:r>
              <w:rPr>
                <w:szCs w:val="22"/>
              </w:rPr>
              <w:t>1b</w:t>
            </w:r>
          </w:p>
        </w:tc>
        <w:tc>
          <w:tcPr>
            <w:tcW w:w="479" w:type="dxa"/>
            <w:shd w:val="clear" w:color="auto" w:fill="auto"/>
          </w:tcPr>
          <w:p w14:paraId="02031B34" w14:textId="7056CC4C" w:rsidR="00641E18" w:rsidRDefault="00DB15A1" w:rsidP="003F5649">
            <w:pPr>
              <w:spacing w:line="240" w:lineRule="auto"/>
              <w:ind w:firstLine="0"/>
              <w:jc w:val="center"/>
              <w:rPr>
                <w:szCs w:val="22"/>
              </w:rPr>
            </w:pPr>
            <w:r>
              <w:rPr>
                <w:szCs w:val="22"/>
              </w:rPr>
              <w:t>X</w:t>
            </w:r>
          </w:p>
        </w:tc>
        <w:tc>
          <w:tcPr>
            <w:tcW w:w="479" w:type="dxa"/>
            <w:shd w:val="clear" w:color="auto" w:fill="auto"/>
          </w:tcPr>
          <w:p w14:paraId="4C37396F" w14:textId="77777777" w:rsidR="00641E18" w:rsidRDefault="00641E18" w:rsidP="003F5649">
            <w:pPr>
              <w:spacing w:line="240" w:lineRule="auto"/>
              <w:ind w:firstLine="0"/>
              <w:jc w:val="center"/>
              <w:rPr>
                <w:szCs w:val="22"/>
              </w:rPr>
            </w:pPr>
          </w:p>
        </w:tc>
        <w:tc>
          <w:tcPr>
            <w:tcW w:w="479" w:type="dxa"/>
            <w:shd w:val="clear" w:color="auto" w:fill="auto"/>
          </w:tcPr>
          <w:p w14:paraId="7DA34338" w14:textId="77777777" w:rsidR="00641E18" w:rsidRDefault="00641E18" w:rsidP="003F5649">
            <w:pPr>
              <w:spacing w:line="240" w:lineRule="auto"/>
              <w:ind w:firstLine="0"/>
              <w:jc w:val="center"/>
              <w:rPr>
                <w:szCs w:val="22"/>
              </w:rPr>
            </w:pPr>
          </w:p>
        </w:tc>
        <w:tc>
          <w:tcPr>
            <w:tcW w:w="479" w:type="dxa"/>
            <w:shd w:val="clear" w:color="auto" w:fill="auto"/>
          </w:tcPr>
          <w:p w14:paraId="7B56C1C3" w14:textId="0F8C98BF" w:rsidR="00641E18" w:rsidRDefault="00DB15A1" w:rsidP="003F5649">
            <w:pPr>
              <w:spacing w:line="240" w:lineRule="auto"/>
              <w:ind w:firstLine="0"/>
              <w:jc w:val="center"/>
              <w:rPr>
                <w:szCs w:val="22"/>
              </w:rPr>
            </w:pPr>
            <w:r>
              <w:rPr>
                <w:szCs w:val="22"/>
              </w:rPr>
              <w:t>X</w:t>
            </w:r>
          </w:p>
        </w:tc>
        <w:tc>
          <w:tcPr>
            <w:tcW w:w="479" w:type="dxa"/>
            <w:shd w:val="clear" w:color="auto" w:fill="auto"/>
          </w:tcPr>
          <w:p w14:paraId="4A5450F2" w14:textId="2DC0DE76" w:rsidR="00641E18" w:rsidRDefault="00DB15A1" w:rsidP="003F5649">
            <w:pPr>
              <w:spacing w:line="240" w:lineRule="auto"/>
              <w:ind w:firstLine="0"/>
              <w:jc w:val="center"/>
              <w:rPr>
                <w:szCs w:val="22"/>
              </w:rPr>
            </w:pPr>
            <w:r>
              <w:rPr>
                <w:szCs w:val="22"/>
              </w:rPr>
              <w:t>X</w:t>
            </w:r>
          </w:p>
        </w:tc>
        <w:tc>
          <w:tcPr>
            <w:tcW w:w="479" w:type="dxa"/>
            <w:shd w:val="clear" w:color="auto" w:fill="auto"/>
          </w:tcPr>
          <w:p w14:paraId="1FB23E8A" w14:textId="5B231D9F" w:rsidR="00641E18" w:rsidRDefault="00DB15A1" w:rsidP="003F5649">
            <w:pPr>
              <w:spacing w:line="240" w:lineRule="auto"/>
              <w:ind w:firstLine="0"/>
              <w:jc w:val="center"/>
              <w:rPr>
                <w:szCs w:val="22"/>
              </w:rPr>
            </w:pPr>
            <w:r>
              <w:rPr>
                <w:szCs w:val="22"/>
              </w:rPr>
              <w:t>X</w:t>
            </w:r>
          </w:p>
        </w:tc>
        <w:tc>
          <w:tcPr>
            <w:tcW w:w="479" w:type="dxa"/>
            <w:shd w:val="clear" w:color="auto" w:fill="auto"/>
          </w:tcPr>
          <w:p w14:paraId="1415F9D2" w14:textId="133901C1" w:rsidR="00641E18" w:rsidRDefault="00DB15A1" w:rsidP="003F5649">
            <w:pPr>
              <w:spacing w:line="240" w:lineRule="auto"/>
              <w:ind w:firstLine="0"/>
              <w:jc w:val="center"/>
              <w:rPr>
                <w:szCs w:val="22"/>
              </w:rPr>
            </w:pPr>
            <w:r>
              <w:rPr>
                <w:szCs w:val="22"/>
              </w:rPr>
              <w:t>X</w:t>
            </w:r>
          </w:p>
        </w:tc>
        <w:tc>
          <w:tcPr>
            <w:tcW w:w="479" w:type="dxa"/>
            <w:shd w:val="clear" w:color="auto" w:fill="auto"/>
          </w:tcPr>
          <w:p w14:paraId="2A1D9DEB" w14:textId="77777777" w:rsidR="00641E18" w:rsidRDefault="00641E18" w:rsidP="003F5649">
            <w:pPr>
              <w:spacing w:line="240" w:lineRule="auto"/>
              <w:ind w:firstLine="0"/>
              <w:jc w:val="center"/>
              <w:rPr>
                <w:szCs w:val="22"/>
              </w:rPr>
            </w:pPr>
          </w:p>
        </w:tc>
        <w:tc>
          <w:tcPr>
            <w:tcW w:w="479" w:type="dxa"/>
            <w:shd w:val="clear" w:color="auto" w:fill="auto"/>
          </w:tcPr>
          <w:p w14:paraId="4D4015CA" w14:textId="77777777" w:rsidR="00641E18" w:rsidRDefault="00641E18" w:rsidP="003F5649">
            <w:pPr>
              <w:spacing w:line="240" w:lineRule="auto"/>
              <w:ind w:firstLine="0"/>
              <w:jc w:val="center"/>
              <w:rPr>
                <w:szCs w:val="22"/>
              </w:rPr>
            </w:pPr>
          </w:p>
        </w:tc>
        <w:tc>
          <w:tcPr>
            <w:tcW w:w="480" w:type="dxa"/>
            <w:shd w:val="clear" w:color="auto" w:fill="auto"/>
          </w:tcPr>
          <w:p w14:paraId="2E90C2EC" w14:textId="77777777" w:rsidR="00641E18" w:rsidRDefault="00641E18" w:rsidP="003F5649">
            <w:pPr>
              <w:spacing w:line="240" w:lineRule="auto"/>
              <w:ind w:firstLine="0"/>
              <w:jc w:val="center"/>
              <w:rPr>
                <w:szCs w:val="22"/>
              </w:rPr>
            </w:pPr>
          </w:p>
        </w:tc>
        <w:tc>
          <w:tcPr>
            <w:tcW w:w="480" w:type="dxa"/>
            <w:shd w:val="clear" w:color="auto" w:fill="auto"/>
          </w:tcPr>
          <w:p w14:paraId="029297BA" w14:textId="3BD86CC1" w:rsidR="00641E18" w:rsidRDefault="00DB15A1" w:rsidP="003F5649">
            <w:pPr>
              <w:spacing w:line="240" w:lineRule="auto"/>
              <w:ind w:firstLine="0"/>
              <w:jc w:val="center"/>
              <w:rPr>
                <w:szCs w:val="22"/>
              </w:rPr>
            </w:pPr>
            <w:r>
              <w:rPr>
                <w:szCs w:val="22"/>
              </w:rPr>
              <w:t>X</w:t>
            </w:r>
          </w:p>
        </w:tc>
        <w:tc>
          <w:tcPr>
            <w:tcW w:w="480" w:type="dxa"/>
            <w:shd w:val="clear" w:color="auto" w:fill="auto"/>
          </w:tcPr>
          <w:p w14:paraId="4CD372B1" w14:textId="77777777" w:rsidR="00641E18" w:rsidRDefault="00641E18" w:rsidP="003F5649">
            <w:pPr>
              <w:spacing w:line="240" w:lineRule="auto"/>
              <w:ind w:firstLine="0"/>
              <w:jc w:val="center"/>
              <w:rPr>
                <w:szCs w:val="22"/>
              </w:rPr>
            </w:pPr>
          </w:p>
        </w:tc>
        <w:tc>
          <w:tcPr>
            <w:tcW w:w="480" w:type="dxa"/>
            <w:shd w:val="clear" w:color="auto" w:fill="auto"/>
          </w:tcPr>
          <w:p w14:paraId="66E3CC03" w14:textId="77777777" w:rsidR="00641E18" w:rsidRDefault="00641E18" w:rsidP="003F5649">
            <w:pPr>
              <w:spacing w:line="240" w:lineRule="auto"/>
              <w:ind w:firstLine="0"/>
              <w:jc w:val="center"/>
              <w:rPr>
                <w:szCs w:val="22"/>
              </w:rPr>
            </w:pPr>
          </w:p>
        </w:tc>
        <w:tc>
          <w:tcPr>
            <w:tcW w:w="480" w:type="dxa"/>
            <w:shd w:val="clear" w:color="auto" w:fill="auto"/>
          </w:tcPr>
          <w:p w14:paraId="4C168C85" w14:textId="77777777" w:rsidR="00641E18" w:rsidRDefault="00641E18" w:rsidP="003F5649">
            <w:pPr>
              <w:spacing w:line="240" w:lineRule="auto"/>
              <w:ind w:firstLine="0"/>
              <w:jc w:val="center"/>
              <w:rPr>
                <w:szCs w:val="22"/>
              </w:rPr>
            </w:pPr>
          </w:p>
        </w:tc>
        <w:tc>
          <w:tcPr>
            <w:tcW w:w="480" w:type="dxa"/>
            <w:shd w:val="clear" w:color="auto" w:fill="auto"/>
          </w:tcPr>
          <w:p w14:paraId="1819A6B5" w14:textId="77777777" w:rsidR="00641E18" w:rsidRDefault="00641E18" w:rsidP="003F5649">
            <w:pPr>
              <w:spacing w:line="240" w:lineRule="auto"/>
              <w:ind w:firstLine="0"/>
              <w:jc w:val="center"/>
              <w:rPr>
                <w:szCs w:val="22"/>
              </w:rPr>
            </w:pPr>
          </w:p>
        </w:tc>
        <w:tc>
          <w:tcPr>
            <w:tcW w:w="480" w:type="dxa"/>
            <w:shd w:val="clear" w:color="auto" w:fill="auto"/>
          </w:tcPr>
          <w:p w14:paraId="2B1D1FCF" w14:textId="77777777" w:rsidR="00641E18" w:rsidRDefault="00641E18" w:rsidP="003F5649">
            <w:pPr>
              <w:spacing w:line="240" w:lineRule="auto"/>
              <w:ind w:firstLine="0"/>
              <w:jc w:val="center"/>
              <w:rPr>
                <w:szCs w:val="22"/>
              </w:rPr>
            </w:pPr>
          </w:p>
        </w:tc>
        <w:tc>
          <w:tcPr>
            <w:tcW w:w="480" w:type="dxa"/>
            <w:shd w:val="clear" w:color="auto" w:fill="auto"/>
          </w:tcPr>
          <w:p w14:paraId="175A0891" w14:textId="77777777" w:rsidR="00641E18" w:rsidRDefault="00641E18" w:rsidP="003F5649">
            <w:pPr>
              <w:spacing w:line="240" w:lineRule="auto"/>
              <w:ind w:firstLine="0"/>
              <w:jc w:val="center"/>
              <w:rPr>
                <w:szCs w:val="22"/>
              </w:rPr>
            </w:pPr>
          </w:p>
        </w:tc>
      </w:tr>
      <w:tr w:rsidR="003F5649" w14:paraId="636A5F69" w14:textId="77777777" w:rsidTr="00DB15A1">
        <w:tc>
          <w:tcPr>
            <w:tcW w:w="479" w:type="dxa"/>
            <w:shd w:val="clear" w:color="auto" w:fill="auto"/>
          </w:tcPr>
          <w:p w14:paraId="58AC05E6" w14:textId="17058D68" w:rsidR="00641E18" w:rsidRDefault="00641E18" w:rsidP="003F5649">
            <w:pPr>
              <w:spacing w:line="240" w:lineRule="auto"/>
              <w:ind w:firstLine="0"/>
              <w:jc w:val="center"/>
              <w:rPr>
                <w:szCs w:val="22"/>
              </w:rPr>
            </w:pPr>
            <w:r>
              <w:rPr>
                <w:szCs w:val="22"/>
              </w:rPr>
              <w:t>1c,2,3</w:t>
            </w:r>
          </w:p>
        </w:tc>
        <w:tc>
          <w:tcPr>
            <w:tcW w:w="479" w:type="dxa"/>
            <w:shd w:val="clear" w:color="auto" w:fill="auto"/>
          </w:tcPr>
          <w:p w14:paraId="5A6B30EE" w14:textId="77777777" w:rsidR="00641E18" w:rsidRDefault="00641E18" w:rsidP="003F5649">
            <w:pPr>
              <w:spacing w:line="240" w:lineRule="auto"/>
              <w:ind w:firstLine="0"/>
              <w:jc w:val="center"/>
              <w:rPr>
                <w:szCs w:val="22"/>
              </w:rPr>
            </w:pPr>
          </w:p>
        </w:tc>
        <w:tc>
          <w:tcPr>
            <w:tcW w:w="479" w:type="dxa"/>
            <w:shd w:val="clear" w:color="auto" w:fill="auto"/>
          </w:tcPr>
          <w:p w14:paraId="5D40F546" w14:textId="77777777" w:rsidR="00641E18" w:rsidRDefault="00641E18" w:rsidP="003F5649">
            <w:pPr>
              <w:spacing w:line="240" w:lineRule="auto"/>
              <w:ind w:firstLine="0"/>
              <w:jc w:val="center"/>
              <w:rPr>
                <w:szCs w:val="22"/>
              </w:rPr>
            </w:pPr>
          </w:p>
        </w:tc>
        <w:tc>
          <w:tcPr>
            <w:tcW w:w="479" w:type="dxa"/>
            <w:shd w:val="clear" w:color="auto" w:fill="auto"/>
          </w:tcPr>
          <w:p w14:paraId="200E5DF7" w14:textId="77777777" w:rsidR="00641E18" w:rsidRDefault="00641E18" w:rsidP="003F5649">
            <w:pPr>
              <w:spacing w:line="240" w:lineRule="auto"/>
              <w:ind w:firstLine="0"/>
              <w:jc w:val="center"/>
              <w:rPr>
                <w:szCs w:val="22"/>
              </w:rPr>
            </w:pPr>
          </w:p>
        </w:tc>
        <w:tc>
          <w:tcPr>
            <w:tcW w:w="479" w:type="dxa"/>
            <w:shd w:val="clear" w:color="auto" w:fill="auto"/>
          </w:tcPr>
          <w:p w14:paraId="623796E8" w14:textId="27B2D242" w:rsidR="00641E18" w:rsidRDefault="00DB15A1" w:rsidP="003F5649">
            <w:pPr>
              <w:spacing w:line="240" w:lineRule="auto"/>
              <w:ind w:firstLine="0"/>
              <w:jc w:val="center"/>
              <w:rPr>
                <w:szCs w:val="22"/>
              </w:rPr>
            </w:pPr>
            <w:r>
              <w:rPr>
                <w:szCs w:val="22"/>
              </w:rPr>
              <w:t>X</w:t>
            </w:r>
          </w:p>
        </w:tc>
        <w:tc>
          <w:tcPr>
            <w:tcW w:w="479" w:type="dxa"/>
            <w:shd w:val="clear" w:color="auto" w:fill="auto"/>
          </w:tcPr>
          <w:p w14:paraId="09A53BBE" w14:textId="77777777" w:rsidR="00641E18" w:rsidRDefault="00641E18" w:rsidP="003F5649">
            <w:pPr>
              <w:spacing w:line="240" w:lineRule="auto"/>
              <w:ind w:firstLine="0"/>
              <w:jc w:val="center"/>
              <w:rPr>
                <w:szCs w:val="22"/>
              </w:rPr>
            </w:pPr>
          </w:p>
        </w:tc>
        <w:tc>
          <w:tcPr>
            <w:tcW w:w="479" w:type="dxa"/>
            <w:shd w:val="clear" w:color="auto" w:fill="auto"/>
          </w:tcPr>
          <w:p w14:paraId="22F1AC5C" w14:textId="77777777" w:rsidR="00641E18" w:rsidRDefault="00641E18" w:rsidP="003F5649">
            <w:pPr>
              <w:spacing w:line="240" w:lineRule="auto"/>
              <w:ind w:firstLine="0"/>
              <w:jc w:val="center"/>
              <w:rPr>
                <w:szCs w:val="22"/>
              </w:rPr>
            </w:pPr>
          </w:p>
        </w:tc>
        <w:tc>
          <w:tcPr>
            <w:tcW w:w="479" w:type="dxa"/>
            <w:shd w:val="clear" w:color="auto" w:fill="auto"/>
          </w:tcPr>
          <w:p w14:paraId="2C6E1213" w14:textId="77777777" w:rsidR="00641E18" w:rsidRDefault="00641E18" w:rsidP="003F5649">
            <w:pPr>
              <w:spacing w:line="240" w:lineRule="auto"/>
              <w:ind w:firstLine="0"/>
              <w:jc w:val="center"/>
              <w:rPr>
                <w:szCs w:val="22"/>
              </w:rPr>
            </w:pPr>
          </w:p>
        </w:tc>
        <w:tc>
          <w:tcPr>
            <w:tcW w:w="479" w:type="dxa"/>
            <w:shd w:val="clear" w:color="auto" w:fill="auto"/>
          </w:tcPr>
          <w:p w14:paraId="15B835C7" w14:textId="77777777" w:rsidR="00641E18" w:rsidRDefault="00641E18" w:rsidP="003F5649">
            <w:pPr>
              <w:spacing w:line="240" w:lineRule="auto"/>
              <w:ind w:firstLine="0"/>
              <w:jc w:val="center"/>
              <w:rPr>
                <w:szCs w:val="22"/>
              </w:rPr>
            </w:pPr>
          </w:p>
        </w:tc>
        <w:tc>
          <w:tcPr>
            <w:tcW w:w="479" w:type="dxa"/>
            <w:shd w:val="clear" w:color="auto" w:fill="auto"/>
          </w:tcPr>
          <w:p w14:paraId="56F3C2B9" w14:textId="0A033FFF" w:rsidR="00641E18" w:rsidRDefault="00DB15A1" w:rsidP="003F5649">
            <w:pPr>
              <w:spacing w:line="240" w:lineRule="auto"/>
              <w:ind w:firstLine="0"/>
              <w:jc w:val="center"/>
              <w:rPr>
                <w:szCs w:val="22"/>
              </w:rPr>
            </w:pPr>
            <w:r>
              <w:rPr>
                <w:szCs w:val="22"/>
              </w:rPr>
              <w:t>X</w:t>
            </w:r>
          </w:p>
        </w:tc>
        <w:tc>
          <w:tcPr>
            <w:tcW w:w="480" w:type="dxa"/>
            <w:shd w:val="clear" w:color="auto" w:fill="auto"/>
          </w:tcPr>
          <w:p w14:paraId="60820C38" w14:textId="59960AE9" w:rsidR="00641E18" w:rsidRDefault="00DB15A1" w:rsidP="003F5649">
            <w:pPr>
              <w:spacing w:line="240" w:lineRule="auto"/>
              <w:ind w:firstLine="0"/>
              <w:jc w:val="center"/>
              <w:rPr>
                <w:szCs w:val="22"/>
              </w:rPr>
            </w:pPr>
            <w:r>
              <w:rPr>
                <w:szCs w:val="22"/>
              </w:rPr>
              <w:t>X</w:t>
            </w:r>
          </w:p>
        </w:tc>
        <w:tc>
          <w:tcPr>
            <w:tcW w:w="480" w:type="dxa"/>
            <w:shd w:val="clear" w:color="auto" w:fill="auto"/>
          </w:tcPr>
          <w:p w14:paraId="781BB873" w14:textId="678B97FA" w:rsidR="00641E18" w:rsidRDefault="00DB15A1" w:rsidP="003F5649">
            <w:pPr>
              <w:spacing w:line="240" w:lineRule="auto"/>
              <w:ind w:firstLine="0"/>
              <w:jc w:val="center"/>
              <w:rPr>
                <w:szCs w:val="22"/>
              </w:rPr>
            </w:pPr>
            <w:r>
              <w:rPr>
                <w:szCs w:val="22"/>
              </w:rPr>
              <w:t>X</w:t>
            </w:r>
          </w:p>
        </w:tc>
        <w:tc>
          <w:tcPr>
            <w:tcW w:w="480" w:type="dxa"/>
            <w:shd w:val="clear" w:color="auto" w:fill="auto"/>
          </w:tcPr>
          <w:p w14:paraId="5A801A7F" w14:textId="71524236" w:rsidR="00641E18" w:rsidRDefault="00DB15A1" w:rsidP="003F5649">
            <w:pPr>
              <w:spacing w:line="240" w:lineRule="auto"/>
              <w:ind w:firstLine="0"/>
              <w:jc w:val="center"/>
              <w:rPr>
                <w:szCs w:val="22"/>
              </w:rPr>
            </w:pPr>
            <w:r>
              <w:rPr>
                <w:szCs w:val="22"/>
              </w:rPr>
              <w:t>X</w:t>
            </w:r>
          </w:p>
        </w:tc>
        <w:tc>
          <w:tcPr>
            <w:tcW w:w="480" w:type="dxa"/>
            <w:shd w:val="clear" w:color="auto" w:fill="auto"/>
          </w:tcPr>
          <w:p w14:paraId="7F856AC0" w14:textId="77777777" w:rsidR="00641E18" w:rsidRDefault="00641E18" w:rsidP="003F5649">
            <w:pPr>
              <w:spacing w:line="240" w:lineRule="auto"/>
              <w:ind w:firstLine="0"/>
              <w:jc w:val="center"/>
              <w:rPr>
                <w:szCs w:val="22"/>
              </w:rPr>
            </w:pPr>
          </w:p>
        </w:tc>
        <w:tc>
          <w:tcPr>
            <w:tcW w:w="480" w:type="dxa"/>
            <w:shd w:val="clear" w:color="auto" w:fill="auto"/>
          </w:tcPr>
          <w:p w14:paraId="3C5D482D" w14:textId="77777777" w:rsidR="00641E18" w:rsidRDefault="00641E18" w:rsidP="003F5649">
            <w:pPr>
              <w:spacing w:line="240" w:lineRule="auto"/>
              <w:ind w:firstLine="0"/>
              <w:jc w:val="center"/>
              <w:rPr>
                <w:szCs w:val="22"/>
              </w:rPr>
            </w:pPr>
          </w:p>
        </w:tc>
        <w:tc>
          <w:tcPr>
            <w:tcW w:w="480" w:type="dxa"/>
            <w:shd w:val="clear" w:color="auto" w:fill="auto"/>
          </w:tcPr>
          <w:p w14:paraId="61A6CD13" w14:textId="77777777" w:rsidR="00641E18" w:rsidRDefault="00641E18" w:rsidP="003F5649">
            <w:pPr>
              <w:spacing w:line="240" w:lineRule="auto"/>
              <w:ind w:firstLine="0"/>
              <w:jc w:val="center"/>
              <w:rPr>
                <w:szCs w:val="22"/>
              </w:rPr>
            </w:pPr>
          </w:p>
        </w:tc>
        <w:tc>
          <w:tcPr>
            <w:tcW w:w="480" w:type="dxa"/>
            <w:shd w:val="clear" w:color="auto" w:fill="auto"/>
          </w:tcPr>
          <w:p w14:paraId="57162CDD" w14:textId="77777777" w:rsidR="00641E18" w:rsidRDefault="00641E18" w:rsidP="003F5649">
            <w:pPr>
              <w:spacing w:line="240" w:lineRule="auto"/>
              <w:ind w:firstLine="0"/>
              <w:jc w:val="center"/>
              <w:rPr>
                <w:szCs w:val="22"/>
              </w:rPr>
            </w:pPr>
          </w:p>
        </w:tc>
        <w:tc>
          <w:tcPr>
            <w:tcW w:w="480" w:type="dxa"/>
            <w:shd w:val="clear" w:color="auto" w:fill="auto"/>
          </w:tcPr>
          <w:p w14:paraId="08C407C2" w14:textId="541C479F" w:rsidR="00641E18" w:rsidRDefault="00DB15A1" w:rsidP="003F5649">
            <w:pPr>
              <w:spacing w:line="240" w:lineRule="auto"/>
              <w:ind w:firstLine="0"/>
              <w:jc w:val="center"/>
              <w:rPr>
                <w:szCs w:val="22"/>
              </w:rPr>
            </w:pPr>
            <w:r>
              <w:rPr>
                <w:szCs w:val="22"/>
              </w:rPr>
              <w:t>X</w:t>
            </w:r>
          </w:p>
        </w:tc>
      </w:tr>
    </w:tbl>
    <w:commentRangeEnd w:id="167"/>
    <w:p w14:paraId="27383D7F" w14:textId="77777777" w:rsidR="00641E18" w:rsidRPr="002D3F41" w:rsidRDefault="003F5649" w:rsidP="003F5649">
      <w:pPr>
        <w:ind w:firstLine="0"/>
        <w:rPr>
          <w:szCs w:val="22"/>
        </w:rPr>
      </w:pPr>
      <w:r>
        <w:rPr>
          <w:rStyle w:val="CommentReference"/>
        </w:rPr>
        <w:commentReference w:id="167"/>
      </w:r>
      <w:commentRangeEnd w:id="168"/>
      <w:r w:rsidR="00DF2F44">
        <w:rPr>
          <w:rStyle w:val="CommentReference"/>
        </w:rPr>
        <w:commentReference w:id="168"/>
      </w:r>
    </w:p>
    <w:p w14:paraId="23005DEB" w14:textId="04568050" w:rsidR="00620763" w:rsidRPr="00ED3418" w:rsidRDefault="00620763" w:rsidP="00801CA0">
      <w:pPr>
        <w:rPr>
          <w:i/>
          <w:iCs/>
          <w:szCs w:val="22"/>
        </w:rPr>
      </w:pPr>
      <w:r w:rsidRPr="00ED3418">
        <w:rPr>
          <w:i/>
          <w:iCs/>
          <w:szCs w:val="22"/>
        </w:rPr>
        <w:t>Video recordings</w:t>
      </w:r>
      <w:r w:rsidR="00801CA0" w:rsidRPr="00ED3418">
        <w:rPr>
          <w:i/>
          <w:iCs/>
          <w:szCs w:val="22"/>
        </w:rPr>
        <w:t xml:space="preserve">. </w:t>
      </w:r>
      <w:r w:rsidRPr="00ED3418">
        <w:rPr>
          <w:szCs w:val="22"/>
        </w:rPr>
        <w:t xml:space="preserve">The videos for the test stimuli were extracted from the exposure videos employed </w:t>
      </w:r>
      <w:r w:rsidR="00801CA0" w:rsidRPr="00ED3418">
        <w:rPr>
          <w:szCs w:val="22"/>
        </w:rPr>
        <w:t>in the perceptual recalibration experiments in</w:t>
      </w:r>
      <w:r w:rsidRPr="00ED3418">
        <w:rPr>
          <w:szCs w:val="22"/>
        </w:rPr>
        <w:t xml:space="preserve"> Liu and Jaeger (2018). These videos were recorded for Babel (2016) and generously provided by Dr. Molly Babel, as the original video stimuli from Kraljic et al. (2008; Kraljic &amp; Samuel, 2011) are no longer available. The videos show a female talker of similar age as the one employed in </w:t>
      </w:r>
      <w:r w:rsidR="00801CA0" w:rsidRPr="00ED3418">
        <w:rPr>
          <w:szCs w:val="22"/>
        </w:rPr>
        <w:t xml:space="preserve">the audio and video recordings of </w:t>
      </w:r>
      <w:r w:rsidRPr="00ED3418">
        <w:rPr>
          <w:szCs w:val="22"/>
        </w:rPr>
        <w:t xml:space="preserve">Kraljic et al. (2008; Kraljic &amp; Samuel, 2011), providing a highly plausible match for the voice of the talker in audio recordings. Previous study has used this exact combination of the videos recorded by Babel </w:t>
      </w:r>
      <w:r w:rsidRPr="00ED3418">
        <w:rPr>
          <w:szCs w:val="22"/>
        </w:rPr>
        <w:lastRenderedPageBreak/>
        <w:t>and the audio recorded by Kraljic and found perceptual recalibration for audio-only test stimuli from the audio recorded by Kraljic (Liu &amp; Jaeger, 2018).</w:t>
      </w:r>
    </w:p>
    <w:p w14:paraId="601FBC3D" w14:textId="29E1730D" w:rsidR="00620763" w:rsidRPr="00ED3418" w:rsidRDefault="00620763" w:rsidP="00634F96">
      <w:pPr>
        <w:rPr>
          <w:szCs w:val="22"/>
        </w:rPr>
      </w:pPr>
      <w:r w:rsidRPr="00ED3418">
        <w:rPr>
          <w:szCs w:val="22"/>
        </w:rPr>
        <w:t xml:space="preserve">The stimuli created by Babel and colleagues (Babel 2016) did not contain video recordings of the </w:t>
      </w:r>
      <w:proofErr w:type="spellStart"/>
      <w:r w:rsidR="002D3F41">
        <w:rPr>
          <w:i/>
          <w:iCs/>
          <w:szCs w:val="22"/>
        </w:rPr>
        <w:t>ashi-asi</w:t>
      </w:r>
      <w:proofErr w:type="spellEnd"/>
      <w:r w:rsidRPr="00ED3418">
        <w:rPr>
          <w:szCs w:val="22"/>
        </w:rPr>
        <w:t xml:space="preserve"> nonce-word</w:t>
      </w:r>
      <w:r w:rsidR="00801CA0" w:rsidRPr="00ED3418">
        <w:rPr>
          <w:szCs w:val="22"/>
        </w:rPr>
        <w:t>s</w:t>
      </w:r>
      <w:r w:rsidRPr="00ED3418">
        <w:rPr>
          <w:szCs w:val="22"/>
        </w:rPr>
        <w:t xml:space="preserve">, and the talker recorded by Babel and colleagues was no longer available (Molly Babel, p.c. July 17, 2020). For Experiment 1a, we </w:t>
      </w:r>
      <w:r w:rsidR="00801CA0" w:rsidRPr="00ED3418">
        <w:rPr>
          <w:szCs w:val="22"/>
        </w:rPr>
        <w:t xml:space="preserve">thus </w:t>
      </w:r>
      <w:r w:rsidRPr="00ED3418">
        <w:rPr>
          <w:szCs w:val="22"/>
        </w:rPr>
        <w:t xml:space="preserve">identified twelve video recordings of exposure stimuli with the required sound sequence similar </w:t>
      </w:r>
      <w:r w:rsidR="002D3F41">
        <w:rPr>
          <w:szCs w:val="22"/>
        </w:rPr>
        <w:t xml:space="preserve">to </w:t>
      </w:r>
      <w:proofErr w:type="spellStart"/>
      <w:r w:rsidR="002D3F41">
        <w:rPr>
          <w:i/>
          <w:iCs/>
          <w:szCs w:val="22"/>
        </w:rPr>
        <w:t>ashi</w:t>
      </w:r>
      <w:proofErr w:type="spellEnd"/>
      <w:r w:rsidR="002D3F41">
        <w:rPr>
          <w:i/>
          <w:iCs/>
          <w:szCs w:val="22"/>
        </w:rPr>
        <w:t xml:space="preserve"> </w:t>
      </w:r>
      <w:r w:rsidR="002D3F41">
        <w:rPr>
          <w:szCs w:val="22"/>
        </w:rPr>
        <w:t>(</w:t>
      </w:r>
      <w:proofErr w:type="gramStart"/>
      <w:r w:rsidR="002D3F41">
        <w:rPr>
          <w:szCs w:val="22"/>
        </w:rPr>
        <w:t>e.g.</w:t>
      </w:r>
      <w:proofErr w:type="gramEnd"/>
      <w:r w:rsidR="002D3F41">
        <w:rPr>
          <w:szCs w:val="22"/>
        </w:rPr>
        <w:t xml:space="preserve"> </w:t>
      </w:r>
      <w:r w:rsidR="002D3F41">
        <w:rPr>
          <w:i/>
          <w:iCs/>
          <w:szCs w:val="22"/>
        </w:rPr>
        <w:t>m[</w:t>
      </w:r>
      <w:proofErr w:type="spellStart"/>
      <w:r w:rsidR="002D3F41">
        <w:rPr>
          <w:i/>
          <w:iCs/>
          <w:szCs w:val="22"/>
        </w:rPr>
        <w:t>achi</w:t>
      </w:r>
      <w:proofErr w:type="spellEnd"/>
      <w:r w:rsidR="002D3F41">
        <w:rPr>
          <w:i/>
          <w:iCs/>
          <w:szCs w:val="22"/>
        </w:rPr>
        <w:t>]</w:t>
      </w:r>
      <w:proofErr w:type="spellStart"/>
      <w:r w:rsidR="002D3F41">
        <w:rPr>
          <w:i/>
          <w:iCs/>
          <w:szCs w:val="22"/>
        </w:rPr>
        <w:t>nery</w:t>
      </w:r>
      <w:proofErr w:type="spellEnd"/>
      <w:r w:rsidR="002D3F41">
        <w:rPr>
          <w:szCs w:val="22"/>
        </w:rPr>
        <w:t>)</w:t>
      </w:r>
      <w:r w:rsidRPr="00ED3418">
        <w:rPr>
          <w:szCs w:val="22"/>
        </w:rPr>
        <w:t xml:space="preserve"> or </w:t>
      </w:r>
      <w:proofErr w:type="spellStart"/>
      <w:r w:rsidR="002D3F41">
        <w:rPr>
          <w:i/>
          <w:iCs/>
          <w:szCs w:val="22"/>
        </w:rPr>
        <w:t>asi</w:t>
      </w:r>
      <w:proofErr w:type="spellEnd"/>
      <w:r w:rsidR="002D3F41">
        <w:rPr>
          <w:i/>
          <w:iCs/>
          <w:szCs w:val="22"/>
        </w:rPr>
        <w:t xml:space="preserve"> </w:t>
      </w:r>
      <w:r w:rsidR="002D3F41">
        <w:rPr>
          <w:szCs w:val="22"/>
        </w:rPr>
        <w:t xml:space="preserve">(e.g. </w:t>
      </w:r>
      <w:proofErr w:type="spellStart"/>
      <w:r w:rsidR="002D3F41">
        <w:rPr>
          <w:i/>
          <w:iCs/>
          <w:szCs w:val="22"/>
        </w:rPr>
        <w:t>democr</w:t>
      </w:r>
      <w:proofErr w:type="spellEnd"/>
      <w:r w:rsidR="002D3F41">
        <w:rPr>
          <w:i/>
          <w:iCs/>
          <w:szCs w:val="22"/>
        </w:rPr>
        <w:t>[</w:t>
      </w:r>
      <w:proofErr w:type="spellStart"/>
      <w:r w:rsidR="002D3F41">
        <w:rPr>
          <w:i/>
          <w:iCs/>
          <w:szCs w:val="22"/>
        </w:rPr>
        <w:t>acy</w:t>
      </w:r>
      <w:proofErr w:type="spellEnd"/>
      <w:r w:rsidR="002D3F41">
        <w:rPr>
          <w:i/>
          <w:iCs/>
          <w:szCs w:val="22"/>
        </w:rPr>
        <w:t>]</w:t>
      </w:r>
      <w:r w:rsidR="002D3F41">
        <w:rPr>
          <w:szCs w:val="22"/>
        </w:rPr>
        <w:t>) (for full list, see supplemental materials)</w:t>
      </w:r>
      <w:r w:rsidRPr="00ED3418">
        <w:rPr>
          <w:szCs w:val="22"/>
        </w:rPr>
        <w:t xml:space="preserve">. Care was also taken to select recordings for which the relevant sequence matches the duration of the acoustic stimulus. We used the </w:t>
      </w:r>
      <w:r w:rsidR="00E31B55">
        <w:rPr>
          <w:szCs w:val="22"/>
        </w:rPr>
        <w:t>open</w:t>
      </w:r>
      <w:r w:rsidR="00057517">
        <w:rPr>
          <w:szCs w:val="22"/>
        </w:rPr>
        <w:t>-</w:t>
      </w:r>
      <w:r w:rsidR="00E31B55">
        <w:rPr>
          <w:szCs w:val="22"/>
        </w:rPr>
        <w:t xml:space="preserve">source </w:t>
      </w:r>
      <w:r w:rsidRPr="00ED3418">
        <w:rPr>
          <w:szCs w:val="22"/>
        </w:rPr>
        <w:t xml:space="preserve">video editing software </w:t>
      </w:r>
      <w:proofErr w:type="spellStart"/>
      <w:r w:rsidRPr="00ED3418">
        <w:rPr>
          <w:szCs w:val="22"/>
        </w:rPr>
        <w:t>Shotcut</w:t>
      </w:r>
      <w:proofErr w:type="spellEnd"/>
      <w:r w:rsidRPr="00ED3418">
        <w:rPr>
          <w:szCs w:val="22"/>
        </w:rPr>
        <w:t xml:space="preserve"> </w:t>
      </w:r>
      <w:r w:rsidR="00E31B55">
        <w:rPr>
          <w:szCs w:val="22"/>
        </w:rPr>
        <w:t xml:space="preserve">(shotcut.org) </w:t>
      </w:r>
      <w:r w:rsidRPr="00ED3418">
        <w:rPr>
          <w:szCs w:val="22"/>
        </w:rPr>
        <w:t xml:space="preserve">to extract the relevant video sequence out of </w:t>
      </w:r>
      <w:r w:rsidR="00C90BA2" w:rsidRPr="00ED3418">
        <w:rPr>
          <w:szCs w:val="22"/>
        </w:rPr>
        <w:t>the</w:t>
      </w:r>
      <w:r w:rsidRPr="00ED3418">
        <w:rPr>
          <w:szCs w:val="22"/>
        </w:rPr>
        <w:t xml:space="preserve"> original recordings. Following the procedure used in previous work to create the exposure videos (Babel 2016), we added a fade-in and fade-out (each of 300 msecs) to the beginning and end of the new video segments. This resulted in videos of, on average, 1361 msecs duration (SD = 54 msecs).</w:t>
      </w:r>
    </w:p>
    <w:p w14:paraId="3C854F05" w14:textId="11ACEB30" w:rsidR="00620763" w:rsidRPr="00ED3418" w:rsidRDefault="00620763" w:rsidP="00634F96">
      <w:pPr>
        <w:rPr>
          <w:szCs w:val="22"/>
        </w:rPr>
      </w:pPr>
      <w:r w:rsidRPr="00ED3418">
        <w:rPr>
          <w:szCs w:val="22"/>
        </w:rPr>
        <w:t>Half of the twelve videos were extracted from video recordings of the talker pronouncing a</w:t>
      </w:r>
      <w:r w:rsidR="005A627B" w:rsidRPr="00ED3418">
        <w:rPr>
          <w:szCs w:val="22"/>
        </w:rPr>
        <w:t xml:space="preserve"> word with an </w:t>
      </w:r>
      <w:proofErr w:type="spellStart"/>
      <w:r w:rsidR="00E20210" w:rsidRPr="005C0E5E">
        <w:rPr>
          <w:i/>
          <w:iCs/>
          <w:szCs w:val="22"/>
        </w:rPr>
        <w:t>asi</w:t>
      </w:r>
      <w:proofErr w:type="spellEnd"/>
      <w:r w:rsidR="005A627B" w:rsidRPr="00ED3418">
        <w:rPr>
          <w:szCs w:val="22"/>
        </w:rPr>
        <w:t xml:space="preserve"> sequence</w:t>
      </w:r>
      <w:r w:rsidRPr="00ED3418">
        <w:rPr>
          <w:szCs w:val="22"/>
        </w:rPr>
        <w:t xml:space="preserve"> (e.g., </w:t>
      </w:r>
      <w:r w:rsidR="005C0E5E">
        <w:rPr>
          <w:i/>
          <w:iCs/>
          <w:szCs w:val="22"/>
        </w:rPr>
        <w:t>leg[</w:t>
      </w:r>
      <w:proofErr w:type="spellStart"/>
      <w:r w:rsidR="005C0E5E">
        <w:rPr>
          <w:i/>
          <w:iCs/>
          <w:szCs w:val="22"/>
        </w:rPr>
        <w:t>acy</w:t>
      </w:r>
      <w:proofErr w:type="spellEnd"/>
      <w:r w:rsidR="005C0E5E">
        <w:rPr>
          <w:i/>
          <w:iCs/>
          <w:szCs w:val="22"/>
        </w:rPr>
        <w:t>]</w:t>
      </w:r>
      <w:r w:rsidR="005A627B" w:rsidRPr="00ED3418">
        <w:rPr>
          <w:szCs w:val="22"/>
        </w:rPr>
        <w:t xml:space="preserve">, henceforth </w:t>
      </w:r>
      <w:r w:rsidR="003A0879" w:rsidRPr="00ED3418">
        <w:rPr>
          <w:szCs w:val="22"/>
        </w:rPr>
        <w:t xml:space="preserve">visual </w:t>
      </w:r>
      <w:r w:rsidR="005A627B" w:rsidRPr="00ED3418">
        <w:rPr>
          <w:szCs w:val="22"/>
        </w:rPr>
        <w:t>/s/-bias</w:t>
      </w:r>
      <w:r w:rsidRPr="00ED3418">
        <w:rPr>
          <w:szCs w:val="22"/>
        </w:rPr>
        <w:t xml:space="preserve">). The other half were extracted from video recordings of the talker pronouncing </w:t>
      </w:r>
      <w:r w:rsidR="003A0879" w:rsidRPr="00ED3418">
        <w:rPr>
          <w:szCs w:val="22"/>
        </w:rPr>
        <w:t xml:space="preserve">a word with an </w:t>
      </w:r>
      <w:proofErr w:type="spellStart"/>
      <w:r w:rsidR="005C0E5E">
        <w:rPr>
          <w:i/>
          <w:iCs/>
          <w:szCs w:val="22"/>
        </w:rPr>
        <w:t>ashi</w:t>
      </w:r>
      <w:proofErr w:type="spellEnd"/>
      <w:r w:rsidR="003A0879" w:rsidRPr="00ED3418">
        <w:rPr>
          <w:szCs w:val="22"/>
        </w:rPr>
        <w:t xml:space="preserve"> sequence</w:t>
      </w:r>
      <w:r w:rsidRPr="00ED3418">
        <w:rPr>
          <w:szCs w:val="22"/>
        </w:rPr>
        <w:t xml:space="preserve"> (e.g., </w:t>
      </w:r>
      <w:proofErr w:type="spellStart"/>
      <w:r w:rsidR="005C0E5E">
        <w:rPr>
          <w:i/>
          <w:iCs/>
          <w:szCs w:val="22"/>
        </w:rPr>
        <w:t>gl</w:t>
      </w:r>
      <w:proofErr w:type="spellEnd"/>
      <w:r w:rsidR="005C0E5E">
        <w:rPr>
          <w:i/>
          <w:iCs/>
          <w:szCs w:val="22"/>
        </w:rPr>
        <w:t>[</w:t>
      </w:r>
      <w:proofErr w:type="spellStart"/>
      <w:r w:rsidR="005C0E5E">
        <w:rPr>
          <w:i/>
          <w:iCs/>
          <w:szCs w:val="22"/>
        </w:rPr>
        <w:t>aci</w:t>
      </w:r>
      <w:proofErr w:type="spellEnd"/>
      <w:r w:rsidR="005C0E5E">
        <w:rPr>
          <w:i/>
          <w:iCs/>
          <w:szCs w:val="22"/>
        </w:rPr>
        <w:t>]er</w:t>
      </w:r>
      <w:r w:rsidR="005C0E5E">
        <w:rPr>
          <w:szCs w:val="22"/>
        </w:rPr>
        <w:t>,</w:t>
      </w:r>
      <w:r w:rsidR="003A0879" w:rsidRPr="00ED3418">
        <w:rPr>
          <w:szCs w:val="22"/>
        </w:rPr>
        <w:t xml:space="preserve"> henceforth visual /ʃ/-bias</w:t>
      </w:r>
      <w:r w:rsidRPr="00ED3418">
        <w:rPr>
          <w:szCs w:val="22"/>
        </w:rPr>
        <w:t>). For each of those six videos, half showed the talker with the pen in the mouth and half showed the talker with a pen in the hand. The presence of a visual bias towards /s/ or /</w:t>
      </w:r>
      <w:r w:rsidR="003A0879" w:rsidRPr="00ED3418">
        <w:rPr>
          <w:szCs w:val="22"/>
        </w:rPr>
        <w:t>ʃ</w:t>
      </w:r>
      <w:r w:rsidRPr="00ED3418">
        <w:rPr>
          <w:szCs w:val="22"/>
        </w:rPr>
        <w:t>/ and the location of the pen were thus fully crossed between the twelve video items.</w:t>
      </w:r>
    </w:p>
    <w:p w14:paraId="61354B01" w14:textId="2E140D3D" w:rsidR="00620763" w:rsidRPr="00ED3418" w:rsidRDefault="00620763" w:rsidP="00634F96">
      <w:pPr>
        <w:rPr>
          <w:szCs w:val="22"/>
        </w:rPr>
      </w:pPr>
      <w:r w:rsidRPr="00ED3418">
        <w:rPr>
          <w:szCs w:val="22"/>
        </w:rPr>
        <w:t>Experiment</w:t>
      </w:r>
      <w:r w:rsidR="003A0879" w:rsidRPr="00ED3418">
        <w:rPr>
          <w:szCs w:val="22"/>
        </w:rPr>
        <w:t>s</w:t>
      </w:r>
      <w:r w:rsidRPr="00ED3418">
        <w:rPr>
          <w:szCs w:val="22"/>
        </w:rPr>
        <w:t xml:space="preserve"> 1b </w:t>
      </w:r>
      <w:r w:rsidR="003A0879" w:rsidRPr="00ED3418">
        <w:rPr>
          <w:szCs w:val="22"/>
        </w:rPr>
        <w:t>and 1c employ</w:t>
      </w:r>
      <w:r w:rsidRPr="00ED3418">
        <w:rPr>
          <w:szCs w:val="22"/>
        </w:rPr>
        <w:t xml:space="preserve"> eleven of these twelve videos. The twelfth video was replaced with a video in kind because, as described below, the results of Experiment 1a indicated a particularly strong visual bias for that video</w:t>
      </w:r>
      <w:r w:rsidR="004F276B">
        <w:rPr>
          <w:szCs w:val="22"/>
        </w:rPr>
        <w:t xml:space="preserve"> (see SI:</w:t>
      </w:r>
      <w:r w:rsidR="004F276B" w:rsidRPr="003F5649">
        <w:rPr>
          <w:highlight w:val="yellow"/>
        </w:rPr>
        <w:t>XXX</w:t>
      </w:r>
      <w:r w:rsidR="004F276B">
        <w:rPr>
          <w:szCs w:val="22"/>
        </w:rPr>
        <w:t>)</w:t>
      </w:r>
      <w:r w:rsidRPr="00ED3418">
        <w:rPr>
          <w:szCs w:val="22"/>
        </w:rPr>
        <w:t xml:space="preserve">. </w:t>
      </w:r>
    </w:p>
    <w:p w14:paraId="0190AB31" w14:textId="73E4486E" w:rsidR="00620763" w:rsidRDefault="00620763" w:rsidP="003A0879">
      <w:pPr>
        <w:rPr>
          <w:szCs w:val="22"/>
        </w:rPr>
      </w:pPr>
      <w:r w:rsidRPr="00ED3418">
        <w:rPr>
          <w:i/>
          <w:iCs/>
          <w:szCs w:val="22"/>
        </w:rPr>
        <w:t>Audio-visual stimuli</w:t>
      </w:r>
      <w:r w:rsidR="003A0879" w:rsidRPr="00ED3418">
        <w:rPr>
          <w:i/>
          <w:iCs/>
          <w:szCs w:val="22"/>
        </w:rPr>
        <w:t xml:space="preserve">. </w:t>
      </w:r>
      <w:r w:rsidRPr="00ED3418">
        <w:rPr>
          <w:szCs w:val="22"/>
        </w:rPr>
        <w:t xml:space="preserve">The audio and video recordings were combined into audiovisual stimuli following the same procedure used in Liu and Jaeger (2018). Care was taken to ensure that </w:t>
      </w:r>
      <w:r w:rsidRPr="00ED3418">
        <w:rPr>
          <w:szCs w:val="22"/>
        </w:rPr>
        <w:lastRenderedPageBreak/>
        <w:t>the audio and video recordings aligned. We fully crossed the six steps along the acoustic continuum with each of the 12 video items, resulting in 72 audiovisual stimuli</w:t>
      </w:r>
      <w:r w:rsidR="003A0879" w:rsidRPr="00ED3418">
        <w:rPr>
          <w:szCs w:val="22"/>
        </w:rPr>
        <w:t xml:space="preserve"> for each of the three experiments</w:t>
      </w:r>
      <w:r w:rsidRPr="00ED3418">
        <w:rPr>
          <w:szCs w:val="22"/>
        </w:rPr>
        <w:t xml:space="preserve">. </w:t>
      </w:r>
      <w:moveFromRangeStart w:id="169" w:author="Jaeger, Florian" w:date="2023-05-27T12:04:00Z" w:name="move136081475"/>
      <w:commentRangeStart w:id="170"/>
      <w:moveFrom w:id="171" w:author="Jaeger, Florian" w:date="2023-05-27T12:04:00Z">
        <w:r w:rsidRPr="00ED3418" w:rsidDel="00E80486">
          <w:rPr>
            <w:szCs w:val="22"/>
          </w:rPr>
          <w:t>The original video and audio recordings as well as all audiovisual test stimuli for both experiments are available as part of the OSF repository.</w:t>
        </w:r>
        <w:commentRangeEnd w:id="170"/>
        <w:r w:rsidR="00E85D79" w:rsidDel="00E80486">
          <w:rPr>
            <w:rStyle w:val="CommentReference"/>
          </w:rPr>
          <w:commentReference w:id="170"/>
        </w:r>
      </w:moveFrom>
      <w:moveFromRangeEnd w:id="169"/>
    </w:p>
    <w:p w14:paraId="05DCF9BE" w14:textId="3FA83F07" w:rsidR="00620763" w:rsidRPr="00ED3418" w:rsidRDefault="00620763" w:rsidP="003A0879">
      <w:pPr>
        <w:rPr>
          <w:b/>
          <w:bCs/>
          <w:i/>
          <w:iCs/>
          <w:szCs w:val="22"/>
        </w:rPr>
      </w:pPr>
      <w:r w:rsidRPr="00ED3418">
        <w:rPr>
          <w:b/>
          <w:bCs/>
          <w:i/>
          <w:iCs/>
          <w:szCs w:val="22"/>
        </w:rPr>
        <w:t>Procedure</w:t>
      </w:r>
      <w:r w:rsidR="003A0879" w:rsidRPr="00ED3418">
        <w:rPr>
          <w:b/>
          <w:bCs/>
          <w:i/>
          <w:iCs/>
          <w:szCs w:val="22"/>
        </w:rPr>
        <w:t xml:space="preserve">. </w:t>
      </w:r>
      <w:r w:rsidRPr="00ED3418">
        <w:rPr>
          <w:szCs w:val="22"/>
        </w:rPr>
        <w:t xml:space="preserve">Our web-based </w:t>
      </w:r>
      <w:r w:rsidR="003A0879" w:rsidRPr="00ED3418">
        <w:rPr>
          <w:szCs w:val="22"/>
        </w:rPr>
        <w:t>procedure</w:t>
      </w:r>
      <w:r w:rsidRPr="00ED3418">
        <w:rPr>
          <w:szCs w:val="22"/>
        </w:rPr>
        <w:t xml:space="preserve"> closely followed Liu and Jaeger (2018</w:t>
      </w:r>
      <w:r w:rsidR="00951F3F">
        <w:rPr>
          <w:szCs w:val="22"/>
        </w:rPr>
        <w:t>)</w:t>
      </w:r>
      <w:r w:rsidRPr="00ED3418">
        <w:rPr>
          <w:szCs w:val="22"/>
        </w:rPr>
        <w:t>. The experiment consisted of (1) instructions, followed by (2) a test phase and (3) a post-experiment survey.</w:t>
      </w:r>
      <w:ins w:id="172" w:author="Jaeger, Florian" w:date="2023-05-27T12:04:00Z">
        <w:r w:rsidR="00E80486" w:rsidRPr="00E80486">
          <w:rPr>
            <w:szCs w:val="22"/>
          </w:rPr>
          <w:t xml:space="preserve"> </w:t>
        </w:r>
      </w:ins>
      <w:moveToRangeStart w:id="173" w:author="Jaeger, Florian" w:date="2023-05-27T12:04:00Z" w:name="move136081475"/>
      <w:commentRangeStart w:id="174"/>
      <w:moveTo w:id="175" w:author="Jaeger, Florian" w:date="2023-05-27T12:04:00Z">
        <w:del w:id="176" w:author="Jaeger, Florian" w:date="2023-05-27T12:04:00Z">
          <w:r w:rsidR="00E80486" w:rsidRPr="00ED3418" w:rsidDel="00E80486">
            <w:rPr>
              <w:szCs w:val="22"/>
            </w:rPr>
            <w:delText>The original video and audio recordings as well as all audiovisual test stimuli for both experiments are available as part of the OSF repository.</w:delText>
          </w:r>
          <w:commentRangeEnd w:id="174"/>
          <w:r w:rsidR="00E80486" w:rsidDel="00E80486">
            <w:rPr>
              <w:rStyle w:val="CommentReference"/>
            </w:rPr>
            <w:commentReference w:id="174"/>
          </w:r>
        </w:del>
      </w:moveTo>
      <w:moveToRangeEnd w:id="173"/>
      <w:del w:id="177" w:author="Jaeger, Florian" w:date="2023-05-27T12:04:00Z">
        <w:r w:rsidR="003A0879" w:rsidRPr="00ED3418" w:rsidDel="00E80486">
          <w:rPr>
            <w:szCs w:val="22"/>
          </w:rPr>
          <w:delText xml:space="preserve"> </w:delText>
        </w:r>
        <w:commentRangeStart w:id="178"/>
        <w:r w:rsidR="003A0879" w:rsidRPr="00ED3418" w:rsidDel="00E80486">
          <w:rPr>
            <w:szCs w:val="22"/>
          </w:rPr>
          <w:delText xml:space="preserve">Exact replica of </w:delText>
        </w:r>
        <w:r w:rsidR="00E538CF" w:rsidDel="00E80486">
          <w:rPr>
            <w:szCs w:val="22"/>
          </w:rPr>
          <w:delText>all experiments</w:delText>
        </w:r>
        <w:r w:rsidR="003A0879" w:rsidRPr="00ED3418" w:rsidDel="00E80486">
          <w:rPr>
            <w:szCs w:val="22"/>
          </w:rPr>
          <w:delText xml:space="preserve"> for demonstration purposes can be found at </w:delText>
        </w:r>
        <w:commentRangeStart w:id="179"/>
        <w:r w:rsidR="003A0879" w:rsidRPr="00ED3418" w:rsidDel="00E80486">
          <w:rPr>
            <w:szCs w:val="22"/>
            <w:highlight w:val="cyan"/>
          </w:rPr>
          <w:delText>XYZ</w:delText>
        </w:r>
        <w:commentRangeEnd w:id="179"/>
        <w:r w:rsidR="00E538CF" w:rsidDel="00E80486">
          <w:rPr>
            <w:rStyle w:val="CommentReference"/>
          </w:rPr>
          <w:commentReference w:id="179"/>
        </w:r>
        <w:r w:rsidR="003A0879" w:rsidRPr="00ED3418" w:rsidDel="00E80486">
          <w:rPr>
            <w:szCs w:val="22"/>
          </w:rPr>
          <w:delText xml:space="preserve">. The same page contains </w:delText>
        </w:r>
        <w:r w:rsidR="00306C5A" w:rsidRPr="00ED3418" w:rsidDel="00E80486">
          <w:rPr>
            <w:szCs w:val="22"/>
          </w:rPr>
          <w:delText>screen</w:delText>
        </w:r>
        <w:r w:rsidR="003A0879" w:rsidRPr="00ED3418" w:rsidDel="00E80486">
          <w:rPr>
            <w:szCs w:val="22"/>
          </w:rPr>
          <w:delText xml:space="preserve"> recordings of </w:delText>
        </w:r>
        <w:r w:rsidR="00306C5A" w:rsidRPr="00ED3418" w:rsidDel="00E80486">
          <w:rPr>
            <w:szCs w:val="22"/>
          </w:rPr>
          <w:delText>a participant taking the experiment.</w:delText>
        </w:r>
        <w:commentRangeEnd w:id="178"/>
        <w:r w:rsidR="00E85D79" w:rsidDel="00E80486">
          <w:rPr>
            <w:rStyle w:val="CommentReference"/>
          </w:rPr>
          <w:commentReference w:id="178"/>
        </w:r>
      </w:del>
    </w:p>
    <w:p w14:paraId="1988BD68" w14:textId="71D07C7C" w:rsidR="00620763" w:rsidRPr="00ED3418" w:rsidRDefault="00620763" w:rsidP="003A0879">
      <w:pPr>
        <w:rPr>
          <w:szCs w:val="22"/>
        </w:rPr>
      </w:pPr>
      <w:r w:rsidRPr="00ED3418">
        <w:rPr>
          <w:i/>
          <w:iCs/>
          <w:szCs w:val="22"/>
        </w:rPr>
        <w:t>Instructions</w:t>
      </w:r>
      <w:r w:rsidR="003A0879" w:rsidRPr="00ED3418">
        <w:rPr>
          <w:i/>
          <w:iCs/>
          <w:szCs w:val="22"/>
        </w:rPr>
        <w:t xml:space="preserve">. </w:t>
      </w:r>
      <w:r w:rsidRPr="00ED3418">
        <w:rPr>
          <w:szCs w:val="22"/>
        </w:rPr>
        <w:t xml:space="preserve">The first page of instructions informed participants </w:t>
      </w:r>
      <w:r w:rsidR="003A0879" w:rsidRPr="00ED3418">
        <w:rPr>
          <w:szCs w:val="22"/>
        </w:rPr>
        <w:t>“</w:t>
      </w:r>
      <w:r w:rsidRPr="00ED3418">
        <w:rPr>
          <w:szCs w:val="22"/>
        </w:rPr>
        <w:t>This HIT is a psychology experiment about how people understand speech. Your task will be to listen to words, and to press a button on the keyboard to tell us what you heard.</w:t>
      </w:r>
      <w:r w:rsidR="003A0879" w:rsidRPr="00ED3418">
        <w:rPr>
          <w:szCs w:val="22"/>
        </w:rPr>
        <w:t>” Participants were informed that</w:t>
      </w:r>
      <w:r w:rsidRPr="00ED3418">
        <w:rPr>
          <w:szCs w:val="22"/>
        </w:rPr>
        <w:t xml:space="preserve"> "It is extremely important that you use over-the-ear headphones of good sound quality for this experiment. If your headphones cost less than $30, then it is likely that they do not fulfill our criteria.</w:t>
      </w:r>
      <w:r w:rsidR="003A0879" w:rsidRPr="00ED3418">
        <w:rPr>
          <w:szCs w:val="22"/>
        </w:rPr>
        <w:t>”</w:t>
      </w:r>
      <w:r w:rsidRPr="00ED3418">
        <w:rPr>
          <w:szCs w:val="22"/>
        </w:rPr>
        <w:t xml:space="preserve"> Participants were informed of the duration of the experiment, payment, eligibility, then completed a sound check, and gave consent. </w:t>
      </w:r>
      <w:r w:rsidR="003A0879" w:rsidRPr="00ED3418">
        <w:rPr>
          <w:szCs w:val="22"/>
        </w:rPr>
        <w:t>Following all previous experiments in our lab, t</w:t>
      </w:r>
      <w:r w:rsidRPr="00ED3418">
        <w:rPr>
          <w:szCs w:val="22"/>
        </w:rPr>
        <w:t xml:space="preserve">hese steps were all available prior to accepting the </w:t>
      </w:r>
      <w:r w:rsidR="00B96985">
        <w:rPr>
          <w:szCs w:val="22"/>
        </w:rPr>
        <w:t>experiment</w:t>
      </w:r>
      <w:r w:rsidRPr="00ED3418">
        <w:rPr>
          <w:szCs w:val="22"/>
        </w:rPr>
        <w:t xml:space="preserve">, but in order to start the experiment, participants had to accept the </w:t>
      </w:r>
      <w:r w:rsidR="00B96985">
        <w:rPr>
          <w:szCs w:val="22"/>
        </w:rPr>
        <w:t>experiment</w:t>
      </w:r>
      <w:r w:rsidRPr="00ED3418">
        <w:rPr>
          <w:szCs w:val="22"/>
        </w:rPr>
        <w:t>.</w:t>
      </w:r>
    </w:p>
    <w:p w14:paraId="5B60AD2E" w14:textId="26E093F5" w:rsidR="003A0879" w:rsidRPr="00ED3418" w:rsidRDefault="00620763" w:rsidP="003A0879">
      <w:pPr>
        <w:rPr>
          <w:szCs w:val="22"/>
        </w:rPr>
      </w:pPr>
      <w:r w:rsidRPr="00ED3418">
        <w:rPr>
          <w:i/>
          <w:iCs/>
          <w:szCs w:val="22"/>
        </w:rPr>
        <w:t>Test phase</w:t>
      </w:r>
      <w:r w:rsidR="003A0879" w:rsidRPr="00ED3418">
        <w:rPr>
          <w:i/>
          <w:iCs/>
          <w:szCs w:val="22"/>
        </w:rPr>
        <w:t xml:space="preserve">. </w:t>
      </w:r>
      <w:r w:rsidR="003A0879" w:rsidRPr="00ED3418">
        <w:rPr>
          <w:szCs w:val="22"/>
        </w:rPr>
        <w:t>At the beginning of the</w:t>
      </w:r>
      <w:r w:rsidRPr="00ED3418">
        <w:rPr>
          <w:szCs w:val="22"/>
        </w:rPr>
        <w:t xml:space="preserve"> test phase, participants were instructed: </w:t>
      </w:r>
    </w:p>
    <w:p w14:paraId="1098D41B" w14:textId="77777777" w:rsidR="003A0879" w:rsidRPr="00ED3418" w:rsidRDefault="003A0879" w:rsidP="00CE7AE0">
      <w:pPr>
        <w:ind w:firstLine="0"/>
        <w:rPr>
          <w:szCs w:val="22"/>
        </w:rPr>
      </w:pPr>
    </w:p>
    <w:p w14:paraId="29EC11A8" w14:textId="520DC8D4" w:rsidR="00620763" w:rsidRPr="00ED3418" w:rsidRDefault="00620763" w:rsidP="00C32404">
      <w:pPr>
        <w:ind w:left="720" w:firstLine="0"/>
        <w:rPr>
          <w:i/>
          <w:iCs/>
          <w:szCs w:val="22"/>
        </w:rPr>
      </w:pPr>
      <w:r w:rsidRPr="00ED3418">
        <w:rPr>
          <w:i/>
          <w:iCs/>
          <w:szCs w:val="22"/>
        </w:rPr>
        <w:t xml:space="preserve">You will see and hear videos of a female speaker producing words. Your task is to decide whether the speaker is saying </w:t>
      </w:r>
      <w:commentRangeStart w:id="180"/>
      <w:r w:rsidR="003A0879" w:rsidRPr="00ED3418">
        <w:rPr>
          <w:i/>
          <w:iCs/>
          <w:szCs w:val="22"/>
        </w:rPr>
        <w:t>“</w:t>
      </w:r>
      <w:proofErr w:type="spellStart"/>
      <w:r w:rsidRPr="00ED3418">
        <w:rPr>
          <w:i/>
          <w:iCs/>
          <w:szCs w:val="22"/>
        </w:rPr>
        <w:t>asi</w:t>
      </w:r>
      <w:proofErr w:type="spellEnd"/>
      <w:r w:rsidR="003A0879" w:rsidRPr="00ED3418">
        <w:rPr>
          <w:i/>
          <w:iCs/>
          <w:szCs w:val="22"/>
        </w:rPr>
        <w:t>”</w:t>
      </w:r>
      <w:r w:rsidRPr="00ED3418">
        <w:rPr>
          <w:i/>
          <w:iCs/>
          <w:szCs w:val="22"/>
        </w:rPr>
        <w:t xml:space="preserve"> or </w:t>
      </w:r>
      <w:r w:rsidR="003A0879" w:rsidRPr="00ED3418">
        <w:rPr>
          <w:i/>
          <w:iCs/>
          <w:szCs w:val="22"/>
        </w:rPr>
        <w:t>“</w:t>
      </w:r>
      <w:proofErr w:type="spellStart"/>
      <w:r w:rsidRPr="00ED3418">
        <w:rPr>
          <w:i/>
          <w:iCs/>
          <w:szCs w:val="22"/>
        </w:rPr>
        <w:t>ashi</w:t>
      </w:r>
      <w:proofErr w:type="spellEnd"/>
      <w:r w:rsidR="003A0879" w:rsidRPr="00ED3418">
        <w:rPr>
          <w:i/>
          <w:iCs/>
          <w:szCs w:val="22"/>
        </w:rPr>
        <w:t>”</w:t>
      </w:r>
      <w:r w:rsidRPr="00ED3418">
        <w:rPr>
          <w:i/>
          <w:iCs/>
          <w:szCs w:val="22"/>
        </w:rPr>
        <w:t xml:space="preserve">. </w:t>
      </w:r>
      <w:commentRangeEnd w:id="180"/>
      <w:r w:rsidR="00DF2F44">
        <w:rPr>
          <w:rStyle w:val="CommentReference"/>
        </w:rPr>
        <w:commentReference w:id="180"/>
      </w:r>
      <w:r w:rsidRPr="00ED3418">
        <w:rPr>
          <w:i/>
          <w:iCs/>
          <w:szCs w:val="22"/>
        </w:rPr>
        <w:t xml:space="preserve">We appreciate your attention to this task. Please answer as quickly and accurately as possible, without rushing. You may hear similar sounds several times. As a form of quality control, you may sometimes see a white dot in the video. If it occurs, it is easy to see. If you see a white dot, please press </w:t>
      </w:r>
      <w:r w:rsidR="003A0879" w:rsidRPr="00ED3418">
        <w:rPr>
          <w:i/>
          <w:iCs/>
          <w:szCs w:val="22"/>
        </w:rPr>
        <w:t>“</w:t>
      </w:r>
      <w:r w:rsidRPr="00ED3418">
        <w:rPr>
          <w:i/>
          <w:iCs/>
          <w:szCs w:val="22"/>
        </w:rPr>
        <w:t>B</w:t>
      </w:r>
      <w:r w:rsidR="003A0879" w:rsidRPr="00ED3418">
        <w:rPr>
          <w:i/>
          <w:iCs/>
          <w:szCs w:val="22"/>
        </w:rPr>
        <w:t xml:space="preserve">” </w:t>
      </w:r>
      <w:r w:rsidRPr="00ED3418">
        <w:rPr>
          <w:i/>
          <w:iCs/>
          <w:szCs w:val="22"/>
        </w:rPr>
        <w:t xml:space="preserve">instead of answering. Do not press </w:t>
      </w:r>
      <w:r w:rsidR="003A0879" w:rsidRPr="00ED3418">
        <w:rPr>
          <w:i/>
          <w:iCs/>
          <w:szCs w:val="22"/>
        </w:rPr>
        <w:t>“</w:t>
      </w:r>
      <w:r w:rsidRPr="00ED3418">
        <w:rPr>
          <w:i/>
          <w:iCs/>
          <w:szCs w:val="22"/>
        </w:rPr>
        <w:t>B</w:t>
      </w:r>
      <w:r w:rsidR="003A0879" w:rsidRPr="00ED3418">
        <w:rPr>
          <w:i/>
          <w:iCs/>
          <w:szCs w:val="22"/>
        </w:rPr>
        <w:t>”</w:t>
      </w:r>
      <w:r w:rsidRPr="00ED3418">
        <w:rPr>
          <w:i/>
          <w:iCs/>
          <w:szCs w:val="22"/>
        </w:rPr>
        <w:t xml:space="preserve"> unless you see a white dot. This helps us distinguish you from a robot.</w:t>
      </w:r>
    </w:p>
    <w:p w14:paraId="75DE4F9E" w14:textId="77777777" w:rsidR="003A0879" w:rsidRPr="00ED3418" w:rsidRDefault="003A0879" w:rsidP="00C32404">
      <w:pPr>
        <w:ind w:firstLine="0"/>
        <w:rPr>
          <w:i/>
          <w:iCs/>
          <w:szCs w:val="22"/>
        </w:rPr>
      </w:pPr>
    </w:p>
    <w:p w14:paraId="606E1363" w14:textId="66A36212" w:rsidR="00620763" w:rsidRPr="00ED3418" w:rsidRDefault="00620763" w:rsidP="00634F96">
      <w:pPr>
        <w:rPr>
          <w:szCs w:val="22"/>
        </w:rPr>
      </w:pPr>
      <w:r w:rsidRPr="00ED3418">
        <w:rPr>
          <w:szCs w:val="22"/>
        </w:rPr>
        <w:lastRenderedPageBreak/>
        <w:t xml:space="preserve">The instructions about the catch trial were included for the sake of </w:t>
      </w:r>
      <w:r w:rsidR="003A0879" w:rsidRPr="00ED3418">
        <w:rPr>
          <w:szCs w:val="22"/>
        </w:rPr>
        <w:t>comparability</w:t>
      </w:r>
      <w:r w:rsidRPr="00ED3418">
        <w:rPr>
          <w:szCs w:val="22"/>
        </w:rPr>
        <w:t xml:space="preserve"> with </w:t>
      </w:r>
      <w:r w:rsidR="000B7EE3">
        <w:rPr>
          <w:szCs w:val="22"/>
        </w:rPr>
        <w:t>E</w:t>
      </w:r>
      <w:r w:rsidRPr="00ED3418">
        <w:rPr>
          <w:szCs w:val="22"/>
        </w:rPr>
        <w:t>xperiments</w:t>
      </w:r>
      <w:r w:rsidR="00B834D2">
        <w:rPr>
          <w:szCs w:val="22"/>
        </w:rPr>
        <w:t xml:space="preserve"> </w:t>
      </w:r>
      <w:r w:rsidR="00B834D2" w:rsidRPr="00CE7AE0">
        <w:rPr>
          <w:szCs w:val="22"/>
          <w:highlight w:val="yellow"/>
        </w:rPr>
        <w:t>2 and 3</w:t>
      </w:r>
      <w:r w:rsidRPr="00ED3418">
        <w:rPr>
          <w:szCs w:val="22"/>
        </w:rPr>
        <w:t xml:space="preserve">. None of the trials during the test phase actually contained a white dot. Participants then completed 72 trials of an </w:t>
      </w:r>
      <w:r w:rsidR="003A0879" w:rsidRPr="00ED3418">
        <w:rPr>
          <w:szCs w:val="22"/>
        </w:rPr>
        <w:t xml:space="preserve">2AFC </w:t>
      </w:r>
      <w:r w:rsidRPr="00ED3418">
        <w:rPr>
          <w:szCs w:val="22"/>
        </w:rPr>
        <w:t xml:space="preserve">identification task. Participants could respond </w:t>
      </w:r>
      <w:proofErr w:type="spellStart"/>
      <w:r w:rsidR="00C32404">
        <w:rPr>
          <w:i/>
          <w:iCs/>
          <w:szCs w:val="22"/>
        </w:rPr>
        <w:t>asi</w:t>
      </w:r>
      <w:proofErr w:type="spellEnd"/>
      <w:r w:rsidRPr="00ED3418">
        <w:rPr>
          <w:szCs w:val="22"/>
        </w:rPr>
        <w:t xml:space="preserve"> or </w:t>
      </w:r>
      <w:proofErr w:type="spellStart"/>
      <w:r w:rsidR="00C32404">
        <w:rPr>
          <w:i/>
          <w:iCs/>
          <w:szCs w:val="22"/>
        </w:rPr>
        <w:t>ashi</w:t>
      </w:r>
      <w:proofErr w:type="spellEnd"/>
      <w:r w:rsidRPr="00ED3418">
        <w:rPr>
          <w:szCs w:val="22"/>
        </w:rPr>
        <w:t xml:space="preserve"> </w:t>
      </w:r>
      <w:r w:rsidR="00C32404">
        <w:rPr>
          <w:szCs w:val="22"/>
        </w:rPr>
        <w:t xml:space="preserve">(via the X and M keys on their keyboard) </w:t>
      </w:r>
      <w:r w:rsidRPr="00ED3418">
        <w:rPr>
          <w:szCs w:val="22"/>
        </w:rPr>
        <w:t xml:space="preserve">only after the video had finished playing. Catch trial responses could be registered at any point during the </w:t>
      </w:r>
      <w:r w:rsidR="00C32404" w:rsidRPr="00ED3418">
        <w:rPr>
          <w:szCs w:val="22"/>
        </w:rPr>
        <w:t>video and</w:t>
      </w:r>
      <w:r w:rsidRPr="00ED3418">
        <w:rPr>
          <w:szCs w:val="22"/>
        </w:rPr>
        <w:t xml:space="preserve"> caused the video to stop and the next trial to start. A progress bar indicated how many trials had been completed and how many remained</w:t>
      </w:r>
      <w:r w:rsidR="00C32404">
        <w:rPr>
          <w:szCs w:val="22"/>
        </w:rPr>
        <w:t>, and t</w:t>
      </w:r>
      <w:r w:rsidRPr="00ED3418">
        <w:rPr>
          <w:szCs w:val="22"/>
        </w:rPr>
        <w:t>he key binding was indicated at the top of the screen (</w:t>
      </w:r>
      <w:r w:rsidR="00C32404">
        <w:rPr>
          <w:szCs w:val="22"/>
        </w:rPr>
        <w:t xml:space="preserve">see </w:t>
      </w:r>
      <w:r w:rsidRPr="00ED3418">
        <w:rPr>
          <w:szCs w:val="22"/>
        </w:rPr>
        <w:t>Figure 3). Key binding was counterbalanced across participants. This was the only nuisance variable</w:t>
      </w:r>
      <w:r w:rsidR="00306C5A" w:rsidRPr="00ED3418">
        <w:rPr>
          <w:szCs w:val="22"/>
        </w:rPr>
        <w:t>, resulting in two between-participant lists</w:t>
      </w:r>
      <w:r w:rsidRPr="00ED3418">
        <w:rPr>
          <w:szCs w:val="22"/>
        </w:rPr>
        <w:t>. Each trial ended by the participant pressing M, X, or B (to indicate a catch trial). Both the response and the response time were recorded.</w:t>
      </w:r>
    </w:p>
    <w:p w14:paraId="4AD3C787" w14:textId="77777777" w:rsidR="00597B2E" w:rsidRPr="00ED3418" w:rsidRDefault="00597B2E" w:rsidP="00597B2E">
      <w:pPr>
        <w:jc w:val="center"/>
        <w:rPr>
          <w:szCs w:val="22"/>
        </w:rPr>
      </w:pPr>
      <w:r w:rsidRPr="00ED3418">
        <w:rPr>
          <w:noProof/>
          <w:szCs w:val="22"/>
        </w:rPr>
        <w:drawing>
          <wp:inline distT="0" distB="0" distL="0" distR="0" wp14:anchorId="74E9B56A" wp14:editId="44E19480">
            <wp:extent cx="4480560" cy="3331845"/>
            <wp:effectExtent l="0" t="0" r="0" b="1905"/>
            <wp:docPr id="3" name="Picture 3" descr="A child holding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ild holding a pe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480560" cy="3331845"/>
                    </a:xfrm>
                    <a:prstGeom prst="rect">
                      <a:avLst/>
                    </a:prstGeom>
                  </pic:spPr>
                </pic:pic>
              </a:graphicData>
            </a:graphic>
          </wp:inline>
        </w:drawing>
      </w:r>
    </w:p>
    <w:p w14:paraId="1794BA61" w14:textId="707431FF" w:rsidR="00306C5A" w:rsidRPr="00597B2E" w:rsidRDefault="00597B2E" w:rsidP="00597B2E">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C310F4">
        <w:rPr>
          <w:noProof/>
          <w:szCs w:val="22"/>
        </w:rPr>
        <w:t>2</w:t>
      </w:r>
      <w:r w:rsidRPr="00ED3418">
        <w:rPr>
          <w:noProof/>
          <w:szCs w:val="22"/>
        </w:rPr>
        <w:fldChar w:fldCharType="end"/>
      </w:r>
      <w:r>
        <w:rPr>
          <w:noProof/>
          <w:szCs w:val="22"/>
        </w:rPr>
        <w:t>.</w:t>
      </w:r>
      <w:r w:rsidRPr="00ED3418">
        <w:rPr>
          <w:szCs w:val="22"/>
        </w:rPr>
        <w:tab/>
        <w:t>Screenshot of 2AFC identification trial during Experiments 1a-c</w:t>
      </w:r>
      <w:r>
        <w:rPr>
          <w:szCs w:val="22"/>
        </w:rPr>
        <w:t>, identical to test phase of Experiments 2 and 3</w:t>
      </w:r>
      <w:r w:rsidRPr="00ED3418">
        <w:rPr>
          <w:szCs w:val="22"/>
        </w:rPr>
        <w:t>.</w:t>
      </w:r>
      <w:r>
        <w:rPr>
          <w:szCs w:val="22"/>
        </w:rPr>
        <w:t xml:space="preserve"> The progress bar (experiment was roughly 30% completed at time of screenshot) and key bindings were visible throughout the experiment.  </w:t>
      </w:r>
    </w:p>
    <w:p w14:paraId="79EAABBE" w14:textId="476DC418" w:rsidR="00620763" w:rsidRPr="00ED3418" w:rsidRDefault="00620763" w:rsidP="00634F96">
      <w:pPr>
        <w:rPr>
          <w:szCs w:val="22"/>
        </w:rPr>
      </w:pPr>
      <w:r w:rsidRPr="00ED3418">
        <w:rPr>
          <w:szCs w:val="22"/>
        </w:rPr>
        <w:t xml:space="preserve">The order of test stimuli was determined separately for each participant through </w:t>
      </w:r>
      <w:r w:rsidRPr="00ED3418">
        <w:rPr>
          <w:szCs w:val="22"/>
        </w:rPr>
        <w:lastRenderedPageBreak/>
        <w:t xml:space="preserve">constrained randomization that grouped stimuli into blocks and then randomized the order within and across blocks (Kraljic et al., 2008; Liu &amp; Jaeger, 2018). </w:t>
      </w:r>
      <w:del w:id="181" w:author="Jaeger, Florian" w:date="2023-05-12T21:14:00Z">
        <w:r w:rsidRPr="00ED3418" w:rsidDel="007E5D3F">
          <w:rPr>
            <w:szCs w:val="22"/>
          </w:rPr>
          <w:delText xml:space="preserve">This </w:delText>
        </w:r>
        <w:r w:rsidR="006D2EFB" w:rsidRPr="00ED3418" w:rsidDel="007E5D3F">
          <w:rPr>
            <w:szCs w:val="22"/>
          </w:rPr>
          <w:delText xml:space="preserve">block structure </w:delText>
        </w:r>
        <w:r w:rsidRPr="00ED3418" w:rsidDel="007E5D3F">
          <w:rPr>
            <w:szCs w:val="22"/>
          </w:rPr>
          <w:delText>allows us to investigate how effects changed across the test phase (</w:delText>
        </w:r>
        <w:r w:rsidR="006D2EFB" w:rsidRPr="00ED3418" w:rsidDel="007E5D3F">
          <w:rPr>
            <w:szCs w:val="22"/>
          </w:rPr>
          <w:delText xml:space="preserve">following </w:delText>
        </w:r>
        <w:r w:rsidRPr="00ED3418" w:rsidDel="007E5D3F">
          <w:rPr>
            <w:szCs w:val="22"/>
          </w:rPr>
          <w:delText>Liu &amp; Jaeger, 2018, 20</w:delText>
        </w:r>
      </w:del>
      <w:del w:id="182" w:author="Jaeger, Florian" w:date="2023-05-12T21:13:00Z">
        <w:r w:rsidRPr="00ED3418" w:rsidDel="00CA07C9">
          <w:rPr>
            <w:szCs w:val="22"/>
          </w:rPr>
          <w:delText>20</w:delText>
        </w:r>
      </w:del>
      <w:del w:id="183" w:author="Jaeger, Florian" w:date="2023-05-12T21:14:00Z">
        <w:r w:rsidRPr="00ED3418" w:rsidDel="007E5D3F">
          <w:rPr>
            <w:szCs w:val="22"/>
          </w:rPr>
          <w:delText xml:space="preserve">). </w:delText>
        </w:r>
      </w:del>
      <w:r w:rsidRPr="00ED3418">
        <w:rPr>
          <w:szCs w:val="22"/>
        </w:rPr>
        <w:t>Specifically, the 72 audiovisual stimuli were grouped into six blocks of 12 stimuli so that each of the 12 video items occurred exactly once within each block. Each block further fully crossed the two pen locations (pen in hand vs. mouth) with the two visual bias conditions (/s/ vs. /</w:t>
      </w:r>
      <w:r w:rsidR="00F3028E" w:rsidRPr="00ED3418">
        <w:rPr>
          <w:szCs w:val="22"/>
        </w:rPr>
        <w:t>ʃ</w:t>
      </w:r>
      <w:r w:rsidRPr="00ED3418">
        <w:rPr>
          <w:szCs w:val="22"/>
        </w:rPr>
        <w:t xml:space="preserve">/), resulting in 3 video items each for each of these four conditions. Each block of 12 stimuli further consisted of two instances each of each of the six audio conditions (steps along the </w:t>
      </w:r>
      <w:proofErr w:type="spellStart"/>
      <w:r w:rsidR="00E20210" w:rsidRPr="00DF2F44">
        <w:rPr>
          <w:i/>
          <w:iCs/>
          <w:szCs w:val="22"/>
          <w:rPrChange w:id="184" w:author="Cummings, Shawn" w:date="2023-05-30T22:15:00Z">
            <w:rPr>
              <w:szCs w:val="22"/>
            </w:rPr>
          </w:rPrChange>
        </w:rPr>
        <w:t>asi</w:t>
      </w:r>
      <w:proofErr w:type="spellEnd"/>
      <w:r w:rsidR="00F3028E" w:rsidRPr="00DF2F44">
        <w:rPr>
          <w:i/>
          <w:iCs/>
          <w:szCs w:val="22"/>
          <w:rPrChange w:id="185" w:author="Cummings, Shawn" w:date="2023-05-30T22:15:00Z">
            <w:rPr>
              <w:szCs w:val="22"/>
            </w:rPr>
          </w:rPrChange>
        </w:rPr>
        <w:t xml:space="preserve"> – </w:t>
      </w:r>
      <w:del w:id="186" w:author="Cummings, Shawn" w:date="2023-05-30T22:14:00Z">
        <w:r w:rsidR="00F3028E" w:rsidRPr="00DF2F44" w:rsidDel="00DF2F44">
          <w:rPr>
            <w:i/>
            <w:iCs/>
            <w:szCs w:val="22"/>
            <w:rPrChange w:id="187" w:author="Cummings, Shawn" w:date="2023-05-30T22:15:00Z">
              <w:rPr>
                <w:szCs w:val="22"/>
              </w:rPr>
            </w:rPrChange>
          </w:rPr>
          <w:delText>“</w:delText>
        </w:r>
      </w:del>
      <w:proofErr w:type="spellStart"/>
      <w:r w:rsidRPr="00DF2F44">
        <w:rPr>
          <w:i/>
          <w:iCs/>
          <w:szCs w:val="22"/>
          <w:rPrChange w:id="188" w:author="Cummings, Shawn" w:date="2023-05-30T22:15:00Z">
            <w:rPr>
              <w:szCs w:val="22"/>
            </w:rPr>
          </w:rPrChange>
        </w:rPr>
        <w:t>ashi</w:t>
      </w:r>
      <w:proofErr w:type="spellEnd"/>
      <w:del w:id="189" w:author="Cummings, Shawn" w:date="2023-05-30T22:14:00Z">
        <w:r w:rsidR="00F3028E" w:rsidRPr="00DF2F44" w:rsidDel="00DF2F44">
          <w:rPr>
            <w:i/>
            <w:iCs/>
            <w:szCs w:val="22"/>
            <w:rPrChange w:id="190" w:author="Cummings, Shawn" w:date="2023-05-30T22:15:00Z">
              <w:rPr>
                <w:szCs w:val="22"/>
              </w:rPr>
            </w:rPrChange>
          </w:rPr>
          <w:delText>”</w:delText>
        </w:r>
      </w:del>
      <w:r w:rsidRPr="00ED3418">
        <w:rPr>
          <w:szCs w:val="22"/>
        </w:rPr>
        <w:t xml:space="preserve"> continuum). One of these two instances occurred with the pen in the mouth and one occurred with the pen in the hand. Across the six blocks all 72 combinations of the 12 video items and the six audio conditions occurred exactly once. The order of the 12 test stimuli within each block was fully random.</w:t>
      </w:r>
    </w:p>
    <w:p w14:paraId="2FEF16FE" w14:textId="2E0DAA04" w:rsidR="00620763" w:rsidRPr="00ED3418" w:rsidRDefault="00620763" w:rsidP="006D2EFB">
      <w:pPr>
        <w:rPr>
          <w:i/>
          <w:iCs/>
          <w:szCs w:val="22"/>
        </w:rPr>
      </w:pPr>
      <w:r w:rsidRPr="00ED3418">
        <w:rPr>
          <w:i/>
          <w:iCs/>
          <w:szCs w:val="22"/>
        </w:rPr>
        <w:t>Post-experiment survey</w:t>
      </w:r>
      <w:r w:rsidR="006D2EFB" w:rsidRPr="00ED3418">
        <w:rPr>
          <w:i/>
          <w:iCs/>
          <w:szCs w:val="22"/>
        </w:rPr>
        <w:t xml:space="preserve">. </w:t>
      </w:r>
      <w:r w:rsidRPr="00ED3418">
        <w:rPr>
          <w:szCs w:val="22"/>
        </w:rPr>
        <w:t>The post-experiment survey for each experiment is available as part of the OSF repository. The post-experiment survey for Experiment 1a was identical to that of Liu and Jaeger (2018). Questions assessed the quality of the audio equipment and whether participants experienced stalling of audio or video (to help us catch problems without code). Of particular note, the survey also contained a catch question, asking about the gender of the talker shown during the test phase. Following this survey, a final exit survey collected demographic information using the gender, age, race, and ethnicity categories required for NIH reporting. All responses in the demographic survey were indicated as optional.</w:t>
      </w:r>
    </w:p>
    <w:p w14:paraId="65F8E73B" w14:textId="08A9FAA2" w:rsidR="006D2EFB" w:rsidRPr="00ED3418" w:rsidRDefault="00620763" w:rsidP="006D2EFB">
      <w:pPr>
        <w:rPr>
          <w:szCs w:val="22"/>
        </w:rPr>
      </w:pPr>
      <w:r w:rsidRPr="00ED3418">
        <w:rPr>
          <w:szCs w:val="22"/>
        </w:rPr>
        <w:t xml:space="preserve">For Experiment 1b we changed the post-experiment survey. </w:t>
      </w:r>
      <w:r w:rsidR="00E85D79">
        <w:rPr>
          <w:szCs w:val="22"/>
        </w:rPr>
        <w:t>W</w:t>
      </w:r>
      <w:r w:rsidRPr="00ED3418">
        <w:rPr>
          <w:szCs w:val="22"/>
        </w:rPr>
        <w:t xml:space="preserve">e removed one question about audio quality which asked participants to rate the quality of their audio equipment as </w:t>
      </w:r>
      <w:r w:rsidR="006D2EFB" w:rsidRPr="00ED3418">
        <w:rPr>
          <w:szCs w:val="22"/>
        </w:rPr>
        <w:t>“</w:t>
      </w:r>
      <w:r w:rsidRPr="00ED3418">
        <w:rPr>
          <w:szCs w:val="22"/>
        </w:rPr>
        <w:t>good, professional, bad etc.</w:t>
      </w:r>
      <w:r w:rsidR="006D2EFB" w:rsidRPr="00ED3418">
        <w:rPr>
          <w:szCs w:val="22"/>
        </w:rPr>
        <w:t>”</w:t>
      </w:r>
      <w:r w:rsidRPr="00ED3418">
        <w:rPr>
          <w:szCs w:val="22"/>
        </w:rPr>
        <w:t xml:space="preserve">. </w:t>
      </w:r>
      <w:r w:rsidR="006D2EFB" w:rsidRPr="00ED3418">
        <w:rPr>
          <w:szCs w:val="22"/>
        </w:rPr>
        <w:t>Previous analyses in our lab have found that t</w:t>
      </w:r>
      <w:r w:rsidRPr="00ED3418">
        <w:rPr>
          <w:szCs w:val="22"/>
        </w:rPr>
        <w:t>he subjective nature of this question ma</w:t>
      </w:r>
      <w:r w:rsidR="006D2EFB" w:rsidRPr="00ED3418">
        <w:rPr>
          <w:szCs w:val="22"/>
        </w:rPr>
        <w:t>k</w:t>
      </w:r>
      <w:r w:rsidRPr="00ED3418">
        <w:rPr>
          <w:szCs w:val="22"/>
        </w:rPr>
        <w:t>e</w:t>
      </w:r>
      <w:r w:rsidR="006D2EFB" w:rsidRPr="00ED3418">
        <w:rPr>
          <w:szCs w:val="22"/>
        </w:rPr>
        <w:t>s</w:t>
      </w:r>
      <w:r w:rsidRPr="00ED3418">
        <w:rPr>
          <w:szCs w:val="22"/>
        </w:rPr>
        <w:t xml:space="preserve"> it hard to interpret. </w:t>
      </w:r>
      <w:r w:rsidR="00E85D79">
        <w:rPr>
          <w:szCs w:val="22"/>
        </w:rPr>
        <w:t>And</w:t>
      </w:r>
      <w:r w:rsidRPr="00ED3418">
        <w:rPr>
          <w:szCs w:val="22"/>
        </w:rPr>
        <w:t xml:space="preserve"> in order to encourage the participants to answer survey questions truthfully, we emphasized that they would get compensated independent of their answers, and that truthful answers would greatly help us with the interpretation of </w:t>
      </w:r>
      <w:commentRangeStart w:id="191"/>
      <w:commentRangeStart w:id="192"/>
      <w:r w:rsidRPr="00ED3418">
        <w:rPr>
          <w:szCs w:val="22"/>
        </w:rPr>
        <w:t xml:space="preserve">results. </w:t>
      </w:r>
      <w:r w:rsidR="006D2EFB" w:rsidRPr="00ED3418">
        <w:rPr>
          <w:szCs w:val="22"/>
        </w:rPr>
        <w:t xml:space="preserve">For </w:t>
      </w:r>
      <w:commentRangeEnd w:id="191"/>
      <w:r w:rsidR="00E85D79">
        <w:rPr>
          <w:rStyle w:val="CommentReference"/>
        </w:rPr>
        <w:commentReference w:id="191"/>
      </w:r>
      <w:commentRangeEnd w:id="192"/>
      <w:r w:rsidR="00B834D2">
        <w:rPr>
          <w:rStyle w:val="CommentReference"/>
        </w:rPr>
        <w:commentReference w:id="192"/>
      </w:r>
      <w:r w:rsidR="006D2EFB" w:rsidRPr="00ED3418">
        <w:rPr>
          <w:szCs w:val="22"/>
        </w:rPr>
        <w:t xml:space="preserve">Experiment </w:t>
      </w:r>
      <w:r w:rsidR="006D2EFB" w:rsidRPr="00ED3418">
        <w:rPr>
          <w:szCs w:val="22"/>
        </w:rPr>
        <w:lastRenderedPageBreak/>
        <w:t>1c, we made a few additional changes. [</w:t>
      </w:r>
      <w:r w:rsidR="006D2EFB" w:rsidRPr="00ED3418">
        <w:rPr>
          <w:szCs w:val="22"/>
          <w:highlight w:val="cyan"/>
        </w:rPr>
        <w:t>describe changes here.]</w:t>
      </w:r>
    </w:p>
    <w:p w14:paraId="5F4351C0" w14:textId="3278ACD8" w:rsidR="00620763" w:rsidRDefault="00620763" w:rsidP="00172D88">
      <w:pPr>
        <w:rPr>
          <w:ins w:id="193" w:author="Jaeger, Florian" w:date="2023-05-27T13:51:00Z"/>
          <w:szCs w:val="22"/>
        </w:rPr>
      </w:pPr>
      <w:r w:rsidRPr="00ED3418">
        <w:rPr>
          <w:b/>
          <w:bCs/>
          <w:i/>
          <w:iCs/>
          <w:szCs w:val="22"/>
        </w:rPr>
        <w:t>Exclusions</w:t>
      </w:r>
      <w:r w:rsidR="00682B85" w:rsidRPr="00ED3418">
        <w:rPr>
          <w:b/>
          <w:bCs/>
          <w:i/>
          <w:iCs/>
          <w:szCs w:val="22"/>
        </w:rPr>
        <w:t xml:space="preserve">. </w:t>
      </w:r>
      <w:r w:rsidRPr="00ED3418">
        <w:rPr>
          <w:szCs w:val="22"/>
        </w:rPr>
        <w:t>We</w:t>
      </w:r>
      <w:r w:rsidR="00244AD2">
        <w:rPr>
          <w:szCs w:val="22"/>
        </w:rPr>
        <w:t xml:space="preserve"> </w:t>
      </w:r>
      <w:r w:rsidR="00172D88" w:rsidRPr="00ED3418">
        <w:rPr>
          <w:szCs w:val="22"/>
        </w:rPr>
        <w:t xml:space="preserve">removed participants </w:t>
      </w:r>
      <w:r w:rsidR="00E44892">
        <w:rPr>
          <w:szCs w:val="22"/>
        </w:rPr>
        <w:t xml:space="preserve">who (1) </w:t>
      </w:r>
      <w:r w:rsidR="00172D88" w:rsidRPr="00ED3418">
        <w:rPr>
          <w:szCs w:val="22"/>
        </w:rPr>
        <w:t xml:space="preserve">experienced technical difficulties </w:t>
      </w:r>
      <w:r w:rsidR="00E44892">
        <w:rPr>
          <w:szCs w:val="22"/>
        </w:rPr>
        <w:t>or</w:t>
      </w:r>
      <w:r w:rsidR="00172D88" w:rsidRPr="00ED3418">
        <w:rPr>
          <w:szCs w:val="22"/>
        </w:rPr>
        <w:t xml:space="preserve"> did not complete the experiment</w:t>
      </w:r>
      <w:r w:rsidR="00E44892">
        <w:rPr>
          <w:szCs w:val="22"/>
        </w:rPr>
        <w:t>,</w:t>
      </w:r>
      <w:r w:rsidR="00172D88" w:rsidRPr="00ED3418">
        <w:rPr>
          <w:szCs w:val="22"/>
        </w:rPr>
        <w:t xml:space="preserve"> (2) </w:t>
      </w:r>
      <w:r w:rsidR="00E44892">
        <w:rPr>
          <w:szCs w:val="22"/>
        </w:rPr>
        <w:t xml:space="preserve">reported to not have used headphones, or (3) </w:t>
      </w:r>
      <w:r w:rsidR="00172D88" w:rsidRPr="00ED3418">
        <w:rPr>
          <w:szCs w:val="22"/>
        </w:rPr>
        <w:t>did not answer the catch question about the talker's gender correctly</w:t>
      </w:r>
      <w:r w:rsidR="00E44892">
        <w:rPr>
          <w:szCs w:val="22"/>
        </w:rPr>
        <w:t>. Or (4) has unusually fast or slow reaction times (</w:t>
      </w:r>
      <w:commentRangeStart w:id="194"/>
      <w:r w:rsidR="00E44892">
        <w:rPr>
          <w:szCs w:val="22"/>
        </w:rPr>
        <w:t>XXX</w:t>
      </w:r>
      <w:commentRangeEnd w:id="194"/>
      <w:r w:rsidR="00E44892">
        <w:rPr>
          <w:rStyle w:val="CommentReference"/>
        </w:rPr>
        <w:commentReference w:id="194"/>
      </w:r>
      <w:r w:rsidR="00E44892">
        <w:rPr>
          <w:szCs w:val="22"/>
        </w:rPr>
        <w:t>)</w:t>
      </w:r>
      <w:r w:rsidR="00172D88" w:rsidRPr="00ED3418">
        <w:rPr>
          <w:szCs w:val="22"/>
        </w:rPr>
        <w:t xml:space="preserve">. We also excluded participants who </w:t>
      </w:r>
      <w:r w:rsidR="00E44892">
        <w:rPr>
          <w:szCs w:val="22"/>
        </w:rPr>
        <w:t xml:space="preserve">(5) </w:t>
      </w:r>
      <w:r w:rsidR="00172D88" w:rsidRPr="00ED3418">
        <w:rPr>
          <w:szCs w:val="22"/>
        </w:rPr>
        <w:t xml:space="preserve">had swapped the response keys, as determined by their </w:t>
      </w:r>
      <w:r w:rsidR="00E44892">
        <w:rPr>
          <w:szCs w:val="22"/>
        </w:rPr>
        <w:t>responses</w:t>
      </w:r>
      <w:r w:rsidR="00172D88" w:rsidRPr="00ED3418">
        <w:rPr>
          <w:szCs w:val="22"/>
        </w:rPr>
        <w:t>. For this purpose, we considered participants with significant slopes in the opposite of the expected direction as likely having swapped the response keys</w:t>
      </w:r>
      <w:del w:id="195" w:author="Jaeger, Florian" w:date="2023-05-27T13:51:00Z">
        <w:r w:rsidR="00172D88" w:rsidRPr="00ED3418" w:rsidDel="005A63E5">
          <w:rPr>
            <w:szCs w:val="22"/>
          </w:rPr>
          <w:delText>.</w:delText>
        </w:r>
      </w:del>
      <w:r w:rsidR="00172D88" w:rsidRPr="00ED3418">
        <w:rPr>
          <w:rStyle w:val="FootnoteReference"/>
          <w:szCs w:val="22"/>
        </w:rPr>
        <w:footnoteReference w:id="2"/>
      </w:r>
      <w:ins w:id="196" w:author="Jaeger, Florian" w:date="2023-05-27T13:53:00Z">
        <w:r w:rsidR="005A63E5">
          <w:rPr>
            <w:szCs w:val="22"/>
          </w:rPr>
          <w:t xml:space="preserve"> </w:t>
        </w:r>
        <w:r w:rsidR="005A63E5">
          <w:rPr>
            <w:szCs w:val="22"/>
          </w:rPr>
          <w:fldChar w:fldCharType="begin"/>
        </w:r>
        <w:r w:rsidR="005A63E5">
          <w:rPr>
            <w:szCs w:val="22"/>
          </w:rPr>
          <w:instrText xml:space="preserve"> REF _Ref136088042 \h </w:instrText>
        </w:r>
      </w:ins>
      <w:r w:rsidR="005A63E5">
        <w:rPr>
          <w:szCs w:val="22"/>
        </w:rPr>
      </w:r>
      <w:r w:rsidR="005A63E5">
        <w:rPr>
          <w:szCs w:val="22"/>
        </w:rPr>
        <w:fldChar w:fldCharType="separate"/>
      </w:r>
      <w:ins w:id="197" w:author="Jaeger, Florian" w:date="2023-05-27T13:53:00Z">
        <w:r w:rsidR="005A63E5">
          <w:t xml:space="preserve">Table </w:t>
        </w:r>
        <w:r w:rsidR="005A63E5">
          <w:rPr>
            <w:noProof/>
          </w:rPr>
          <w:t>1</w:t>
        </w:r>
        <w:r w:rsidR="005A63E5">
          <w:rPr>
            <w:szCs w:val="22"/>
          </w:rPr>
          <w:fldChar w:fldCharType="end"/>
        </w:r>
        <w:r w:rsidR="005A63E5">
          <w:rPr>
            <w:szCs w:val="22"/>
          </w:rPr>
          <w:t xml:space="preserve"> summarizes the exclusions for all experiments</w:t>
        </w:r>
      </w:ins>
      <w:ins w:id="198" w:author="Jaeger, Florian" w:date="2023-05-27T13:54:00Z">
        <w:r w:rsidR="005A63E5">
          <w:rPr>
            <w:szCs w:val="22"/>
          </w:rPr>
          <w:t xml:space="preserve">. </w:t>
        </w:r>
      </w:ins>
      <w:del w:id="199" w:author="Jaeger, Florian" w:date="2023-05-27T13:53:00Z">
        <w:r w:rsidR="00172D88" w:rsidRPr="00ED3418" w:rsidDel="005A63E5">
          <w:rPr>
            <w:szCs w:val="22"/>
          </w:rPr>
          <w:delText xml:space="preserve"> </w:delText>
        </w:r>
      </w:del>
      <w:del w:id="200" w:author="Jaeger, Florian" w:date="2023-05-27T13:51:00Z">
        <w:r w:rsidR="00C310F4" w:rsidDel="005A63E5">
          <w:rPr>
            <w:szCs w:val="22"/>
          </w:rPr>
          <w:fldChar w:fldCharType="begin"/>
        </w:r>
        <w:r w:rsidR="00C310F4" w:rsidDel="005A63E5">
          <w:rPr>
            <w:szCs w:val="22"/>
          </w:rPr>
          <w:delInstrText xml:space="preserve"> REF _Ref135474057 \h </w:delInstrText>
        </w:r>
        <w:r w:rsidR="00C310F4" w:rsidDel="005A63E5">
          <w:rPr>
            <w:szCs w:val="22"/>
          </w:rPr>
        </w:r>
        <w:r w:rsidR="00C310F4" w:rsidDel="005A63E5">
          <w:rPr>
            <w:szCs w:val="22"/>
          </w:rPr>
          <w:fldChar w:fldCharType="separate"/>
        </w:r>
        <w:r w:rsidR="00C310F4" w:rsidDel="005A63E5">
          <w:delText xml:space="preserve">Figure </w:delText>
        </w:r>
        <w:r w:rsidR="00C310F4" w:rsidDel="005A63E5">
          <w:rPr>
            <w:noProof/>
          </w:rPr>
          <w:delText>3</w:delText>
        </w:r>
        <w:r w:rsidR="00C310F4" w:rsidDel="005A63E5">
          <w:rPr>
            <w:szCs w:val="22"/>
          </w:rPr>
          <w:fldChar w:fldCharType="end"/>
        </w:r>
        <w:r w:rsidR="00C310F4" w:rsidDel="005A63E5">
          <w:rPr>
            <w:szCs w:val="22"/>
          </w:rPr>
          <w:delText xml:space="preserve"> </w:delText>
        </w:r>
        <w:r w:rsidR="00172D88" w:rsidRPr="00ED3418" w:rsidDel="005A63E5">
          <w:rPr>
            <w:szCs w:val="22"/>
          </w:rPr>
          <w:delText>summarize</w:delText>
        </w:r>
        <w:r w:rsidR="00C310F4" w:rsidDel="005A63E5">
          <w:rPr>
            <w:szCs w:val="22"/>
          </w:rPr>
          <w:delText xml:space="preserve">s </w:delText>
        </w:r>
        <w:r w:rsidR="00172D88" w:rsidRPr="00ED3418" w:rsidDel="005A63E5">
          <w:rPr>
            <w:szCs w:val="22"/>
          </w:rPr>
          <w:delText>participant</w:delText>
        </w:r>
        <w:r w:rsidR="00C310F4" w:rsidDel="005A63E5">
          <w:rPr>
            <w:szCs w:val="22"/>
          </w:rPr>
          <w:delText xml:space="preserve"> exclusions, along with participants’ reaction times</w:delText>
        </w:r>
        <w:r w:rsidR="00172D88" w:rsidRPr="00ED3418" w:rsidDel="005A63E5">
          <w:rPr>
            <w:szCs w:val="22"/>
          </w:rPr>
          <w:delText xml:space="preserve">. </w:delText>
        </w:r>
      </w:del>
      <w:r w:rsidR="00C310F4">
        <w:rPr>
          <w:szCs w:val="22"/>
        </w:rPr>
        <w:t xml:space="preserve">After participant exclusions, </w:t>
      </w:r>
      <w:r w:rsidR="00C310F4" w:rsidRPr="00C310F4">
        <w:rPr>
          <w:szCs w:val="22"/>
        </w:rPr>
        <w:t xml:space="preserve">58 </w:t>
      </w:r>
      <w:r w:rsidR="00C310F4">
        <w:rPr>
          <w:szCs w:val="22"/>
        </w:rPr>
        <w:t xml:space="preserve">trials </w:t>
      </w:r>
      <w:r w:rsidR="00C310F4" w:rsidRPr="00C310F4">
        <w:rPr>
          <w:szCs w:val="22"/>
        </w:rPr>
        <w:t>(0.5%)</w:t>
      </w:r>
      <w:r w:rsidR="00C310F4">
        <w:rPr>
          <w:szCs w:val="22"/>
        </w:rPr>
        <w:t xml:space="preserve"> were </w:t>
      </w:r>
      <w:r w:rsidR="00C310F4" w:rsidRPr="00C310F4">
        <w:rPr>
          <w:szCs w:val="22"/>
        </w:rPr>
        <w:t xml:space="preserve">missing observations </w:t>
      </w:r>
      <w:r w:rsidR="00C310F4">
        <w:rPr>
          <w:szCs w:val="22"/>
        </w:rPr>
        <w:t>due to (incorrect) catch trial responses</w:t>
      </w:r>
      <w:r w:rsidR="00C310F4" w:rsidRPr="00C310F4">
        <w:rPr>
          <w:szCs w:val="22"/>
        </w:rPr>
        <w:t xml:space="preserve">, leaving </w:t>
      </w:r>
      <w:r w:rsidR="00C310F4">
        <w:rPr>
          <w:szCs w:val="22"/>
        </w:rPr>
        <w:t xml:space="preserve">for analysis </w:t>
      </w:r>
      <w:r w:rsidR="00C310F4" w:rsidRPr="00C310F4">
        <w:rPr>
          <w:szCs w:val="22"/>
        </w:rPr>
        <w:t xml:space="preserve">12608 observations from 179 participants </w:t>
      </w:r>
      <w:r w:rsidR="00C310F4">
        <w:rPr>
          <w:szCs w:val="22"/>
        </w:rPr>
        <w:t>across the three</w:t>
      </w:r>
      <w:r w:rsidR="00C310F4" w:rsidRPr="00C310F4">
        <w:rPr>
          <w:szCs w:val="22"/>
        </w:rPr>
        <w:t xml:space="preserve"> </w:t>
      </w:r>
      <w:proofErr w:type="gramStart"/>
      <w:r w:rsidR="00C310F4" w:rsidRPr="00C310F4">
        <w:rPr>
          <w:szCs w:val="22"/>
        </w:rPr>
        <w:t>experiment</w:t>
      </w:r>
      <w:proofErr w:type="gramEnd"/>
      <w:r w:rsidR="00C310F4" w:rsidRPr="00C310F4">
        <w:rPr>
          <w:szCs w:val="22"/>
        </w:rPr>
        <w:t>.</w:t>
      </w:r>
    </w:p>
    <w:p w14:paraId="10DE8D03" w14:textId="44E0172E" w:rsidR="005A63E5" w:rsidRPr="00ED3418" w:rsidRDefault="005A63E5">
      <w:pPr>
        <w:pStyle w:val="Caption"/>
        <w:rPr>
          <w:szCs w:val="22"/>
        </w:rPr>
        <w:pPrChange w:id="201" w:author="Jaeger, Florian" w:date="2023-05-27T13:51:00Z">
          <w:pPr/>
        </w:pPrChange>
      </w:pPr>
      <w:bookmarkStart w:id="202" w:name="_Ref136088042"/>
      <w:ins w:id="203" w:author="Jaeger, Florian" w:date="2023-05-27T13:51:00Z">
        <w:r>
          <w:t xml:space="preserve">Table </w:t>
        </w:r>
        <w:r>
          <w:fldChar w:fldCharType="begin"/>
        </w:r>
        <w:r>
          <w:instrText xml:space="preserve"> SEQ Table \* ARABIC </w:instrText>
        </w:r>
      </w:ins>
      <w:r>
        <w:fldChar w:fldCharType="separate"/>
      </w:r>
      <w:ins w:id="204" w:author="Jaeger, Florian" w:date="2023-05-27T13:51:00Z">
        <w:r>
          <w:rPr>
            <w:noProof/>
          </w:rPr>
          <w:t>1</w:t>
        </w:r>
        <w:r>
          <w:fldChar w:fldCharType="end"/>
        </w:r>
        <w:bookmarkEnd w:id="202"/>
        <w:r>
          <w:tab/>
          <w:t>Exclusions for all experiments</w:t>
        </w:r>
      </w:ins>
      <w:ins w:id="205" w:author="Jaeger, Florian" w:date="2023-05-27T13:52:00Z">
        <w:r>
          <w:t xml:space="preserve"> reported. The SI </w:t>
        </w:r>
      </w:ins>
      <w:ins w:id="206" w:author="Jaeger, Florian" w:date="2023-05-27T13:53:00Z">
        <w:r>
          <w:t>(</w:t>
        </w:r>
        <w:r w:rsidRPr="005A63E5">
          <w:rPr>
            <w:highlight w:val="yellow"/>
            <w:rPrChange w:id="207" w:author="Jaeger, Florian" w:date="2023-05-27T13:53:00Z">
              <w:rPr>
                <w:i/>
                <w:iCs/>
              </w:rPr>
            </w:rPrChange>
          </w:rPr>
          <w:t>XXX</w:t>
        </w:r>
        <w:r>
          <w:t xml:space="preserve">) </w:t>
        </w:r>
      </w:ins>
      <w:ins w:id="208" w:author="Jaeger, Florian" w:date="2023-05-27T13:52:00Z">
        <w:r>
          <w:t>contains additional visualizations, showing exclusions relative to the mean and variability of participants’ reaction times.</w:t>
        </w:r>
      </w:ins>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Change w:id="209" w:author="Jaeger, Florian" w:date="2023-05-27T13:56: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2082"/>
        <w:gridCol w:w="927"/>
        <w:gridCol w:w="941"/>
        <w:gridCol w:w="1000"/>
        <w:gridCol w:w="2380"/>
        <w:tblGridChange w:id="210">
          <w:tblGrid>
            <w:gridCol w:w="2082"/>
            <w:gridCol w:w="927"/>
            <w:gridCol w:w="941"/>
            <w:gridCol w:w="2395"/>
            <w:gridCol w:w="2395"/>
          </w:tblGrid>
        </w:tblGridChange>
      </w:tblGrid>
      <w:tr w:rsidR="005A63E5" w:rsidRPr="0072511C" w14:paraId="481AA135" w14:textId="1262A805" w:rsidTr="005A63E5">
        <w:trPr>
          <w:tblCellSpacing w:w="15" w:type="dxa"/>
          <w:trPrChange w:id="211" w:author="Jaeger, Florian" w:date="2023-05-27T13:56:00Z">
            <w:trPr>
              <w:tblCellSpacing w:w="15" w:type="dxa"/>
            </w:trPr>
          </w:trPrChange>
        </w:trPr>
        <w:tc>
          <w:tcPr>
            <w:tcW w:w="2037" w:type="dxa"/>
            <w:vAlign w:val="center"/>
            <w:hideMark/>
            <w:tcPrChange w:id="212" w:author="Jaeger, Florian" w:date="2023-05-27T13:56:00Z">
              <w:tcPr>
                <w:tcW w:w="0" w:type="auto"/>
                <w:vAlign w:val="center"/>
                <w:hideMark/>
              </w:tcPr>
            </w:tcPrChange>
          </w:tcPr>
          <w:p w14:paraId="652C32D2" w14:textId="77777777" w:rsidR="005A63E5" w:rsidRPr="005A63E5" w:rsidRDefault="005A63E5" w:rsidP="0072511C">
            <w:pPr>
              <w:widowControl/>
              <w:autoSpaceDE/>
              <w:autoSpaceDN/>
              <w:adjustRightInd/>
              <w:spacing w:line="240" w:lineRule="auto"/>
              <w:ind w:firstLine="0"/>
              <w:jc w:val="left"/>
              <w:rPr>
                <w:rFonts w:ascii="Times" w:eastAsia="Times New Roman" w:hAnsi="Times"/>
                <w:b/>
                <w:bCs/>
                <w:sz w:val="24"/>
                <w:lang w:eastAsia="en-US"/>
                <w:rPrChange w:id="213" w:author="Jaeger, Florian" w:date="2023-05-27T13:49:00Z">
                  <w:rPr>
                    <w:rFonts w:ascii="Times" w:eastAsia="Times New Roman" w:hAnsi="Times"/>
                    <w:sz w:val="24"/>
                    <w:lang w:eastAsia="en-US"/>
                  </w:rPr>
                </w:rPrChange>
              </w:rPr>
            </w:pPr>
            <w:r w:rsidRPr="005A63E5">
              <w:rPr>
                <w:rFonts w:ascii="Times" w:eastAsia="Times New Roman" w:hAnsi="Times"/>
                <w:b/>
                <w:bCs/>
                <w:sz w:val="24"/>
                <w:lang w:eastAsia="en-US"/>
                <w:rPrChange w:id="214" w:author="Jaeger, Florian" w:date="2023-05-27T13:49:00Z">
                  <w:rPr>
                    <w:rFonts w:ascii="Times" w:eastAsia="Times New Roman" w:hAnsi="Times"/>
                    <w:sz w:val="24"/>
                    <w:lang w:eastAsia="en-US"/>
                  </w:rPr>
                </w:rPrChange>
              </w:rPr>
              <w:t>Experiment</w:t>
            </w:r>
          </w:p>
        </w:tc>
        <w:tc>
          <w:tcPr>
            <w:tcW w:w="897" w:type="dxa"/>
            <w:vAlign w:val="center"/>
            <w:hideMark/>
            <w:tcPrChange w:id="215" w:author="Jaeger, Florian" w:date="2023-05-27T13:56:00Z">
              <w:tcPr>
                <w:tcW w:w="0" w:type="auto"/>
                <w:vAlign w:val="center"/>
                <w:hideMark/>
              </w:tcPr>
            </w:tcPrChange>
          </w:tcPr>
          <w:p w14:paraId="6BA688F0" w14:textId="77777777" w:rsidR="005A63E5" w:rsidRPr="005A63E5" w:rsidRDefault="005A63E5" w:rsidP="0072511C">
            <w:pPr>
              <w:widowControl/>
              <w:autoSpaceDE/>
              <w:autoSpaceDN/>
              <w:adjustRightInd/>
              <w:spacing w:line="240" w:lineRule="auto"/>
              <w:ind w:firstLine="0"/>
              <w:jc w:val="left"/>
              <w:rPr>
                <w:rFonts w:ascii="Times" w:eastAsia="Times New Roman" w:hAnsi="Times"/>
                <w:b/>
                <w:bCs/>
                <w:sz w:val="24"/>
                <w:lang w:eastAsia="en-US"/>
                <w:rPrChange w:id="216" w:author="Jaeger, Florian" w:date="2023-05-27T13:49:00Z">
                  <w:rPr>
                    <w:rFonts w:ascii="Times" w:eastAsia="Times New Roman" w:hAnsi="Times"/>
                    <w:sz w:val="24"/>
                    <w:lang w:eastAsia="en-US"/>
                  </w:rPr>
                </w:rPrChange>
              </w:rPr>
            </w:pPr>
            <w:del w:id="217" w:author="Jaeger, Florian" w:date="2023-05-27T13:49:00Z">
              <w:r w:rsidRPr="005A63E5" w:rsidDel="005A63E5">
                <w:rPr>
                  <w:rFonts w:ascii="Times" w:eastAsia="Times New Roman" w:hAnsi="Times"/>
                  <w:b/>
                  <w:bCs/>
                  <w:sz w:val="24"/>
                  <w:lang w:eastAsia="en-US"/>
                  <w:rPrChange w:id="218" w:author="Jaeger, Florian" w:date="2023-05-27T13:49:00Z">
                    <w:rPr>
                      <w:rFonts w:ascii="Times" w:eastAsia="Times New Roman" w:hAnsi="Times"/>
                      <w:sz w:val="24"/>
                      <w:lang w:eastAsia="en-US"/>
                    </w:rPr>
                  </w:rPrChange>
                </w:rPr>
                <w:delText>CISP-</w:delText>
              </w:r>
            </w:del>
            <w:r w:rsidRPr="005A63E5">
              <w:rPr>
                <w:rFonts w:ascii="Times" w:eastAsia="Times New Roman" w:hAnsi="Times"/>
                <w:b/>
                <w:bCs/>
                <w:sz w:val="24"/>
                <w:lang w:eastAsia="en-US"/>
                <w:rPrChange w:id="219" w:author="Jaeger, Florian" w:date="2023-05-27T13:49:00Z">
                  <w:rPr>
                    <w:rFonts w:ascii="Times" w:eastAsia="Times New Roman" w:hAnsi="Times"/>
                    <w:sz w:val="24"/>
                    <w:lang w:eastAsia="en-US"/>
                  </w:rPr>
                </w:rPrChange>
              </w:rPr>
              <w:t>1a</w:t>
            </w:r>
          </w:p>
        </w:tc>
        <w:tc>
          <w:tcPr>
            <w:tcW w:w="911" w:type="dxa"/>
            <w:vAlign w:val="center"/>
            <w:hideMark/>
            <w:tcPrChange w:id="220" w:author="Jaeger, Florian" w:date="2023-05-27T13:56:00Z">
              <w:tcPr>
                <w:tcW w:w="0" w:type="auto"/>
                <w:vAlign w:val="center"/>
                <w:hideMark/>
              </w:tcPr>
            </w:tcPrChange>
          </w:tcPr>
          <w:p w14:paraId="6EE0598B" w14:textId="77777777" w:rsidR="005A63E5" w:rsidRPr="005A63E5" w:rsidRDefault="005A63E5" w:rsidP="0072511C">
            <w:pPr>
              <w:widowControl/>
              <w:autoSpaceDE/>
              <w:autoSpaceDN/>
              <w:adjustRightInd/>
              <w:spacing w:line="240" w:lineRule="auto"/>
              <w:ind w:firstLine="0"/>
              <w:jc w:val="left"/>
              <w:rPr>
                <w:rFonts w:ascii="Times" w:eastAsia="Times New Roman" w:hAnsi="Times"/>
                <w:b/>
                <w:bCs/>
                <w:sz w:val="24"/>
                <w:lang w:eastAsia="en-US"/>
                <w:rPrChange w:id="221" w:author="Jaeger, Florian" w:date="2023-05-27T13:49:00Z">
                  <w:rPr>
                    <w:rFonts w:ascii="Times" w:eastAsia="Times New Roman" w:hAnsi="Times"/>
                    <w:sz w:val="24"/>
                    <w:lang w:eastAsia="en-US"/>
                  </w:rPr>
                </w:rPrChange>
              </w:rPr>
            </w:pPr>
            <w:del w:id="222" w:author="Jaeger, Florian" w:date="2023-05-27T13:50:00Z">
              <w:r w:rsidRPr="005A63E5" w:rsidDel="005A63E5">
                <w:rPr>
                  <w:rFonts w:ascii="Times" w:eastAsia="Times New Roman" w:hAnsi="Times"/>
                  <w:b/>
                  <w:bCs/>
                  <w:sz w:val="24"/>
                  <w:lang w:eastAsia="en-US"/>
                  <w:rPrChange w:id="223" w:author="Jaeger, Florian" w:date="2023-05-27T13:49:00Z">
                    <w:rPr>
                      <w:rFonts w:ascii="Times" w:eastAsia="Times New Roman" w:hAnsi="Times"/>
                      <w:sz w:val="24"/>
                      <w:lang w:eastAsia="en-US"/>
                    </w:rPr>
                  </w:rPrChange>
                </w:rPr>
                <w:delText>CI</w:delText>
              </w:r>
            </w:del>
            <w:del w:id="224" w:author="Jaeger, Florian" w:date="2023-05-27T13:49:00Z">
              <w:r w:rsidRPr="005A63E5" w:rsidDel="005A63E5">
                <w:rPr>
                  <w:rFonts w:ascii="Times" w:eastAsia="Times New Roman" w:hAnsi="Times"/>
                  <w:b/>
                  <w:bCs/>
                  <w:sz w:val="24"/>
                  <w:lang w:eastAsia="en-US"/>
                  <w:rPrChange w:id="225" w:author="Jaeger, Florian" w:date="2023-05-27T13:49:00Z">
                    <w:rPr>
                      <w:rFonts w:ascii="Times" w:eastAsia="Times New Roman" w:hAnsi="Times"/>
                      <w:sz w:val="24"/>
                      <w:lang w:eastAsia="en-US"/>
                    </w:rPr>
                  </w:rPrChange>
                </w:rPr>
                <w:delText>SP-</w:delText>
              </w:r>
            </w:del>
            <w:r w:rsidRPr="005A63E5">
              <w:rPr>
                <w:rFonts w:ascii="Times" w:eastAsia="Times New Roman" w:hAnsi="Times"/>
                <w:b/>
                <w:bCs/>
                <w:sz w:val="24"/>
                <w:lang w:eastAsia="en-US"/>
                <w:rPrChange w:id="226" w:author="Jaeger, Florian" w:date="2023-05-27T13:49:00Z">
                  <w:rPr>
                    <w:rFonts w:ascii="Times" w:eastAsia="Times New Roman" w:hAnsi="Times"/>
                    <w:sz w:val="24"/>
                    <w:lang w:eastAsia="en-US"/>
                  </w:rPr>
                </w:rPrChange>
              </w:rPr>
              <w:t>1b</w:t>
            </w:r>
          </w:p>
        </w:tc>
        <w:tc>
          <w:tcPr>
            <w:tcW w:w="970" w:type="dxa"/>
            <w:vAlign w:val="center"/>
            <w:hideMark/>
            <w:tcPrChange w:id="227" w:author="Jaeger, Florian" w:date="2023-05-27T13:56:00Z">
              <w:tcPr>
                <w:tcW w:w="0" w:type="auto"/>
                <w:vAlign w:val="center"/>
                <w:hideMark/>
              </w:tcPr>
            </w:tcPrChange>
          </w:tcPr>
          <w:p w14:paraId="2FD81B2A" w14:textId="77777777" w:rsidR="005A63E5" w:rsidRPr="005A63E5" w:rsidRDefault="005A63E5" w:rsidP="0072511C">
            <w:pPr>
              <w:widowControl/>
              <w:autoSpaceDE/>
              <w:autoSpaceDN/>
              <w:adjustRightInd/>
              <w:spacing w:line="240" w:lineRule="auto"/>
              <w:ind w:firstLine="0"/>
              <w:jc w:val="left"/>
              <w:rPr>
                <w:rFonts w:ascii="Times" w:eastAsia="Times New Roman" w:hAnsi="Times"/>
                <w:b/>
                <w:bCs/>
                <w:sz w:val="24"/>
                <w:lang w:eastAsia="en-US"/>
                <w:rPrChange w:id="228" w:author="Jaeger, Florian" w:date="2023-05-27T13:49:00Z">
                  <w:rPr>
                    <w:rFonts w:ascii="Times" w:eastAsia="Times New Roman" w:hAnsi="Times"/>
                    <w:sz w:val="24"/>
                    <w:lang w:eastAsia="en-US"/>
                  </w:rPr>
                </w:rPrChange>
              </w:rPr>
            </w:pPr>
            <w:del w:id="229" w:author="Jaeger, Florian" w:date="2023-05-27T13:50:00Z">
              <w:r w:rsidRPr="005A63E5" w:rsidDel="005A63E5">
                <w:rPr>
                  <w:rFonts w:ascii="Times" w:eastAsia="Times New Roman" w:hAnsi="Times"/>
                  <w:b/>
                  <w:bCs/>
                  <w:sz w:val="24"/>
                  <w:lang w:eastAsia="en-US"/>
                  <w:rPrChange w:id="230" w:author="Jaeger, Florian" w:date="2023-05-27T13:49:00Z">
                    <w:rPr>
                      <w:rFonts w:ascii="Times" w:eastAsia="Times New Roman" w:hAnsi="Times"/>
                      <w:sz w:val="24"/>
                      <w:lang w:eastAsia="en-US"/>
                    </w:rPr>
                  </w:rPrChange>
                </w:rPr>
                <w:delText>CISP-</w:delText>
              </w:r>
            </w:del>
            <w:r w:rsidRPr="005A63E5">
              <w:rPr>
                <w:rFonts w:ascii="Times" w:eastAsia="Times New Roman" w:hAnsi="Times"/>
                <w:b/>
                <w:bCs/>
                <w:sz w:val="24"/>
                <w:lang w:eastAsia="en-US"/>
                <w:rPrChange w:id="231" w:author="Jaeger, Florian" w:date="2023-05-27T13:49:00Z">
                  <w:rPr>
                    <w:rFonts w:ascii="Times" w:eastAsia="Times New Roman" w:hAnsi="Times"/>
                    <w:sz w:val="24"/>
                    <w:lang w:eastAsia="en-US"/>
                  </w:rPr>
                </w:rPrChange>
              </w:rPr>
              <w:t>1c</w:t>
            </w:r>
          </w:p>
        </w:tc>
        <w:tc>
          <w:tcPr>
            <w:tcW w:w="2335" w:type="dxa"/>
            <w:tcPrChange w:id="232" w:author="Jaeger, Florian" w:date="2023-05-27T13:56:00Z">
              <w:tcPr>
                <w:tcW w:w="0" w:type="auto"/>
              </w:tcPr>
            </w:tcPrChange>
          </w:tcPr>
          <w:p w14:paraId="6DD48EEC" w14:textId="751954B0" w:rsidR="005A63E5" w:rsidRPr="005A63E5" w:rsidDel="005A63E5" w:rsidRDefault="005A63E5" w:rsidP="0072511C">
            <w:pPr>
              <w:widowControl/>
              <w:autoSpaceDE/>
              <w:autoSpaceDN/>
              <w:adjustRightInd/>
              <w:spacing w:line="240" w:lineRule="auto"/>
              <w:ind w:firstLine="0"/>
              <w:jc w:val="left"/>
              <w:rPr>
                <w:rFonts w:ascii="Times" w:eastAsia="Times New Roman" w:hAnsi="Times"/>
                <w:b/>
                <w:bCs/>
                <w:sz w:val="24"/>
                <w:lang w:eastAsia="en-US"/>
              </w:rPr>
            </w:pPr>
            <w:ins w:id="233" w:author="Jaeger, Florian" w:date="2023-05-27T13:51:00Z">
              <w:r>
                <w:rPr>
                  <w:rFonts w:ascii="Times" w:eastAsia="Times New Roman" w:hAnsi="Times"/>
                  <w:b/>
                  <w:bCs/>
                  <w:sz w:val="24"/>
                  <w:lang w:eastAsia="en-US"/>
                </w:rPr>
                <w:t>2</w:t>
              </w:r>
            </w:ins>
          </w:p>
        </w:tc>
      </w:tr>
      <w:tr w:rsidR="005A63E5" w:rsidRPr="0072511C" w14:paraId="49073983" w14:textId="0E7BDC0A" w:rsidTr="005A63E5">
        <w:trPr>
          <w:tblCellSpacing w:w="15" w:type="dxa"/>
          <w:ins w:id="234" w:author="Jaeger, Florian" w:date="2023-05-27T13:50:00Z"/>
          <w:trPrChange w:id="235" w:author="Jaeger, Florian" w:date="2023-05-27T13:56:00Z">
            <w:trPr>
              <w:tblCellSpacing w:w="15" w:type="dxa"/>
            </w:trPr>
          </w:trPrChange>
        </w:trPr>
        <w:tc>
          <w:tcPr>
            <w:tcW w:w="2037" w:type="dxa"/>
            <w:vAlign w:val="center"/>
            <w:tcPrChange w:id="236" w:author="Jaeger, Florian" w:date="2023-05-27T13:56:00Z">
              <w:tcPr>
                <w:tcW w:w="0" w:type="auto"/>
                <w:vAlign w:val="center"/>
              </w:tcPr>
            </w:tcPrChange>
          </w:tcPr>
          <w:p w14:paraId="1D5F2DD5" w14:textId="060B6E76" w:rsidR="005A63E5" w:rsidRPr="005A63E5" w:rsidRDefault="005A63E5" w:rsidP="0072511C">
            <w:pPr>
              <w:widowControl/>
              <w:autoSpaceDE/>
              <w:autoSpaceDN/>
              <w:adjustRightInd/>
              <w:spacing w:line="240" w:lineRule="auto"/>
              <w:ind w:firstLine="0"/>
              <w:jc w:val="left"/>
              <w:rPr>
                <w:ins w:id="237" w:author="Jaeger, Florian" w:date="2023-05-27T13:50:00Z"/>
                <w:rFonts w:ascii="Times" w:eastAsia="Times New Roman" w:hAnsi="Times"/>
                <w:i/>
                <w:iCs/>
                <w:sz w:val="24"/>
                <w:lang w:eastAsia="en-US"/>
                <w:rPrChange w:id="238" w:author="Jaeger, Florian" w:date="2023-05-27T13:50:00Z">
                  <w:rPr>
                    <w:ins w:id="239" w:author="Jaeger, Florian" w:date="2023-05-27T13:50:00Z"/>
                    <w:rFonts w:ascii="Times" w:eastAsia="Times New Roman" w:hAnsi="Times"/>
                    <w:sz w:val="24"/>
                    <w:lang w:eastAsia="en-US"/>
                  </w:rPr>
                </w:rPrChange>
              </w:rPr>
            </w:pPr>
            <w:ins w:id="240" w:author="Jaeger, Florian" w:date="2023-05-27T13:50:00Z">
              <w:r w:rsidRPr="005A63E5">
                <w:rPr>
                  <w:rFonts w:ascii="Times" w:eastAsia="Times New Roman" w:hAnsi="Times"/>
                  <w:i/>
                  <w:iCs/>
                  <w:sz w:val="24"/>
                  <w:lang w:eastAsia="en-US"/>
                  <w:rPrChange w:id="241" w:author="Jaeger, Florian" w:date="2023-05-27T13:50:00Z">
                    <w:rPr>
                      <w:rFonts w:ascii="Times" w:eastAsia="Times New Roman" w:hAnsi="Times"/>
                      <w:sz w:val="24"/>
                      <w:lang w:eastAsia="en-US"/>
                    </w:rPr>
                  </w:rPrChange>
                </w:rPr>
                <w:t>Recruited</w:t>
              </w:r>
            </w:ins>
          </w:p>
        </w:tc>
        <w:tc>
          <w:tcPr>
            <w:tcW w:w="897" w:type="dxa"/>
            <w:vAlign w:val="center"/>
            <w:tcPrChange w:id="242" w:author="Jaeger, Florian" w:date="2023-05-27T13:56:00Z">
              <w:tcPr>
                <w:tcW w:w="0" w:type="auto"/>
                <w:vAlign w:val="center"/>
              </w:tcPr>
            </w:tcPrChange>
          </w:tcPr>
          <w:p w14:paraId="676E0916" w14:textId="77777777" w:rsidR="005A63E5" w:rsidRPr="0072511C" w:rsidRDefault="005A63E5" w:rsidP="0072511C">
            <w:pPr>
              <w:widowControl/>
              <w:autoSpaceDE/>
              <w:autoSpaceDN/>
              <w:adjustRightInd/>
              <w:spacing w:line="240" w:lineRule="auto"/>
              <w:ind w:firstLine="0"/>
              <w:jc w:val="left"/>
              <w:rPr>
                <w:ins w:id="243" w:author="Jaeger, Florian" w:date="2023-05-27T13:50:00Z"/>
                <w:rFonts w:ascii="Times" w:eastAsia="Times New Roman" w:hAnsi="Times"/>
                <w:sz w:val="24"/>
                <w:lang w:eastAsia="en-US"/>
              </w:rPr>
            </w:pPr>
          </w:p>
        </w:tc>
        <w:tc>
          <w:tcPr>
            <w:tcW w:w="911" w:type="dxa"/>
            <w:vAlign w:val="center"/>
            <w:tcPrChange w:id="244" w:author="Jaeger, Florian" w:date="2023-05-27T13:56:00Z">
              <w:tcPr>
                <w:tcW w:w="0" w:type="auto"/>
                <w:vAlign w:val="center"/>
              </w:tcPr>
            </w:tcPrChange>
          </w:tcPr>
          <w:p w14:paraId="035F807D" w14:textId="77777777" w:rsidR="005A63E5" w:rsidRPr="0072511C" w:rsidRDefault="005A63E5" w:rsidP="0072511C">
            <w:pPr>
              <w:widowControl/>
              <w:autoSpaceDE/>
              <w:autoSpaceDN/>
              <w:adjustRightInd/>
              <w:spacing w:line="240" w:lineRule="auto"/>
              <w:ind w:firstLine="0"/>
              <w:jc w:val="left"/>
              <w:rPr>
                <w:ins w:id="245" w:author="Jaeger, Florian" w:date="2023-05-27T13:50:00Z"/>
                <w:rFonts w:ascii="Times" w:eastAsia="Times New Roman" w:hAnsi="Times"/>
                <w:sz w:val="24"/>
                <w:lang w:eastAsia="en-US"/>
              </w:rPr>
            </w:pPr>
          </w:p>
        </w:tc>
        <w:tc>
          <w:tcPr>
            <w:tcW w:w="970" w:type="dxa"/>
            <w:vAlign w:val="center"/>
            <w:tcPrChange w:id="246" w:author="Jaeger, Florian" w:date="2023-05-27T13:56:00Z">
              <w:tcPr>
                <w:tcW w:w="0" w:type="auto"/>
                <w:vAlign w:val="center"/>
              </w:tcPr>
            </w:tcPrChange>
          </w:tcPr>
          <w:p w14:paraId="01D0F9AE" w14:textId="77777777" w:rsidR="005A63E5" w:rsidRPr="0072511C" w:rsidRDefault="005A63E5" w:rsidP="0072511C">
            <w:pPr>
              <w:widowControl/>
              <w:autoSpaceDE/>
              <w:autoSpaceDN/>
              <w:adjustRightInd/>
              <w:spacing w:line="240" w:lineRule="auto"/>
              <w:ind w:firstLine="0"/>
              <w:jc w:val="left"/>
              <w:rPr>
                <w:ins w:id="247" w:author="Jaeger, Florian" w:date="2023-05-27T13:50:00Z"/>
                <w:rFonts w:ascii="Times" w:eastAsia="Times New Roman" w:hAnsi="Times"/>
                <w:sz w:val="24"/>
                <w:lang w:eastAsia="en-US"/>
              </w:rPr>
            </w:pPr>
          </w:p>
        </w:tc>
        <w:tc>
          <w:tcPr>
            <w:tcW w:w="2335" w:type="dxa"/>
            <w:tcPrChange w:id="248" w:author="Jaeger, Florian" w:date="2023-05-27T13:56:00Z">
              <w:tcPr>
                <w:tcW w:w="0" w:type="auto"/>
              </w:tcPr>
            </w:tcPrChange>
          </w:tcPr>
          <w:p w14:paraId="40B5191D" w14:textId="77777777" w:rsidR="005A63E5" w:rsidRPr="0072511C" w:rsidRDefault="005A63E5" w:rsidP="0072511C">
            <w:pPr>
              <w:widowControl/>
              <w:autoSpaceDE/>
              <w:autoSpaceDN/>
              <w:adjustRightInd/>
              <w:spacing w:line="240" w:lineRule="auto"/>
              <w:ind w:firstLine="0"/>
              <w:jc w:val="left"/>
              <w:rPr>
                <w:ins w:id="249" w:author="Jaeger, Florian" w:date="2023-05-27T13:51:00Z"/>
                <w:rFonts w:ascii="Times" w:eastAsia="Times New Roman" w:hAnsi="Times"/>
                <w:sz w:val="24"/>
                <w:lang w:eastAsia="en-US"/>
              </w:rPr>
            </w:pPr>
          </w:p>
        </w:tc>
      </w:tr>
      <w:tr w:rsidR="005A63E5" w:rsidRPr="0072511C" w14:paraId="7068F377" w14:textId="7E915130" w:rsidTr="005A63E5">
        <w:trPr>
          <w:tblCellSpacing w:w="15" w:type="dxa"/>
          <w:trPrChange w:id="250" w:author="Jaeger, Florian" w:date="2023-05-27T13:56:00Z">
            <w:trPr>
              <w:tblCellSpacing w:w="15" w:type="dxa"/>
            </w:trPr>
          </w:trPrChange>
        </w:trPr>
        <w:tc>
          <w:tcPr>
            <w:tcW w:w="2037" w:type="dxa"/>
            <w:vAlign w:val="center"/>
            <w:hideMark/>
            <w:tcPrChange w:id="251" w:author="Jaeger, Florian" w:date="2023-05-27T13:56:00Z">
              <w:tcPr>
                <w:tcW w:w="0" w:type="auto"/>
                <w:vAlign w:val="center"/>
                <w:hideMark/>
              </w:tcPr>
            </w:tcPrChange>
          </w:tcPr>
          <w:p w14:paraId="078A1281" w14:textId="2FB1B51D"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Ignored</w:t>
            </w:r>
            <w:ins w:id="252" w:author="Jaeger, Florian" w:date="2023-05-27T13:48:00Z">
              <w:r>
                <w:rPr>
                  <w:rFonts w:ascii="Times" w:eastAsia="Times New Roman" w:hAnsi="Times"/>
                  <w:sz w:val="24"/>
                  <w:lang w:eastAsia="en-US"/>
                </w:rPr>
                <w:t xml:space="preserve"> i</w:t>
              </w:r>
            </w:ins>
            <w:del w:id="253" w:author="Jaeger, Florian" w:date="2023-05-27T13:48:00Z">
              <w:r w:rsidRPr="0072511C" w:rsidDel="005A63E5">
                <w:rPr>
                  <w:rFonts w:ascii="Times" w:eastAsia="Times New Roman" w:hAnsi="Times"/>
                  <w:sz w:val="24"/>
                  <w:lang w:eastAsia="en-US"/>
                </w:rPr>
                <w:delText>I</w:delText>
              </w:r>
            </w:del>
            <w:r w:rsidRPr="0072511C">
              <w:rPr>
                <w:rFonts w:ascii="Times" w:eastAsia="Times New Roman" w:hAnsi="Times"/>
                <w:sz w:val="24"/>
                <w:lang w:eastAsia="en-US"/>
              </w:rPr>
              <w:t>nstructions</w:t>
            </w:r>
          </w:p>
        </w:tc>
        <w:tc>
          <w:tcPr>
            <w:tcW w:w="897" w:type="dxa"/>
            <w:vAlign w:val="center"/>
            <w:hideMark/>
            <w:tcPrChange w:id="254" w:author="Jaeger, Florian" w:date="2023-05-27T13:56:00Z">
              <w:tcPr>
                <w:tcW w:w="0" w:type="auto"/>
                <w:vAlign w:val="center"/>
                <w:hideMark/>
              </w:tcPr>
            </w:tcPrChange>
          </w:tcPr>
          <w:p w14:paraId="56F486A6"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255" w:author="Jaeger, Florian" w:date="2023-05-27T13:56:00Z">
              <w:tcPr>
                <w:tcW w:w="0" w:type="auto"/>
                <w:vAlign w:val="center"/>
                <w:hideMark/>
              </w:tcPr>
            </w:tcPrChange>
          </w:tcPr>
          <w:p w14:paraId="7DDE7973"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256" w:author="Jaeger, Florian" w:date="2023-05-27T13:56:00Z">
              <w:tcPr>
                <w:tcW w:w="0" w:type="auto"/>
                <w:vAlign w:val="center"/>
                <w:hideMark/>
              </w:tcPr>
            </w:tcPrChange>
          </w:tcPr>
          <w:p w14:paraId="5AE6273D"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2335" w:type="dxa"/>
            <w:tcPrChange w:id="257" w:author="Jaeger, Florian" w:date="2023-05-27T13:56:00Z">
              <w:tcPr>
                <w:tcW w:w="0" w:type="auto"/>
              </w:tcPr>
            </w:tcPrChange>
          </w:tcPr>
          <w:p w14:paraId="27E48E9B" w14:textId="72E71780"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58" w:author="Jaeger, Florian" w:date="2023-05-27T13:54:00Z">
              <w:r>
                <w:rPr>
                  <w:rFonts w:ascii="Times" w:eastAsia="Times New Roman" w:hAnsi="Times"/>
                  <w:sz w:val="24"/>
                  <w:lang w:eastAsia="en-US"/>
                </w:rPr>
                <w:t>1 (1.6%)</w:t>
              </w:r>
            </w:ins>
          </w:p>
        </w:tc>
      </w:tr>
      <w:tr w:rsidR="005A63E5" w:rsidRPr="0072511C" w14:paraId="718CF3EE" w14:textId="063FA701" w:rsidTr="005A63E5">
        <w:trPr>
          <w:tblCellSpacing w:w="15" w:type="dxa"/>
          <w:trPrChange w:id="259" w:author="Jaeger, Florian" w:date="2023-05-27T13:56:00Z">
            <w:trPr>
              <w:tblCellSpacing w:w="15" w:type="dxa"/>
            </w:trPr>
          </w:trPrChange>
        </w:trPr>
        <w:tc>
          <w:tcPr>
            <w:tcW w:w="2037" w:type="dxa"/>
            <w:vAlign w:val="center"/>
            <w:hideMark/>
            <w:tcPrChange w:id="260" w:author="Jaeger, Florian" w:date="2023-05-27T13:56:00Z">
              <w:tcPr>
                <w:tcW w:w="0" w:type="auto"/>
                <w:vAlign w:val="center"/>
                <w:hideMark/>
              </w:tcPr>
            </w:tcPrChange>
          </w:tcPr>
          <w:p w14:paraId="19406B09" w14:textId="459CC99B"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Catch</w:t>
            </w:r>
            <w:ins w:id="261" w:author="Jaeger, Florian" w:date="2023-05-27T13:48:00Z">
              <w:r>
                <w:rPr>
                  <w:rFonts w:ascii="Times" w:eastAsia="Times New Roman" w:hAnsi="Times"/>
                  <w:sz w:val="24"/>
                  <w:lang w:eastAsia="en-US"/>
                </w:rPr>
                <w:t xml:space="preserve"> </w:t>
              </w:r>
            </w:ins>
            <w:ins w:id="262" w:author="Jaeger, Florian" w:date="2023-05-27T13:49:00Z">
              <w:r>
                <w:rPr>
                  <w:rFonts w:ascii="Times" w:eastAsia="Times New Roman" w:hAnsi="Times"/>
                  <w:sz w:val="24"/>
                  <w:lang w:eastAsia="en-US"/>
                </w:rPr>
                <w:t>q</w:t>
              </w:r>
            </w:ins>
            <w:del w:id="263" w:author="Jaeger, Florian" w:date="2023-05-27T13:48:00Z">
              <w:r w:rsidRPr="0072511C" w:rsidDel="005A63E5">
                <w:rPr>
                  <w:rFonts w:ascii="Times" w:eastAsia="Times New Roman" w:hAnsi="Times"/>
                  <w:sz w:val="24"/>
                  <w:lang w:eastAsia="en-US"/>
                </w:rPr>
                <w:delText>Q</w:delText>
              </w:r>
            </w:del>
            <w:r w:rsidRPr="0072511C">
              <w:rPr>
                <w:rFonts w:ascii="Times" w:eastAsia="Times New Roman" w:hAnsi="Times"/>
                <w:sz w:val="24"/>
                <w:lang w:eastAsia="en-US"/>
              </w:rPr>
              <w:t>uestion</w:t>
            </w:r>
          </w:p>
        </w:tc>
        <w:tc>
          <w:tcPr>
            <w:tcW w:w="897" w:type="dxa"/>
            <w:vAlign w:val="center"/>
            <w:hideMark/>
            <w:tcPrChange w:id="264" w:author="Jaeger, Florian" w:date="2023-05-27T13:56:00Z">
              <w:tcPr>
                <w:tcW w:w="0" w:type="auto"/>
                <w:vAlign w:val="center"/>
                <w:hideMark/>
              </w:tcPr>
            </w:tcPrChange>
          </w:tcPr>
          <w:p w14:paraId="5756F808"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265" w:author="Jaeger, Florian" w:date="2023-05-27T13:56:00Z">
              <w:tcPr>
                <w:tcW w:w="0" w:type="auto"/>
                <w:vAlign w:val="center"/>
                <w:hideMark/>
              </w:tcPr>
            </w:tcPrChange>
          </w:tcPr>
          <w:p w14:paraId="3E763AD9"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70" w:type="dxa"/>
            <w:vAlign w:val="center"/>
            <w:hideMark/>
            <w:tcPrChange w:id="266" w:author="Jaeger, Florian" w:date="2023-05-27T13:56:00Z">
              <w:tcPr>
                <w:tcW w:w="0" w:type="auto"/>
                <w:vAlign w:val="center"/>
                <w:hideMark/>
              </w:tcPr>
            </w:tcPrChange>
          </w:tcPr>
          <w:p w14:paraId="58BC7EE8"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2335" w:type="dxa"/>
            <w:tcPrChange w:id="267" w:author="Jaeger, Florian" w:date="2023-05-27T13:56:00Z">
              <w:tcPr>
                <w:tcW w:w="0" w:type="auto"/>
              </w:tcPr>
            </w:tcPrChange>
          </w:tcPr>
          <w:p w14:paraId="52F68AE8" w14:textId="476D7C8F"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68" w:author="Jaeger, Florian" w:date="2023-05-27T13:54:00Z">
              <w:r>
                <w:rPr>
                  <w:rFonts w:ascii="Times" w:eastAsia="Times New Roman" w:hAnsi="Times"/>
                  <w:sz w:val="24"/>
                  <w:lang w:eastAsia="en-US"/>
                </w:rPr>
                <w:t>-</w:t>
              </w:r>
            </w:ins>
          </w:p>
        </w:tc>
      </w:tr>
      <w:tr w:rsidR="005A63E5" w:rsidRPr="0072511C" w14:paraId="73192751" w14:textId="573BD34D" w:rsidTr="005A63E5">
        <w:trPr>
          <w:tblCellSpacing w:w="15" w:type="dxa"/>
          <w:trPrChange w:id="269" w:author="Jaeger, Florian" w:date="2023-05-27T13:56:00Z">
            <w:trPr>
              <w:tblCellSpacing w:w="15" w:type="dxa"/>
            </w:trPr>
          </w:trPrChange>
        </w:trPr>
        <w:tc>
          <w:tcPr>
            <w:tcW w:w="2037" w:type="dxa"/>
            <w:vAlign w:val="center"/>
            <w:hideMark/>
            <w:tcPrChange w:id="270" w:author="Jaeger, Florian" w:date="2023-05-27T13:56:00Z">
              <w:tcPr>
                <w:tcW w:w="0" w:type="auto"/>
                <w:vAlign w:val="center"/>
                <w:hideMark/>
              </w:tcPr>
            </w:tcPrChange>
          </w:tcPr>
          <w:p w14:paraId="658E9725" w14:textId="167A62A2"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Swapped</w:t>
            </w:r>
            <w:ins w:id="271" w:author="Jaeger, Florian" w:date="2023-05-27T13:49:00Z">
              <w:r>
                <w:rPr>
                  <w:rFonts w:ascii="Times" w:eastAsia="Times New Roman" w:hAnsi="Times"/>
                  <w:sz w:val="24"/>
                  <w:lang w:eastAsia="en-US"/>
                </w:rPr>
                <w:t xml:space="preserve"> k</w:t>
              </w:r>
            </w:ins>
            <w:del w:id="272" w:author="Jaeger, Florian" w:date="2023-05-27T13:49:00Z">
              <w:r w:rsidRPr="0072511C" w:rsidDel="005A63E5">
                <w:rPr>
                  <w:rFonts w:ascii="Times" w:eastAsia="Times New Roman" w:hAnsi="Times"/>
                  <w:sz w:val="24"/>
                  <w:lang w:eastAsia="en-US"/>
                </w:rPr>
                <w:delText>K</w:delText>
              </w:r>
            </w:del>
            <w:r w:rsidRPr="0072511C">
              <w:rPr>
                <w:rFonts w:ascii="Times" w:eastAsia="Times New Roman" w:hAnsi="Times"/>
                <w:sz w:val="24"/>
                <w:lang w:eastAsia="en-US"/>
              </w:rPr>
              <w:t>eys</w:t>
            </w:r>
          </w:p>
        </w:tc>
        <w:tc>
          <w:tcPr>
            <w:tcW w:w="897" w:type="dxa"/>
            <w:vAlign w:val="center"/>
            <w:hideMark/>
            <w:tcPrChange w:id="273" w:author="Jaeger, Florian" w:date="2023-05-27T13:56:00Z">
              <w:tcPr>
                <w:tcW w:w="0" w:type="auto"/>
                <w:vAlign w:val="center"/>
                <w:hideMark/>
              </w:tcPr>
            </w:tcPrChange>
          </w:tcPr>
          <w:p w14:paraId="2A49557D"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274" w:author="Jaeger, Florian" w:date="2023-05-27T13:56:00Z">
              <w:tcPr>
                <w:tcW w:w="0" w:type="auto"/>
                <w:vAlign w:val="center"/>
                <w:hideMark/>
              </w:tcPr>
            </w:tcPrChange>
          </w:tcPr>
          <w:p w14:paraId="5A61573A"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275" w:author="Jaeger, Florian" w:date="2023-05-27T13:56:00Z">
              <w:tcPr>
                <w:tcW w:w="0" w:type="auto"/>
                <w:vAlign w:val="center"/>
                <w:hideMark/>
              </w:tcPr>
            </w:tcPrChange>
          </w:tcPr>
          <w:p w14:paraId="635C3C76"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2335" w:type="dxa"/>
            <w:tcPrChange w:id="276" w:author="Jaeger, Florian" w:date="2023-05-27T13:56:00Z">
              <w:tcPr>
                <w:tcW w:w="0" w:type="auto"/>
              </w:tcPr>
            </w:tcPrChange>
          </w:tcPr>
          <w:p w14:paraId="2D2615D4" w14:textId="3320B8BF"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77" w:author="Jaeger, Florian" w:date="2023-05-27T13:54:00Z">
              <w:r>
                <w:rPr>
                  <w:rFonts w:ascii="Times" w:eastAsia="Times New Roman" w:hAnsi="Times"/>
                  <w:sz w:val="24"/>
                  <w:lang w:eastAsia="en-US"/>
                </w:rPr>
                <w:t>2 (3.2%)</w:t>
              </w:r>
            </w:ins>
          </w:p>
        </w:tc>
      </w:tr>
      <w:tr w:rsidR="005A63E5" w:rsidRPr="0072511C" w14:paraId="74BC514E" w14:textId="29202C3A" w:rsidTr="005A63E5">
        <w:trPr>
          <w:tblCellSpacing w:w="15" w:type="dxa"/>
          <w:trPrChange w:id="278" w:author="Jaeger, Florian" w:date="2023-05-27T13:56:00Z">
            <w:trPr>
              <w:tblCellSpacing w:w="15" w:type="dxa"/>
            </w:trPr>
          </w:trPrChange>
        </w:trPr>
        <w:tc>
          <w:tcPr>
            <w:tcW w:w="2037" w:type="dxa"/>
            <w:vAlign w:val="center"/>
            <w:hideMark/>
            <w:tcPrChange w:id="279" w:author="Jaeger, Florian" w:date="2023-05-27T13:56:00Z">
              <w:tcPr>
                <w:tcW w:w="0" w:type="auto"/>
                <w:vAlign w:val="center"/>
                <w:hideMark/>
              </w:tcPr>
            </w:tcPrChange>
          </w:tcPr>
          <w:p w14:paraId="5FCCD6E7" w14:textId="038C941F"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80" w:author="Jaeger, Florian" w:date="2023-05-27T13:49:00Z">
              <w:r>
                <w:rPr>
                  <w:rFonts w:ascii="Times" w:eastAsia="Times New Roman" w:hAnsi="Times"/>
                  <w:sz w:val="24"/>
                  <w:lang w:eastAsia="en-US"/>
                </w:rPr>
                <w:t xml:space="preserve">Outlier </w:t>
              </w:r>
            </w:ins>
            <w:r w:rsidRPr="0072511C">
              <w:rPr>
                <w:rFonts w:ascii="Times" w:eastAsia="Times New Roman" w:hAnsi="Times"/>
                <w:sz w:val="24"/>
                <w:lang w:eastAsia="en-US"/>
              </w:rPr>
              <w:t>RT</w:t>
            </w:r>
          </w:p>
        </w:tc>
        <w:tc>
          <w:tcPr>
            <w:tcW w:w="897" w:type="dxa"/>
            <w:vAlign w:val="center"/>
            <w:hideMark/>
            <w:tcPrChange w:id="281" w:author="Jaeger, Florian" w:date="2023-05-27T13:56:00Z">
              <w:tcPr>
                <w:tcW w:w="0" w:type="auto"/>
                <w:vAlign w:val="center"/>
                <w:hideMark/>
              </w:tcPr>
            </w:tcPrChange>
          </w:tcPr>
          <w:p w14:paraId="505D4E2F"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3 (4.7%)</w:t>
            </w:r>
          </w:p>
        </w:tc>
        <w:tc>
          <w:tcPr>
            <w:tcW w:w="911" w:type="dxa"/>
            <w:vAlign w:val="center"/>
            <w:hideMark/>
            <w:tcPrChange w:id="282" w:author="Jaeger, Florian" w:date="2023-05-27T13:56:00Z">
              <w:tcPr>
                <w:tcW w:w="0" w:type="auto"/>
                <w:vAlign w:val="center"/>
                <w:hideMark/>
              </w:tcPr>
            </w:tcPrChange>
          </w:tcPr>
          <w:p w14:paraId="268D3AFD"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283" w:author="Jaeger, Florian" w:date="2023-05-27T13:56:00Z">
              <w:tcPr>
                <w:tcW w:w="0" w:type="auto"/>
                <w:vAlign w:val="center"/>
                <w:hideMark/>
              </w:tcPr>
            </w:tcPrChange>
          </w:tcPr>
          <w:p w14:paraId="131CD48E"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2335" w:type="dxa"/>
            <w:tcPrChange w:id="284" w:author="Jaeger, Florian" w:date="2023-05-27T13:56:00Z">
              <w:tcPr>
                <w:tcW w:w="0" w:type="auto"/>
              </w:tcPr>
            </w:tcPrChange>
          </w:tcPr>
          <w:p w14:paraId="524D681D" w14:textId="48DBD97D"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85" w:author="Jaeger, Florian" w:date="2023-05-27T13:54:00Z">
              <w:r>
                <w:rPr>
                  <w:rFonts w:ascii="Times" w:eastAsia="Times New Roman" w:hAnsi="Times"/>
                  <w:sz w:val="24"/>
                  <w:lang w:eastAsia="en-US"/>
                </w:rPr>
                <w:t>-</w:t>
              </w:r>
            </w:ins>
          </w:p>
        </w:tc>
      </w:tr>
      <w:tr w:rsidR="005A63E5" w:rsidRPr="0072511C" w14:paraId="09FE0D2F" w14:textId="7E9FFF77" w:rsidTr="005A63E5">
        <w:trPr>
          <w:tblCellSpacing w:w="15" w:type="dxa"/>
          <w:trPrChange w:id="286" w:author="Jaeger, Florian" w:date="2023-05-27T13:56:00Z">
            <w:trPr>
              <w:tblCellSpacing w:w="15" w:type="dxa"/>
            </w:trPr>
          </w:trPrChange>
        </w:trPr>
        <w:tc>
          <w:tcPr>
            <w:tcW w:w="2037" w:type="dxa"/>
            <w:vAlign w:val="center"/>
            <w:hideMark/>
            <w:tcPrChange w:id="287" w:author="Jaeger, Florian" w:date="2023-05-27T13:56:00Z">
              <w:tcPr>
                <w:tcW w:w="0" w:type="auto"/>
                <w:vAlign w:val="center"/>
                <w:hideMark/>
              </w:tcPr>
            </w:tcPrChange>
          </w:tcPr>
          <w:p w14:paraId="7720825F" w14:textId="19BC1A25"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Missing</w:t>
            </w:r>
            <w:ins w:id="288" w:author="Jaeger, Florian" w:date="2023-05-27T13:49:00Z">
              <w:r>
                <w:rPr>
                  <w:rFonts w:ascii="Times" w:eastAsia="Times New Roman" w:hAnsi="Times"/>
                  <w:sz w:val="24"/>
                  <w:lang w:eastAsia="en-US"/>
                </w:rPr>
                <w:t xml:space="preserve"> t</w:t>
              </w:r>
            </w:ins>
            <w:del w:id="289" w:author="Jaeger, Florian" w:date="2023-05-27T13:49:00Z">
              <w:r w:rsidRPr="0072511C" w:rsidDel="005A63E5">
                <w:rPr>
                  <w:rFonts w:ascii="Times" w:eastAsia="Times New Roman" w:hAnsi="Times"/>
                  <w:sz w:val="24"/>
                  <w:lang w:eastAsia="en-US"/>
                </w:rPr>
                <w:delText>T</w:delText>
              </w:r>
            </w:del>
            <w:r w:rsidRPr="0072511C">
              <w:rPr>
                <w:rFonts w:ascii="Times" w:eastAsia="Times New Roman" w:hAnsi="Times"/>
                <w:sz w:val="24"/>
                <w:lang w:eastAsia="en-US"/>
              </w:rPr>
              <w:t>rials</w:t>
            </w:r>
          </w:p>
        </w:tc>
        <w:tc>
          <w:tcPr>
            <w:tcW w:w="897" w:type="dxa"/>
            <w:vAlign w:val="center"/>
            <w:hideMark/>
            <w:tcPrChange w:id="290" w:author="Jaeger, Florian" w:date="2023-05-27T13:56:00Z">
              <w:tcPr>
                <w:tcW w:w="0" w:type="auto"/>
                <w:vAlign w:val="center"/>
                <w:hideMark/>
              </w:tcPr>
            </w:tcPrChange>
          </w:tcPr>
          <w:p w14:paraId="3536651B"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11" w:type="dxa"/>
            <w:vAlign w:val="center"/>
            <w:hideMark/>
            <w:tcPrChange w:id="291" w:author="Jaeger, Florian" w:date="2023-05-27T13:56:00Z">
              <w:tcPr>
                <w:tcW w:w="0" w:type="auto"/>
                <w:vAlign w:val="center"/>
                <w:hideMark/>
              </w:tcPr>
            </w:tcPrChange>
          </w:tcPr>
          <w:p w14:paraId="02D19A8C"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(3.1%)</w:t>
            </w:r>
          </w:p>
        </w:tc>
        <w:tc>
          <w:tcPr>
            <w:tcW w:w="970" w:type="dxa"/>
            <w:vAlign w:val="center"/>
            <w:hideMark/>
            <w:tcPrChange w:id="292" w:author="Jaeger, Florian" w:date="2023-05-27T13:56:00Z">
              <w:tcPr>
                <w:tcW w:w="0" w:type="auto"/>
                <w:vAlign w:val="center"/>
                <w:hideMark/>
              </w:tcPr>
            </w:tcPrChange>
          </w:tcPr>
          <w:p w14:paraId="3E22A941"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(3.2%)</w:t>
            </w:r>
          </w:p>
        </w:tc>
        <w:tc>
          <w:tcPr>
            <w:tcW w:w="2335" w:type="dxa"/>
            <w:tcPrChange w:id="293" w:author="Jaeger, Florian" w:date="2023-05-27T13:56:00Z">
              <w:tcPr>
                <w:tcW w:w="0" w:type="auto"/>
              </w:tcPr>
            </w:tcPrChange>
          </w:tcPr>
          <w:p w14:paraId="5B187DC0" w14:textId="3F8F84C5"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94" w:author="Jaeger, Florian" w:date="2023-05-27T13:54:00Z">
              <w:r>
                <w:rPr>
                  <w:rFonts w:ascii="Times" w:eastAsia="Times New Roman" w:hAnsi="Times"/>
                  <w:sz w:val="24"/>
                  <w:lang w:eastAsia="en-US"/>
                </w:rPr>
                <w:t>1 (1.6%)</w:t>
              </w:r>
            </w:ins>
          </w:p>
        </w:tc>
      </w:tr>
      <w:tr w:rsidR="005A63E5" w:rsidRPr="0072511C" w14:paraId="421B9CA2" w14:textId="559D22F6" w:rsidTr="005A63E5">
        <w:trPr>
          <w:tblCellSpacing w:w="15" w:type="dxa"/>
          <w:trPrChange w:id="295" w:author="Jaeger, Florian" w:date="2023-05-27T13:56:00Z">
            <w:trPr>
              <w:tblCellSpacing w:w="15" w:type="dxa"/>
            </w:trPr>
          </w:trPrChange>
        </w:trPr>
        <w:tc>
          <w:tcPr>
            <w:tcW w:w="2037" w:type="dxa"/>
            <w:vAlign w:val="center"/>
            <w:hideMark/>
            <w:tcPrChange w:id="296" w:author="Jaeger, Florian" w:date="2023-05-27T13:56:00Z">
              <w:tcPr>
                <w:tcW w:w="0" w:type="auto"/>
                <w:vAlign w:val="center"/>
                <w:hideMark/>
              </w:tcPr>
            </w:tcPrChange>
          </w:tcPr>
          <w:p w14:paraId="40493E64" w14:textId="1A5A4DA4" w:rsidR="005A63E5" w:rsidRPr="005A63E5" w:rsidRDefault="005A63E5" w:rsidP="0072511C">
            <w:pPr>
              <w:widowControl/>
              <w:autoSpaceDE/>
              <w:autoSpaceDN/>
              <w:adjustRightInd/>
              <w:spacing w:line="240" w:lineRule="auto"/>
              <w:ind w:firstLine="0"/>
              <w:jc w:val="left"/>
              <w:rPr>
                <w:rFonts w:ascii="Times" w:eastAsia="Times New Roman" w:hAnsi="Times"/>
                <w:i/>
                <w:iCs/>
                <w:sz w:val="24"/>
                <w:lang w:eastAsia="en-US"/>
                <w:rPrChange w:id="297" w:author="Jaeger, Florian" w:date="2023-05-27T13:50:00Z">
                  <w:rPr>
                    <w:rFonts w:ascii="Times" w:eastAsia="Times New Roman" w:hAnsi="Times"/>
                    <w:sz w:val="24"/>
                    <w:lang w:eastAsia="en-US"/>
                  </w:rPr>
                </w:rPrChange>
              </w:rPr>
            </w:pPr>
            <w:ins w:id="298" w:author="Jaeger, Florian" w:date="2023-05-27T13:50:00Z">
              <w:r>
                <w:rPr>
                  <w:rFonts w:ascii="Times" w:eastAsia="Times New Roman" w:hAnsi="Times"/>
                  <w:i/>
                  <w:iCs/>
                  <w:sz w:val="24"/>
                  <w:lang w:eastAsia="en-US"/>
                </w:rPr>
                <w:t>Total</w:t>
              </w:r>
            </w:ins>
            <w:commentRangeStart w:id="299"/>
            <w:commentRangeStart w:id="300"/>
            <w:commentRangeStart w:id="301"/>
            <w:del w:id="302" w:author="Jaeger, Florian" w:date="2023-05-27T13:50:00Z">
              <w:r w:rsidRPr="005A63E5" w:rsidDel="005A63E5">
                <w:rPr>
                  <w:rFonts w:ascii="Times" w:eastAsia="Times New Roman" w:hAnsi="Times"/>
                  <w:i/>
                  <w:iCs/>
                  <w:sz w:val="24"/>
                  <w:lang w:eastAsia="en-US"/>
                  <w:rPrChange w:id="303" w:author="Jaeger, Florian" w:date="2023-05-27T13:50:00Z">
                    <w:rPr>
                      <w:rFonts w:ascii="Times" w:eastAsia="Times New Roman" w:hAnsi="Times"/>
                      <w:sz w:val="24"/>
                      <w:lang w:eastAsia="en-US"/>
                    </w:rPr>
                  </w:rPrChange>
                </w:rPr>
                <w:delText>TOTAL</w:delText>
              </w:r>
            </w:del>
          </w:p>
        </w:tc>
        <w:tc>
          <w:tcPr>
            <w:tcW w:w="897" w:type="dxa"/>
            <w:vAlign w:val="center"/>
            <w:hideMark/>
            <w:tcPrChange w:id="304" w:author="Jaeger, Florian" w:date="2023-05-27T13:56:00Z">
              <w:tcPr>
                <w:tcW w:w="0" w:type="auto"/>
                <w:vAlign w:val="center"/>
                <w:hideMark/>
              </w:tcPr>
            </w:tcPrChange>
          </w:tcPr>
          <w:p w14:paraId="54EB4DB4" w14:textId="77777777" w:rsidR="005A63E5" w:rsidRPr="005A63E5" w:rsidRDefault="005A63E5" w:rsidP="0072511C">
            <w:pPr>
              <w:widowControl/>
              <w:autoSpaceDE/>
              <w:autoSpaceDN/>
              <w:adjustRightInd/>
              <w:spacing w:line="240" w:lineRule="auto"/>
              <w:ind w:firstLine="0"/>
              <w:jc w:val="left"/>
              <w:rPr>
                <w:rFonts w:ascii="Times" w:eastAsia="Times New Roman" w:hAnsi="Times"/>
                <w:i/>
                <w:iCs/>
                <w:sz w:val="24"/>
                <w:lang w:eastAsia="en-US"/>
                <w:rPrChange w:id="305" w:author="Jaeger, Florian" w:date="2023-05-27T13:53:00Z">
                  <w:rPr>
                    <w:rFonts w:ascii="Times" w:eastAsia="Times New Roman" w:hAnsi="Times"/>
                    <w:sz w:val="24"/>
                    <w:lang w:eastAsia="en-US"/>
                  </w:rPr>
                </w:rPrChange>
              </w:rPr>
            </w:pPr>
            <w:r w:rsidRPr="005A63E5">
              <w:rPr>
                <w:rFonts w:ascii="Times" w:eastAsia="Times New Roman" w:hAnsi="Times"/>
                <w:i/>
                <w:iCs/>
                <w:sz w:val="24"/>
                <w:lang w:eastAsia="en-US"/>
                <w:rPrChange w:id="306" w:author="Jaeger, Florian" w:date="2023-05-27T13:53:00Z">
                  <w:rPr>
                    <w:rFonts w:ascii="Times" w:eastAsia="Times New Roman" w:hAnsi="Times"/>
                    <w:sz w:val="24"/>
                    <w:lang w:eastAsia="en-US"/>
                  </w:rPr>
                </w:rPrChange>
              </w:rPr>
              <w:t>4 (6.2%)</w:t>
            </w:r>
          </w:p>
        </w:tc>
        <w:tc>
          <w:tcPr>
            <w:tcW w:w="911" w:type="dxa"/>
            <w:vAlign w:val="center"/>
            <w:hideMark/>
            <w:tcPrChange w:id="307" w:author="Jaeger, Florian" w:date="2023-05-27T13:56:00Z">
              <w:tcPr>
                <w:tcW w:w="0" w:type="auto"/>
                <w:vAlign w:val="center"/>
                <w:hideMark/>
              </w:tcPr>
            </w:tcPrChange>
          </w:tcPr>
          <w:p w14:paraId="6210E840" w14:textId="77777777" w:rsidR="005A63E5" w:rsidRPr="005A63E5" w:rsidRDefault="005A63E5" w:rsidP="0072511C">
            <w:pPr>
              <w:widowControl/>
              <w:autoSpaceDE/>
              <w:autoSpaceDN/>
              <w:adjustRightInd/>
              <w:spacing w:line="240" w:lineRule="auto"/>
              <w:ind w:firstLine="0"/>
              <w:jc w:val="left"/>
              <w:rPr>
                <w:rFonts w:ascii="Times" w:eastAsia="Times New Roman" w:hAnsi="Times"/>
                <w:i/>
                <w:iCs/>
                <w:sz w:val="24"/>
                <w:lang w:eastAsia="en-US"/>
                <w:rPrChange w:id="308" w:author="Jaeger, Florian" w:date="2023-05-27T13:53:00Z">
                  <w:rPr>
                    <w:rFonts w:ascii="Times" w:eastAsia="Times New Roman" w:hAnsi="Times"/>
                    <w:sz w:val="24"/>
                    <w:lang w:eastAsia="en-US"/>
                  </w:rPr>
                </w:rPrChange>
              </w:rPr>
            </w:pPr>
            <w:r w:rsidRPr="005A63E5">
              <w:rPr>
                <w:rFonts w:ascii="Times" w:eastAsia="Times New Roman" w:hAnsi="Times"/>
                <w:i/>
                <w:iCs/>
                <w:sz w:val="24"/>
                <w:lang w:eastAsia="en-US"/>
                <w:rPrChange w:id="309" w:author="Jaeger, Florian" w:date="2023-05-27T13:53:00Z">
                  <w:rPr>
                    <w:rFonts w:ascii="Times" w:eastAsia="Times New Roman" w:hAnsi="Times"/>
                    <w:sz w:val="24"/>
                    <w:lang w:eastAsia="en-US"/>
                  </w:rPr>
                </w:rPrChange>
              </w:rPr>
              <w:t>4 (6.2%)</w:t>
            </w:r>
          </w:p>
        </w:tc>
        <w:tc>
          <w:tcPr>
            <w:tcW w:w="970" w:type="dxa"/>
            <w:vAlign w:val="center"/>
            <w:hideMark/>
            <w:tcPrChange w:id="310" w:author="Jaeger, Florian" w:date="2023-05-27T13:56:00Z">
              <w:tcPr>
                <w:tcW w:w="0" w:type="auto"/>
                <w:vAlign w:val="center"/>
                <w:hideMark/>
              </w:tcPr>
            </w:tcPrChange>
          </w:tcPr>
          <w:p w14:paraId="3DAAD4BD" w14:textId="77777777" w:rsidR="005A63E5" w:rsidRPr="005A63E5" w:rsidRDefault="005A63E5" w:rsidP="0072511C">
            <w:pPr>
              <w:widowControl/>
              <w:autoSpaceDE/>
              <w:autoSpaceDN/>
              <w:adjustRightInd/>
              <w:spacing w:line="240" w:lineRule="auto"/>
              <w:ind w:firstLine="0"/>
              <w:jc w:val="left"/>
              <w:rPr>
                <w:rFonts w:ascii="Times" w:eastAsia="Times New Roman" w:hAnsi="Times"/>
                <w:i/>
                <w:iCs/>
                <w:sz w:val="24"/>
                <w:lang w:eastAsia="en-US"/>
                <w:rPrChange w:id="311" w:author="Jaeger, Florian" w:date="2023-05-27T13:53:00Z">
                  <w:rPr>
                    <w:rFonts w:ascii="Times" w:eastAsia="Times New Roman" w:hAnsi="Times"/>
                    <w:sz w:val="24"/>
                    <w:lang w:eastAsia="en-US"/>
                  </w:rPr>
                </w:rPrChange>
              </w:rPr>
            </w:pPr>
            <w:r w:rsidRPr="005A63E5">
              <w:rPr>
                <w:rFonts w:ascii="Times" w:eastAsia="Times New Roman" w:hAnsi="Times"/>
                <w:i/>
                <w:iCs/>
                <w:sz w:val="24"/>
                <w:lang w:eastAsia="en-US"/>
                <w:rPrChange w:id="312" w:author="Jaeger, Florian" w:date="2023-05-27T13:53:00Z">
                  <w:rPr>
                    <w:rFonts w:ascii="Times" w:eastAsia="Times New Roman" w:hAnsi="Times"/>
                    <w:sz w:val="24"/>
                    <w:lang w:eastAsia="en-US"/>
                  </w:rPr>
                </w:rPrChange>
              </w:rPr>
              <w:t>4 (6.3%)</w:t>
            </w:r>
            <w:commentRangeEnd w:id="299"/>
            <w:r w:rsidRPr="005A63E5">
              <w:rPr>
                <w:rStyle w:val="CommentReference"/>
                <w:i/>
                <w:iCs/>
                <w:rPrChange w:id="313" w:author="Jaeger, Florian" w:date="2023-05-27T13:53:00Z">
                  <w:rPr>
                    <w:rStyle w:val="CommentReference"/>
                  </w:rPr>
                </w:rPrChange>
              </w:rPr>
              <w:commentReference w:id="299"/>
            </w:r>
            <w:r w:rsidRPr="005A63E5">
              <w:rPr>
                <w:rStyle w:val="CommentReference"/>
                <w:i/>
                <w:iCs/>
                <w:rPrChange w:id="314" w:author="Jaeger, Florian" w:date="2023-05-27T13:53:00Z">
                  <w:rPr>
                    <w:rStyle w:val="CommentReference"/>
                  </w:rPr>
                </w:rPrChange>
              </w:rPr>
              <w:commentReference w:id="300"/>
            </w:r>
            <w:r w:rsidRPr="005A63E5">
              <w:rPr>
                <w:rStyle w:val="CommentReference"/>
                <w:i/>
                <w:iCs/>
                <w:rPrChange w:id="315" w:author="Jaeger, Florian" w:date="2023-05-27T13:53:00Z">
                  <w:rPr>
                    <w:rStyle w:val="CommentReference"/>
                  </w:rPr>
                </w:rPrChange>
              </w:rPr>
              <w:commentReference w:id="301"/>
            </w:r>
          </w:p>
        </w:tc>
        <w:tc>
          <w:tcPr>
            <w:tcW w:w="2335" w:type="dxa"/>
            <w:tcPrChange w:id="316" w:author="Jaeger, Florian" w:date="2023-05-27T13:56:00Z">
              <w:tcPr>
                <w:tcW w:w="0" w:type="auto"/>
              </w:tcPr>
            </w:tcPrChange>
          </w:tcPr>
          <w:p w14:paraId="08532D02" w14:textId="63FC4A69"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317" w:author="Jaeger, Florian" w:date="2023-05-27T13:56:00Z">
              <w:r>
                <w:rPr>
                  <w:rFonts w:ascii="Times" w:eastAsia="Times New Roman" w:hAnsi="Times"/>
                  <w:sz w:val="24"/>
                  <w:lang w:eastAsia="en-US"/>
                </w:rPr>
                <w:t>4 (6.2%)</w:t>
              </w:r>
            </w:ins>
          </w:p>
        </w:tc>
      </w:tr>
      <w:commentRangeEnd w:id="300"/>
      <w:commentRangeEnd w:id="301"/>
    </w:tbl>
    <w:p w14:paraId="60D3C7E7" w14:textId="416C62C0" w:rsidR="00172D88" w:rsidRPr="00ED3418" w:rsidRDefault="00172D88" w:rsidP="00CE7AE0">
      <w:pPr>
        <w:rPr>
          <w:szCs w:val="22"/>
        </w:rPr>
      </w:pPr>
    </w:p>
    <w:p w14:paraId="761542E1" w14:textId="3CCCA999" w:rsidR="00172D88" w:rsidDel="005A63E5" w:rsidRDefault="00C310F4" w:rsidP="00172D88">
      <w:pPr>
        <w:jc w:val="center"/>
        <w:rPr>
          <w:del w:id="318" w:author="Jaeger, Florian" w:date="2023-05-27T13:53:00Z"/>
          <w:szCs w:val="22"/>
        </w:rPr>
      </w:pPr>
      <w:del w:id="319" w:author="Jaeger, Florian" w:date="2023-05-27T13:53:00Z">
        <w:r w:rsidDel="005A63E5">
          <w:rPr>
            <w:noProof/>
          </w:rPr>
          <w:drawing>
            <wp:inline distT="0" distB="0" distL="0" distR="0" wp14:anchorId="4689B7A2" wp14:editId="634EFE59">
              <wp:extent cx="5334000" cy="13335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7" name="Picture" descr="supplementary-information_files/figure-docx/exclusions-1.png"/>
                      <pic:cNvPicPr>
                        <a:picLocks noChangeAspect="1" noChangeArrowheads="1"/>
                      </pic:cNvPicPr>
                    </pic:nvPicPr>
                    <pic:blipFill>
                      <a:blip r:embed="rId18"/>
                      <a:stretch>
                        <a:fillRect/>
                      </a:stretch>
                    </pic:blipFill>
                    <pic:spPr bwMode="auto">
                      <a:xfrm>
                        <a:off x="0" y="0"/>
                        <a:ext cx="5334000" cy="1333500"/>
                      </a:xfrm>
                      <a:prstGeom prst="rect">
                        <a:avLst/>
                      </a:prstGeom>
                      <a:noFill/>
                      <a:ln w="9525">
                        <a:noFill/>
                        <a:headEnd/>
                        <a:tailEnd/>
                      </a:ln>
                    </pic:spPr>
                  </pic:pic>
                </a:graphicData>
              </a:graphic>
            </wp:inline>
          </w:drawing>
        </w:r>
        <w:r w:rsidR="00A11329" w:rsidRPr="00ED3418" w:rsidDel="005A63E5">
          <w:rPr>
            <w:szCs w:val="22"/>
            <w:highlight w:val="cyan"/>
          </w:rPr>
          <w:delText xml:space="preserve"> </w:delText>
        </w:r>
      </w:del>
    </w:p>
    <w:p w14:paraId="73F3B120" w14:textId="12422AC5" w:rsidR="00C310F4" w:rsidRPr="00C310F4" w:rsidDel="005A63E5" w:rsidRDefault="00C310F4" w:rsidP="003F5649">
      <w:pPr>
        <w:pStyle w:val="Caption"/>
        <w:rPr>
          <w:del w:id="320" w:author="Jaeger, Florian" w:date="2023-05-27T13:53:00Z"/>
        </w:rPr>
      </w:pPr>
      <w:bookmarkStart w:id="321" w:name="_Ref135474057"/>
      <w:del w:id="322" w:author="Jaeger, Florian" w:date="2023-05-27T13:53:00Z">
        <w:r w:rsidRPr="00C310F4" w:rsidDel="005A63E5">
          <w:delText xml:space="preserve">Figure </w:delText>
        </w:r>
        <w:r w:rsidRPr="00C310F4" w:rsidDel="005A63E5">
          <w:rPr>
            <w:i w:val="0"/>
            <w:iCs w:val="0"/>
          </w:rPr>
          <w:fldChar w:fldCharType="begin"/>
        </w:r>
        <w:r w:rsidRPr="00C310F4" w:rsidDel="005A63E5">
          <w:delInstrText xml:space="preserve"> SEQ Figure \* ARABIC </w:delInstrText>
        </w:r>
        <w:r w:rsidRPr="00C310F4" w:rsidDel="005A63E5">
          <w:rPr>
            <w:i w:val="0"/>
            <w:iCs w:val="0"/>
          </w:rPr>
          <w:fldChar w:fldCharType="separate"/>
        </w:r>
        <w:r w:rsidRPr="003F5649" w:rsidDel="005A63E5">
          <w:delText>3</w:delText>
        </w:r>
        <w:r w:rsidRPr="00C310F4" w:rsidDel="005A63E5">
          <w:rPr>
            <w:i w:val="0"/>
            <w:iCs w:val="0"/>
          </w:rPr>
          <w:fldChar w:fldCharType="end"/>
        </w:r>
        <w:bookmarkEnd w:id="321"/>
        <w:r w:rsidRPr="00C310F4" w:rsidDel="005A63E5">
          <w:tab/>
          <w:delText>Summary of participant exclusions, as well as participants’ mean reaction times and standard deviations for Experiments 1a-c.</w:delText>
        </w:r>
      </w:del>
    </w:p>
    <w:p w14:paraId="6596E0D9" w14:textId="21BCAF31" w:rsidR="00172D88" w:rsidRPr="00ED3418" w:rsidDel="00C310F4" w:rsidRDefault="00172D88" w:rsidP="00172D88">
      <w:pPr>
        <w:pStyle w:val="Caption"/>
        <w:rPr>
          <w:del w:id="323" w:author="Jaeger, Florian" w:date="2023-05-20T11:19:00Z"/>
          <w:szCs w:val="22"/>
        </w:rPr>
      </w:pPr>
      <w:bookmarkStart w:id="324" w:name="_Ref81589633"/>
      <w:del w:id="325" w:author="Jaeger, Florian" w:date="2023-05-20T11:19:00Z">
        <w:r w:rsidRPr="00ED3418" w:rsidDel="00C310F4">
          <w:rPr>
            <w:szCs w:val="22"/>
          </w:rPr>
          <w:delText xml:space="preserve">Table </w:delText>
        </w:r>
        <w:r w:rsidR="002A2426" w:rsidRPr="00ED3418" w:rsidDel="00C310F4">
          <w:rPr>
            <w:szCs w:val="22"/>
          </w:rPr>
          <w:fldChar w:fldCharType="begin"/>
        </w:r>
        <w:r w:rsidR="002A2426" w:rsidRPr="00ED3418" w:rsidDel="00C310F4">
          <w:rPr>
            <w:szCs w:val="22"/>
          </w:rPr>
          <w:delInstrText xml:space="preserve"> SEQ Table \* ARABIC </w:delInstrText>
        </w:r>
        <w:r w:rsidR="002A2426" w:rsidRPr="00ED3418" w:rsidDel="00C310F4">
          <w:rPr>
            <w:szCs w:val="22"/>
          </w:rPr>
          <w:fldChar w:fldCharType="separate"/>
        </w:r>
        <w:r w:rsidRPr="00ED3418" w:rsidDel="00C310F4">
          <w:rPr>
            <w:noProof/>
            <w:szCs w:val="22"/>
          </w:rPr>
          <w:delText>1</w:delText>
        </w:r>
        <w:r w:rsidR="002A2426" w:rsidRPr="00ED3418" w:rsidDel="00C310F4">
          <w:rPr>
            <w:noProof/>
            <w:szCs w:val="22"/>
          </w:rPr>
          <w:fldChar w:fldCharType="end"/>
        </w:r>
        <w:bookmarkEnd w:id="324"/>
        <w:r w:rsidRPr="00ED3418" w:rsidDel="00C310F4">
          <w:rPr>
            <w:szCs w:val="22"/>
          </w:rPr>
          <w:tab/>
          <w:delText>Summary of participant exclusions for Experiments 1a-</w:delText>
        </w:r>
      </w:del>
      <w:del w:id="326" w:author="Jaeger, Florian" w:date="2023-05-20T10:20:00Z">
        <w:r w:rsidRPr="00ED3418" w:rsidDel="00FA67B2">
          <w:rPr>
            <w:szCs w:val="22"/>
          </w:rPr>
          <w:delText>1</w:delText>
        </w:r>
      </w:del>
      <w:del w:id="327" w:author="Jaeger, Florian" w:date="2023-05-20T11:19:00Z">
        <w:r w:rsidRPr="00ED3418" w:rsidDel="00C310F4">
          <w:rPr>
            <w:szCs w:val="22"/>
          </w:rPr>
          <w:delText>c.</w:delText>
        </w:r>
      </w:del>
    </w:p>
    <w:p w14:paraId="34A425FE" w14:textId="514678B4" w:rsidR="00620763" w:rsidRPr="00ED3418" w:rsidRDefault="00620763" w:rsidP="00172D88">
      <w:pPr>
        <w:pStyle w:val="Heading2"/>
        <w:rPr>
          <w:szCs w:val="22"/>
        </w:rPr>
      </w:pPr>
      <w:r w:rsidRPr="00ED3418">
        <w:rPr>
          <w:szCs w:val="22"/>
        </w:rPr>
        <w:t>Results</w:t>
      </w:r>
    </w:p>
    <w:p w14:paraId="3F363A57" w14:textId="32173B9E" w:rsidR="001D660D" w:rsidRPr="00ED3418" w:rsidRDefault="001D660D" w:rsidP="00CA07C9">
      <w:pPr>
        <w:rPr>
          <w:szCs w:val="22"/>
          <w:shd w:val="clear" w:color="auto" w:fill="EFEFEF"/>
        </w:rPr>
      </w:pPr>
      <w:r w:rsidRPr="00ED3418">
        <w:rPr>
          <w:szCs w:val="22"/>
        </w:rPr>
        <w:t>Experiments 1a-c served two purposes, the first being theoretical—</w:t>
      </w:r>
      <w:r w:rsidR="00CA07C9">
        <w:rPr>
          <w:szCs w:val="22"/>
        </w:rPr>
        <w:t xml:space="preserve">to test whether </w:t>
      </w:r>
      <w:del w:id="328" w:author="Jaeger, Florian" w:date="2023-05-27T12:53:00Z">
        <w:r w:rsidRPr="00ED3418" w:rsidDel="00703116">
          <w:rPr>
            <w:szCs w:val="22"/>
          </w:rPr>
          <w:delText xml:space="preserve"> </w:delText>
        </w:r>
      </w:del>
      <w:r w:rsidRPr="00ED3418">
        <w:rPr>
          <w:szCs w:val="22"/>
        </w:rPr>
        <w:t>listeners</w:t>
      </w:r>
      <w:r w:rsidR="00CA07C9">
        <w:rPr>
          <w:szCs w:val="22"/>
        </w:rPr>
        <w:t xml:space="preserve"> compensate for the (visually evident) effects on articulation of a pen in the mouth</w:t>
      </w:r>
      <w:r w:rsidRPr="00ED3418">
        <w:rPr>
          <w:szCs w:val="22"/>
        </w:rPr>
        <w:t xml:space="preserve">—and the second </w:t>
      </w:r>
      <w:r w:rsidRPr="00ED3418">
        <w:rPr>
          <w:szCs w:val="22"/>
        </w:rPr>
        <w:lastRenderedPageBreak/>
        <w:t>methodological—</w:t>
      </w:r>
      <w:r w:rsidR="00CA07C9">
        <w:rPr>
          <w:szCs w:val="22"/>
        </w:rPr>
        <w:t xml:space="preserve">to identify audiovisual test tokens suitable for the remaining experiments, i.e., stimuli </w:t>
      </w:r>
      <w:r w:rsidRPr="00ED3418">
        <w:rPr>
          <w:szCs w:val="22"/>
        </w:rPr>
        <w:t xml:space="preserve">that are centered around 50% </w:t>
      </w:r>
      <w:proofErr w:type="spellStart"/>
      <w:r w:rsidR="00597B2E">
        <w:rPr>
          <w:i/>
          <w:iCs/>
          <w:szCs w:val="22"/>
        </w:rPr>
        <w:t>ashi</w:t>
      </w:r>
      <w:proofErr w:type="spellEnd"/>
      <w:r w:rsidRPr="00ED3418">
        <w:rPr>
          <w:szCs w:val="22"/>
        </w:rPr>
        <w:t xml:space="preserve"> </w:t>
      </w:r>
      <w:r w:rsidR="00CA07C9">
        <w:rPr>
          <w:szCs w:val="22"/>
        </w:rPr>
        <w:t xml:space="preserve">responses, </w:t>
      </w:r>
      <w:r w:rsidRPr="00ED3418">
        <w:rPr>
          <w:szCs w:val="22"/>
        </w:rPr>
        <w:t>rang</w:t>
      </w:r>
      <w:r w:rsidR="00CA07C9">
        <w:rPr>
          <w:szCs w:val="22"/>
        </w:rPr>
        <w:t>ing</w:t>
      </w:r>
      <w:r w:rsidRPr="00ED3418">
        <w:rPr>
          <w:szCs w:val="22"/>
        </w:rPr>
        <w:t xml:space="preserve"> from about 25-75% </w:t>
      </w:r>
      <w:proofErr w:type="spellStart"/>
      <w:r w:rsidR="00597B2E">
        <w:rPr>
          <w:i/>
          <w:iCs/>
          <w:szCs w:val="22"/>
        </w:rPr>
        <w:t>ashi</w:t>
      </w:r>
      <w:proofErr w:type="spellEnd"/>
      <w:r w:rsidR="00CA07C9">
        <w:rPr>
          <w:i/>
          <w:iCs/>
          <w:szCs w:val="22"/>
        </w:rPr>
        <w:t xml:space="preserve"> </w:t>
      </w:r>
      <w:r w:rsidR="00CA07C9">
        <w:rPr>
          <w:szCs w:val="22"/>
        </w:rPr>
        <w:t>responses</w:t>
      </w:r>
      <w:r w:rsidR="006D093A">
        <w:rPr>
          <w:szCs w:val="22"/>
        </w:rPr>
        <w:t>.</w:t>
      </w:r>
      <w:r w:rsidRPr="00ED3418">
        <w:rPr>
          <w:szCs w:val="22"/>
        </w:rPr>
        <w:t xml:space="preserve"> </w:t>
      </w:r>
      <w:r w:rsidR="006D093A">
        <w:rPr>
          <w:szCs w:val="22"/>
        </w:rPr>
        <w:t>.</w:t>
      </w:r>
    </w:p>
    <w:p w14:paraId="27E3BB08" w14:textId="0AB6C511" w:rsidR="003D72BC" w:rsidRPr="00ED3418" w:rsidRDefault="00F3028E" w:rsidP="001D660D">
      <w:pPr>
        <w:rPr>
          <w:szCs w:val="22"/>
        </w:rPr>
      </w:pPr>
      <w:r w:rsidRPr="00ED3418">
        <w:rPr>
          <w:b/>
          <w:bCs/>
          <w:i/>
          <w:iCs/>
          <w:szCs w:val="22"/>
        </w:rPr>
        <w:t xml:space="preserve">Analysis approach. </w:t>
      </w:r>
      <w:r w:rsidR="00571B57">
        <w:rPr>
          <w:szCs w:val="22"/>
        </w:rPr>
        <w:t>W</w:t>
      </w:r>
      <w:r w:rsidRPr="00ED3418">
        <w:rPr>
          <w:szCs w:val="22"/>
        </w:rPr>
        <w:t xml:space="preserve">e use Bayesian generalized linear mixed </w:t>
      </w:r>
      <w:r w:rsidR="00056F4F" w:rsidRPr="00ED3418">
        <w:rPr>
          <w:szCs w:val="22"/>
        </w:rPr>
        <w:t xml:space="preserve">models with a Bernoulli (logit) link—mixed-effects </w:t>
      </w:r>
      <w:r w:rsidRPr="00ED3418">
        <w:rPr>
          <w:szCs w:val="22"/>
        </w:rPr>
        <w:t>logistic regression</w:t>
      </w:r>
      <w:r w:rsidR="00056F4F" w:rsidRPr="00ED3418">
        <w:rPr>
          <w:szCs w:val="22"/>
        </w:rPr>
        <w:t>—</w:t>
      </w:r>
      <w:r w:rsidRPr="00ED3418">
        <w:rPr>
          <w:szCs w:val="22"/>
        </w:rPr>
        <w:t>for the analysis of identification responses</w:t>
      </w:r>
      <w:r w:rsidR="00056F4F" w:rsidRPr="00ED3418">
        <w:rPr>
          <w:szCs w:val="22"/>
        </w:rPr>
        <w:t xml:space="preserve"> (for an introduction to mixed-effects logistic regression, see Jaeger, 2008)</w:t>
      </w:r>
      <w:r w:rsidRPr="00ED3418">
        <w:rPr>
          <w:szCs w:val="22"/>
        </w:rPr>
        <w:t xml:space="preserve">. </w:t>
      </w:r>
    </w:p>
    <w:p w14:paraId="4525E43A" w14:textId="6B8373D7" w:rsidR="00B26E09" w:rsidRPr="00BC07C7" w:rsidRDefault="00F3028E" w:rsidP="00CE6460">
      <w:pPr>
        <w:rPr>
          <w:szCs w:val="22"/>
        </w:rPr>
      </w:pPr>
      <w:r w:rsidRPr="00ED3418">
        <w:rPr>
          <w:szCs w:val="22"/>
        </w:rPr>
        <w:t xml:space="preserve">Responses (1 = </w:t>
      </w:r>
      <w:del w:id="329" w:author="Cummings, Shawn" w:date="2023-05-30T22:15:00Z">
        <w:r w:rsidRPr="00DF2F44" w:rsidDel="00DF2F44">
          <w:rPr>
            <w:i/>
            <w:iCs/>
            <w:szCs w:val="22"/>
            <w:rPrChange w:id="330" w:author="Cummings, Shawn" w:date="2023-05-30T22:15:00Z">
              <w:rPr>
                <w:szCs w:val="22"/>
              </w:rPr>
            </w:rPrChange>
          </w:rPr>
          <w:delText>“</w:delText>
        </w:r>
      </w:del>
      <w:proofErr w:type="spellStart"/>
      <w:r w:rsidRPr="00DF2F44">
        <w:rPr>
          <w:i/>
          <w:iCs/>
          <w:szCs w:val="22"/>
          <w:rPrChange w:id="331" w:author="Cummings, Shawn" w:date="2023-05-30T22:15:00Z">
            <w:rPr>
              <w:szCs w:val="22"/>
            </w:rPr>
          </w:rPrChange>
        </w:rPr>
        <w:t>ashi</w:t>
      </w:r>
      <w:proofErr w:type="spellEnd"/>
      <w:del w:id="332" w:author="Cummings, Shawn" w:date="2023-05-30T22:15:00Z">
        <w:r w:rsidRPr="00DF2F44" w:rsidDel="00DF2F44">
          <w:rPr>
            <w:i/>
            <w:iCs/>
            <w:szCs w:val="22"/>
            <w:rPrChange w:id="333" w:author="Cummings, Shawn" w:date="2023-05-30T22:15:00Z">
              <w:rPr>
                <w:szCs w:val="22"/>
              </w:rPr>
            </w:rPrChange>
          </w:rPr>
          <w:delText>”</w:delText>
        </w:r>
      </w:del>
      <w:r w:rsidRPr="00DF2F44">
        <w:rPr>
          <w:i/>
          <w:iCs/>
          <w:szCs w:val="22"/>
          <w:rPrChange w:id="334" w:author="Cummings, Shawn" w:date="2023-05-30T22:15:00Z">
            <w:rPr>
              <w:szCs w:val="22"/>
            </w:rPr>
          </w:rPrChange>
        </w:rPr>
        <w:t xml:space="preserve"> </w:t>
      </w:r>
      <w:r w:rsidRPr="00ED3418">
        <w:rPr>
          <w:szCs w:val="22"/>
        </w:rPr>
        <w:t xml:space="preserve">vs. 0 = </w:t>
      </w:r>
      <w:proofErr w:type="spellStart"/>
      <w:r w:rsidR="00E20210" w:rsidRPr="00DF2F44">
        <w:rPr>
          <w:i/>
          <w:iCs/>
          <w:szCs w:val="22"/>
          <w:rPrChange w:id="335" w:author="Cummings, Shawn" w:date="2023-05-30T22:15:00Z">
            <w:rPr>
              <w:szCs w:val="22"/>
            </w:rPr>
          </w:rPrChange>
        </w:rPr>
        <w:t>asi</w:t>
      </w:r>
      <w:proofErr w:type="spellEnd"/>
      <w:r w:rsidRPr="00ED3418">
        <w:rPr>
          <w:szCs w:val="22"/>
        </w:rPr>
        <w:t xml:space="preserve">) were regressed against </w:t>
      </w:r>
      <w:r w:rsidR="0024688C" w:rsidRPr="00ED3418">
        <w:rPr>
          <w:szCs w:val="22"/>
        </w:rPr>
        <w:t>pen location (effect coded: .5 = in mouth vs. -.5 = in hand)</w:t>
      </w:r>
      <w:r w:rsidR="0024688C">
        <w:rPr>
          <w:szCs w:val="22"/>
        </w:rPr>
        <w:t xml:space="preserve">, </w:t>
      </w:r>
      <w:r w:rsidRPr="00ED3418">
        <w:rPr>
          <w:szCs w:val="22"/>
        </w:rPr>
        <w:t xml:space="preserve">visual bias (effect coded: .5 = /ʃ/-bias vs. -.5 = /s/-bias), acoustic continuum, </w:t>
      </w:r>
      <w:r w:rsidR="00CE6460" w:rsidRPr="003F5649">
        <w:t xml:space="preserve">and </w:t>
      </w:r>
      <w:commentRangeStart w:id="336"/>
      <w:r w:rsidR="00CE6460" w:rsidRPr="003F5649">
        <w:t>test block</w:t>
      </w:r>
      <w:commentRangeEnd w:id="336"/>
      <w:r w:rsidR="007E5D3F" w:rsidRPr="00BC07C7">
        <w:rPr>
          <w:rStyle w:val="CommentReference"/>
        </w:rPr>
        <w:commentReference w:id="336"/>
      </w:r>
      <w:r w:rsidR="00CE6460" w:rsidRPr="00BC07C7">
        <w:rPr>
          <w:szCs w:val="22"/>
        </w:rPr>
        <w:t xml:space="preserve"> </w:t>
      </w:r>
      <w:r w:rsidRPr="00BC07C7">
        <w:rPr>
          <w:szCs w:val="22"/>
        </w:rPr>
        <w:t xml:space="preserve">as well as all their interactions. </w:t>
      </w:r>
      <w:r w:rsidR="00996AA2">
        <w:rPr>
          <w:szCs w:val="22"/>
        </w:rPr>
        <w:t xml:space="preserve">The six </w:t>
      </w:r>
      <w:r w:rsidR="0024688C" w:rsidRPr="003F5649">
        <w:t xml:space="preserve">continuum </w:t>
      </w:r>
      <w:r w:rsidR="00996AA2">
        <w:rPr>
          <w:szCs w:val="22"/>
        </w:rPr>
        <w:t xml:space="preserve">steps </w:t>
      </w:r>
      <w:r w:rsidR="0024688C" w:rsidRPr="003F5649">
        <w:t xml:space="preserve">and </w:t>
      </w:r>
      <w:r w:rsidR="00996AA2">
        <w:rPr>
          <w:szCs w:val="22"/>
        </w:rPr>
        <w:t xml:space="preserve">the six </w:t>
      </w:r>
      <w:r w:rsidR="0024688C" w:rsidRPr="003F5649">
        <w:t>test block</w:t>
      </w:r>
      <w:r w:rsidR="00996AA2">
        <w:rPr>
          <w:szCs w:val="22"/>
        </w:rPr>
        <w:t>s</w:t>
      </w:r>
      <w:r w:rsidR="0024688C" w:rsidRPr="003F5649">
        <w:t xml:space="preserve"> were codes as monotonically ordered categorical predictors (REF-</w:t>
      </w:r>
      <w:proofErr w:type="spellStart"/>
      <w:r w:rsidR="0024688C" w:rsidRPr="003F5649">
        <w:t>Buerkner</w:t>
      </w:r>
      <w:proofErr w:type="spellEnd"/>
      <w:r w:rsidR="0024688C" w:rsidRPr="003F5649">
        <w:t xml:space="preserve"> &amp; </w:t>
      </w:r>
      <w:commentRangeStart w:id="337"/>
      <w:r w:rsidR="0024688C" w:rsidRPr="003F5649">
        <w:t>Charpentier</w:t>
      </w:r>
      <w:commentRangeEnd w:id="337"/>
      <w:r w:rsidR="0024688C" w:rsidRPr="00BC07C7">
        <w:rPr>
          <w:rStyle w:val="CommentReference"/>
        </w:rPr>
        <w:commentReference w:id="337"/>
      </w:r>
      <w:r w:rsidR="0024688C" w:rsidRPr="003F5649">
        <w:t>)</w:t>
      </w:r>
      <w:r w:rsidR="003D72BC" w:rsidRPr="003F5649">
        <w:t>.</w:t>
      </w:r>
      <w:r w:rsidR="0024688C" w:rsidRPr="00BC07C7">
        <w:rPr>
          <w:szCs w:val="22"/>
        </w:rPr>
        <w:t xml:space="preserve"> This avoids the linearity assumption made in most previous analyses of perceptual recalibration experiments, allowing changes across continuum steps or from test block to test block have non-linear effects, while still constraining effects to be monotonic.</w:t>
      </w:r>
      <w:r w:rsidR="00754F17">
        <w:rPr>
          <w:rStyle w:val="FootnoteReference"/>
          <w:szCs w:val="22"/>
        </w:rPr>
        <w:footnoteReference w:id="3"/>
      </w:r>
      <w:r w:rsidR="0024688C" w:rsidRPr="00BC07C7">
        <w:rPr>
          <w:szCs w:val="22"/>
        </w:rPr>
        <w:t xml:space="preserve"> </w:t>
      </w:r>
      <w:r w:rsidR="00B26E09">
        <w:rPr>
          <w:szCs w:val="22"/>
        </w:rPr>
        <w:t xml:space="preserve">We included test block and its interactions primarily as baseline for Experiments </w:t>
      </w:r>
      <w:r w:rsidR="00B26E09" w:rsidRPr="003F5649">
        <w:rPr>
          <w:highlight w:val="yellow"/>
        </w:rPr>
        <w:t>XXX-XXX</w:t>
      </w:r>
      <w:r w:rsidR="00B26E09">
        <w:rPr>
          <w:szCs w:val="22"/>
        </w:rPr>
        <w:t>. These experiments assess changes in categorization responses after exposure (“perceptual recalibration”), and there is now evidence that those effects decrease with continued testing</w:t>
      </w:r>
      <w:r w:rsidR="00571B57">
        <w:rPr>
          <w:szCs w:val="22"/>
        </w:rPr>
        <w:t xml:space="preserve"> over a uniform acoustic continuum</w:t>
      </w:r>
      <w:r w:rsidR="00B26E09">
        <w:rPr>
          <w:szCs w:val="22"/>
        </w:rPr>
        <w:t xml:space="preserve"> </w:t>
      </w:r>
      <w:ins w:id="338" w:author="Jaeger, Florian" w:date="2023-05-22T16:42:00Z">
        <w:r w:rsidR="00CE7AE0" w:rsidRPr="00ED3418">
          <w:rPr>
            <w:szCs w:val="22"/>
          </w:rPr>
          <w:t>Liu &amp; Jaeger, 2018, 2019</w:t>
        </w:r>
      </w:ins>
      <w:del w:id="339" w:author="Jaeger, Florian" w:date="2023-05-22T16:42:00Z">
        <w:r w:rsidR="00B26E09" w:rsidRPr="00ED3418" w:rsidDel="00CE7AE0">
          <w:rPr>
            <w:szCs w:val="22"/>
          </w:rPr>
          <w:delText>(&amp;, 2019</w:delText>
        </w:r>
      </w:del>
      <w:r w:rsidR="00B26E09" w:rsidRPr="00ED3418">
        <w:rPr>
          <w:szCs w:val="22"/>
        </w:rPr>
        <w:t xml:space="preserve">; </w:t>
      </w:r>
      <w:r w:rsidR="00B26E09">
        <w:rPr>
          <w:szCs w:val="22"/>
        </w:rPr>
        <w:t>Tzeng, Nygaard, &amp; Theodore, 2021</w:t>
      </w:r>
      <w:r w:rsidR="0072511C">
        <w:rPr>
          <w:szCs w:val="22"/>
        </w:rPr>
        <w:t xml:space="preserve">; </w:t>
      </w:r>
      <w:commentRangeStart w:id="340"/>
      <w:commentRangeStart w:id="341"/>
      <w:r w:rsidR="0072511C">
        <w:rPr>
          <w:szCs w:val="22"/>
        </w:rPr>
        <w:t>Zhang &amp; Samuel, 2023; Hodges, Cummings, &amp; Theodore, in prep.</w:t>
      </w:r>
      <w:commentRangeEnd w:id="340"/>
      <w:r w:rsidR="0072511C">
        <w:rPr>
          <w:rStyle w:val="CommentReference"/>
        </w:rPr>
        <w:commentReference w:id="340"/>
      </w:r>
      <w:commentRangeEnd w:id="341"/>
      <w:r w:rsidR="00CE7AE0">
        <w:rPr>
          <w:rStyle w:val="CommentReference"/>
        </w:rPr>
        <w:commentReference w:id="341"/>
      </w:r>
      <w:r w:rsidR="00B26E09">
        <w:rPr>
          <w:szCs w:val="22"/>
        </w:rPr>
        <w:t xml:space="preserve">). </w:t>
      </w:r>
      <w:del w:id="342" w:author="Jaeger, Florian" w:date="2023-05-22T16:44:00Z">
        <w:r w:rsidR="00B26E09" w:rsidRPr="00ED3418" w:rsidDel="00CE7AE0">
          <w:rPr>
            <w:szCs w:val="22"/>
          </w:rPr>
          <w:delText xml:space="preserve">(Liu &amp; Jaeger, 2018, 2019; </w:delText>
        </w:r>
        <w:r w:rsidR="00B26E09" w:rsidDel="00CE7AE0">
          <w:rPr>
            <w:szCs w:val="22"/>
          </w:rPr>
          <w:delText xml:space="preserve">Tzeng, Nygaard, &amp; Theodore, 2021). </w:delText>
        </w:r>
      </w:del>
    </w:p>
    <w:p w14:paraId="60838A9A" w14:textId="2DCE8191" w:rsidR="00F3028E" w:rsidRPr="00ED3418" w:rsidRDefault="00BC07C7" w:rsidP="00BC07C7">
      <w:pPr>
        <w:rPr>
          <w:szCs w:val="22"/>
        </w:rPr>
      </w:pPr>
      <w:r w:rsidRPr="00BC07C7">
        <w:rPr>
          <w:szCs w:val="22"/>
        </w:rPr>
        <w:t>All</w:t>
      </w:r>
      <w:r w:rsidR="00CE7AE0">
        <w:rPr>
          <w:szCs w:val="22"/>
        </w:rPr>
        <w:t xml:space="preserve"> </w:t>
      </w:r>
      <w:r w:rsidR="00F3028E" w:rsidRPr="00BC07C7">
        <w:rPr>
          <w:szCs w:val="22"/>
        </w:rPr>
        <w:t xml:space="preserve">analyses further contained the full random effect structure </w:t>
      </w:r>
      <w:r w:rsidR="0024688C" w:rsidRPr="00BC07C7">
        <w:rPr>
          <w:szCs w:val="22"/>
        </w:rPr>
        <w:t xml:space="preserve">for </w:t>
      </w:r>
      <w:r w:rsidRPr="00BC07C7">
        <w:rPr>
          <w:szCs w:val="22"/>
        </w:rPr>
        <w:t xml:space="preserve">the three design variables </w:t>
      </w:r>
      <w:r w:rsidR="0024688C" w:rsidRPr="00BC07C7">
        <w:rPr>
          <w:szCs w:val="22"/>
        </w:rPr>
        <w:t xml:space="preserve">pen location, visual bias, and acoustic continuum </w:t>
      </w:r>
      <w:r w:rsidR="00F3028E" w:rsidRPr="00BC07C7">
        <w:rPr>
          <w:szCs w:val="22"/>
        </w:rPr>
        <w:t>(</w:t>
      </w:r>
      <w:r w:rsidR="00F3028E" w:rsidRPr="003F5649">
        <w:t xml:space="preserve">by-participant intercepts and slopes for all </w:t>
      </w:r>
      <w:r w:rsidR="00D50EB1">
        <w:rPr>
          <w:szCs w:val="22"/>
        </w:rPr>
        <w:t xml:space="preserve">population-level </w:t>
      </w:r>
      <w:r w:rsidR="00F3028E" w:rsidRPr="003F5649">
        <w:t>predictors</w:t>
      </w:r>
      <w:r w:rsidR="00F3028E" w:rsidRPr="00BC07C7">
        <w:rPr>
          <w:szCs w:val="22"/>
        </w:rPr>
        <w:t xml:space="preserve">). </w:t>
      </w:r>
      <w:r w:rsidRPr="00BC07C7">
        <w:rPr>
          <w:szCs w:val="22"/>
        </w:rPr>
        <w:t>No random slopes for test block were included since our studies were not designed to test this nuisance effect, leading to convergence problems for some experiments.</w:t>
      </w:r>
    </w:p>
    <w:p w14:paraId="310D379C" w14:textId="76E8879C" w:rsidR="00F3028E" w:rsidRDefault="00056F4F" w:rsidP="00056F4F">
      <w:pPr>
        <w:rPr>
          <w:szCs w:val="22"/>
        </w:rPr>
      </w:pPr>
      <w:r w:rsidRPr="00ED3418">
        <w:rPr>
          <w:szCs w:val="22"/>
        </w:rPr>
        <w:lastRenderedPageBreak/>
        <w:t xml:space="preserve">We followed recommended practice and use weakly regularizing priors to facilitate model convergence, </w:t>
      </w:r>
      <w:r w:rsidR="00BC07C7">
        <w:rPr>
          <w:szCs w:val="22"/>
        </w:rPr>
        <w:t xml:space="preserve">specifically </w:t>
      </w:r>
      <w:r w:rsidRPr="00ED3418">
        <w:rPr>
          <w:szCs w:val="22"/>
        </w:rPr>
        <w:t xml:space="preserve">the exact same as in our previous work </w:t>
      </w:r>
      <w:r w:rsidR="00BC07C7">
        <w:rPr>
          <w:szCs w:val="22"/>
        </w:rPr>
        <w:t xml:space="preserve">to reduce researchers' degrees of freedom </w:t>
      </w:r>
      <w:r w:rsidRPr="00ED3418">
        <w:rPr>
          <w:szCs w:val="22"/>
        </w:rPr>
        <w:t>(</w:t>
      </w:r>
      <w:r w:rsidR="007E5D3F">
        <w:rPr>
          <w:szCs w:val="22"/>
        </w:rPr>
        <w:t xml:space="preserve">e.g., </w:t>
      </w:r>
      <w:r w:rsidRPr="00ED3418">
        <w:rPr>
          <w:szCs w:val="22"/>
        </w:rPr>
        <w:t>Hörberg &amp; Jaeger, 2021; Xie, Liu, &amp; Jaeger, 2021). For fixed effect parameters, we use</w:t>
      </w:r>
      <w:r w:rsidR="00BC07C7">
        <w:rPr>
          <w:szCs w:val="22"/>
        </w:rPr>
        <w:t>d</w:t>
      </w:r>
      <w:r w:rsidRPr="00ED3418">
        <w:rPr>
          <w:szCs w:val="22"/>
        </w:rPr>
        <w:t xml:space="preserve"> Student priors centered around zero with a scale of 2.5 units (following Gelman et al., 2008) and 3 degrees of freedom. </w:t>
      </w:r>
      <w:r w:rsidR="00BC07C7">
        <w:rPr>
          <w:szCs w:val="22"/>
        </w:rPr>
        <w:t xml:space="preserve">For the monotonic predictors, we used a Dirichlet prior with the default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1</m:t>
            </m:r>
          </m:sub>
        </m:sSub>
        <m:r>
          <w:rPr>
            <w:rFonts w:ascii="Cambria Math" w:hAnsi="Cambria Math"/>
            <w:szCs w:val="22"/>
          </w:rPr>
          <m:t>=…=</m:t>
        </m:r>
      </m:oMath>
      <w:r w:rsidR="00BC07C7">
        <w:rPr>
          <w:szCs w:val="22"/>
        </w:rPr>
        <w:t xml:space="preserve">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j</m:t>
            </m:r>
          </m:sub>
        </m:sSub>
      </m:oMath>
      <w:r w:rsidR="00BC07C7">
        <w:rPr>
          <w:szCs w:val="22"/>
        </w:rPr>
        <w:t xml:space="preserve">= 1. </w:t>
      </w:r>
      <w:r w:rsidRPr="00ED3418">
        <w:rPr>
          <w:szCs w:val="22"/>
        </w:rPr>
        <w:t>For random effect standard deviations, we use</w:t>
      </w:r>
      <w:r w:rsidR="00BC07C7">
        <w:rPr>
          <w:szCs w:val="22"/>
        </w:rPr>
        <w:t>d</w:t>
      </w:r>
      <w:r w:rsidRPr="00ED3418">
        <w:rPr>
          <w:szCs w:val="22"/>
        </w:rPr>
        <w:t xml:space="preserve"> a Cauchy prior with location 0 and scale 2, and for random effect correlations, we use</w:t>
      </w:r>
      <w:r w:rsidR="00BC07C7">
        <w:rPr>
          <w:szCs w:val="22"/>
        </w:rPr>
        <w:t>d</w:t>
      </w:r>
      <w:r w:rsidRPr="00ED3418">
        <w:rPr>
          <w:szCs w:val="22"/>
        </w:rPr>
        <w:t xml:space="preserve"> an uninformative LKJ-Correlation prior with its only parameter set to 1 (Lewandowski et al., 2009), describing a uniform prior over correlation matrices. Model diagnostic indicated convergence (e.g., all </w:t>
      </w:r>
      <m:oMath>
        <m:acc>
          <m:accPr>
            <m:ctrlPr>
              <w:rPr>
                <w:rFonts w:ascii="Cambria Math" w:hAnsi="Cambria Math"/>
                <w:i/>
                <w:szCs w:val="22"/>
              </w:rPr>
            </m:ctrlPr>
          </m:accPr>
          <m:e>
            <m:r>
              <w:rPr>
                <w:rFonts w:ascii="Cambria Math" w:hAnsi="Cambria Math"/>
                <w:szCs w:val="22"/>
              </w:rPr>
              <m:t>R</m:t>
            </m:r>
          </m:e>
        </m:acc>
        <m:r>
          <w:rPr>
            <w:rFonts w:ascii="Cambria Math" w:hAnsi="Cambria Math"/>
            <w:szCs w:val="22"/>
          </w:rPr>
          <m:t>≤</m:t>
        </m:r>
        <m:r>
          <w:rPr>
            <w:rFonts w:ascii="Cambria Math" w:hAnsi="Cambria Math"/>
            <w:szCs w:val="22"/>
            <w:highlight w:val="yellow"/>
          </w:rPr>
          <m:t>1.002</m:t>
        </m:r>
      </m:oMath>
      <w:r w:rsidRPr="00ED3418">
        <w:rPr>
          <w:szCs w:val="22"/>
        </w:rPr>
        <w:t>).</w:t>
      </w:r>
      <w:r w:rsidR="00BC07C7">
        <w:rPr>
          <w:szCs w:val="22"/>
        </w:rPr>
        <w:t xml:space="preserve"> </w:t>
      </w:r>
      <w:r w:rsidR="00BC07C7" w:rsidRPr="00ED3418">
        <w:rPr>
          <w:szCs w:val="22"/>
        </w:rPr>
        <w:t xml:space="preserve">All analyses were fit using the library </w:t>
      </w:r>
      <w:r w:rsidR="00BC07C7" w:rsidRPr="00ED3418">
        <w:rPr>
          <w:i/>
          <w:iCs/>
          <w:szCs w:val="22"/>
        </w:rPr>
        <w:t>brms</w:t>
      </w:r>
      <w:r w:rsidR="00BC07C7" w:rsidRPr="00ED3418">
        <w:rPr>
          <w:szCs w:val="22"/>
        </w:rPr>
        <w:t xml:space="preserve"> (Bürkner, 2017) in R version 4</w:t>
      </w:r>
      <w:r w:rsidR="00BC07C7" w:rsidRPr="008E0E98">
        <w:rPr>
          <w:szCs w:val="22"/>
          <w:highlight w:val="yellow"/>
        </w:rPr>
        <w:t>.</w:t>
      </w:r>
      <w:r w:rsidR="00571B57">
        <w:rPr>
          <w:szCs w:val="22"/>
          <w:highlight w:val="yellow"/>
        </w:rPr>
        <w:t>3</w:t>
      </w:r>
      <w:r w:rsidR="00BC07C7" w:rsidRPr="00ED3418">
        <w:rPr>
          <w:szCs w:val="22"/>
        </w:rPr>
        <w:t xml:space="preserve"> (</w:t>
      </w:r>
      <w:r w:rsidR="00BC07C7" w:rsidRPr="008E0E98">
        <w:rPr>
          <w:szCs w:val="22"/>
          <w:highlight w:val="cyan"/>
        </w:rPr>
        <w:t>REF</w:t>
      </w:r>
      <w:r w:rsidR="00BC07C7" w:rsidRPr="00ED3418">
        <w:rPr>
          <w:szCs w:val="22"/>
        </w:rPr>
        <w:t>).</w:t>
      </w:r>
    </w:p>
    <w:p w14:paraId="7954EAC9" w14:textId="0F35031D" w:rsidR="007E1C0B" w:rsidRDefault="00996AA2" w:rsidP="006D093A">
      <w:pPr>
        <w:rPr>
          <w:szCs w:val="22"/>
        </w:rPr>
      </w:pPr>
      <w:r>
        <w:rPr>
          <w:b/>
          <w:bCs/>
          <w:i/>
          <w:iCs/>
          <w:szCs w:val="22"/>
        </w:rPr>
        <w:t>Hypothes</w:t>
      </w:r>
      <w:r w:rsidR="00571B57">
        <w:rPr>
          <w:b/>
          <w:bCs/>
          <w:i/>
          <w:iCs/>
          <w:szCs w:val="22"/>
        </w:rPr>
        <w:t>i</w:t>
      </w:r>
      <w:r>
        <w:rPr>
          <w:b/>
          <w:bCs/>
          <w:i/>
          <w:iCs/>
          <w:szCs w:val="22"/>
        </w:rPr>
        <w:t>s</w:t>
      </w:r>
      <w:r w:rsidR="00571B57">
        <w:rPr>
          <w:b/>
          <w:bCs/>
          <w:i/>
          <w:iCs/>
          <w:szCs w:val="22"/>
        </w:rPr>
        <w:t xml:space="preserve"> tests</w:t>
      </w:r>
      <w:r w:rsidRPr="00ED3418">
        <w:rPr>
          <w:b/>
          <w:bCs/>
          <w:i/>
          <w:iCs/>
          <w:szCs w:val="22"/>
        </w:rPr>
        <w:t>.</w:t>
      </w:r>
      <w:r>
        <w:rPr>
          <w:b/>
          <w:bCs/>
          <w:i/>
          <w:iCs/>
          <w:szCs w:val="22"/>
        </w:rPr>
        <w:t xml:space="preserve"> </w:t>
      </w:r>
      <w:r>
        <w:rPr>
          <w:szCs w:val="22"/>
        </w:rPr>
        <w:t xml:space="preserve">The SI lists the full model summary for all analyses. </w:t>
      </w:r>
      <w:r w:rsidR="00FA67B2">
        <w:rPr>
          <w:szCs w:val="22"/>
        </w:rPr>
        <w:t>In the main text</w:t>
      </w:r>
      <w:r>
        <w:rPr>
          <w:szCs w:val="22"/>
        </w:rPr>
        <w:t xml:space="preserve">, we present Bayesian hypothesis tests </w:t>
      </w:r>
      <w:r w:rsidR="00FA67B2">
        <w:rPr>
          <w:szCs w:val="22"/>
        </w:rPr>
        <w:t xml:space="preserve">over the fitted GLMMs </w:t>
      </w:r>
      <w:r>
        <w:rPr>
          <w:szCs w:val="22"/>
        </w:rPr>
        <w:t>for the questions of interest.</w:t>
      </w:r>
      <w:r w:rsidR="004D065A">
        <w:rPr>
          <w:szCs w:val="22"/>
        </w:rPr>
        <w:t xml:space="preserve"> Additionally, we report whenever the bidirectional 95% credible interval for any other effects does not contain 0. This was not the case for any effects in Experiments 1a-c. </w:t>
      </w:r>
      <w:r w:rsidR="002B7F50">
        <w:rPr>
          <w:szCs w:val="22"/>
        </w:rPr>
        <w:fldChar w:fldCharType="begin"/>
      </w:r>
      <w:r w:rsidR="002B7F50">
        <w:rPr>
          <w:szCs w:val="22"/>
        </w:rPr>
        <w:instrText xml:space="preserve"> REF _Ref136190384 \h </w:instrText>
      </w:r>
      <w:r w:rsidR="002B7F50">
        <w:rPr>
          <w:szCs w:val="22"/>
        </w:rPr>
      </w:r>
      <w:r w:rsidR="002B7F50">
        <w:rPr>
          <w:szCs w:val="22"/>
        </w:rPr>
        <w:fldChar w:fldCharType="separate"/>
      </w:r>
      <w:r w:rsidR="002B7F50" w:rsidRPr="00ED3418">
        <w:rPr>
          <w:szCs w:val="22"/>
        </w:rPr>
        <w:t xml:space="preserve">Table </w:t>
      </w:r>
      <w:r w:rsidR="002B7F50">
        <w:rPr>
          <w:noProof/>
          <w:szCs w:val="22"/>
        </w:rPr>
        <w:t>1</w:t>
      </w:r>
      <w:r w:rsidR="002B7F50">
        <w:rPr>
          <w:szCs w:val="22"/>
        </w:rPr>
        <w:fldChar w:fldCharType="end"/>
      </w:r>
      <w:r w:rsidR="002B7F50">
        <w:rPr>
          <w:szCs w:val="22"/>
        </w:rPr>
        <w:t xml:space="preserve"> </w:t>
      </w:r>
      <w:r w:rsidR="00571B57">
        <w:rPr>
          <w:szCs w:val="22"/>
        </w:rPr>
        <w:t>summarizes those tests for all three experiments.</w:t>
      </w:r>
      <w:r w:rsidR="000A4738">
        <w:rPr>
          <w:rStyle w:val="FootnoteReference"/>
          <w:szCs w:val="22"/>
        </w:rPr>
        <w:footnoteReference w:id="4"/>
      </w:r>
      <w:r w:rsidR="00571B57">
        <w:rPr>
          <w:szCs w:val="22"/>
        </w:rPr>
        <w:t xml:space="preserve"> </w:t>
      </w:r>
      <w:r w:rsidR="002B7F50">
        <w:rPr>
          <w:szCs w:val="22"/>
        </w:rPr>
        <w:fldChar w:fldCharType="begin"/>
      </w:r>
      <w:r w:rsidR="002B7F50">
        <w:rPr>
          <w:szCs w:val="22"/>
        </w:rPr>
        <w:instrText xml:space="preserve"> REF _Ref136190394 \h </w:instrText>
      </w:r>
      <w:r w:rsidR="002B7F50">
        <w:rPr>
          <w:szCs w:val="22"/>
        </w:rPr>
      </w:r>
      <w:r w:rsidR="002B7F50">
        <w:rPr>
          <w:szCs w:val="22"/>
        </w:rPr>
        <w:fldChar w:fldCharType="separate"/>
      </w:r>
      <w:r w:rsidR="002B7F50" w:rsidRPr="00ED3418">
        <w:rPr>
          <w:szCs w:val="22"/>
        </w:rPr>
        <w:t xml:space="preserve">Figure </w:t>
      </w:r>
      <w:r w:rsidR="002B7F50" w:rsidRPr="00ED3418">
        <w:rPr>
          <w:noProof/>
          <w:szCs w:val="22"/>
        </w:rPr>
        <w:t>4</w:t>
      </w:r>
      <w:r w:rsidR="002B7F50">
        <w:rPr>
          <w:szCs w:val="22"/>
        </w:rPr>
        <w:fldChar w:fldCharType="end"/>
      </w:r>
      <w:r w:rsidR="002B7F50">
        <w:rPr>
          <w:szCs w:val="22"/>
        </w:rPr>
        <w:t xml:space="preserve"> shows participants responses depending on the pen location, acoustic continuum and visual bias.</w:t>
      </w:r>
    </w:p>
    <w:p w14:paraId="7EC0D840" w14:textId="5D435E30" w:rsidR="002B7F50" w:rsidRDefault="00D83BCC" w:rsidP="002B7F50">
      <w:pPr>
        <w:jc w:val="center"/>
        <w:rPr>
          <w:szCs w:val="22"/>
        </w:rPr>
      </w:pPr>
      <w:r>
        <w:rPr>
          <w:noProof/>
          <w:szCs w:val="22"/>
        </w:rPr>
        <w:lastRenderedPageBreak/>
        <w:drawing>
          <wp:inline distT="0" distB="0" distL="0" distR="0" wp14:anchorId="7C8137B8" wp14:editId="2B463B38">
            <wp:extent cx="4800600" cy="5295900"/>
            <wp:effectExtent l="0" t="0" r="0" b="0"/>
            <wp:docPr id="21405660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66034" name="Picture 2140566034"/>
                    <pic:cNvPicPr/>
                  </pic:nvPicPr>
                  <pic:blipFill>
                    <a:blip r:embed="rId19"/>
                    <a:stretch>
                      <a:fillRect/>
                    </a:stretch>
                  </pic:blipFill>
                  <pic:spPr>
                    <a:xfrm>
                      <a:off x="0" y="0"/>
                      <a:ext cx="4800600" cy="5295900"/>
                    </a:xfrm>
                    <a:prstGeom prst="rect">
                      <a:avLst/>
                    </a:prstGeom>
                  </pic:spPr>
                </pic:pic>
              </a:graphicData>
            </a:graphic>
          </wp:inline>
        </w:drawing>
      </w:r>
    </w:p>
    <w:p w14:paraId="00266130" w14:textId="2D455499" w:rsidR="009625D1" w:rsidRDefault="002B7F50" w:rsidP="00BA7139">
      <w:pPr>
        <w:pStyle w:val="Caption"/>
        <w:rPr>
          <w:szCs w:val="22"/>
        </w:rPr>
      </w:pPr>
      <w:bookmarkStart w:id="343" w:name="_Ref136190394"/>
      <w:r w:rsidRPr="00ED3418">
        <w:rPr>
          <w:szCs w:val="22"/>
        </w:rPr>
        <w:t xml:space="preserve">Figure </w:t>
      </w:r>
      <w:r w:rsidRPr="00ED3418">
        <w:rPr>
          <w:i w:val="0"/>
          <w:iCs w:val="0"/>
          <w:szCs w:val="22"/>
        </w:rPr>
        <w:fldChar w:fldCharType="begin"/>
      </w:r>
      <w:r w:rsidRPr="00ED3418">
        <w:rPr>
          <w:szCs w:val="22"/>
        </w:rPr>
        <w:instrText xml:space="preserve"> SEQ Figure \* ARABIC </w:instrText>
      </w:r>
      <w:r w:rsidRPr="00ED3418">
        <w:rPr>
          <w:i w:val="0"/>
          <w:iCs w:val="0"/>
          <w:szCs w:val="22"/>
        </w:rPr>
        <w:fldChar w:fldCharType="separate"/>
      </w:r>
      <w:r w:rsidRPr="00ED3418">
        <w:rPr>
          <w:noProof/>
          <w:szCs w:val="22"/>
        </w:rPr>
        <w:t>4</w:t>
      </w:r>
      <w:r w:rsidRPr="00ED3418">
        <w:rPr>
          <w:i w:val="0"/>
          <w:iCs w:val="0"/>
          <w:noProof/>
          <w:szCs w:val="22"/>
        </w:rPr>
        <w:fldChar w:fldCharType="end"/>
      </w:r>
      <w:bookmarkEnd w:id="343"/>
      <w:r>
        <w:rPr>
          <w:noProof/>
          <w:szCs w:val="22"/>
        </w:rPr>
        <w:t>.</w:t>
      </w:r>
      <w:r w:rsidRPr="00ED3418">
        <w:rPr>
          <w:szCs w:val="22"/>
        </w:rPr>
        <w:tab/>
      </w:r>
      <w:r>
        <w:rPr>
          <w:szCs w:val="22"/>
        </w:rPr>
        <w:t xml:space="preserve">Summary of participants’ responses in Experiments 1a-c, depending on pen location and acoustic continuum step (Panel </w:t>
      </w:r>
      <w:r w:rsidR="00D83BCC">
        <w:rPr>
          <w:szCs w:val="22"/>
        </w:rPr>
        <w:t>A</w:t>
      </w:r>
      <w:r>
        <w:rPr>
          <w:szCs w:val="22"/>
        </w:rPr>
        <w:t>)</w:t>
      </w:r>
      <w:r w:rsidR="00D83BCC">
        <w:rPr>
          <w:szCs w:val="22"/>
        </w:rPr>
        <w:t xml:space="preserve"> or visual bias (Panel B)</w:t>
      </w:r>
      <w:r>
        <w:rPr>
          <w:szCs w:val="22"/>
        </w:rPr>
        <w:t>. Points show means of by-participant averages. Intervals show bootstrapped 95% CIs over those by-participant means.</w:t>
      </w:r>
    </w:p>
    <w:p w14:paraId="2192E7AC" w14:textId="77777777" w:rsidR="00FA67B2" w:rsidRPr="00ED3418" w:rsidRDefault="00FA67B2" w:rsidP="00FA67B2">
      <w:pPr>
        <w:jc w:val="center"/>
        <w:rPr>
          <w:szCs w:val="22"/>
        </w:rPr>
      </w:pPr>
      <w:r w:rsidRPr="00ED3418">
        <w:rPr>
          <w:szCs w:val="22"/>
          <w:highlight w:val="cyan"/>
        </w:rPr>
        <w:t>[INSERT TABLE]</w:t>
      </w:r>
    </w:p>
    <w:p w14:paraId="1BCE6BC8" w14:textId="75F03F75" w:rsidR="00FA67B2" w:rsidRPr="00754F17" w:rsidRDefault="00FA67B2" w:rsidP="00FA67B2">
      <w:pPr>
        <w:pStyle w:val="Caption"/>
        <w:rPr>
          <w:szCs w:val="22"/>
        </w:rPr>
      </w:pPr>
      <w:bookmarkStart w:id="344" w:name="_Ref136190384"/>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sidR="003F5649">
        <w:rPr>
          <w:noProof/>
          <w:szCs w:val="22"/>
        </w:rPr>
        <w:t>1</w:t>
      </w:r>
      <w:r w:rsidRPr="00ED3418">
        <w:rPr>
          <w:noProof/>
          <w:szCs w:val="22"/>
        </w:rPr>
        <w:fldChar w:fldCharType="end"/>
      </w:r>
      <w:bookmarkEnd w:id="344"/>
      <w:r w:rsidRPr="00ED3418">
        <w:rPr>
          <w:szCs w:val="22"/>
        </w:rPr>
        <w:tab/>
      </w:r>
      <w:r w:rsidR="00825EE6">
        <w:rPr>
          <w:szCs w:val="22"/>
        </w:rPr>
        <w:t>Summary of hypothesis tests based on GLMM analyses for</w:t>
      </w:r>
      <w:r w:rsidRPr="00ED3418">
        <w:rPr>
          <w:szCs w:val="22"/>
        </w:rPr>
        <w:t xml:space="preserve"> Experiments 1a-c.</w:t>
      </w:r>
      <w:r w:rsidR="00825EE6">
        <w:rPr>
          <w:szCs w:val="22"/>
        </w:rPr>
        <w:t xml:space="preserve"> </w:t>
      </w:r>
      <w:r w:rsidR="00825EE6" w:rsidRPr="003F5649">
        <w:t xml:space="preserve">Hypotheses </w:t>
      </w:r>
      <w:commentRangeStart w:id="345"/>
      <w:r w:rsidR="00825EE6" w:rsidRPr="003F5649">
        <w:t xml:space="preserve">for which we had not strong expectations are </w:t>
      </w:r>
      <w:commentRangeStart w:id="346"/>
      <w:r w:rsidR="00825EE6" w:rsidRPr="003F5649">
        <w:t>shown with shaded backgrounds.</w:t>
      </w:r>
      <w:commentRangeEnd w:id="346"/>
      <w:r w:rsidR="00825EE6" w:rsidRPr="003F5649">
        <w:rPr>
          <w:rStyle w:val="CommentReference"/>
          <w:color w:val="auto"/>
        </w:rPr>
        <w:commentReference w:id="346"/>
      </w:r>
      <w:commentRangeEnd w:id="345"/>
      <w:r w:rsidR="004F276B">
        <w:rPr>
          <w:rStyle w:val="CommentReference"/>
          <w:i w:val="0"/>
          <w:iCs w:val="0"/>
          <w:color w:val="auto"/>
        </w:rPr>
        <w:commentReference w:id="345"/>
      </w:r>
    </w:p>
    <w:p w14:paraId="6DC2C1D4" w14:textId="3647D959" w:rsidR="006D093A" w:rsidRDefault="006D093A" w:rsidP="002B7F50">
      <w:pPr>
        <w:rPr>
          <w:szCs w:val="22"/>
        </w:rPr>
      </w:pPr>
      <w:r>
        <w:rPr>
          <w:szCs w:val="22"/>
        </w:rPr>
        <w:t xml:space="preserve">Of primary interest, participants in all three experiments were less likely to respond </w:t>
      </w:r>
      <w:del w:id="347" w:author="Cummings, Shawn" w:date="2023-05-31T00:31:00Z">
        <w:r w:rsidRPr="00E960BA" w:rsidDel="00E960BA">
          <w:rPr>
            <w:i/>
            <w:iCs/>
            <w:szCs w:val="22"/>
            <w:rPrChange w:id="348" w:author="Cummings, Shawn" w:date="2023-05-31T00:31:00Z">
              <w:rPr>
                <w:szCs w:val="22"/>
              </w:rPr>
            </w:rPrChange>
          </w:rPr>
          <w:delText>“</w:delText>
        </w:r>
      </w:del>
      <w:proofErr w:type="spellStart"/>
      <w:r w:rsidRPr="00E960BA">
        <w:rPr>
          <w:i/>
          <w:iCs/>
          <w:szCs w:val="22"/>
          <w:rPrChange w:id="349" w:author="Cummings, Shawn" w:date="2023-05-31T00:31:00Z">
            <w:rPr>
              <w:szCs w:val="22"/>
            </w:rPr>
          </w:rPrChange>
        </w:rPr>
        <w:t>ashi</w:t>
      </w:r>
      <w:proofErr w:type="spellEnd"/>
      <w:del w:id="350" w:author="Cummings, Shawn" w:date="2023-05-31T00:30:00Z">
        <w:r w:rsidRPr="00E960BA" w:rsidDel="00E960BA">
          <w:rPr>
            <w:i/>
            <w:iCs/>
            <w:szCs w:val="22"/>
            <w:rPrChange w:id="351" w:author="Cummings, Shawn" w:date="2023-05-31T00:31:00Z">
              <w:rPr>
                <w:szCs w:val="22"/>
              </w:rPr>
            </w:rPrChange>
          </w:rPr>
          <w:delText>”</w:delText>
        </w:r>
      </w:del>
      <w:r w:rsidRPr="00E960BA">
        <w:rPr>
          <w:i/>
          <w:iCs/>
          <w:szCs w:val="22"/>
          <w:rPrChange w:id="352" w:author="Cummings, Shawn" w:date="2023-05-31T00:31:00Z">
            <w:rPr>
              <w:szCs w:val="22"/>
            </w:rPr>
          </w:rPrChange>
        </w:rPr>
        <w:t xml:space="preserve"> </w:t>
      </w:r>
      <w:r>
        <w:rPr>
          <w:szCs w:val="22"/>
        </w:rPr>
        <w:t xml:space="preserve">if the pen was in the mouth (BFs &gt; </w:t>
      </w:r>
      <w:r w:rsidRPr="00BA7139">
        <w:rPr>
          <w:szCs w:val="22"/>
          <w:highlight w:val="yellow"/>
        </w:rPr>
        <w:t>19.6</w:t>
      </w:r>
      <w:r>
        <w:rPr>
          <w:szCs w:val="22"/>
        </w:rPr>
        <w:t xml:space="preserve">), as predicted by the compensation hypothesis. There also </w:t>
      </w:r>
      <w:r>
        <w:rPr>
          <w:szCs w:val="22"/>
        </w:rPr>
        <w:lastRenderedPageBreak/>
        <w:t xml:space="preserve">was evidence that this effect increased for stimuli that were acoustically or visually more </w:t>
      </w:r>
      <w:del w:id="353" w:author="Cummings, Shawn" w:date="2023-05-31T00:31:00Z">
        <w:r w:rsidRPr="00E960BA" w:rsidDel="00E960BA">
          <w:rPr>
            <w:i/>
            <w:iCs/>
            <w:szCs w:val="22"/>
            <w:rPrChange w:id="354" w:author="Cummings, Shawn" w:date="2023-05-31T00:31:00Z">
              <w:rPr>
                <w:szCs w:val="22"/>
              </w:rPr>
            </w:rPrChange>
          </w:rPr>
          <w:delText>“</w:delText>
        </w:r>
      </w:del>
      <w:proofErr w:type="spellStart"/>
      <w:r w:rsidRPr="00E960BA">
        <w:rPr>
          <w:i/>
          <w:iCs/>
          <w:szCs w:val="22"/>
          <w:rPrChange w:id="355" w:author="Cummings, Shawn" w:date="2023-05-31T00:31:00Z">
            <w:rPr>
              <w:szCs w:val="22"/>
            </w:rPr>
          </w:rPrChange>
        </w:rPr>
        <w:t>ashi</w:t>
      </w:r>
      <w:proofErr w:type="spellEnd"/>
      <w:del w:id="356" w:author="Cummings, Shawn" w:date="2023-05-31T00:31:00Z">
        <w:r w:rsidDel="00E960BA">
          <w:rPr>
            <w:szCs w:val="22"/>
          </w:rPr>
          <w:delText>”</w:delText>
        </w:r>
      </w:del>
      <w:r>
        <w:rPr>
          <w:szCs w:val="22"/>
        </w:rPr>
        <w:t xml:space="preserve">-like. This evidence was strongest for Experiment 1c (BFs &gt; </w:t>
      </w:r>
      <w:r w:rsidRPr="00BA7139">
        <w:rPr>
          <w:szCs w:val="22"/>
          <w:highlight w:val="yellow"/>
        </w:rPr>
        <w:t>13.5</w:t>
      </w:r>
      <w:r>
        <w:rPr>
          <w:szCs w:val="22"/>
        </w:rPr>
        <w:t xml:space="preserve">), potentially because the effect of compensation—decreases in the probability of </w:t>
      </w:r>
      <w:del w:id="357" w:author="Cummings, Shawn" w:date="2023-05-31T00:31:00Z">
        <w:r w:rsidRPr="00E960BA" w:rsidDel="00E960BA">
          <w:rPr>
            <w:i/>
            <w:iCs/>
            <w:szCs w:val="22"/>
            <w:rPrChange w:id="358" w:author="Cummings, Shawn" w:date="2023-05-31T00:31:00Z">
              <w:rPr>
                <w:szCs w:val="22"/>
              </w:rPr>
            </w:rPrChange>
          </w:rPr>
          <w:delText>“</w:delText>
        </w:r>
      </w:del>
      <w:proofErr w:type="spellStart"/>
      <w:r w:rsidRPr="00E960BA">
        <w:rPr>
          <w:i/>
          <w:iCs/>
          <w:szCs w:val="22"/>
          <w:rPrChange w:id="359" w:author="Cummings, Shawn" w:date="2023-05-31T00:31:00Z">
            <w:rPr>
              <w:szCs w:val="22"/>
            </w:rPr>
          </w:rPrChange>
        </w:rPr>
        <w:t>ashi</w:t>
      </w:r>
      <w:proofErr w:type="spellEnd"/>
      <w:del w:id="360" w:author="Cummings, Shawn" w:date="2023-05-31T00:31:00Z">
        <w:r w:rsidDel="00E960BA">
          <w:rPr>
            <w:szCs w:val="22"/>
          </w:rPr>
          <w:delText>”</w:delText>
        </w:r>
      </w:del>
      <w:r>
        <w:rPr>
          <w:szCs w:val="22"/>
        </w:rPr>
        <w:t xml:space="preserve"> responses—is more difficult to detect for audio-visual stimuli for which </w:t>
      </w:r>
      <w:del w:id="361" w:author="Cummings, Shawn" w:date="2023-05-31T00:31:00Z">
        <w:r w:rsidRPr="00E960BA" w:rsidDel="00E960BA">
          <w:rPr>
            <w:i/>
            <w:iCs/>
            <w:szCs w:val="22"/>
            <w:rPrChange w:id="362" w:author="Cummings, Shawn" w:date="2023-05-31T00:31:00Z">
              <w:rPr>
                <w:szCs w:val="22"/>
              </w:rPr>
            </w:rPrChange>
          </w:rPr>
          <w:delText>“</w:delText>
        </w:r>
      </w:del>
      <w:proofErr w:type="spellStart"/>
      <w:r w:rsidRPr="00E960BA">
        <w:rPr>
          <w:i/>
          <w:iCs/>
          <w:szCs w:val="22"/>
          <w:rPrChange w:id="363" w:author="Cummings, Shawn" w:date="2023-05-31T00:31:00Z">
            <w:rPr>
              <w:szCs w:val="22"/>
            </w:rPr>
          </w:rPrChange>
        </w:rPr>
        <w:t>ashi</w:t>
      </w:r>
      <w:proofErr w:type="spellEnd"/>
      <w:del w:id="364" w:author="Cummings, Shawn" w:date="2023-05-31T00:31:00Z">
        <w:r w:rsidDel="00E960BA">
          <w:rPr>
            <w:szCs w:val="22"/>
          </w:rPr>
          <w:delText>”</w:delText>
        </w:r>
      </w:del>
      <w:r>
        <w:rPr>
          <w:szCs w:val="22"/>
        </w:rPr>
        <w:t>-responses are unlikely to being with.</w:t>
      </w:r>
      <w:r w:rsidR="00E617BE">
        <w:rPr>
          <w:szCs w:val="22"/>
        </w:rPr>
        <w:t xml:space="preserve"> The same trend </w:t>
      </w:r>
      <w:proofErr w:type="gramStart"/>
      <w:r w:rsidR="00E617BE">
        <w:rPr>
          <w:szCs w:val="22"/>
        </w:rPr>
        <w:t>are</w:t>
      </w:r>
      <w:proofErr w:type="gramEnd"/>
      <w:r w:rsidR="00E617BE">
        <w:rPr>
          <w:szCs w:val="22"/>
        </w:rPr>
        <w:t>, however, present across all three experiments.</w:t>
      </w:r>
    </w:p>
    <w:p w14:paraId="7885CC2A" w14:textId="70D94439" w:rsidR="006D093A" w:rsidRDefault="006D093A" w:rsidP="00E17FC6">
      <w:pPr>
        <w:rPr>
          <w:szCs w:val="22"/>
        </w:rPr>
      </w:pPr>
      <w:r>
        <w:rPr>
          <w:szCs w:val="22"/>
        </w:rPr>
        <w:t xml:space="preserve">Beyond the effect of primary interest, all three experiments exhibited the expected effects of the acoustic continuum (BFs &gt; 3999) and visual bias (BFs &gt; </w:t>
      </w:r>
      <w:r w:rsidRPr="008E0E98">
        <w:rPr>
          <w:szCs w:val="22"/>
          <w:highlight w:val="yellow"/>
        </w:rPr>
        <w:t>18.2</w:t>
      </w:r>
      <w:r>
        <w:rPr>
          <w:szCs w:val="22"/>
        </w:rPr>
        <w:t xml:space="preserve">), with increasing probabilities of </w:t>
      </w:r>
      <w:del w:id="365" w:author="Cummings, Shawn" w:date="2023-05-31T00:33:00Z">
        <w:r w:rsidRPr="00E960BA" w:rsidDel="00E960BA">
          <w:rPr>
            <w:i/>
            <w:iCs/>
            <w:szCs w:val="22"/>
            <w:rPrChange w:id="366" w:author="Cummings, Shawn" w:date="2023-05-31T00:33:00Z">
              <w:rPr>
                <w:szCs w:val="22"/>
              </w:rPr>
            </w:rPrChange>
          </w:rPr>
          <w:delText>“</w:delText>
        </w:r>
      </w:del>
      <w:proofErr w:type="spellStart"/>
      <w:r w:rsidRPr="00E960BA">
        <w:rPr>
          <w:i/>
          <w:iCs/>
          <w:szCs w:val="22"/>
          <w:rPrChange w:id="367" w:author="Cummings, Shawn" w:date="2023-05-31T00:33:00Z">
            <w:rPr>
              <w:szCs w:val="22"/>
            </w:rPr>
          </w:rPrChange>
        </w:rPr>
        <w:t>ashi</w:t>
      </w:r>
      <w:proofErr w:type="spellEnd"/>
      <w:del w:id="368" w:author="Cummings, Shawn" w:date="2023-05-31T00:33:00Z">
        <w:r w:rsidDel="00E960BA">
          <w:rPr>
            <w:szCs w:val="22"/>
          </w:rPr>
          <w:delText>”</w:delText>
        </w:r>
      </w:del>
      <w:ins w:id="369" w:author="Cummings, Shawn" w:date="2023-05-31T00:33:00Z">
        <w:r w:rsidR="00E960BA">
          <w:rPr>
            <w:szCs w:val="22"/>
          </w:rPr>
          <w:t xml:space="preserve"> </w:t>
        </w:r>
      </w:ins>
      <w:del w:id="370" w:author="Cummings, Shawn" w:date="2023-05-31T00:33:00Z">
        <w:r w:rsidDel="00E960BA">
          <w:rPr>
            <w:szCs w:val="22"/>
          </w:rPr>
          <w:delText>-</w:delText>
        </w:r>
      </w:del>
      <w:r>
        <w:rPr>
          <w:szCs w:val="22"/>
        </w:rPr>
        <w:t xml:space="preserve">responses when the audio-visual articulatory evidence biased towards </w:t>
      </w:r>
      <w:del w:id="371" w:author="Cummings, Shawn" w:date="2023-05-31T00:33:00Z">
        <w:r w:rsidRPr="00E960BA" w:rsidDel="00E960BA">
          <w:rPr>
            <w:i/>
            <w:iCs/>
            <w:szCs w:val="22"/>
            <w:rPrChange w:id="372" w:author="Cummings, Shawn" w:date="2023-05-31T00:33:00Z">
              <w:rPr>
                <w:szCs w:val="22"/>
              </w:rPr>
            </w:rPrChange>
          </w:rPr>
          <w:delText>“</w:delText>
        </w:r>
      </w:del>
      <w:proofErr w:type="spellStart"/>
      <w:r w:rsidRPr="00E960BA">
        <w:rPr>
          <w:i/>
          <w:iCs/>
          <w:szCs w:val="22"/>
          <w:rPrChange w:id="373" w:author="Cummings, Shawn" w:date="2023-05-31T00:33:00Z">
            <w:rPr>
              <w:szCs w:val="22"/>
            </w:rPr>
          </w:rPrChange>
        </w:rPr>
        <w:t>ashi</w:t>
      </w:r>
      <w:proofErr w:type="spellEnd"/>
      <w:del w:id="374" w:author="Cummings, Shawn" w:date="2023-05-31T00:33:00Z">
        <w:r w:rsidDel="00E960BA">
          <w:rPr>
            <w:szCs w:val="22"/>
          </w:rPr>
          <w:delText>”</w:delText>
        </w:r>
      </w:del>
      <w:r>
        <w:rPr>
          <w:szCs w:val="22"/>
        </w:rPr>
        <w:t xml:space="preserve">. These two effects seem to be independent of each other, suggesting additive effects of acoustic and visual evidence (BFs &gt; 8, in line with models of ideal cue integration, </w:t>
      </w:r>
      <w:r w:rsidRPr="00E960BA">
        <w:rPr>
          <w:szCs w:val="22"/>
          <w:highlight w:val="yellow"/>
          <w:rPrChange w:id="375" w:author="Cummings, Shawn" w:date="2023-05-31T00:33:00Z">
            <w:rPr>
              <w:szCs w:val="22"/>
            </w:rPr>
          </w:rPrChange>
        </w:rPr>
        <w:t>REF</w:t>
      </w:r>
      <w:r>
        <w:rPr>
          <w:szCs w:val="22"/>
        </w:rPr>
        <w:t>).</w:t>
      </w:r>
      <w:r w:rsidR="00E17FC6">
        <w:rPr>
          <w:szCs w:val="22"/>
        </w:rPr>
        <w:t xml:space="preserve"> </w:t>
      </w:r>
      <w:r>
        <w:rPr>
          <w:szCs w:val="22"/>
        </w:rPr>
        <w:t xml:space="preserve"> Finally, all three experiments suggest that the effects of pen location, visual bias, and the acoustic continuum were rather stable across blocks (BFs &gt; 17).</w:t>
      </w:r>
    </w:p>
    <w:p w14:paraId="1AB9099D" w14:textId="426A63D9" w:rsidR="006D093A" w:rsidRPr="00ED3418" w:rsidRDefault="006D093A" w:rsidP="006D093A">
      <w:pPr>
        <w:pStyle w:val="Heading2"/>
        <w:rPr>
          <w:szCs w:val="22"/>
        </w:rPr>
      </w:pPr>
      <w:r>
        <w:rPr>
          <w:szCs w:val="22"/>
        </w:rPr>
        <w:t>Discussion</w:t>
      </w:r>
    </w:p>
    <w:p w14:paraId="3D5F23AD" w14:textId="68199F24" w:rsidR="00BF6D97" w:rsidRPr="00BF6D97" w:rsidRDefault="00CE7AE0" w:rsidP="004526C4">
      <w:pPr>
        <w:rPr>
          <w:szCs w:val="22"/>
        </w:rPr>
      </w:pPr>
      <w:r>
        <w:rPr>
          <w:szCs w:val="22"/>
        </w:rPr>
        <w:t>Experiment 1</w:t>
      </w:r>
      <w:r w:rsidR="00A47696">
        <w:rPr>
          <w:szCs w:val="22"/>
        </w:rPr>
        <w:t>a-c</w:t>
      </w:r>
      <w:r>
        <w:rPr>
          <w:szCs w:val="22"/>
        </w:rPr>
        <w:t xml:space="preserve"> </w:t>
      </w:r>
      <w:r w:rsidR="00A47696">
        <w:rPr>
          <w:szCs w:val="22"/>
        </w:rPr>
        <w:t>tested</w:t>
      </w:r>
      <w:r w:rsidR="00A47696" w:rsidRPr="00BF6D97">
        <w:rPr>
          <w:szCs w:val="22"/>
        </w:rPr>
        <w:t xml:space="preserve"> </w:t>
      </w:r>
      <w:r w:rsidR="00BF6D97" w:rsidRPr="00BF6D97">
        <w:rPr>
          <w:szCs w:val="22"/>
        </w:rPr>
        <w:t xml:space="preserve">whether presence of a pen in a talker’s mouth affects listeners’ perception of </w:t>
      </w:r>
      <w:r w:rsidR="00A47696">
        <w:rPr>
          <w:szCs w:val="22"/>
        </w:rPr>
        <w:t xml:space="preserve">an audiovisual </w:t>
      </w:r>
      <w:r w:rsidR="00A47696" w:rsidRPr="00BF6D97">
        <w:rPr>
          <w:szCs w:val="22"/>
        </w:rPr>
        <w:t>/s/</w:t>
      </w:r>
      <w:r w:rsidR="00A47696">
        <w:rPr>
          <w:szCs w:val="22"/>
        </w:rPr>
        <w:t>-</w:t>
      </w:r>
      <w:r w:rsidR="00A47696" w:rsidRPr="00BF6D97">
        <w:rPr>
          <w:szCs w:val="22"/>
        </w:rPr>
        <w:t>/ʃ/</w:t>
      </w:r>
      <w:ins w:id="376" w:author="Cummings, Shawn" w:date="2023-05-31T00:33:00Z">
        <w:r w:rsidR="00E960BA">
          <w:rPr>
            <w:szCs w:val="22"/>
          </w:rPr>
          <w:t xml:space="preserve"> </w:t>
        </w:r>
      </w:ins>
      <w:r w:rsidR="00BF6D97" w:rsidRPr="00BF6D97">
        <w:rPr>
          <w:szCs w:val="22"/>
        </w:rPr>
        <w:t xml:space="preserve">continuum. </w:t>
      </w:r>
      <w:r w:rsidR="00A47696">
        <w:rPr>
          <w:szCs w:val="22"/>
        </w:rPr>
        <w:t>All three experiments find this to be the case</w:t>
      </w:r>
      <w:r w:rsidR="00BF6D97" w:rsidRPr="00BF6D97">
        <w:rPr>
          <w:szCs w:val="22"/>
        </w:rPr>
        <w:t xml:space="preserve">. Specifically, </w:t>
      </w:r>
      <w:r w:rsidR="00A47696">
        <w:rPr>
          <w:szCs w:val="22"/>
        </w:rPr>
        <w:t xml:space="preserve">listeners were more likely to categorize an audiovisual input as </w:t>
      </w:r>
      <w:del w:id="377" w:author="Cummings, Shawn" w:date="2023-05-31T00:33:00Z">
        <w:r w:rsidR="00A47696" w:rsidRPr="00E960BA" w:rsidDel="00E960BA">
          <w:rPr>
            <w:i/>
            <w:iCs/>
            <w:szCs w:val="22"/>
            <w:rPrChange w:id="378" w:author="Cummings, Shawn" w:date="2023-05-31T00:34:00Z">
              <w:rPr>
                <w:szCs w:val="22"/>
              </w:rPr>
            </w:rPrChange>
          </w:rPr>
          <w:delText>“</w:delText>
        </w:r>
      </w:del>
      <w:proofErr w:type="spellStart"/>
      <w:r w:rsidR="00A47696" w:rsidRPr="00E960BA">
        <w:rPr>
          <w:i/>
          <w:iCs/>
          <w:szCs w:val="22"/>
          <w:rPrChange w:id="379" w:author="Cummings, Shawn" w:date="2023-05-31T00:34:00Z">
            <w:rPr>
              <w:szCs w:val="22"/>
            </w:rPr>
          </w:rPrChange>
        </w:rPr>
        <w:t>ashi</w:t>
      </w:r>
      <w:proofErr w:type="spellEnd"/>
      <w:del w:id="380" w:author="Cummings, Shawn" w:date="2023-05-31T00:34:00Z">
        <w:r w:rsidR="00A47696" w:rsidDel="00E960BA">
          <w:rPr>
            <w:szCs w:val="22"/>
          </w:rPr>
          <w:delText>”</w:delText>
        </w:r>
      </w:del>
      <w:r w:rsidR="00A47696">
        <w:rPr>
          <w:szCs w:val="22"/>
        </w:rPr>
        <w:t xml:space="preserve"> when the talker in the video had a</w:t>
      </w:r>
      <w:r w:rsidR="00BF6D97" w:rsidRPr="00BF6D97">
        <w:rPr>
          <w:szCs w:val="22"/>
        </w:rPr>
        <w:t xml:space="preserve"> pen </w:t>
      </w:r>
      <w:r w:rsidR="00A47696">
        <w:rPr>
          <w:szCs w:val="22"/>
        </w:rPr>
        <w:t>in the mouth, compared to when the talker held the pen in the hand</w:t>
      </w:r>
      <w:r w:rsidR="00BF6D97" w:rsidRPr="00BF6D97">
        <w:rPr>
          <w:szCs w:val="22"/>
        </w:rPr>
        <w:t>.</w:t>
      </w:r>
    </w:p>
    <w:p w14:paraId="700F8EE7" w14:textId="73A19E78" w:rsidR="001D0660" w:rsidRDefault="00795899" w:rsidP="001D0660">
      <w:pPr>
        <w:rPr>
          <w:szCs w:val="22"/>
        </w:rPr>
      </w:pPr>
      <w:r>
        <w:rPr>
          <w:szCs w:val="22"/>
        </w:rPr>
        <w:t xml:space="preserve">This result is unexpected if listeners simply integrated visual and acoustic evidence of articulation, without discounting the </w:t>
      </w:r>
      <w:r>
        <w:rPr>
          <w:i/>
          <w:iCs/>
          <w:szCs w:val="22"/>
        </w:rPr>
        <w:t>causes</w:t>
      </w:r>
      <w:r>
        <w:rPr>
          <w:szCs w:val="22"/>
        </w:rPr>
        <w:t xml:space="preserve"> for that evidence. The presence of a pen </w:t>
      </w:r>
      <w:r w:rsidR="001D0660">
        <w:rPr>
          <w:szCs w:val="22"/>
        </w:rPr>
        <w:t xml:space="preserve">is expected to </w:t>
      </w:r>
      <w:r w:rsidR="00A9453C">
        <w:rPr>
          <w:szCs w:val="22"/>
        </w:rPr>
        <w:t xml:space="preserve">increase lip rounding and </w:t>
      </w:r>
      <w:r w:rsidR="00A9453C" w:rsidRPr="00ED3418">
        <w:rPr>
          <w:szCs w:val="22"/>
        </w:rPr>
        <w:t>oral cavity</w:t>
      </w:r>
      <w:r w:rsidR="00A9453C">
        <w:rPr>
          <w:szCs w:val="22"/>
        </w:rPr>
        <w:t xml:space="preserve"> opening. </w:t>
      </w:r>
      <w:r>
        <w:rPr>
          <w:szCs w:val="22"/>
        </w:rPr>
        <w:t>Either</w:t>
      </w:r>
      <w:r w:rsidR="00A9453C">
        <w:rPr>
          <w:szCs w:val="22"/>
        </w:rPr>
        <w:t xml:space="preserve"> of these would result in lower center of gravity </w:t>
      </w:r>
      <w:r w:rsidR="00244AD2">
        <w:rPr>
          <w:szCs w:val="22"/>
        </w:rPr>
        <w:t>(</w:t>
      </w:r>
      <w:proofErr w:type="gramStart"/>
      <w:r w:rsidR="00244AD2">
        <w:rPr>
          <w:szCs w:val="22"/>
        </w:rPr>
        <w:t>similar to</w:t>
      </w:r>
      <w:proofErr w:type="gramEnd"/>
      <w:r w:rsidR="00244AD2">
        <w:rPr>
          <w:szCs w:val="22"/>
        </w:rPr>
        <w:t xml:space="preserve"> the effects of a </w:t>
      </w:r>
      <w:commentRangeStart w:id="381"/>
      <w:commentRangeStart w:id="382"/>
      <w:r w:rsidR="00244AD2">
        <w:rPr>
          <w:szCs w:val="22"/>
        </w:rPr>
        <w:t>bite</w:t>
      </w:r>
      <w:ins w:id="383" w:author="Cummings, Shawn" w:date="2023-05-31T00:34:00Z">
        <w:r w:rsidR="00E960BA">
          <w:rPr>
            <w:szCs w:val="22"/>
          </w:rPr>
          <w:t>-</w:t>
        </w:r>
      </w:ins>
      <w:del w:id="384" w:author="Cummings, Shawn" w:date="2023-05-31T00:34:00Z">
        <w:r w:rsidR="00244AD2" w:rsidDel="00E960BA">
          <w:rPr>
            <w:szCs w:val="22"/>
          </w:rPr>
          <w:delText xml:space="preserve"> </w:delText>
        </w:r>
      </w:del>
      <w:r w:rsidR="00244AD2">
        <w:rPr>
          <w:szCs w:val="22"/>
        </w:rPr>
        <w:t>block</w:t>
      </w:r>
      <w:commentRangeEnd w:id="381"/>
      <w:r w:rsidR="00244AD2">
        <w:rPr>
          <w:rStyle w:val="CommentReference"/>
        </w:rPr>
        <w:commentReference w:id="381"/>
      </w:r>
      <w:commentRangeEnd w:id="382"/>
      <w:r w:rsidR="00E960BA">
        <w:rPr>
          <w:rStyle w:val="CommentReference"/>
        </w:rPr>
        <w:commentReference w:id="382"/>
      </w:r>
      <w:r w:rsidR="00244AD2">
        <w:rPr>
          <w:szCs w:val="22"/>
        </w:rPr>
        <w:t xml:space="preserve">, </w:t>
      </w:r>
      <w:r w:rsidR="00244AD2" w:rsidRPr="00ED3418">
        <w:rPr>
          <w:szCs w:val="22"/>
        </w:rPr>
        <w:t>McFarland &amp; Baum, 1995; Baum et al. 1996</w:t>
      </w:r>
      <w:r w:rsidR="00244AD2">
        <w:rPr>
          <w:szCs w:val="22"/>
        </w:rPr>
        <w:t>)</w:t>
      </w:r>
      <w:r w:rsidR="00A9453C">
        <w:rPr>
          <w:szCs w:val="22"/>
        </w:rPr>
        <w:t xml:space="preserve">, making a sound acoustically more </w:t>
      </w:r>
      <w:r w:rsidR="00A9453C" w:rsidRPr="00BF6D97">
        <w:rPr>
          <w:szCs w:val="22"/>
        </w:rPr>
        <w:t>/ʃ/</w:t>
      </w:r>
      <w:r w:rsidR="00A9453C">
        <w:rPr>
          <w:szCs w:val="22"/>
        </w:rPr>
        <w:t xml:space="preserve">-like. </w:t>
      </w:r>
      <w:r>
        <w:rPr>
          <w:szCs w:val="22"/>
        </w:rPr>
        <w:t xml:space="preserve">If listeners naively integrated this visual evidence with the acoustic evidence, listeners should be </w:t>
      </w:r>
      <w:r>
        <w:rPr>
          <w:i/>
          <w:iCs/>
          <w:szCs w:val="22"/>
        </w:rPr>
        <w:t>more</w:t>
      </w:r>
      <w:r>
        <w:rPr>
          <w:szCs w:val="22"/>
        </w:rPr>
        <w:t xml:space="preserve"> likely to respond </w:t>
      </w:r>
      <w:del w:id="385" w:author="Cummings, Shawn" w:date="2023-05-31T00:35:00Z">
        <w:r w:rsidRPr="00E960BA" w:rsidDel="00E960BA">
          <w:rPr>
            <w:i/>
            <w:iCs/>
            <w:szCs w:val="22"/>
            <w:rPrChange w:id="386" w:author="Cummings, Shawn" w:date="2023-05-31T00:35:00Z">
              <w:rPr>
                <w:szCs w:val="22"/>
              </w:rPr>
            </w:rPrChange>
          </w:rPr>
          <w:delText>“</w:delText>
        </w:r>
      </w:del>
      <w:proofErr w:type="spellStart"/>
      <w:r w:rsidRPr="00E960BA">
        <w:rPr>
          <w:i/>
          <w:iCs/>
          <w:szCs w:val="22"/>
          <w:rPrChange w:id="387" w:author="Cummings, Shawn" w:date="2023-05-31T00:35:00Z">
            <w:rPr>
              <w:szCs w:val="22"/>
            </w:rPr>
          </w:rPrChange>
        </w:rPr>
        <w:t>ashi</w:t>
      </w:r>
      <w:proofErr w:type="spellEnd"/>
      <w:del w:id="388" w:author="Cummings, Shawn" w:date="2023-05-31T00:35:00Z">
        <w:r w:rsidDel="00E960BA">
          <w:rPr>
            <w:szCs w:val="22"/>
          </w:rPr>
          <w:delText>”</w:delText>
        </w:r>
      </w:del>
      <w:r>
        <w:rPr>
          <w:szCs w:val="22"/>
        </w:rPr>
        <w:t xml:space="preserve"> when the pen is in the mouth</w:t>
      </w:r>
      <w:r w:rsidR="001D0660">
        <w:rPr>
          <w:szCs w:val="22"/>
        </w:rPr>
        <w:t>—the opposite of what we observed in all three experiments</w:t>
      </w:r>
      <w:r>
        <w:rPr>
          <w:szCs w:val="22"/>
        </w:rPr>
        <w:t xml:space="preserve">. Similarly, if listeners ignored the pen, or if </w:t>
      </w:r>
      <w:r>
        <w:rPr>
          <w:szCs w:val="22"/>
        </w:rPr>
        <w:lastRenderedPageBreak/>
        <w:t xml:space="preserve">the effects of the pen on articulation, were not sufficiently visually evident, we should have failed to find </w:t>
      </w:r>
      <w:r w:rsidRPr="003F5649">
        <w:rPr>
          <w:i/>
        </w:rPr>
        <w:t>an</w:t>
      </w:r>
      <w:r w:rsidR="001D0660" w:rsidRPr="003F5649">
        <w:rPr>
          <w:i/>
        </w:rPr>
        <w:t>y</w:t>
      </w:r>
      <w:r>
        <w:rPr>
          <w:szCs w:val="22"/>
        </w:rPr>
        <w:t xml:space="preserve"> effect of pen location. </w:t>
      </w:r>
      <w:r w:rsidR="001D0660">
        <w:rPr>
          <w:szCs w:val="22"/>
        </w:rPr>
        <w:t xml:space="preserve">This was not the case. </w:t>
      </w:r>
      <w:r>
        <w:rPr>
          <w:szCs w:val="22"/>
        </w:rPr>
        <w:t xml:space="preserve">Instead, the results of Experiments 1a-c </w:t>
      </w:r>
      <w:r w:rsidR="001D0660">
        <w:rPr>
          <w:szCs w:val="22"/>
        </w:rPr>
        <w:t>are predicted by the hypothesis that l</w:t>
      </w:r>
      <w:r w:rsidR="00A9453C">
        <w:rPr>
          <w:szCs w:val="22"/>
        </w:rPr>
        <w:t>isteners expect and ‘explain away’ th</w:t>
      </w:r>
      <w:r w:rsidR="001D0660">
        <w:rPr>
          <w:szCs w:val="22"/>
        </w:rPr>
        <w:t>e</w:t>
      </w:r>
      <w:r w:rsidR="00A9453C">
        <w:rPr>
          <w:szCs w:val="22"/>
        </w:rPr>
        <w:t xml:space="preserve"> effect of the pen</w:t>
      </w:r>
      <w:r>
        <w:rPr>
          <w:szCs w:val="22"/>
        </w:rPr>
        <w:t xml:space="preserve">, paralleling </w:t>
      </w:r>
      <w:r w:rsidR="001D0660">
        <w:rPr>
          <w:szCs w:val="22"/>
        </w:rPr>
        <w:t>compensation effects</w:t>
      </w:r>
      <w:r>
        <w:rPr>
          <w:szCs w:val="22"/>
        </w:rPr>
        <w:t xml:space="preserve"> </w:t>
      </w:r>
      <w:r w:rsidR="001D0660">
        <w:rPr>
          <w:szCs w:val="22"/>
        </w:rPr>
        <w:t>previously documented for</w:t>
      </w:r>
      <w:r>
        <w:rPr>
          <w:szCs w:val="22"/>
        </w:rPr>
        <w:t xml:space="preserve"> </w:t>
      </w:r>
      <w:r w:rsidR="001D0660">
        <w:rPr>
          <w:szCs w:val="22"/>
        </w:rPr>
        <w:t>surrounding phonetic context (REF)</w:t>
      </w:r>
      <w:r>
        <w:rPr>
          <w:szCs w:val="22"/>
        </w:rPr>
        <w:t>.</w:t>
      </w:r>
    </w:p>
    <w:p w14:paraId="33FF6A2F" w14:textId="08FCC469" w:rsidR="00E17FC6" w:rsidRDefault="001D0660" w:rsidP="00E17FC6">
      <w:pPr>
        <w:rPr>
          <w:szCs w:val="22"/>
          <w:highlight w:val="yellow"/>
        </w:rPr>
      </w:pPr>
      <w:commentRangeStart w:id="389"/>
      <w:r>
        <w:rPr>
          <w:szCs w:val="22"/>
        </w:rPr>
        <w:t>One alternative explanation would be that the pen partially or completely obscures some of the visual cues to /</w:t>
      </w:r>
      <w:r w:rsidRPr="00BF6D97">
        <w:rPr>
          <w:szCs w:val="22"/>
        </w:rPr>
        <w:t>ʃ/</w:t>
      </w:r>
      <w:r>
        <w:rPr>
          <w:szCs w:val="22"/>
        </w:rPr>
        <w:t>—i.e., rather than causing</w:t>
      </w:r>
      <w:r>
        <w:rPr>
          <w:i/>
          <w:iCs/>
          <w:szCs w:val="22"/>
        </w:rPr>
        <w:t xml:space="preserve"> </w:t>
      </w:r>
      <w:r>
        <w:rPr>
          <w:szCs w:val="22"/>
        </w:rPr>
        <w:t>more lip rounding or a more open oral cavity, the pen might obscure the presence of lip rounding and cause the oral cavity to be more closed.</w:t>
      </w:r>
      <w:r w:rsidR="00E17FC6">
        <w:rPr>
          <w:szCs w:val="22"/>
        </w:rPr>
        <w:t xml:space="preserve"> This would explain the observed direction of the effect of pen location. </w:t>
      </w:r>
      <w:del w:id="390" w:author="Jaeger, Florian" w:date="2023-05-27T12:41:00Z">
        <w:r w:rsidR="00E17FC6" w:rsidRPr="00CE7AE0" w:rsidDel="008D6284">
          <w:rPr>
            <w:szCs w:val="22"/>
            <w:highlight w:val="yellow"/>
          </w:rPr>
          <w:delText>XXXXX</w:delText>
        </w:r>
        <w:commentRangeEnd w:id="389"/>
        <w:r w:rsidR="0080495B" w:rsidDel="008D6284">
          <w:rPr>
            <w:rStyle w:val="CommentReference"/>
          </w:rPr>
          <w:commentReference w:id="389"/>
        </w:r>
      </w:del>
      <w:r w:rsidR="008D6284">
        <w:rPr>
          <w:szCs w:val="22"/>
          <w:highlight w:val="yellow"/>
        </w:rPr>
        <w:t>This alternative explanation is addressed in Experiments 2.</w:t>
      </w:r>
    </w:p>
    <w:p w14:paraId="4804E457" w14:textId="2050DF3F" w:rsidR="000E2896" w:rsidRDefault="00E17FC6" w:rsidP="000E2896">
      <w:pPr>
        <w:rPr>
          <w:szCs w:val="22"/>
        </w:rPr>
      </w:pPr>
      <w:commentRangeStart w:id="391"/>
      <w:del w:id="392" w:author="Jaeger, Florian" w:date="2023-05-27T12:45:00Z">
        <w:r w:rsidRPr="00CE7AE0" w:rsidDel="008D6284">
          <w:rPr>
            <w:szCs w:val="22"/>
          </w:rPr>
          <w:delText>Beyond the effects of the pen</w:delText>
        </w:r>
      </w:del>
      <w:r w:rsidR="008D6284">
        <w:rPr>
          <w:szCs w:val="22"/>
        </w:rPr>
        <w:t>Before we turn to those experiments, we note that</w:t>
      </w:r>
      <w:r w:rsidRPr="00CE7AE0">
        <w:rPr>
          <w:szCs w:val="22"/>
        </w:rPr>
        <w:t xml:space="preserve"> Experiments 1a-c </w:t>
      </w:r>
      <w:r w:rsidR="008D6284">
        <w:rPr>
          <w:szCs w:val="22"/>
        </w:rPr>
        <w:t xml:space="preserve">also </w:t>
      </w:r>
      <w:r w:rsidRPr="00CE7AE0">
        <w:rPr>
          <w:szCs w:val="22"/>
        </w:rPr>
        <w:t xml:space="preserve">validate the audiovisual test tokens we developed. </w:t>
      </w:r>
      <w:r w:rsidR="00406DBA" w:rsidRPr="00CE7AE0">
        <w:rPr>
          <w:szCs w:val="22"/>
        </w:rPr>
        <w:t xml:space="preserve">We found clear effects of both the acoustic continuum and visual bias (due to the /s/ or </w:t>
      </w:r>
      <w:r w:rsidR="00406DBA" w:rsidRPr="0080495B">
        <w:rPr>
          <w:szCs w:val="22"/>
        </w:rPr>
        <w:t xml:space="preserve">/ʃ/ </w:t>
      </w:r>
      <w:r w:rsidR="00406DBA" w:rsidRPr="00CE7AE0">
        <w:rPr>
          <w:szCs w:val="22"/>
        </w:rPr>
        <w:t xml:space="preserve">sound the talker produced in the original videos we excerpted the test stimuli from). </w:t>
      </w:r>
      <w:r w:rsidR="000E2896">
        <w:rPr>
          <w:szCs w:val="22"/>
        </w:rPr>
        <w:fldChar w:fldCharType="begin"/>
      </w:r>
      <w:r w:rsidR="000E2896">
        <w:rPr>
          <w:szCs w:val="22"/>
        </w:rPr>
        <w:instrText xml:space="preserve"> REF _Ref135493418 \h </w:instrText>
      </w:r>
      <w:r w:rsidR="000E2896">
        <w:rPr>
          <w:szCs w:val="22"/>
        </w:rPr>
      </w:r>
      <w:r w:rsidR="000E2896">
        <w:rPr>
          <w:szCs w:val="22"/>
        </w:rPr>
        <w:fldChar w:fldCharType="separate"/>
      </w:r>
      <w:r w:rsidR="000E2896" w:rsidRPr="00ED3418">
        <w:rPr>
          <w:szCs w:val="22"/>
        </w:rPr>
        <w:t xml:space="preserve">Figure </w:t>
      </w:r>
      <w:r w:rsidR="000E2896" w:rsidRPr="00ED3418">
        <w:rPr>
          <w:noProof/>
          <w:szCs w:val="22"/>
        </w:rPr>
        <w:t>4</w:t>
      </w:r>
      <w:r w:rsidR="000E2896">
        <w:rPr>
          <w:szCs w:val="22"/>
        </w:rPr>
        <w:fldChar w:fldCharType="end"/>
      </w:r>
      <w:r w:rsidR="000E2896">
        <w:rPr>
          <w:szCs w:val="22"/>
        </w:rPr>
        <w:t xml:space="preserve"> compares the responses from Experiments 1a-c to those in </w:t>
      </w:r>
      <w:r w:rsidR="007C1B6D">
        <w:rPr>
          <w:szCs w:val="22"/>
        </w:rPr>
        <w:t>LJ18</w:t>
      </w:r>
      <w:r w:rsidR="000E2896">
        <w:rPr>
          <w:szCs w:val="22"/>
        </w:rPr>
        <w:t xml:space="preserve">. </w:t>
      </w:r>
      <w:r w:rsidR="0080495B">
        <w:rPr>
          <w:szCs w:val="22"/>
        </w:rPr>
        <w:t xml:space="preserve">The </w:t>
      </w:r>
      <w:r w:rsidR="000E2896">
        <w:rPr>
          <w:szCs w:val="22"/>
        </w:rPr>
        <w:t xml:space="preserve">slope of the </w:t>
      </w:r>
      <w:r w:rsidR="0080495B">
        <w:rPr>
          <w:szCs w:val="22"/>
        </w:rPr>
        <w:t xml:space="preserve">acoustic effects </w:t>
      </w:r>
      <w:r w:rsidR="000E2896">
        <w:rPr>
          <w:szCs w:val="22"/>
        </w:rPr>
        <w:t>is</w:t>
      </w:r>
      <w:r w:rsidR="0080495B">
        <w:rPr>
          <w:szCs w:val="22"/>
        </w:rPr>
        <w:t xml:space="preserve"> comparable </w:t>
      </w:r>
      <w:r w:rsidR="000E2896">
        <w:rPr>
          <w:szCs w:val="22"/>
        </w:rPr>
        <w:t>across both experiments</w:t>
      </w:r>
      <w:r w:rsidR="007C1B6D">
        <w:rPr>
          <w:szCs w:val="22"/>
        </w:rPr>
        <w:t xml:space="preserve">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sidR="007C1B6D">
        <w:rPr>
          <w:szCs w:val="22"/>
        </w:rPr>
        <w:t xml:space="preserve"> in Experiment 1a-c vs.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=.30, SE=.069</m:t>
        </m:r>
      </m:oMath>
      <w:del w:id="393" w:author="Jaeger, Florian" w:date="2023-05-27T14:05:00Z">
        <w:r w:rsidR="007C1B6D" w:rsidDel="00315C40">
          <w:rPr>
            <w:szCs w:val="22"/>
          </w:rPr>
          <w:delText>.3</w:delText>
        </w:r>
      </w:del>
      <w:r w:rsidR="007C1B6D">
        <w:rPr>
          <w:szCs w:val="22"/>
        </w:rPr>
        <w:t xml:space="preserve"> in LJ18)</w:t>
      </w:r>
      <w:r w:rsidR="000E2896">
        <w:rPr>
          <w:szCs w:val="22"/>
        </w:rPr>
        <w:t xml:space="preserve">, and responses for the audio-only test token fell approximately half-way between the two visual bias conditions of Experiments 1a-c, as would be expect—consistent with the finding that acoustic and visual evidence to </w:t>
      </w:r>
      <w:r w:rsidR="000E2896" w:rsidRPr="00BF6D97">
        <w:rPr>
          <w:szCs w:val="22"/>
        </w:rPr>
        <w:t>/s/</w:t>
      </w:r>
      <w:r w:rsidR="000E2896">
        <w:rPr>
          <w:szCs w:val="22"/>
        </w:rPr>
        <w:t>-</w:t>
      </w:r>
      <w:r w:rsidR="000E2896" w:rsidRPr="00BF6D97">
        <w:rPr>
          <w:szCs w:val="22"/>
        </w:rPr>
        <w:t xml:space="preserve">/ʃ/ </w:t>
      </w:r>
      <w:r w:rsidR="000E2896">
        <w:rPr>
          <w:szCs w:val="22"/>
        </w:rPr>
        <w:t>had additive effects in Experiments 1a-c</w:t>
      </w:r>
    </w:p>
    <w:p w14:paraId="6F4CE698" w14:textId="77777777" w:rsidR="000E2896" w:rsidRDefault="000E2896" w:rsidP="000E2896">
      <w:pPr>
        <w:jc w:val="center"/>
        <w:rPr>
          <w:szCs w:val="22"/>
        </w:rPr>
      </w:pPr>
      <w:r w:rsidRPr="00ED3418">
        <w:rPr>
          <w:szCs w:val="22"/>
          <w:highlight w:val="cyan"/>
        </w:rPr>
        <w:t xml:space="preserve">[INSERT </w:t>
      </w:r>
      <w:r>
        <w:rPr>
          <w:szCs w:val="22"/>
          <w:highlight w:val="cyan"/>
        </w:rPr>
        <w:t>FIGURE</w:t>
      </w:r>
      <w:r w:rsidRPr="00ED3418">
        <w:rPr>
          <w:szCs w:val="22"/>
          <w:highlight w:val="cyan"/>
        </w:rPr>
        <w:t>]</w:t>
      </w:r>
    </w:p>
    <w:p w14:paraId="74373619" w14:textId="17E6C344" w:rsidR="000E2896" w:rsidRDefault="000E2896" w:rsidP="000E2896">
      <w:pPr>
        <w:pStyle w:val="Caption"/>
        <w:rPr>
          <w:szCs w:val="22"/>
        </w:rPr>
      </w:pPr>
      <w:bookmarkStart w:id="394" w:name="_Ref135493418"/>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394"/>
      <w:r>
        <w:rPr>
          <w:noProof/>
          <w:szCs w:val="22"/>
        </w:rPr>
        <w:t>.</w:t>
      </w:r>
      <w:r w:rsidRPr="00ED3418">
        <w:rPr>
          <w:szCs w:val="22"/>
        </w:rPr>
        <w:tab/>
      </w:r>
      <w:r>
        <w:rPr>
          <w:szCs w:val="22"/>
        </w:rPr>
        <w:t xml:space="preserve">Comparing participants’ responses in Experiments 1a-c to those in Liu and Jaeger (2018). For this purpose, we aggregate responses across Experiments 1a-c, depending on acoustic continuum and visual bias. </w:t>
      </w:r>
      <w:commentRangeEnd w:id="391"/>
      <w:r w:rsidR="008D6284">
        <w:rPr>
          <w:rStyle w:val="CommentReference"/>
          <w:i w:val="0"/>
          <w:iCs w:val="0"/>
          <w:color w:val="auto"/>
        </w:rPr>
        <w:commentReference w:id="391"/>
      </w:r>
    </w:p>
    <w:p w14:paraId="43A122D0" w14:textId="5365B9A3" w:rsidR="002E008A" w:rsidRPr="00ED3418" w:rsidRDefault="002E008A" w:rsidP="002E008A">
      <w:pPr>
        <w:pStyle w:val="Heading1"/>
        <w:rPr>
          <w:sz w:val="22"/>
          <w:szCs w:val="22"/>
        </w:rPr>
      </w:pPr>
      <w:r w:rsidRPr="00ED3418">
        <w:rPr>
          <w:sz w:val="22"/>
          <w:szCs w:val="22"/>
        </w:rPr>
        <w:t>Experiment</w:t>
      </w:r>
      <w:r>
        <w:rPr>
          <w:sz w:val="22"/>
          <w:szCs w:val="22"/>
        </w:rPr>
        <w:t xml:space="preserve"> 2</w:t>
      </w:r>
    </w:p>
    <w:p w14:paraId="16D68E76" w14:textId="17C21CAD" w:rsidR="00E739EF" w:rsidRDefault="002E008A" w:rsidP="00972CE3">
      <w:pPr>
        <w:rPr>
          <w:szCs w:val="22"/>
        </w:rPr>
      </w:pPr>
      <w:r>
        <w:rPr>
          <w:szCs w:val="22"/>
        </w:rPr>
        <w:t xml:space="preserve">The </w:t>
      </w:r>
      <w:r w:rsidR="00703116">
        <w:rPr>
          <w:szCs w:val="22"/>
        </w:rPr>
        <w:t xml:space="preserve">materials and procedure of </w:t>
      </w:r>
      <w:r w:rsidR="004F7088">
        <w:rPr>
          <w:szCs w:val="22"/>
        </w:rPr>
        <w:t>E</w:t>
      </w:r>
      <w:r>
        <w:rPr>
          <w:szCs w:val="22"/>
        </w:rPr>
        <w:t xml:space="preserve">xperiment </w:t>
      </w:r>
      <w:r w:rsidR="004F7088">
        <w:rPr>
          <w:szCs w:val="22"/>
        </w:rPr>
        <w:t xml:space="preserve">2 </w:t>
      </w:r>
      <w:r>
        <w:rPr>
          <w:szCs w:val="22"/>
        </w:rPr>
        <w:t>w</w:t>
      </w:r>
      <w:r w:rsidR="00703116">
        <w:rPr>
          <w:szCs w:val="22"/>
        </w:rPr>
        <w:t>ere</w:t>
      </w:r>
      <w:r>
        <w:rPr>
          <w:szCs w:val="22"/>
        </w:rPr>
        <w:t xml:space="preserve"> identical to Experiment 1c, except that</w:t>
      </w:r>
      <w:r w:rsidR="00703116">
        <w:rPr>
          <w:szCs w:val="22"/>
        </w:rPr>
        <w:t xml:space="preserve"> the talker’s mouth was occluded by a black rectangle during the production of the </w:t>
      </w:r>
      <w:r w:rsidR="00703116" w:rsidRPr="00ED3418">
        <w:rPr>
          <w:szCs w:val="22"/>
        </w:rPr>
        <w:t>/s/-/ʃ/ fricative</w:t>
      </w:r>
      <w:r w:rsidR="004F7088">
        <w:rPr>
          <w:szCs w:val="22"/>
        </w:rPr>
        <w:t xml:space="preserve"> </w:t>
      </w:r>
      <w:r w:rsidR="004F7088">
        <w:rPr>
          <w:szCs w:val="22"/>
        </w:rPr>
        <w:lastRenderedPageBreak/>
        <w:t xml:space="preserve">(see </w:t>
      </w:r>
      <w:r w:rsidR="004F7088">
        <w:rPr>
          <w:szCs w:val="22"/>
        </w:rPr>
        <w:fldChar w:fldCharType="begin"/>
      </w:r>
      <w:r w:rsidR="004F7088">
        <w:rPr>
          <w:szCs w:val="22"/>
        </w:rPr>
        <w:instrText xml:space="preserve"> REF _Ref136084921 \h </w:instrText>
      </w:r>
      <w:r w:rsidR="004F7088">
        <w:rPr>
          <w:szCs w:val="22"/>
        </w:rPr>
      </w:r>
      <w:r w:rsidR="004F7088">
        <w:rPr>
          <w:szCs w:val="22"/>
        </w:rPr>
        <w:fldChar w:fldCharType="separate"/>
      </w:r>
      <w:r w:rsidR="004F7088" w:rsidRPr="00ED3418">
        <w:rPr>
          <w:szCs w:val="22"/>
        </w:rPr>
        <w:t xml:space="preserve">Figure </w:t>
      </w:r>
      <w:r w:rsidR="004F7088">
        <w:rPr>
          <w:noProof/>
          <w:szCs w:val="22"/>
        </w:rPr>
        <w:t>6</w:t>
      </w:r>
      <w:r w:rsidR="004F7088">
        <w:rPr>
          <w:szCs w:val="22"/>
        </w:rPr>
        <w:fldChar w:fldCharType="end"/>
      </w:r>
      <w:r w:rsidR="004F7088">
        <w:rPr>
          <w:szCs w:val="22"/>
        </w:rPr>
        <w:t>)</w:t>
      </w:r>
      <w:r w:rsidRPr="00ED3418">
        <w:rPr>
          <w:szCs w:val="22"/>
        </w:rPr>
        <w:t xml:space="preserve">. </w:t>
      </w:r>
      <w:r w:rsidR="00E739EF">
        <w:rPr>
          <w:szCs w:val="22"/>
        </w:rPr>
        <w:t xml:space="preserve">The rectangle was absent at the start and end of the video, appearing XXX msecs before the start of the fricative and disappearing XXX msecs after the end of the fricative. This left it rather clear </w:t>
      </w:r>
      <w:r w:rsidR="00E739EF">
        <w:rPr>
          <w:i/>
          <w:iCs/>
          <w:szCs w:val="22"/>
        </w:rPr>
        <w:t>that</w:t>
      </w:r>
      <w:r w:rsidR="00E739EF">
        <w:rPr>
          <w:szCs w:val="22"/>
        </w:rPr>
        <w:t xml:space="preserve"> the pen was in the mouth during the production of the fricative, while occluding most direct evidence of the </w:t>
      </w:r>
      <w:commentRangeStart w:id="395"/>
      <w:commentRangeStart w:id="396"/>
      <w:r w:rsidR="00375884">
        <w:rPr>
          <w:szCs w:val="22"/>
        </w:rPr>
        <w:t xml:space="preserve">effect of the pen on the </w:t>
      </w:r>
      <w:r w:rsidR="00E739EF">
        <w:rPr>
          <w:szCs w:val="22"/>
        </w:rPr>
        <w:t xml:space="preserve">specific state of the articulators (lip rounding, oral cavity opening) during the production of the fricative. </w:t>
      </w:r>
      <w:commentRangeEnd w:id="395"/>
      <w:r w:rsidR="00375884">
        <w:rPr>
          <w:rStyle w:val="CommentReference"/>
        </w:rPr>
        <w:commentReference w:id="395"/>
      </w:r>
      <w:commentRangeEnd w:id="396"/>
      <w:r w:rsidR="00E02182">
        <w:rPr>
          <w:rStyle w:val="CommentReference"/>
        </w:rPr>
        <w:commentReference w:id="396"/>
      </w:r>
    </w:p>
    <w:p w14:paraId="15154D13" w14:textId="43037B55" w:rsidR="002E008A" w:rsidRPr="00ED3418" w:rsidRDefault="00703116">
      <w:pPr>
        <w:ind w:firstLine="0"/>
        <w:rPr>
          <w:szCs w:val="22"/>
        </w:rPr>
        <w:pPrChange w:id="397" w:author="Jaeger, Florian" w:date="2023-05-27T13:29:00Z">
          <w:pPr/>
        </w:pPrChange>
      </w:pPr>
      <w:commentRangeStart w:id="398"/>
      <w:commentRangeEnd w:id="398"/>
      <w:r>
        <w:rPr>
          <w:rStyle w:val="CommentReference"/>
        </w:rPr>
        <w:commentReference w:id="398"/>
      </w:r>
    </w:p>
    <w:p w14:paraId="7EE39542" w14:textId="72F0396D" w:rsidR="008133E0" w:rsidRPr="00ED3418" w:rsidRDefault="008133E0" w:rsidP="008133E0">
      <w:pPr>
        <w:jc w:val="center"/>
        <w:rPr>
          <w:szCs w:val="22"/>
        </w:rPr>
      </w:pPr>
      <w:bookmarkStart w:id="399" w:name="_Ref136084921"/>
      <w:r w:rsidRPr="00ED3418">
        <w:rPr>
          <w:szCs w:val="22"/>
          <w:highlight w:val="cyan"/>
        </w:rPr>
        <w:t xml:space="preserve">[INSERT </w:t>
      </w:r>
      <w:r>
        <w:rPr>
          <w:szCs w:val="22"/>
          <w:highlight w:val="cyan"/>
        </w:rPr>
        <w:t>FIGURE</w:t>
      </w:r>
      <w:r w:rsidRPr="00ED3418">
        <w:rPr>
          <w:szCs w:val="22"/>
          <w:highlight w:val="cyan"/>
        </w:rPr>
        <w:t>]</w:t>
      </w:r>
    </w:p>
    <w:p w14:paraId="6D3AA166" w14:textId="7980EB77" w:rsidR="002E008A" w:rsidRPr="00ED3418" w:rsidRDefault="002E008A" w:rsidP="002E008A">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4F7088">
        <w:rPr>
          <w:noProof/>
          <w:szCs w:val="22"/>
        </w:rPr>
        <w:t>6</w:t>
      </w:r>
      <w:r w:rsidRPr="00ED3418">
        <w:rPr>
          <w:noProof/>
          <w:szCs w:val="22"/>
        </w:rPr>
        <w:fldChar w:fldCharType="end"/>
      </w:r>
      <w:bookmarkEnd w:id="399"/>
      <w:r w:rsidRPr="00ED3418">
        <w:rPr>
          <w:szCs w:val="22"/>
        </w:rPr>
        <w:tab/>
        <w:t>S</w:t>
      </w:r>
      <w:r>
        <w:rPr>
          <w:szCs w:val="22"/>
        </w:rPr>
        <w:t>tills</w:t>
      </w:r>
      <w:r w:rsidRPr="00ED3418">
        <w:rPr>
          <w:szCs w:val="22"/>
        </w:rPr>
        <w:t xml:space="preserve"> of</w:t>
      </w:r>
      <w:r>
        <w:rPr>
          <w:szCs w:val="22"/>
        </w:rPr>
        <w:t xml:space="preserve"> video components of</w:t>
      </w:r>
      <w:r w:rsidRPr="00ED3418">
        <w:rPr>
          <w:szCs w:val="22"/>
        </w:rPr>
        <w:t xml:space="preserve"> t</w:t>
      </w:r>
      <w:r>
        <w:rPr>
          <w:szCs w:val="22"/>
        </w:rPr>
        <w:t>wo</w:t>
      </w:r>
      <w:r w:rsidRPr="00ED3418">
        <w:rPr>
          <w:szCs w:val="22"/>
        </w:rPr>
        <w:t xml:space="preserve"> </w:t>
      </w:r>
      <w:r>
        <w:rPr>
          <w:szCs w:val="22"/>
        </w:rPr>
        <w:t>audio-</w:t>
      </w:r>
      <w:r w:rsidRPr="00ED3418">
        <w:rPr>
          <w:szCs w:val="22"/>
        </w:rPr>
        <w:t xml:space="preserve">visual items in Experiments </w:t>
      </w:r>
      <w:r w:rsidR="00703116">
        <w:rPr>
          <w:szCs w:val="22"/>
        </w:rPr>
        <w:t>2</w:t>
      </w:r>
      <w:r w:rsidRPr="00ED3418">
        <w:rPr>
          <w:szCs w:val="22"/>
        </w:rPr>
        <w:t xml:space="preserve">, </w:t>
      </w:r>
      <w:r w:rsidR="00E739EF">
        <w:rPr>
          <w:szCs w:val="22"/>
        </w:rPr>
        <w:t>during the production of the fricative</w:t>
      </w:r>
      <w:r w:rsidRPr="00ED3418">
        <w:rPr>
          <w:szCs w:val="22"/>
        </w:rPr>
        <w:t xml:space="preserve">. </w:t>
      </w:r>
      <w:r w:rsidR="00703116">
        <w:rPr>
          <w:szCs w:val="22"/>
        </w:rPr>
        <w:t>As in Experiments 1a-c</w:t>
      </w:r>
      <w:r w:rsidRPr="00ED3418">
        <w:rPr>
          <w:szCs w:val="22"/>
        </w:rPr>
        <w:t>, the talker either had the pen in the mouth</w:t>
      </w:r>
      <w:r>
        <w:rPr>
          <w:szCs w:val="22"/>
        </w:rPr>
        <w:t xml:space="preserve"> (left)</w:t>
      </w:r>
      <w:r w:rsidRPr="00ED3418">
        <w:rPr>
          <w:szCs w:val="22"/>
        </w:rPr>
        <w:t xml:space="preserve"> or in the hand</w:t>
      </w:r>
      <w:r>
        <w:rPr>
          <w:szCs w:val="22"/>
        </w:rPr>
        <w:t xml:space="preserve"> (right)</w:t>
      </w:r>
      <w:r w:rsidR="00703116">
        <w:rPr>
          <w:szCs w:val="22"/>
        </w:rPr>
        <w:t xml:space="preserve"> during </w:t>
      </w:r>
      <w:r w:rsidR="00703116" w:rsidRPr="00ED3418">
        <w:rPr>
          <w:szCs w:val="22"/>
        </w:rPr>
        <w:t>the production of the fricativ</w:t>
      </w:r>
      <w:r w:rsidR="00703116">
        <w:rPr>
          <w:szCs w:val="22"/>
        </w:rPr>
        <w:t>e</w:t>
      </w:r>
      <w:r>
        <w:rPr>
          <w:szCs w:val="22"/>
        </w:rPr>
        <w:t>.</w:t>
      </w:r>
      <w:r w:rsidR="00703116">
        <w:rPr>
          <w:szCs w:val="22"/>
        </w:rPr>
        <w:t xml:space="preserve"> Unlike in Experiments 1a-c, a black box occluded the talker’s mouth during the production of the fricative. This block box was absent at the start and end of the experiment.</w:t>
      </w:r>
    </w:p>
    <w:p w14:paraId="6600DD62" w14:textId="14BDF422" w:rsidR="00972CE3" w:rsidRDefault="00972CE3" w:rsidP="00972CE3">
      <w:pPr>
        <w:rPr>
          <w:szCs w:val="22"/>
        </w:rPr>
      </w:pPr>
      <w:r>
        <w:rPr>
          <w:szCs w:val="22"/>
        </w:rPr>
        <w:t xml:space="preserve">This manipulation served two purposes. First, by assessing the effect of pen location in Experiment 2, we can test whether the presence of a pen in the mouth was sufficient to cause the effect observed in Experiments 1a-c or whether listeners need to have more direct evidence of the </w:t>
      </w:r>
      <w:r>
        <w:rPr>
          <w:i/>
          <w:iCs/>
          <w:szCs w:val="22"/>
        </w:rPr>
        <w:t>articulatory consequences</w:t>
      </w:r>
      <w:r>
        <w:rPr>
          <w:szCs w:val="22"/>
        </w:rPr>
        <w:t xml:space="preserve"> of the pen in the mouth. For example, if listeners only compensate if they observe that the pen indeed causes more lip rounding or larger opening of the oral cavity, then we expect the effect of the pen—replicated three times in Experiments 1a-c—to be no longer observed in Experiment 2. This latter possibility strikes us to be what compensation accounts like that advanced by Fowler would predict since “</w:t>
      </w:r>
      <w:del w:id="400" w:author="Cummings, Shawn" w:date="2023-06-02T19:00:00Z">
        <w:r w:rsidRPr="00ED3418" w:rsidDel="00E02182">
          <w:rPr>
            <w:szCs w:val="22"/>
          </w:rPr>
          <w:delText>“</w:delText>
        </w:r>
      </w:del>
      <w:r w:rsidRPr="00ED3418">
        <w:rPr>
          <w:szCs w:val="22"/>
        </w:rPr>
        <w:t>it does not matter why the lips were rounded; it only matters that they were rounded</w:t>
      </w:r>
      <w:r>
        <w:rPr>
          <w:szCs w:val="22"/>
        </w:rPr>
        <w:t>” (Fowler, 2006, p.</w:t>
      </w:r>
      <w:ins w:id="401" w:author="Cummings, Shawn" w:date="2023-06-02T19:13:00Z">
        <w:r w:rsidR="007B4DCF">
          <w:rPr>
            <w:szCs w:val="22"/>
          </w:rPr>
          <w:t xml:space="preserve"> 166</w:t>
        </w:r>
      </w:ins>
      <w:del w:id="402" w:author="Cummings, Shawn" w:date="2023-06-02T19:13:00Z">
        <w:r w:rsidDel="007B4DCF">
          <w:rPr>
            <w:szCs w:val="22"/>
          </w:rPr>
          <w:delText xml:space="preserve"> </w:delText>
        </w:r>
        <w:r w:rsidRPr="008133E0" w:rsidDel="007B4DCF">
          <w:rPr>
            <w:szCs w:val="22"/>
            <w:highlight w:val="yellow"/>
            <w:rPrChange w:id="403" w:author="Jaeger, Florian" w:date="2023-05-28T18:24:00Z">
              <w:rPr>
                <w:szCs w:val="22"/>
              </w:rPr>
            </w:rPrChange>
          </w:rPr>
          <w:delText>XXX</w:delText>
        </w:r>
      </w:del>
      <w:r>
        <w:rPr>
          <w:szCs w:val="22"/>
        </w:rPr>
        <w:t>).</w:t>
      </w:r>
    </w:p>
    <w:p w14:paraId="4A39DE5B" w14:textId="77777777" w:rsidR="00972CE3" w:rsidRDefault="00972CE3" w:rsidP="00972CE3">
      <w:pPr>
        <w:rPr>
          <w:szCs w:val="22"/>
        </w:rPr>
      </w:pPr>
      <w:r>
        <w:rPr>
          <w:szCs w:val="22"/>
        </w:rPr>
        <w:t>Second, Experiment 2 allows us to test whether the decreased rate of “</w:t>
      </w:r>
      <w:proofErr w:type="spellStart"/>
      <w:r>
        <w:rPr>
          <w:szCs w:val="22"/>
        </w:rPr>
        <w:t>ashi</w:t>
      </w:r>
      <w:proofErr w:type="spellEnd"/>
      <w:r>
        <w:rPr>
          <w:szCs w:val="22"/>
        </w:rPr>
        <w:t>”-responses when the pen was in the mouth in Experiments 1a-c was due to visual obstruction of articulatory evidence, rather than compensation. Under this alternative hypothesis, both pen conditions (pen in mouth vs. hand) of Experiment 2 should yield rates of “</w:t>
      </w:r>
      <w:proofErr w:type="spellStart"/>
      <w:r>
        <w:rPr>
          <w:szCs w:val="22"/>
        </w:rPr>
        <w:t>ashi</w:t>
      </w:r>
      <w:proofErr w:type="spellEnd"/>
      <w:r>
        <w:rPr>
          <w:szCs w:val="22"/>
        </w:rPr>
        <w:t xml:space="preserve">”-responses comparable to the pen-in-the-mouth condition in Experiment 1c (since Experiment 2 occludes most direct visual evidence of </w:t>
      </w:r>
      <w:r>
        <w:rPr>
          <w:szCs w:val="22"/>
        </w:rPr>
        <w:lastRenderedPageBreak/>
        <w:t>fricative articulation). Thus Experiment 2 aimed to distinguish three hypotheses, two of which are elaborations of the compensation hypothesis: (1a) that listeners compensate for the visually evident presence of a cause that is known to affect the production of the fricative (pen in the mouth), (1b) that listeners compensate based on the visually evident state of the articulators just prior to the fricative, (2) that the effects of Experiments 1a-c were due to visual occlusion of articulatory cues, rather than compensation.</w:t>
      </w:r>
    </w:p>
    <w:p w14:paraId="7CF5CA67" w14:textId="77777777" w:rsidR="002E008A" w:rsidRPr="00ED3418" w:rsidRDefault="002E008A" w:rsidP="002E008A">
      <w:pPr>
        <w:pStyle w:val="Heading2"/>
        <w:rPr>
          <w:szCs w:val="22"/>
        </w:rPr>
      </w:pPr>
      <w:r w:rsidRPr="00ED3418">
        <w:rPr>
          <w:szCs w:val="22"/>
        </w:rPr>
        <w:t>Methods</w:t>
      </w:r>
    </w:p>
    <w:p w14:paraId="7316D4DA" w14:textId="5408FDC0" w:rsidR="002E008A" w:rsidRPr="00ED3418" w:rsidRDefault="002E008A" w:rsidP="002E008A">
      <w:pPr>
        <w:rPr>
          <w:szCs w:val="22"/>
        </w:rPr>
      </w:pPr>
      <w:r w:rsidRPr="00ED3418">
        <w:rPr>
          <w:b/>
          <w:bCs/>
          <w:i/>
          <w:iCs/>
          <w:szCs w:val="22"/>
        </w:rPr>
        <w:t>Participants.</w:t>
      </w:r>
      <w:r w:rsidRPr="00ED3418">
        <w:rPr>
          <w:szCs w:val="22"/>
        </w:rPr>
        <w:t xml:space="preserve"> </w:t>
      </w:r>
      <w:r w:rsidR="00972CE3">
        <w:rPr>
          <w:szCs w:val="22"/>
        </w:rPr>
        <w:t>We again recruited</w:t>
      </w:r>
      <w:r w:rsidRPr="00ED3418">
        <w:rPr>
          <w:szCs w:val="22"/>
        </w:rPr>
        <w:t xml:space="preserve"> 64 participants, </w:t>
      </w:r>
      <w:r w:rsidR="00972CE3">
        <w:rPr>
          <w:szCs w:val="22"/>
        </w:rPr>
        <w:t>using the same approach, payment, etc. as in Experiment 1</w:t>
      </w:r>
      <w:commentRangeStart w:id="404"/>
      <w:r w:rsidR="00972CE3">
        <w:rPr>
          <w:szCs w:val="22"/>
        </w:rPr>
        <w:t>c.</w:t>
      </w:r>
      <w:commentRangeEnd w:id="404"/>
      <w:r w:rsidR="00972CE3">
        <w:rPr>
          <w:rStyle w:val="CommentReference"/>
        </w:rPr>
        <w:commentReference w:id="404"/>
      </w:r>
    </w:p>
    <w:p w14:paraId="630B8C5C" w14:textId="75F31759" w:rsidR="002E008A" w:rsidRPr="00972CE3" w:rsidRDefault="002E008A">
      <w:pPr>
        <w:rPr>
          <w:szCs w:val="22"/>
        </w:rPr>
        <w:pPrChange w:id="405" w:author="Jaeger, Florian" w:date="2023-05-27T13:32:00Z">
          <w:pPr>
            <w:ind w:firstLine="0"/>
          </w:pPr>
        </w:pPrChange>
      </w:pPr>
      <w:r w:rsidRPr="00ED3418">
        <w:rPr>
          <w:b/>
          <w:bCs/>
          <w:i/>
          <w:iCs/>
          <w:szCs w:val="22"/>
        </w:rPr>
        <w:t xml:space="preserve">Materials. </w:t>
      </w:r>
      <w:r w:rsidR="00972CE3" w:rsidRPr="00972CE3">
        <w:rPr>
          <w:szCs w:val="22"/>
          <w:rPrChange w:id="406" w:author="Jaeger, Florian" w:date="2023-05-27T13:33:00Z">
            <w:rPr>
              <w:b/>
              <w:bCs/>
              <w:i/>
              <w:iCs/>
              <w:szCs w:val="22"/>
            </w:rPr>
          </w:rPrChange>
        </w:rPr>
        <w:t>All materials were the same as in Exper</w:t>
      </w:r>
      <w:r w:rsidR="00972CE3">
        <w:rPr>
          <w:szCs w:val="22"/>
        </w:rPr>
        <w:t>i</w:t>
      </w:r>
      <w:r w:rsidR="00972CE3" w:rsidRPr="00972CE3">
        <w:rPr>
          <w:szCs w:val="22"/>
          <w:rPrChange w:id="407" w:author="Jaeger, Florian" w:date="2023-05-27T13:33:00Z">
            <w:rPr>
              <w:b/>
              <w:bCs/>
              <w:i/>
              <w:iCs/>
              <w:szCs w:val="22"/>
            </w:rPr>
          </w:rPrChange>
        </w:rPr>
        <w:t>ment 1c, except for the addition of a black rectangle to the video, as described above.</w:t>
      </w:r>
      <w:r w:rsidR="00972CE3">
        <w:rPr>
          <w:szCs w:val="22"/>
        </w:rPr>
        <w:t xml:space="preserve"> </w:t>
      </w:r>
      <w:r w:rsidR="00972CE3" w:rsidRPr="00972CE3">
        <w:rPr>
          <w:szCs w:val="22"/>
          <w:highlight w:val="yellow"/>
          <w:rPrChange w:id="408" w:author="Jaeger, Florian" w:date="2023-05-27T13:33:00Z">
            <w:rPr>
              <w:szCs w:val="22"/>
            </w:rPr>
          </w:rPrChange>
        </w:rPr>
        <w:t xml:space="preserve">MORE DETAILS </w:t>
      </w:r>
      <w:commentRangeStart w:id="409"/>
      <w:r w:rsidR="00972CE3" w:rsidRPr="00972CE3">
        <w:rPr>
          <w:szCs w:val="22"/>
          <w:highlight w:val="yellow"/>
          <w:rPrChange w:id="410" w:author="Jaeger, Florian" w:date="2023-05-27T13:33:00Z">
            <w:rPr>
              <w:szCs w:val="22"/>
            </w:rPr>
          </w:rPrChange>
        </w:rPr>
        <w:t>HERE</w:t>
      </w:r>
      <w:commentRangeEnd w:id="409"/>
      <w:r w:rsidR="00972CE3">
        <w:rPr>
          <w:rStyle w:val="CommentReference"/>
        </w:rPr>
        <w:commentReference w:id="409"/>
      </w:r>
      <w:r w:rsidR="00972CE3" w:rsidRPr="00972CE3">
        <w:rPr>
          <w:szCs w:val="22"/>
          <w:highlight w:val="yellow"/>
          <w:rPrChange w:id="411" w:author="Jaeger, Florian" w:date="2023-05-27T13:33:00Z">
            <w:rPr>
              <w:szCs w:val="22"/>
            </w:rPr>
          </w:rPrChange>
        </w:rPr>
        <w:t>.</w:t>
      </w:r>
    </w:p>
    <w:p w14:paraId="265D8C98" w14:textId="4C1A52E0" w:rsidR="00E02182" w:rsidRPr="00E02182" w:rsidRDefault="002E008A" w:rsidP="00E02182">
      <w:pPr>
        <w:rPr>
          <w:ins w:id="412" w:author="Cummings, Shawn" w:date="2023-06-02T19:05:00Z"/>
          <w:szCs w:val="22"/>
        </w:rPr>
      </w:pPr>
      <w:r w:rsidRPr="00ED3418">
        <w:rPr>
          <w:szCs w:val="22"/>
        </w:rPr>
        <w:t xml:space="preserve"> </w:t>
      </w:r>
      <w:ins w:id="413" w:author="Cummings, Shawn" w:date="2023-06-02T19:05:00Z">
        <w:r w:rsidR="00E02182">
          <w:rPr>
            <w:szCs w:val="22"/>
          </w:rPr>
          <w:t xml:space="preserve">The black rectangle was </w:t>
        </w:r>
        <w:r w:rsidR="00E02182" w:rsidRPr="00E02182">
          <w:rPr>
            <w:szCs w:val="22"/>
          </w:rPr>
          <w:t xml:space="preserve">positioned spatially such that vertically, the area from the bottom of the talker's nose to the bottom of her chin were blocked from view. Horizontally, the entire width of the face was occluded. </w:t>
        </w:r>
      </w:ins>
      <w:ins w:id="414" w:author="Cummings, Shawn" w:date="2023-06-02T19:09:00Z">
        <w:r w:rsidR="00E02182" w:rsidRPr="00E02182">
          <w:rPr>
            <w:szCs w:val="22"/>
          </w:rPr>
          <w:t xml:space="preserve">This was intended to </w:t>
        </w:r>
        <w:r w:rsidR="00E02182">
          <w:rPr>
            <w:szCs w:val="22"/>
          </w:rPr>
          <w:t>occlude</w:t>
        </w:r>
        <w:r w:rsidR="00E02182" w:rsidRPr="00E02182">
          <w:rPr>
            <w:szCs w:val="22"/>
          </w:rPr>
          <w:t xml:space="preserve"> visually specified articulat</w:t>
        </w:r>
        <w:r w:rsidR="00E02182">
          <w:rPr>
            <w:szCs w:val="22"/>
          </w:rPr>
          <w:t>ion</w:t>
        </w:r>
        <w:r w:rsidR="00E02182" w:rsidRPr="00E02182">
          <w:rPr>
            <w:szCs w:val="22"/>
          </w:rPr>
          <w:t>, including lip rounding, mouth aperture, and tongue position. </w:t>
        </w:r>
      </w:ins>
      <w:ins w:id="415" w:author="Cummings, Shawn" w:date="2023-06-02T19:06:00Z">
        <w:r w:rsidR="00E02182">
          <w:rPr>
            <w:szCs w:val="22"/>
          </w:rPr>
          <w:t xml:space="preserve">In cases </w:t>
        </w:r>
      </w:ins>
      <w:ins w:id="416" w:author="Cummings, Shawn" w:date="2023-06-02T19:07:00Z">
        <w:r w:rsidR="00E02182">
          <w:rPr>
            <w:szCs w:val="22"/>
          </w:rPr>
          <w:t>where the talker moved during production, the size of the rectangle was increased such that t</w:t>
        </w:r>
      </w:ins>
      <w:ins w:id="417" w:author="Cummings, Shawn" w:date="2023-06-02T19:08:00Z">
        <w:r w:rsidR="00E02182">
          <w:rPr>
            <w:szCs w:val="22"/>
          </w:rPr>
          <w:t>he above criterion always applied. This gave rise</w:t>
        </w:r>
      </w:ins>
      <w:ins w:id="418" w:author="Cummings, Shawn" w:date="2023-06-02T19:07:00Z">
        <w:r w:rsidR="00E02182">
          <w:rPr>
            <w:szCs w:val="22"/>
          </w:rPr>
          <w:t xml:space="preserve"> </w:t>
        </w:r>
        <w:r w:rsidR="00E02182">
          <w:rPr>
            <w:szCs w:val="22"/>
          </w:rPr>
          <w:t>slightly different dimensions between different video</w:t>
        </w:r>
      </w:ins>
      <w:ins w:id="419" w:author="Cummings, Shawn" w:date="2023-06-02T19:08:00Z">
        <w:r w:rsidR="00E02182">
          <w:rPr>
            <w:szCs w:val="22"/>
          </w:rPr>
          <w:t xml:space="preserve"> frames.</w:t>
        </w:r>
      </w:ins>
    </w:p>
    <w:p w14:paraId="6DE76381" w14:textId="04D0FB8B" w:rsidR="00E02182" w:rsidRPr="00E02182" w:rsidRDefault="00E02182" w:rsidP="005878C4">
      <w:pPr>
        <w:rPr>
          <w:ins w:id="420" w:author="Cummings, Shawn" w:date="2023-06-02T19:05:00Z"/>
          <w:szCs w:val="22"/>
        </w:rPr>
      </w:pPr>
      <w:ins w:id="421" w:author="Cummings, Shawn" w:date="2023-06-02T19:05:00Z">
        <w:r w:rsidRPr="00E02182">
          <w:rPr>
            <w:szCs w:val="22"/>
          </w:rPr>
          <w:t>Temporally, the</w:t>
        </w:r>
      </w:ins>
      <w:ins w:id="422" w:author="Cummings, Shawn" w:date="2023-06-02T19:10:00Z">
        <w:r w:rsidR="005878C4">
          <w:rPr>
            <w:szCs w:val="22"/>
          </w:rPr>
          <w:t xml:space="preserve"> onset of the</w:t>
        </w:r>
      </w:ins>
      <w:ins w:id="423" w:author="Cummings, Shawn" w:date="2023-06-02T19:05:00Z">
        <w:r w:rsidRPr="00E02182">
          <w:rPr>
            <w:szCs w:val="22"/>
          </w:rPr>
          <w:t xml:space="preserve"> </w:t>
        </w:r>
      </w:ins>
      <w:ins w:id="424" w:author="Cummings, Shawn" w:date="2023-06-02T19:10:00Z">
        <w:r>
          <w:rPr>
            <w:szCs w:val="22"/>
          </w:rPr>
          <w:t>rectangle</w:t>
        </w:r>
        <w:r w:rsidR="005878C4">
          <w:rPr>
            <w:szCs w:val="22"/>
          </w:rPr>
          <w:t>’s appearance</w:t>
        </w:r>
        <w:r>
          <w:rPr>
            <w:szCs w:val="22"/>
          </w:rPr>
          <w:t xml:space="preserve"> was</w:t>
        </w:r>
      </w:ins>
      <w:ins w:id="425" w:author="Cummings, Shawn" w:date="2023-06-02T19:11:00Z">
        <w:r w:rsidR="005878C4">
          <w:rPr>
            <w:szCs w:val="22"/>
          </w:rPr>
          <w:t xml:space="preserve"> set to the frame after the </w:t>
        </w:r>
        <w:r w:rsidR="005878C4" w:rsidRPr="00E02182">
          <w:rPr>
            <w:szCs w:val="22"/>
          </w:rPr>
          <w:t xml:space="preserve">talker's maximum mouth aperture for the preceding vowel. The </w:t>
        </w:r>
        <w:proofErr w:type="spellStart"/>
        <w:r w:rsidR="005878C4" w:rsidRPr="00E02182">
          <w:rPr>
            <w:szCs w:val="22"/>
          </w:rPr>
          <w:t>occluder</w:t>
        </w:r>
        <w:proofErr w:type="spellEnd"/>
        <w:r w:rsidR="005878C4" w:rsidRPr="00E02182">
          <w:rPr>
            <w:szCs w:val="22"/>
          </w:rPr>
          <w:t xml:space="preserve"> disappeared at word offset. The vowel after the fricative was therefore also visually occluded.</w:t>
        </w:r>
      </w:ins>
      <w:ins w:id="426" w:author="Cummings, Shawn" w:date="2023-06-02T19:12:00Z">
        <w:r w:rsidR="005878C4">
          <w:rPr>
            <w:szCs w:val="22"/>
          </w:rPr>
          <w:t xml:space="preserve"> This window was</w:t>
        </w:r>
      </w:ins>
      <w:ins w:id="427" w:author="Cummings, Shawn" w:date="2023-06-02T19:10:00Z">
        <w:r>
          <w:rPr>
            <w:szCs w:val="22"/>
          </w:rPr>
          <w:t xml:space="preserve"> </w:t>
        </w:r>
      </w:ins>
      <w:ins w:id="428" w:author="Cummings, Shawn" w:date="2023-06-02T19:05:00Z">
        <w:r w:rsidRPr="00E02182">
          <w:rPr>
            <w:szCs w:val="22"/>
          </w:rPr>
          <w:t>intended to balance the competing constraints of giving subjects maximum opportunity to see the pen in the talker's mouth, while</w:t>
        </w:r>
      </w:ins>
      <w:ins w:id="429" w:author="Cummings, Shawn" w:date="2023-06-02T19:11:00Z">
        <w:r w:rsidR="005878C4">
          <w:rPr>
            <w:szCs w:val="22"/>
          </w:rPr>
          <w:t xml:space="preserve"> </w:t>
        </w:r>
      </w:ins>
      <w:ins w:id="430" w:author="Cummings, Shawn" w:date="2023-06-02T19:05:00Z">
        <w:r w:rsidRPr="00E02182">
          <w:rPr>
            <w:szCs w:val="22"/>
          </w:rPr>
          <w:t xml:space="preserve">blocking the entirety of the fricative segment. </w:t>
        </w:r>
      </w:ins>
    </w:p>
    <w:p w14:paraId="60E14638" w14:textId="77777777" w:rsidR="00E02182" w:rsidRPr="00E02182" w:rsidRDefault="00E02182" w:rsidP="00E02182">
      <w:pPr>
        <w:rPr>
          <w:ins w:id="431" w:author="Cummings, Shawn" w:date="2023-06-02T19:05:00Z"/>
          <w:szCs w:val="22"/>
        </w:rPr>
      </w:pPr>
    </w:p>
    <w:p w14:paraId="52FC772A" w14:textId="3D4FC403" w:rsidR="002E008A" w:rsidRDefault="002E008A" w:rsidP="002E008A">
      <w:pPr>
        <w:rPr>
          <w:szCs w:val="22"/>
        </w:rPr>
      </w:pPr>
    </w:p>
    <w:p w14:paraId="3A7459A7" w14:textId="72A20E4A" w:rsidR="002E008A" w:rsidRPr="00ED3418" w:rsidRDefault="002E008A" w:rsidP="002E008A">
      <w:pPr>
        <w:rPr>
          <w:b/>
          <w:bCs/>
          <w:i/>
          <w:iCs/>
          <w:szCs w:val="22"/>
        </w:rPr>
      </w:pPr>
      <w:r w:rsidRPr="00ED3418">
        <w:rPr>
          <w:b/>
          <w:bCs/>
          <w:i/>
          <w:iCs/>
          <w:szCs w:val="22"/>
        </w:rPr>
        <w:lastRenderedPageBreak/>
        <w:t xml:space="preserve">Procedure. </w:t>
      </w:r>
      <w:r w:rsidR="006904D7">
        <w:rPr>
          <w:szCs w:val="22"/>
        </w:rPr>
        <w:t xml:space="preserve">The procedure was identical to Experiment </w:t>
      </w:r>
      <w:commentRangeStart w:id="432"/>
      <w:r w:rsidR="006904D7">
        <w:rPr>
          <w:szCs w:val="22"/>
        </w:rPr>
        <w:t>1c</w:t>
      </w:r>
      <w:commentRangeEnd w:id="432"/>
      <w:r w:rsidR="006904D7">
        <w:rPr>
          <w:rStyle w:val="CommentReference"/>
        </w:rPr>
        <w:commentReference w:id="432"/>
      </w:r>
      <w:r w:rsidR="006904D7">
        <w:rPr>
          <w:szCs w:val="22"/>
        </w:rPr>
        <w:t>.</w:t>
      </w:r>
    </w:p>
    <w:p w14:paraId="667A03D8" w14:textId="52A0D188" w:rsidR="002E008A" w:rsidRPr="00ED3418" w:rsidRDefault="002E008A" w:rsidP="002E008A">
      <w:pPr>
        <w:rPr>
          <w:szCs w:val="22"/>
        </w:rPr>
      </w:pPr>
      <w:r w:rsidRPr="00ED3418">
        <w:rPr>
          <w:b/>
          <w:bCs/>
          <w:i/>
          <w:iCs/>
          <w:szCs w:val="22"/>
        </w:rPr>
        <w:t xml:space="preserve">Exclusions. </w:t>
      </w:r>
      <w:r w:rsidRPr="00ED3418">
        <w:rPr>
          <w:szCs w:val="22"/>
        </w:rPr>
        <w:t>We</w:t>
      </w:r>
      <w:r>
        <w:rPr>
          <w:szCs w:val="22"/>
        </w:rPr>
        <w:t xml:space="preserve"> </w:t>
      </w:r>
      <w:r w:rsidR="006904D7">
        <w:rPr>
          <w:szCs w:val="22"/>
        </w:rPr>
        <w:t>applied the same exclusion criteria as in Experiments 1a-c</w:t>
      </w:r>
      <w:r w:rsidR="003F7B00">
        <w:rPr>
          <w:szCs w:val="22"/>
        </w:rPr>
        <w:t xml:space="preserve">, removing four participants (6.2%; see </w:t>
      </w:r>
      <w:r w:rsidR="00A27D9D">
        <w:rPr>
          <w:szCs w:val="22"/>
        </w:rPr>
        <w:fldChar w:fldCharType="begin"/>
      </w:r>
      <w:r w:rsidR="00A27D9D">
        <w:rPr>
          <w:szCs w:val="22"/>
        </w:rPr>
        <w:instrText xml:space="preserve"> REF _Ref136088042 \h </w:instrText>
      </w:r>
      <w:r w:rsidR="00A27D9D">
        <w:rPr>
          <w:szCs w:val="22"/>
        </w:rPr>
      </w:r>
      <w:r w:rsidR="00A27D9D">
        <w:rPr>
          <w:szCs w:val="22"/>
        </w:rPr>
        <w:fldChar w:fldCharType="separate"/>
      </w:r>
      <w:r w:rsidR="00A27D9D">
        <w:t xml:space="preserve">Table </w:t>
      </w:r>
      <w:r w:rsidR="00A27D9D">
        <w:rPr>
          <w:noProof/>
        </w:rPr>
        <w:t>1</w:t>
      </w:r>
      <w:r w:rsidR="00A27D9D">
        <w:rPr>
          <w:szCs w:val="22"/>
        </w:rPr>
        <w:fldChar w:fldCharType="end"/>
      </w:r>
      <w:r w:rsidR="003F7B00">
        <w:rPr>
          <w:szCs w:val="22"/>
        </w:rPr>
        <w:t>)</w:t>
      </w:r>
      <w:r w:rsidR="006904D7">
        <w:rPr>
          <w:szCs w:val="22"/>
        </w:rPr>
        <w:t>.</w:t>
      </w:r>
      <w:r w:rsidRPr="00ED3418">
        <w:rPr>
          <w:szCs w:val="22"/>
        </w:rPr>
        <w:t xml:space="preserve"> </w:t>
      </w:r>
      <w:r>
        <w:rPr>
          <w:szCs w:val="22"/>
        </w:rPr>
        <w:t xml:space="preserve">After participant exclusions, </w:t>
      </w:r>
      <w:r w:rsidR="006904D7">
        <w:rPr>
          <w:szCs w:val="22"/>
        </w:rPr>
        <w:t>11</w:t>
      </w:r>
      <w:r w:rsidRPr="00C310F4">
        <w:rPr>
          <w:szCs w:val="22"/>
        </w:rPr>
        <w:t xml:space="preserve"> </w:t>
      </w:r>
      <w:r>
        <w:rPr>
          <w:szCs w:val="22"/>
        </w:rPr>
        <w:t xml:space="preserve">trials </w:t>
      </w:r>
      <w:r w:rsidRPr="00C310F4">
        <w:rPr>
          <w:szCs w:val="22"/>
        </w:rPr>
        <w:t>(0.</w:t>
      </w:r>
      <w:r w:rsidR="006904D7">
        <w:rPr>
          <w:szCs w:val="22"/>
        </w:rPr>
        <w:t>3</w:t>
      </w:r>
      <w:r w:rsidRPr="00C310F4">
        <w:rPr>
          <w:szCs w:val="22"/>
        </w:rPr>
        <w:t>%)</w:t>
      </w:r>
      <w:r>
        <w:rPr>
          <w:szCs w:val="22"/>
        </w:rPr>
        <w:t xml:space="preserve"> were </w:t>
      </w:r>
      <w:r w:rsidRPr="00C310F4">
        <w:rPr>
          <w:szCs w:val="22"/>
        </w:rPr>
        <w:t xml:space="preserve">missing observations </w:t>
      </w:r>
      <w:r>
        <w:rPr>
          <w:szCs w:val="22"/>
        </w:rPr>
        <w:t>due to (incorrect) catch trial responses</w:t>
      </w:r>
      <w:r w:rsidRPr="00C310F4">
        <w:rPr>
          <w:szCs w:val="22"/>
        </w:rPr>
        <w:t xml:space="preserve">, leaving </w:t>
      </w:r>
      <w:r>
        <w:rPr>
          <w:szCs w:val="22"/>
        </w:rPr>
        <w:t xml:space="preserve">for analysis </w:t>
      </w:r>
      <w:r w:rsidR="00315C40" w:rsidRPr="00315C40">
        <w:rPr>
          <w:szCs w:val="22"/>
        </w:rPr>
        <w:t>4214</w:t>
      </w:r>
      <w:r w:rsidRPr="00C310F4">
        <w:rPr>
          <w:szCs w:val="22"/>
        </w:rPr>
        <w:t xml:space="preserve"> observations from </w:t>
      </w:r>
      <w:r w:rsidR="00A27D9D">
        <w:rPr>
          <w:szCs w:val="22"/>
        </w:rPr>
        <w:t>60</w:t>
      </w:r>
      <w:r w:rsidRPr="00C310F4">
        <w:rPr>
          <w:szCs w:val="22"/>
        </w:rPr>
        <w:t xml:space="preserve"> participants</w:t>
      </w:r>
      <w:r w:rsidR="00315C40">
        <w:rPr>
          <w:szCs w:val="22"/>
        </w:rPr>
        <w:t xml:space="preserve"> for analysis</w:t>
      </w:r>
      <w:r w:rsidRPr="00C310F4">
        <w:rPr>
          <w:szCs w:val="22"/>
        </w:rPr>
        <w:t>.</w:t>
      </w:r>
    </w:p>
    <w:p w14:paraId="212B84A9" w14:textId="51CF5218" w:rsidR="002E008A" w:rsidRPr="00ED3418" w:rsidRDefault="002E008A" w:rsidP="002E008A">
      <w:pPr>
        <w:pStyle w:val="Heading2"/>
        <w:rPr>
          <w:szCs w:val="22"/>
        </w:rPr>
      </w:pPr>
      <w:r w:rsidRPr="00ED3418">
        <w:rPr>
          <w:szCs w:val="22"/>
        </w:rPr>
        <w:t>Results</w:t>
      </w:r>
    </w:p>
    <w:p w14:paraId="76DA84F6" w14:textId="698915A4" w:rsidR="002E008A" w:rsidRDefault="00315C40" w:rsidP="00315C40">
      <w:pPr>
        <w:rPr>
          <w:szCs w:val="22"/>
        </w:rPr>
      </w:pPr>
      <w:r>
        <w:rPr>
          <w:szCs w:val="22"/>
        </w:rPr>
        <w:t>We used the exact same analysis approach as in Experiments 1a-c.</w:t>
      </w:r>
      <w:r w:rsidR="002E008A">
        <w:rPr>
          <w:b/>
          <w:bCs/>
          <w:i/>
          <w:iCs/>
          <w:szCs w:val="22"/>
        </w:rPr>
        <w:t xml:space="preserve"> </w:t>
      </w:r>
      <w:r w:rsidR="002E008A">
        <w:rPr>
          <w:szCs w:val="22"/>
        </w:rPr>
        <w:t xml:space="preserve">The SI lists the full model summary for all analyses. </w:t>
      </w:r>
      <w:r w:rsidR="008133E0">
        <w:rPr>
          <w:szCs w:val="22"/>
        </w:rPr>
        <w:fldChar w:fldCharType="begin"/>
      </w:r>
      <w:r w:rsidR="008133E0">
        <w:rPr>
          <w:szCs w:val="22"/>
        </w:rPr>
        <w:instrText xml:space="preserve"> REF _Ref136190818 \h </w:instrText>
      </w:r>
      <w:r w:rsidR="008133E0">
        <w:rPr>
          <w:szCs w:val="22"/>
        </w:rPr>
      </w:r>
      <w:r w:rsidR="008133E0">
        <w:rPr>
          <w:szCs w:val="22"/>
        </w:rPr>
        <w:fldChar w:fldCharType="separate"/>
      </w:r>
      <w:r w:rsidR="008133E0" w:rsidRPr="00ED3418">
        <w:rPr>
          <w:szCs w:val="22"/>
        </w:rPr>
        <w:t xml:space="preserve">Table </w:t>
      </w:r>
      <w:r w:rsidR="008133E0">
        <w:rPr>
          <w:noProof/>
          <w:szCs w:val="22"/>
        </w:rPr>
        <w:t>1</w:t>
      </w:r>
      <w:r w:rsidR="008133E0">
        <w:rPr>
          <w:szCs w:val="22"/>
        </w:rPr>
        <w:fldChar w:fldCharType="end"/>
      </w:r>
      <w:r w:rsidR="008133E0">
        <w:rPr>
          <w:szCs w:val="22"/>
        </w:rPr>
        <w:t xml:space="preserve"> </w:t>
      </w:r>
      <w:r w:rsidR="002E008A">
        <w:rPr>
          <w:szCs w:val="22"/>
        </w:rPr>
        <w:t xml:space="preserve">summarizes </w:t>
      </w:r>
      <w:r>
        <w:rPr>
          <w:szCs w:val="22"/>
        </w:rPr>
        <w:t xml:space="preserve">the hypothesis </w:t>
      </w:r>
      <w:r w:rsidR="002E008A">
        <w:rPr>
          <w:szCs w:val="22"/>
        </w:rPr>
        <w:t>tests</w:t>
      </w:r>
      <w:r w:rsidR="008133E0">
        <w:rPr>
          <w:szCs w:val="22"/>
        </w:rPr>
        <w:t xml:space="preserve">, </w:t>
      </w:r>
      <w:r w:rsidR="008133E0">
        <w:rPr>
          <w:szCs w:val="22"/>
        </w:rPr>
        <w:fldChar w:fldCharType="begin"/>
      </w:r>
      <w:r w:rsidR="008133E0">
        <w:rPr>
          <w:szCs w:val="22"/>
        </w:rPr>
        <w:instrText xml:space="preserve"> REF _Ref136190811 \h </w:instrText>
      </w:r>
      <w:r w:rsidR="008133E0">
        <w:rPr>
          <w:szCs w:val="22"/>
        </w:rPr>
      </w:r>
      <w:r w:rsidR="008133E0">
        <w:rPr>
          <w:szCs w:val="22"/>
        </w:rPr>
        <w:fldChar w:fldCharType="separate"/>
      </w:r>
      <w:r w:rsidR="008133E0" w:rsidRPr="00ED3418">
        <w:rPr>
          <w:szCs w:val="22"/>
        </w:rPr>
        <w:t xml:space="preserve">Figure </w:t>
      </w:r>
      <w:r w:rsidR="008133E0" w:rsidRPr="00ED3418">
        <w:rPr>
          <w:noProof/>
          <w:szCs w:val="22"/>
        </w:rPr>
        <w:t>4</w:t>
      </w:r>
      <w:r w:rsidR="008133E0">
        <w:rPr>
          <w:szCs w:val="22"/>
        </w:rPr>
        <w:fldChar w:fldCharType="end"/>
      </w:r>
      <w:r w:rsidR="008133E0">
        <w:rPr>
          <w:szCs w:val="22"/>
        </w:rPr>
        <w:t xml:space="preserve"> shows participants’ responses</w:t>
      </w:r>
      <w:r w:rsidR="001F5AD0">
        <w:rPr>
          <w:szCs w:val="22"/>
        </w:rPr>
        <w:t xml:space="preserve"> with those from Experiment 1c shown in the background for comparison</w:t>
      </w:r>
      <w:r w:rsidR="002E008A">
        <w:rPr>
          <w:szCs w:val="22"/>
        </w:rPr>
        <w:t>.</w:t>
      </w:r>
      <w:r>
        <w:rPr>
          <w:szCs w:val="22"/>
        </w:rPr>
        <w:t xml:space="preserve"> In contrast to Experiments 1a-c, we </w:t>
      </w:r>
      <w:r w:rsidR="001F5AD0">
        <w:rPr>
          <w:szCs w:val="22"/>
        </w:rPr>
        <w:t>found no</w:t>
      </w:r>
      <w:r>
        <w:rPr>
          <w:szCs w:val="22"/>
        </w:rPr>
        <w:t xml:space="preserve"> notable evidence for an effect of pen </w:t>
      </w:r>
      <w:r w:rsidR="0044611A">
        <w:rPr>
          <w:szCs w:val="22"/>
        </w:rPr>
        <w:t xml:space="preserve">location </w:t>
      </w:r>
      <w:r>
        <w:rPr>
          <w:szCs w:val="22"/>
        </w:rPr>
        <w:t xml:space="preserve">(BF = 1.1). Unsurprisingly, the effect of visual bias was also substantially reduced </w:t>
      </w:r>
      <w:r w:rsidR="001F5AD0">
        <w:rPr>
          <w:szCs w:val="22"/>
        </w:rPr>
        <w:t xml:space="preserve">, though still present </w:t>
      </w:r>
      <w:r>
        <w:rPr>
          <w:szCs w:val="22"/>
        </w:rPr>
        <w:t xml:space="preserve">(BF = 2.2). Participants did, however, continue to be strongly affected by the acoustic continuum (BF &gt; 4000), the effect of which was similar </w:t>
      </w:r>
      <w:r w:rsidR="001F5AD0">
        <w:rPr>
          <w:szCs w:val="22"/>
        </w:rPr>
        <w:t xml:space="preserve">in </w:t>
      </w:r>
      <w:r>
        <w:rPr>
          <w:szCs w:val="22"/>
        </w:rPr>
        <w:t>magnitude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=.33, SE= .026</m:t>
        </m:r>
      </m:oMath>
      <w:r>
        <w:rPr>
          <w:szCs w:val="22"/>
        </w:rPr>
        <w:t xml:space="preserve">) </w:t>
      </w:r>
      <w:r w:rsidR="001F5AD0">
        <w:rPr>
          <w:szCs w:val="22"/>
        </w:rPr>
        <w:t>to</w:t>
      </w:r>
      <w:r>
        <w:rPr>
          <w:szCs w:val="22"/>
        </w:rPr>
        <w:t xml:space="preserve"> Experiments 1a-c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Pr>
          <w:szCs w:val="22"/>
        </w:rPr>
        <w:t>).</w:t>
      </w:r>
    </w:p>
    <w:p w14:paraId="61505410" w14:textId="4A76C9AE" w:rsidR="008133E0" w:rsidRDefault="00C83592" w:rsidP="00315C40">
      <w:pPr>
        <w:rPr>
          <w:szCs w:val="22"/>
        </w:rPr>
      </w:pPr>
      <w:r>
        <w:rPr>
          <w:noProof/>
          <w:szCs w:val="22"/>
        </w:rPr>
        <w:drawing>
          <wp:inline distT="0" distB="0" distL="0" distR="0" wp14:anchorId="4A240202" wp14:editId="2F0A4CCB">
            <wp:extent cx="4800600" cy="2146300"/>
            <wp:effectExtent l="0" t="0" r="0" b="0"/>
            <wp:docPr id="566821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21119" name="Picture 566821119"/>
                    <pic:cNvPicPr/>
                  </pic:nvPicPr>
                  <pic:blipFill>
                    <a:blip r:embed="rId20"/>
                    <a:stretch>
                      <a:fillRect/>
                    </a:stretch>
                  </pic:blipFill>
                  <pic:spPr>
                    <a:xfrm>
                      <a:off x="0" y="0"/>
                      <a:ext cx="4800600" cy="2146300"/>
                    </a:xfrm>
                    <a:prstGeom prst="rect">
                      <a:avLst/>
                    </a:prstGeom>
                  </pic:spPr>
                </pic:pic>
              </a:graphicData>
            </a:graphic>
          </wp:inline>
        </w:drawing>
      </w:r>
    </w:p>
    <w:p w14:paraId="382BBF96" w14:textId="0003628D" w:rsidR="002E008A" w:rsidRDefault="008133E0">
      <w:pPr>
        <w:pStyle w:val="Caption"/>
        <w:rPr>
          <w:szCs w:val="22"/>
        </w:rPr>
        <w:pPrChange w:id="433" w:author="Jaeger, Florian" w:date="2023-05-29T12:24:00Z">
          <w:pPr/>
        </w:pPrChange>
      </w:pPr>
      <w:bookmarkStart w:id="434" w:name="_Ref136190811"/>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434"/>
      <w:r>
        <w:rPr>
          <w:noProof/>
          <w:szCs w:val="22"/>
        </w:rPr>
        <w:t>.</w:t>
      </w:r>
      <w:r w:rsidRPr="00ED3418">
        <w:rPr>
          <w:szCs w:val="22"/>
        </w:rPr>
        <w:tab/>
      </w:r>
      <w:r>
        <w:rPr>
          <w:szCs w:val="22"/>
        </w:rPr>
        <w:t>Summary of participants’ responses in Experiments 2, depending on pen location and acoustic continuum step (Panel</w:t>
      </w:r>
      <w:r w:rsidR="00C83592">
        <w:rPr>
          <w:szCs w:val="22"/>
        </w:rPr>
        <w:t xml:space="preserve"> A</w:t>
      </w:r>
      <w:r>
        <w:rPr>
          <w:szCs w:val="22"/>
        </w:rPr>
        <w:t>)</w:t>
      </w:r>
      <w:r w:rsidR="00C83592">
        <w:rPr>
          <w:szCs w:val="22"/>
        </w:rPr>
        <w:t xml:space="preserve"> or visual bias (Panel B)</w:t>
      </w:r>
      <w:r>
        <w:rPr>
          <w:szCs w:val="22"/>
        </w:rPr>
        <w:t>. For comparison, the results from Experiment 1c</w:t>
      </w:r>
      <w:r w:rsidR="00C92DDD">
        <w:rPr>
          <w:szCs w:val="22"/>
        </w:rPr>
        <w:t xml:space="preserve"> </w:t>
      </w:r>
      <w:proofErr w:type="gramStart"/>
      <w:r w:rsidR="00C21FFD">
        <w:rPr>
          <w:szCs w:val="22"/>
        </w:rPr>
        <w:t>is</w:t>
      </w:r>
      <w:proofErr w:type="gramEnd"/>
      <w:r w:rsidR="00C21FFD">
        <w:rPr>
          <w:szCs w:val="22"/>
        </w:rPr>
        <w:t xml:space="preserve"> shown in the background</w:t>
      </w:r>
      <w:r>
        <w:rPr>
          <w:szCs w:val="22"/>
        </w:rPr>
        <w:t>.</w:t>
      </w:r>
      <w:r w:rsidR="00414593">
        <w:rPr>
          <w:szCs w:val="22"/>
        </w:rPr>
        <w:t xml:space="preserve"> </w:t>
      </w:r>
      <w:r w:rsidR="00414593" w:rsidRPr="00414593">
        <w:rPr>
          <w:szCs w:val="22"/>
        </w:rPr>
        <w:t>The two experiments were identical except for the presence of the black rectangle during the production of the fricative</w:t>
      </w:r>
      <w:r w:rsidR="00414593">
        <w:rPr>
          <w:szCs w:val="22"/>
        </w:rPr>
        <w:t xml:space="preserve"> in </w:t>
      </w:r>
      <w:r w:rsidR="00414593">
        <w:rPr>
          <w:szCs w:val="22"/>
        </w:rPr>
        <w:lastRenderedPageBreak/>
        <w:t>Experiment 2</w:t>
      </w:r>
      <w:r w:rsidR="00414593" w:rsidRPr="00414593">
        <w:rPr>
          <w:szCs w:val="22"/>
        </w:rPr>
        <w:t>.</w:t>
      </w:r>
    </w:p>
    <w:p w14:paraId="0161BED4" w14:textId="77777777" w:rsidR="002E008A" w:rsidRPr="00ED3418" w:rsidRDefault="002E008A" w:rsidP="002E008A">
      <w:pPr>
        <w:jc w:val="center"/>
        <w:rPr>
          <w:szCs w:val="22"/>
        </w:rPr>
      </w:pPr>
      <w:r w:rsidRPr="00ED3418">
        <w:rPr>
          <w:szCs w:val="22"/>
          <w:highlight w:val="cyan"/>
        </w:rPr>
        <w:t>[INSERT TABLE]</w:t>
      </w:r>
    </w:p>
    <w:p w14:paraId="3196B1E5" w14:textId="5D24B9AB" w:rsidR="002E008A" w:rsidRPr="00ED3418" w:rsidRDefault="002E008A">
      <w:pPr>
        <w:pStyle w:val="Caption"/>
        <w:rPr>
          <w:szCs w:val="22"/>
        </w:rPr>
        <w:pPrChange w:id="435" w:author="Jaeger, Florian" w:date="2023-05-27T14:10:00Z">
          <w:pPr>
            <w:pStyle w:val="Heading2"/>
          </w:pPr>
        </w:pPrChange>
      </w:pPr>
      <w:bookmarkStart w:id="436" w:name="_Ref136190818"/>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1</w:t>
      </w:r>
      <w:r w:rsidRPr="00ED3418">
        <w:rPr>
          <w:noProof/>
          <w:szCs w:val="22"/>
        </w:rPr>
        <w:fldChar w:fldCharType="end"/>
      </w:r>
      <w:bookmarkEnd w:id="436"/>
      <w:r w:rsidRPr="00ED3418">
        <w:rPr>
          <w:szCs w:val="22"/>
        </w:rPr>
        <w:tab/>
      </w:r>
      <w:r>
        <w:rPr>
          <w:szCs w:val="22"/>
        </w:rPr>
        <w:t>Summary of hypothesis tests based on GLMM analyses for</w:t>
      </w:r>
      <w:r w:rsidRPr="00ED3418">
        <w:rPr>
          <w:szCs w:val="22"/>
        </w:rPr>
        <w:t xml:space="preserve"> Experiment</w:t>
      </w:r>
      <w:r w:rsidR="0044611A">
        <w:rPr>
          <w:szCs w:val="22"/>
        </w:rPr>
        <w:t xml:space="preserve"> 2</w:t>
      </w:r>
      <w:r w:rsidRPr="00ED3418">
        <w:rPr>
          <w:szCs w:val="22"/>
        </w:rPr>
        <w:t>.</w:t>
      </w:r>
      <w:r>
        <w:rPr>
          <w:szCs w:val="22"/>
        </w:rPr>
        <w:t xml:space="preserve"> </w:t>
      </w:r>
      <w:r w:rsidRPr="003F5649">
        <w:t xml:space="preserve">Hypotheses </w:t>
      </w:r>
      <w:commentRangeStart w:id="437"/>
      <w:r w:rsidRPr="003F5649">
        <w:t xml:space="preserve">for which we had not strong expectations are </w:t>
      </w:r>
      <w:commentRangeStart w:id="438"/>
      <w:r w:rsidRPr="003F5649">
        <w:t>shown with shaded backgrounds.</w:t>
      </w:r>
      <w:commentRangeEnd w:id="438"/>
      <w:r w:rsidRPr="003F5649">
        <w:rPr>
          <w:rStyle w:val="CommentReference"/>
          <w:color w:val="auto"/>
        </w:rPr>
        <w:commentReference w:id="438"/>
      </w:r>
      <w:commentRangeEnd w:id="437"/>
      <w:r>
        <w:rPr>
          <w:rStyle w:val="CommentReference"/>
          <w:i w:val="0"/>
          <w:iCs w:val="0"/>
          <w:color w:val="auto"/>
        </w:rPr>
        <w:commentReference w:id="437"/>
      </w:r>
    </w:p>
    <w:p w14:paraId="4EBC0A9C" w14:textId="1A8E2AE1" w:rsidR="001F5AD0" w:rsidRPr="00ED3418" w:rsidRDefault="001F5AD0" w:rsidP="001F5AD0">
      <w:pPr>
        <w:pStyle w:val="Heading2"/>
        <w:rPr>
          <w:szCs w:val="22"/>
        </w:rPr>
      </w:pPr>
      <w:r>
        <w:rPr>
          <w:szCs w:val="22"/>
        </w:rPr>
        <w:t>Discussion</w:t>
      </w:r>
    </w:p>
    <w:p w14:paraId="5648F2B0" w14:textId="3DA95488" w:rsidR="001F5AD0" w:rsidRDefault="0044611A" w:rsidP="00E17FC6">
      <w:pPr>
        <w:rPr>
          <w:szCs w:val="22"/>
        </w:rPr>
      </w:pPr>
      <w:r>
        <w:rPr>
          <w:szCs w:val="22"/>
        </w:rPr>
        <w:t xml:space="preserve">These results suggest that </w:t>
      </w:r>
      <w:r w:rsidR="001F5AD0">
        <w:rPr>
          <w:szCs w:val="22"/>
        </w:rPr>
        <w:t>participants in Experiment 2</w:t>
      </w:r>
      <w:r>
        <w:rPr>
          <w:szCs w:val="22"/>
        </w:rPr>
        <w:t xml:space="preserve"> paid attention to the stimul</w:t>
      </w:r>
      <w:r w:rsidR="001F5AD0">
        <w:rPr>
          <w:szCs w:val="22"/>
        </w:rPr>
        <w:t>i</w:t>
      </w:r>
      <w:r>
        <w:rPr>
          <w:szCs w:val="22"/>
        </w:rPr>
        <w:t>, and yet failed to exhibit any effects of pen location (an auxiliary experiment with N = 64 participants reported in the SI provides additional evidence that participants noticed the presence and location of the</w:t>
      </w:r>
      <w:commentRangeStart w:id="439"/>
      <w:r>
        <w:rPr>
          <w:szCs w:val="22"/>
        </w:rPr>
        <w:t xml:space="preserve"> pen).</w:t>
      </w:r>
      <w:commentRangeEnd w:id="439"/>
      <w:r>
        <w:rPr>
          <w:rStyle w:val="CommentReference"/>
        </w:rPr>
        <w:commentReference w:id="439"/>
      </w:r>
      <w:r>
        <w:rPr>
          <w:szCs w:val="22"/>
        </w:rPr>
        <w:t xml:space="preserve"> This finding suggests that a pen in the mouth of the talker is not sufficient to elicit the effect observed in Experiments 1a-c. </w:t>
      </w:r>
    </w:p>
    <w:p w14:paraId="73DE8ECE" w14:textId="4F2E8B13" w:rsidR="001F5AD0" w:rsidRPr="00414593" w:rsidRDefault="001F5AD0" w:rsidP="00E17FC6">
      <w:pPr>
        <w:rPr>
          <w:szCs w:val="22"/>
        </w:rPr>
      </w:pPr>
      <w:r>
        <w:rPr>
          <w:szCs w:val="22"/>
        </w:rPr>
        <w:t xml:space="preserve">The comparison of Experiment 2 against Experiment 1c in </w:t>
      </w:r>
      <w:r>
        <w:rPr>
          <w:szCs w:val="22"/>
        </w:rPr>
        <w:fldChar w:fldCharType="begin"/>
      </w:r>
      <w:r>
        <w:rPr>
          <w:szCs w:val="22"/>
        </w:rPr>
        <w:instrText xml:space="preserve"> REF _Ref136190811 \h </w:instrText>
      </w:r>
      <w:r>
        <w:rPr>
          <w:szCs w:val="22"/>
        </w:rPr>
      </w:r>
      <w:r>
        <w:rPr>
          <w:szCs w:val="22"/>
        </w:rPr>
        <w:fldChar w:fldCharType="separate"/>
      </w:r>
      <w:r w:rsidRPr="00ED3418">
        <w:rPr>
          <w:szCs w:val="22"/>
        </w:rPr>
        <w:t xml:space="preserve">Figure </w:t>
      </w:r>
      <w:r w:rsidRPr="00ED3418">
        <w:rPr>
          <w:noProof/>
          <w:szCs w:val="22"/>
        </w:rPr>
        <w:t>4</w:t>
      </w:r>
      <w:r>
        <w:rPr>
          <w:szCs w:val="22"/>
        </w:rPr>
        <w:fldChar w:fldCharType="end"/>
      </w:r>
      <w:r w:rsidR="00414593">
        <w:rPr>
          <w:szCs w:val="22"/>
        </w:rPr>
        <w:t>A</w:t>
      </w:r>
      <w:r>
        <w:rPr>
          <w:szCs w:val="22"/>
        </w:rPr>
        <w:t xml:space="preserve"> further suggests that </w:t>
      </w:r>
      <w:r w:rsidR="00414593">
        <w:rPr>
          <w:szCs w:val="22"/>
        </w:rPr>
        <w:t xml:space="preserve">the effects of pen location in Experiments 1a-c are unlikely to be exclusively due to the pen obstructing visual cues to </w:t>
      </w:r>
      <w:r w:rsidR="00414593" w:rsidRPr="00ED3418">
        <w:rPr>
          <w:szCs w:val="22"/>
        </w:rPr>
        <w:t>/s/-/ʃ/</w:t>
      </w:r>
      <w:r w:rsidR="00414593">
        <w:rPr>
          <w:szCs w:val="22"/>
        </w:rPr>
        <w:t>: at least for the two most “</w:t>
      </w:r>
      <w:proofErr w:type="spellStart"/>
      <w:r w:rsidR="00414593">
        <w:rPr>
          <w:szCs w:val="22"/>
        </w:rPr>
        <w:t>ashi</w:t>
      </w:r>
      <w:proofErr w:type="spellEnd"/>
      <w:r w:rsidR="00414593">
        <w:rPr>
          <w:szCs w:val="22"/>
        </w:rPr>
        <w:t>”-like audio stimuli (for which the effect of pen location was strongest in Experiments 1a-c), responses in Experiment 2 seem to group with the pen-in-hand</w:t>
      </w:r>
      <w:r w:rsidR="00620BEF">
        <w:rPr>
          <w:szCs w:val="22"/>
        </w:rPr>
        <w:t xml:space="preserve"> (no occlusion), rather than pen-in-mouth,</w:t>
      </w:r>
      <w:r w:rsidR="00414593">
        <w:rPr>
          <w:szCs w:val="22"/>
        </w:rPr>
        <w:t xml:space="preserve"> condition in Experiment 1c. There is, however, also some evidence that visual occlusion might explain </w:t>
      </w:r>
      <w:r w:rsidR="00B56FA2">
        <w:rPr>
          <w:i/>
          <w:iCs/>
          <w:szCs w:val="22"/>
        </w:rPr>
        <w:t>part</w:t>
      </w:r>
      <w:r w:rsidR="00414593">
        <w:rPr>
          <w:i/>
          <w:iCs/>
          <w:szCs w:val="22"/>
        </w:rPr>
        <w:t xml:space="preserve"> </w:t>
      </w:r>
      <w:r w:rsidR="00414593">
        <w:rPr>
          <w:szCs w:val="22"/>
        </w:rPr>
        <w:t xml:space="preserve">of the effects in Experiments 1a-c. For the two steps in the middle of the acoustic continuum, responses in Experiment 2 </w:t>
      </w:r>
      <w:r w:rsidR="00620BEF">
        <w:rPr>
          <w:szCs w:val="22"/>
        </w:rPr>
        <w:t>fall</w:t>
      </w:r>
      <w:r w:rsidR="00414593">
        <w:rPr>
          <w:szCs w:val="22"/>
        </w:rPr>
        <w:t xml:space="preserve"> half-way between the pen-in-hand and pen-in-mouth conditions of Experiment 1c (for the remaining two steps, the effect of pen location was too small even in Experiment 1c to draw meaningful conclusions about Experiment 2).</w:t>
      </w:r>
      <w:commentRangeStart w:id="440"/>
      <w:commentRangeStart w:id="441"/>
      <w:commentRangeEnd w:id="440"/>
      <w:r w:rsidR="00584D72">
        <w:rPr>
          <w:rStyle w:val="CommentReference"/>
        </w:rPr>
        <w:commentReference w:id="440"/>
      </w:r>
      <w:commentRangeEnd w:id="441"/>
      <w:r w:rsidR="005878C4">
        <w:rPr>
          <w:rStyle w:val="CommentReference"/>
        </w:rPr>
        <w:commentReference w:id="441"/>
      </w:r>
    </w:p>
    <w:p w14:paraId="560D7002" w14:textId="7963B802" w:rsidR="00D70E8E" w:rsidRDefault="00D70E8E" w:rsidP="00E17FC6">
      <w:pPr>
        <w:rPr>
          <w:szCs w:val="22"/>
        </w:rPr>
      </w:pPr>
      <w:r>
        <w:rPr>
          <w:szCs w:val="22"/>
        </w:rPr>
        <w:t xml:space="preserve">CONTINUE HERE WITH </w:t>
      </w:r>
      <w:r w:rsidR="00B93E54">
        <w:rPr>
          <w:szCs w:val="22"/>
        </w:rPr>
        <w:t xml:space="preserve">REGRESSION </w:t>
      </w:r>
      <w:r>
        <w:rPr>
          <w:szCs w:val="22"/>
        </w:rPr>
        <w:t>RESULTS OF COMPARISON ACROSS 2 vs. 1c.</w:t>
      </w:r>
      <w:r w:rsidR="004C54B1">
        <w:rPr>
          <w:szCs w:val="22"/>
        </w:rPr>
        <w:t xml:space="preserve"> </w:t>
      </w:r>
      <w:r w:rsidR="004C54B1" w:rsidRPr="004C54B1">
        <w:rPr>
          <w:szCs w:val="22"/>
          <w:highlight w:val="yellow"/>
          <w:rPrChange w:id="442" w:author="Jaeger, Florian" w:date="2023-05-27T17:08:00Z">
            <w:rPr>
              <w:szCs w:val="22"/>
            </w:rPr>
          </w:rPrChange>
        </w:rPr>
        <w:t>THIS LOOKS POTENTIALLY QUITE COMPATIBLE WITH SIMPLE OBSTRUCTION OF CUE, EXCEPT FOR THE RIGHT END OF THE CONTINUUM.</w:t>
      </w:r>
    </w:p>
    <w:p w14:paraId="27D8A3D6" w14:textId="52962C85" w:rsidR="008C358F" w:rsidRDefault="00584D72" w:rsidP="00E17FC6">
      <w:pPr>
        <w:rPr>
          <w:szCs w:val="22"/>
        </w:rPr>
      </w:pPr>
      <w:r>
        <w:rPr>
          <w:szCs w:val="22"/>
        </w:rPr>
        <w:t xml:space="preserve">We thus tentatively conclude that at least some of the results in Experiments 1a-c are due </w:t>
      </w:r>
      <w:r>
        <w:rPr>
          <w:szCs w:val="22"/>
        </w:rPr>
        <w:lastRenderedPageBreak/>
        <w:t>to compensation</w:t>
      </w:r>
      <w:r w:rsidR="00882A86">
        <w:rPr>
          <w:szCs w:val="22"/>
        </w:rPr>
        <w:t xml:space="preserve"> for visually evident effects of the pen on the </w:t>
      </w:r>
      <w:r w:rsidR="008C358F">
        <w:rPr>
          <w:szCs w:val="22"/>
        </w:rPr>
        <w:t xml:space="preserve">configuration of articulators that are relevant to the </w:t>
      </w:r>
      <w:r w:rsidR="008C358F" w:rsidRPr="00ED3418">
        <w:rPr>
          <w:szCs w:val="22"/>
        </w:rPr>
        <w:t>/s/-/ʃ/</w:t>
      </w:r>
      <w:r w:rsidR="008C358F">
        <w:rPr>
          <w:szCs w:val="22"/>
        </w:rPr>
        <w:t xml:space="preserve"> contrast. This suggests that listeners can normalize or ‘explain away’ some effects of the pen (if they are sufficiently visually evident). Equipped with this insight, we turn to the second question we seek to address: how is listeners’ adaptation to unexpected pronunciations affected by the presence of an incidental (visually evident) cause for those pronunciations? </w:t>
      </w:r>
    </w:p>
    <w:p w14:paraId="0E73A317" w14:textId="6B69DF08" w:rsidR="00584D72" w:rsidRPr="00CE7AE0" w:rsidRDefault="00584D72" w:rsidP="00E17FC6">
      <w:pPr>
        <w:rPr>
          <w:szCs w:val="22"/>
        </w:rPr>
      </w:pPr>
    </w:p>
    <w:p w14:paraId="2AA42922" w14:textId="7C59BDFF" w:rsidR="004526C4" w:rsidRDefault="00244AD2" w:rsidP="00CE7AE0">
      <w:pPr>
        <w:ind w:firstLine="0"/>
        <w:rPr>
          <w:szCs w:val="22"/>
        </w:rPr>
      </w:pPr>
      <w:moveToRangeStart w:id="443" w:author="Jaeger, Florian" w:date="2023-05-22T16:51:00Z" w:name="move135666718"/>
      <w:moveTo w:id="444" w:author="Jaeger, Florian" w:date="2023-05-22T16:51:00Z">
        <w:r>
          <w:rPr>
            <w:szCs w:val="22"/>
          </w:rPr>
          <w:t xml:space="preserve">In line with this hypothesis, visual evidence of articulatory obstruction has also been found to affect the perception of the phonetic contrast we focus on here: the presence of a bite block </w:t>
        </w:r>
        <w:r w:rsidRPr="00ED3418">
          <w:rPr>
            <w:szCs w:val="22"/>
          </w:rPr>
          <w:t>has been found both to impact the acoustics of</w:t>
        </w:r>
        <w:r>
          <w:rPr>
            <w:szCs w:val="22"/>
          </w:rPr>
          <w:t xml:space="preserve"> /s/</w:t>
        </w:r>
        <w:r w:rsidRPr="00ED3418">
          <w:rPr>
            <w:szCs w:val="22"/>
          </w:rPr>
          <w:t xml:space="preserve"> and</w:t>
        </w:r>
        <w:r>
          <w:rPr>
            <w:szCs w:val="22"/>
          </w:rPr>
          <w:t xml:space="preserve"> /ʃ/</w:t>
        </w:r>
        <w:r w:rsidRPr="00ED3418">
          <w:rPr>
            <w:szCs w:val="22"/>
          </w:rPr>
          <w:t xml:space="preserve"> productions, </w:t>
        </w:r>
        <w:r>
          <w:rPr>
            <w:szCs w:val="22"/>
          </w:rPr>
          <w:t>and</w:t>
        </w:r>
        <w:r w:rsidRPr="00ED3418">
          <w:rPr>
            <w:szCs w:val="22"/>
          </w:rPr>
          <w:t xml:space="preserve"> to elicit compensation </w:t>
        </w:r>
        <w:r>
          <w:rPr>
            <w:szCs w:val="22"/>
          </w:rPr>
          <w:t>in</w:t>
        </w:r>
        <w:r w:rsidRPr="00ED3418">
          <w:rPr>
            <w:szCs w:val="22"/>
          </w:rPr>
          <w:t xml:space="preserve"> perception (McFarland &amp; Baum, 1995; Baum et al. 1996)</w:t>
        </w:r>
        <w:r>
          <w:rPr>
            <w:szCs w:val="22"/>
          </w:rPr>
          <w:t>.</w:t>
        </w:r>
        <w:r w:rsidRPr="00ED3418">
          <w:rPr>
            <w:szCs w:val="22"/>
          </w:rPr>
          <w:t xml:space="preserve"> </w:t>
        </w:r>
      </w:moveTo>
      <w:moveToRangeEnd w:id="443"/>
      <w:r w:rsidR="00620763" w:rsidRPr="00BF6D97">
        <w:rPr>
          <w:szCs w:val="22"/>
        </w:rPr>
        <w:t xml:space="preserve"> </w:t>
      </w:r>
      <w:bookmarkStart w:id="445" w:name="_Hlk134739727"/>
    </w:p>
    <w:p w14:paraId="598A96CB" w14:textId="77777777" w:rsidR="004526C4" w:rsidRPr="0008080F" w:rsidRDefault="004526C4" w:rsidP="004526C4">
      <w:pPr>
        <w:widowControl/>
        <w:autoSpaceDE/>
        <w:autoSpaceDN/>
        <w:adjustRightInd/>
        <w:spacing w:line="240" w:lineRule="auto"/>
        <w:ind w:firstLine="0"/>
        <w:jc w:val="left"/>
        <w:rPr>
          <w:szCs w:val="22"/>
        </w:rPr>
      </w:pPr>
      <w:r w:rsidRPr="0008080F">
        <w:rPr>
          <w:szCs w:val="22"/>
        </w:rPr>
        <w:t>Lip rounding seems to effect /ʃ/ more than /s/ː</w:t>
      </w:r>
    </w:p>
    <w:p w14:paraId="34C7D379" w14:textId="77777777" w:rsidR="004526C4" w:rsidRPr="0008080F" w:rsidRDefault="004526C4" w:rsidP="004526C4">
      <w:pPr>
        <w:pStyle w:val="ListParagraph"/>
        <w:widowControl/>
        <w:numPr>
          <w:ilvl w:val="0"/>
          <w:numId w:val="26"/>
        </w:numPr>
        <w:autoSpaceDE/>
        <w:autoSpaceDN/>
        <w:adjustRightInd/>
        <w:spacing w:line="240" w:lineRule="auto"/>
        <w:jc w:val="left"/>
        <w:rPr>
          <w:szCs w:val="22"/>
        </w:rPr>
      </w:pPr>
      <w:r w:rsidRPr="0008080F">
        <w:rPr>
          <w:szCs w:val="22"/>
        </w:rPr>
        <w:t>Significant interaction of Pen and Original label in CISP 1a-c</w:t>
      </w:r>
    </w:p>
    <w:p w14:paraId="710887BF" w14:textId="77777777" w:rsidR="004526C4" w:rsidRPr="0008080F" w:rsidRDefault="004526C4" w:rsidP="004526C4">
      <w:pPr>
        <w:pStyle w:val="ListParagraph"/>
        <w:widowControl/>
        <w:numPr>
          <w:ilvl w:val="0"/>
          <w:numId w:val="26"/>
        </w:numPr>
        <w:autoSpaceDE/>
        <w:autoSpaceDN/>
        <w:adjustRightInd/>
        <w:spacing w:line="240" w:lineRule="auto"/>
        <w:jc w:val="left"/>
        <w:rPr>
          <w:szCs w:val="22"/>
        </w:rPr>
      </w:pPr>
      <w:proofErr w:type="spellStart"/>
      <w:r w:rsidRPr="0008080F">
        <w:rPr>
          <w:szCs w:val="22"/>
        </w:rPr>
        <w:t>Signiticant</w:t>
      </w:r>
      <w:proofErr w:type="spellEnd"/>
      <w:r w:rsidRPr="0008080F">
        <w:rPr>
          <w:szCs w:val="22"/>
        </w:rPr>
        <w:t xml:space="preserve"> interaction of Vowel (lip rounding) and </w:t>
      </w:r>
      <w:proofErr w:type="gramStart"/>
      <w:r w:rsidRPr="0008080F">
        <w:rPr>
          <w:szCs w:val="22"/>
        </w:rPr>
        <w:t>Original</w:t>
      </w:r>
      <w:proofErr w:type="gramEnd"/>
      <w:r w:rsidRPr="0008080F">
        <w:rPr>
          <w:szCs w:val="22"/>
        </w:rPr>
        <w:t xml:space="preserve"> label in Kang et al. (2016).</w:t>
      </w:r>
    </w:p>
    <w:p w14:paraId="6F4C8C77" w14:textId="77777777" w:rsidR="004526C4" w:rsidRPr="0008080F" w:rsidRDefault="004526C4" w:rsidP="004526C4">
      <w:pPr>
        <w:widowControl/>
        <w:autoSpaceDE/>
        <w:autoSpaceDN/>
        <w:adjustRightInd/>
        <w:spacing w:line="240" w:lineRule="auto"/>
        <w:jc w:val="left"/>
        <w:rPr>
          <w:szCs w:val="22"/>
        </w:rPr>
      </w:pPr>
    </w:p>
    <w:p w14:paraId="66B5A897" w14:textId="77777777" w:rsidR="004526C4" w:rsidRPr="0008080F" w:rsidRDefault="004526C4" w:rsidP="004526C4">
      <w:pPr>
        <w:widowControl/>
        <w:autoSpaceDE/>
        <w:autoSpaceDN/>
        <w:adjustRightInd/>
        <w:spacing w:line="240" w:lineRule="auto"/>
        <w:jc w:val="left"/>
        <w:rPr>
          <w:szCs w:val="22"/>
        </w:rPr>
      </w:pPr>
      <w:r w:rsidRPr="0008080F">
        <w:rPr>
          <w:szCs w:val="22"/>
        </w:rPr>
        <w:t>From learningː</w:t>
      </w:r>
    </w:p>
    <w:p w14:paraId="62119054" w14:textId="77777777" w:rsidR="004526C4" w:rsidRPr="0008080F" w:rsidRDefault="004526C4" w:rsidP="004526C4">
      <w:pPr>
        <w:pStyle w:val="ListParagraph"/>
        <w:widowControl/>
        <w:numPr>
          <w:ilvl w:val="0"/>
          <w:numId w:val="27"/>
        </w:numPr>
        <w:autoSpaceDE/>
        <w:autoSpaceDN/>
        <w:adjustRightInd/>
        <w:spacing w:line="240" w:lineRule="auto"/>
        <w:jc w:val="left"/>
        <w:rPr>
          <w:szCs w:val="22"/>
        </w:rPr>
      </w:pPr>
      <w:r w:rsidRPr="0008080F">
        <w:rPr>
          <w:szCs w:val="22"/>
        </w:rPr>
        <w:t>One-sided blocking in LJ18 consistent with pen as plausible alternative explanation for shifted /ʃ/’s but not shifted /s/’s</w:t>
      </w:r>
    </w:p>
    <w:p w14:paraId="56DAE0CC" w14:textId="77777777" w:rsidR="004526C4" w:rsidRPr="0008080F" w:rsidRDefault="004526C4" w:rsidP="004526C4">
      <w:pPr>
        <w:pStyle w:val="ListParagraph"/>
        <w:widowControl/>
        <w:numPr>
          <w:ilvl w:val="0"/>
          <w:numId w:val="27"/>
        </w:numPr>
        <w:autoSpaceDE/>
        <w:autoSpaceDN/>
        <w:adjustRightInd/>
        <w:spacing w:line="240" w:lineRule="auto"/>
        <w:jc w:val="left"/>
        <w:rPr>
          <w:szCs w:val="22"/>
        </w:rPr>
      </w:pPr>
      <w:r w:rsidRPr="0008080F">
        <w:rPr>
          <w:noProof/>
        </w:rPr>
        <w:lastRenderedPageBreak/>
        <w:drawing>
          <wp:anchor distT="0" distB="0" distL="114300" distR="114300" simplePos="0" relativeHeight="251681792" behindDoc="0" locked="0" layoutInCell="1" allowOverlap="1" wp14:anchorId="31419C94" wp14:editId="3D20AC69">
            <wp:simplePos x="0" y="0"/>
            <wp:positionH relativeFrom="margin">
              <wp:align>right</wp:align>
            </wp:positionH>
            <wp:positionV relativeFrom="paragraph">
              <wp:posOffset>364066</wp:posOffset>
            </wp:positionV>
            <wp:extent cx="5486400" cy="3385820"/>
            <wp:effectExtent l="0" t="0" r="0" b="5080"/>
            <wp:wrapTight wrapText="bothSides">
              <wp:wrapPolygon edited="0">
                <wp:start x="0" y="0"/>
                <wp:lineTo x="0" y="21511"/>
                <wp:lineTo x="21525" y="21511"/>
                <wp:lineTo x="21525" y="0"/>
                <wp:lineTo x="0" y="0"/>
              </wp:wrapPolygon>
            </wp:wrapTight>
            <wp:docPr id="990942395" name="Picture 99094239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1"/>
                    <a:stretch>
                      <a:fillRect/>
                    </a:stretch>
                  </pic:blipFill>
                  <pic:spPr>
                    <a:xfrm>
                      <a:off x="0" y="0"/>
                      <a:ext cx="5486400" cy="3385820"/>
                    </a:xfrm>
                    <a:prstGeom prst="rect">
                      <a:avLst/>
                    </a:prstGeom>
                  </pic:spPr>
                </pic:pic>
              </a:graphicData>
            </a:graphic>
          </wp:anchor>
        </w:drawing>
      </w:r>
      <w:r w:rsidRPr="0008080F">
        <w:rPr>
          <w:szCs w:val="22"/>
        </w:rPr>
        <w:t>Potentially in line with our results, but need to run CISP-1 vs CISP-2 model</w:t>
      </w:r>
    </w:p>
    <w:p w14:paraId="25EEDCBC" w14:textId="77777777" w:rsidR="004526C4" w:rsidRPr="0008080F" w:rsidRDefault="004526C4" w:rsidP="004526C4">
      <w:pPr>
        <w:widowControl/>
        <w:autoSpaceDE/>
        <w:autoSpaceDN/>
        <w:adjustRightInd/>
        <w:spacing w:line="240" w:lineRule="auto"/>
        <w:jc w:val="left"/>
        <w:rPr>
          <w:szCs w:val="22"/>
        </w:rPr>
      </w:pPr>
    </w:p>
    <w:p w14:paraId="5796DDFB" w14:textId="77777777" w:rsidR="004526C4" w:rsidRPr="0008080F" w:rsidRDefault="004526C4" w:rsidP="004526C4">
      <w:pPr>
        <w:widowControl/>
        <w:autoSpaceDE/>
        <w:autoSpaceDN/>
        <w:adjustRightInd/>
        <w:spacing w:line="240" w:lineRule="auto"/>
        <w:jc w:val="left"/>
        <w:rPr>
          <w:szCs w:val="22"/>
        </w:rPr>
      </w:pPr>
    </w:p>
    <w:p w14:paraId="51CEBD2D" w14:textId="77777777" w:rsidR="004526C4" w:rsidRPr="0008080F" w:rsidRDefault="004526C4" w:rsidP="004526C4">
      <w:pPr>
        <w:widowControl/>
        <w:autoSpaceDE/>
        <w:autoSpaceDN/>
        <w:adjustRightInd/>
        <w:spacing w:line="240" w:lineRule="auto"/>
        <w:jc w:val="left"/>
        <w:rPr>
          <w:szCs w:val="22"/>
        </w:rPr>
      </w:pPr>
      <w:r w:rsidRPr="0008080F">
        <w:rPr>
          <w:szCs w:val="22"/>
        </w:rPr>
        <w:t>WHYː</w:t>
      </w:r>
    </w:p>
    <w:p w14:paraId="033C3CC5" w14:textId="77777777" w:rsidR="004526C4" w:rsidRPr="0008080F" w:rsidRDefault="004526C4" w:rsidP="004526C4">
      <w:pPr>
        <w:pStyle w:val="ListParagraph"/>
        <w:widowControl/>
        <w:numPr>
          <w:ilvl w:val="0"/>
          <w:numId w:val="28"/>
        </w:numPr>
        <w:autoSpaceDE/>
        <w:autoSpaceDN/>
        <w:adjustRightInd/>
        <w:spacing w:line="240" w:lineRule="auto"/>
        <w:jc w:val="left"/>
        <w:rPr>
          <w:szCs w:val="22"/>
        </w:rPr>
      </w:pPr>
      <w:r w:rsidRPr="0008080F">
        <w:rPr>
          <w:szCs w:val="22"/>
        </w:rPr>
        <w:t>Is lip-rounding only a salient cue for /ʃ/?</w:t>
      </w:r>
    </w:p>
    <w:p w14:paraId="38F407BE" w14:textId="77777777" w:rsidR="004526C4" w:rsidRPr="0008080F" w:rsidRDefault="004526C4" w:rsidP="004526C4">
      <w:pPr>
        <w:pStyle w:val="ListParagraph"/>
        <w:widowControl/>
        <w:numPr>
          <w:ilvl w:val="0"/>
          <w:numId w:val="28"/>
        </w:numPr>
        <w:autoSpaceDE/>
        <w:autoSpaceDN/>
        <w:adjustRightInd/>
        <w:spacing w:line="240" w:lineRule="auto"/>
        <w:jc w:val="left"/>
        <w:rPr>
          <w:szCs w:val="22"/>
        </w:rPr>
      </w:pPr>
      <w:r w:rsidRPr="0008080F">
        <w:rPr>
          <w:szCs w:val="22"/>
        </w:rPr>
        <w:t xml:space="preserve">Is it about precision? </w:t>
      </w:r>
    </w:p>
    <w:p w14:paraId="2915CD16" w14:textId="04D9C405" w:rsidR="004526C4" w:rsidRPr="00440530" w:rsidRDefault="004526C4" w:rsidP="004526C4">
      <w:pPr>
        <w:rPr>
          <w:szCs w:val="22"/>
        </w:rPr>
      </w:pPr>
      <w:r w:rsidRPr="0008080F">
        <w:rPr>
          <w:szCs w:val="22"/>
        </w:rPr>
        <w:t>Do we even need to determine this?</w:t>
      </w:r>
    </w:p>
    <w:bookmarkEnd w:id="445"/>
    <w:p w14:paraId="4C06D48E" w14:textId="503BBA67" w:rsidR="00BC6876" w:rsidRPr="00ED3418" w:rsidRDefault="00BC6876" w:rsidP="00BC6876">
      <w:pPr>
        <w:pStyle w:val="Heading1"/>
        <w:rPr>
          <w:sz w:val="22"/>
          <w:szCs w:val="22"/>
        </w:rPr>
      </w:pPr>
      <w:r w:rsidRPr="00ED3418">
        <w:rPr>
          <w:sz w:val="22"/>
          <w:szCs w:val="22"/>
        </w:rPr>
        <w:t>Expe</w:t>
      </w:r>
      <w:r w:rsidR="00303033">
        <w:rPr>
          <w:sz w:val="22"/>
          <w:szCs w:val="22"/>
        </w:rPr>
        <w:t>riments 2 &amp; 3: Adaptation</w:t>
      </w:r>
    </w:p>
    <w:p w14:paraId="42F672D3" w14:textId="77777777" w:rsidR="008736CF" w:rsidRPr="008736CF" w:rsidRDefault="008736CF" w:rsidP="008736CF">
      <w:pPr>
        <w:rPr>
          <w:szCs w:val="22"/>
        </w:rPr>
      </w:pPr>
      <w:r w:rsidRPr="008736CF">
        <w:rPr>
          <w:szCs w:val="22"/>
        </w:rPr>
        <w:t xml:space="preserve">This literature has employed the paradigm of lexically guided perceptual learning, a common methodology for measuring how exposure to atypicality in production from a </w:t>
      </w:r>
      <w:proofErr w:type="gramStart"/>
      <w:r w:rsidRPr="008736CF">
        <w:rPr>
          <w:szCs w:val="22"/>
        </w:rPr>
        <w:t>novel talker results</w:t>
      </w:r>
      <w:proofErr w:type="gramEnd"/>
      <w:r w:rsidRPr="008736CF">
        <w:rPr>
          <w:szCs w:val="22"/>
        </w:rPr>
        <w:t xml:space="preserve"> in altered categorization of subsequent speech from that talker. The paradigm commonly employs two phases, being exposure and test. The test phase is traditionally an audio-only instantiation of the methods reported above as Experiment 1. </w:t>
      </w:r>
    </w:p>
    <w:p w14:paraId="039FF2E8" w14:textId="77777777" w:rsidR="008736CF" w:rsidRPr="008736CF" w:rsidRDefault="008736CF" w:rsidP="008736CF">
      <w:pPr>
        <w:rPr>
          <w:szCs w:val="22"/>
        </w:rPr>
      </w:pPr>
      <w:r w:rsidRPr="00440530">
        <w:rPr>
          <w:szCs w:val="22"/>
          <w:highlight w:val="yellow"/>
        </w:rPr>
        <w:t>ADD: general overview of Exposure paradigm in LGPL</w:t>
      </w:r>
    </w:p>
    <w:p w14:paraId="2A365120" w14:textId="137F52B8" w:rsidR="008736CF" w:rsidRPr="008736CF" w:rsidRDefault="008736CF" w:rsidP="008736CF">
      <w:pPr>
        <w:rPr>
          <w:szCs w:val="22"/>
        </w:rPr>
      </w:pPr>
      <w:r w:rsidRPr="008736CF">
        <w:rPr>
          <w:szCs w:val="22"/>
        </w:rPr>
        <w:t xml:space="preserve">The perceptual recalibration effect is generally robust and does not seem to require much </w:t>
      </w:r>
      <w:r w:rsidRPr="008736CF">
        <w:rPr>
          <w:szCs w:val="22"/>
        </w:rPr>
        <w:lastRenderedPageBreak/>
        <w:t xml:space="preserve">or any conscious attention; subjects adapt even given an environment full of distractions, other cognitive load-bearers, or explicit instruction that the speaker or tokens are unreliable or altered (Drouin &amp; Theodore, 2018; Liu &amp; Jaeger, 2019). As few as 4 shifted tokens has been found to elicit significant learning (Cummings &amp; Theodore, </w:t>
      </w:r>
      <w:r w:rsidR="00440530">
        <w:rPr>
          <w:szCs w:val="22"/>
        </w:rPr>
        <w:t>2023</w:t>
      </w:r>
      <w:r w:rsidRPr="008736CF">
        <w:rPr>
          <w:szCs w:val="22"/>
        </w:rPr>
        <w:t xml:space="preserve">). </w:t>
      </w:r>
    </w:p>
    <w:p w14:paraId="00D2FDDD" w14:textId="77777777" w:rsidR="008736CF" w:rsidRPr="008736CF" w:rsidRDefault="008736CF" w:rsidP="008736CF">
      <w:pPr>
        <w:rPr>
          <w:szCs w:val="22"/>
        </w:rPr>
      </w:pPr>
      <w:r w:rsidRPr="008736CF">
        <w:rPr>
          <w:szCs w:val="22"/>
        </w:rPr>
        <w:t xml:space="preserve">However, despite the effect’s rapid and robust nature, it does not appear indiscriminate or unable to be blocked. Kraljic, Samuel, &amp; Brennan (2008, Experiment 1b) exposed listeners to 10 shifted tokens which co-occurred with video including a pen in the mouth of the talker. These were followed by 10 unshifted tokens co-occurring with video of the talker without the pen in her mouth. This second section of exposure served to allow listeners to infer that the shift in production was in fact resultant of the pen; productions became normal as soon as the pen was removed. In subsequent audio-only test, participant groups between biasing conditions did not show a shifted /s/-/ʃ/ categorizations from one another. This is taken as support that the presence of a plausible alternative explanation for an altered pronunciation blocks perceptual recalibration. Specifically, the authors posit that “The system integrates available cues about whether a variation is characteristic of the speaker who is producing it or an incidental consequence of some other factor. If the variation seems characteristic, the appropriate phonemic representation is restructured to accommodate it; if the variation seems incidental, no such restructuring occurs.” (Kraljic, Samuel, &amp; Brennan, 2008). </w:t>
      </w:r>
    </w:p>
    <w:p w14:paraId="3961B478" w14:textId="77777777" w:rsidR="008736CF" w:rsidRPr="008736CF" w:rsidRDefault="008736CF" w:rsidP="008736CF">
      <w:pPr>
        <w:rPr>
          <w:szCs w:val="22"/>
        </w:rPr>
      </w:pPr>
      <w:r w:rsidRPr="008736CF">
        <w:rPr>
          <w:szCs w:val="22"/>
        </w:rPr>
        <w:t xml:space="preserve">The results and interpretation of Kraljic, Samuel, &amp; Brennan (2008) leave open at least two alternatives. The most succinct is perhaps a framework wherein all audio input that co-occurs with atypical visual input (such as a pen in the mouth or any other incidental cause) is discarded entirely by the listener. This postulates that perceptual adaptation is driven only by prior perception in typical contexts and should only be seen experimentally when exposure includes these contexts. This hypothesis parsimoniously explains the lack of learning but is unlikely given the finding of </w:t>
      </w:r>
      <w:r w:rsidRPr="008736CF">
        <w:rPr>
          <w:szCs w:val="22"/>
        </w:rPr>
        <w:lastRenderedPageBreak/>
        <w:t>the current Experiment 1 that visual evidence of incidental causes is accounted for in perception. An alternative is that phonetic restructuring may be specific to the environment in which it occurs, a hypothesis furthered below.</w:t>
      </w:r>
    </w:p>
    <w:p w14:paraId="74552760" w14:textId="77777777" w:rsidR="008736CF" w:rsidRPr="008736CF" w:rsidRDefault="008736CF" w:rsidP="008736CF">
      <w:pPr>
        <w:rPr>
          <w:szCs w:val="22"/>
        </w:rPr>
      </w:pPr>
      <w:r w:rsidRPr="008736CF">
        <w:rPr>
          <w:szCs w:val="22"/>
        </w:rPr>
        <w:t xml:space="preserve">In a follow-up study, Kraljic &amp; Samuel (2011, Experiment 2) found that learning is preserved when shifted pronunciations continue in the second section of exposure (wherein the pen is no longer in the talker’s mouth). This remained the case when visual evidence was entirely absent from the second section of exposure, which importantly suggests an assumption by listeners that speech evidence in absence of video is produced without an incidental cause. Learning was also found when a talker’s speech was atypical only during the second section of exposure, but normal when the pen was in the talker’s mouth (Kraljic &amp; Samuel, 2011, Experiment 3). These findings are taken as evidence that the effect of the pen on learning (or lack thereof) follows from the way humans store and retrieve previously experienced speech input. Specifically, it’s well documented that speech input is stored along with the context in which it occurs, and that memory traces of speech ‘exemplars’ or ‘episodes’ are used to categorize subsequent input (Johnson, 1997; Pierrehumbert, 2002; Kleinschmidt &amp; Jaeger, 2015). Under this account, perceptual adaptation is driven by the linked storage of auditory and visual (typical or otherwise) input. Retrieval of these memory traces should result in perception of subsequent auditory input being colored by previous experience within the same visual context. </w:t>
      </w:r>
    </w:p>
    <w:p w14:paraId="01D473A2" w14:textId="77777777" w:rsidR="008736CF" w:rsidRPr="008736CF" w:rsidRDefault="008736CF" w:rsidP="008736CF">
      <w:pPr>
        <w:rPr>
          <w:szCs w:val="22"/>
        </w:rPr>
      </w:pPr>
      <w:r w:rsidRPr="008736CF">
        <w:rPr>
          <w:szCs w:val="22"/>
        </w:rPr>
        <w:t>Liu &amp; Jaeger (2018, Experiment 1b) provides the first study wherein causal ambiguity between the talker and the pen was not disambiguated during exposure. Shifted sounds co-occurred with video of the talker with the pen in her mouth for the entirety of exposure. In subsequent audio-only test, learning was found to be blocked only for the “</w:t>
      </w:r>
      <w:proofErr w:type="spellStart"/>
      <w:r w:rsidRPr="008736CF">
        <w:rPr>
          <w:szCs w:val="22"/>
        </w:rPr>
        <w:t>sh</w:t>
      </w:r>
      <w:proofErr w:type="spellEnd"/>
      <w:r w:rsidRPr="008736CF">
        <w:rPr>
          <w:szCs w:val="22"/>
        </w:rPr>
        <w:t xml:space="preserve">”-labelled group (those hearing words ambiguous between, </w:t>
      </w:r>
      <w:proofErr w:type="gramStart"/>
      <w:r w:rsidRPr="008736CF">
        <w:rPr>
          <w:szCs w:val="22"/>
        </w:rPr>
        <w:t>e.g.</w:t>
      </w:r>
      <w:proofErr w:type="gramEnd"/>
      <w:r w:rsidRPr="008736CF">
        <w:rPr>
          <w:szCs w:val="22"/>
        </w:rPr>
        <w:t xml:space="preserve"> publisher and </w:t>
      </w:r>
      <w:proofErr w:type="spellStart"/>
      <w:r w:rsidRPr="008736CF">
        <w:rPr>
          <w:szCs w:val="22"/>
        </w:rPr>
        <w:t>publiser</w:t>
      </w:r>
      <w:proofErr w:type="spellEnd"/>
      <w:r w:rsidRPr="008736CF">
        <w:rPr>
          <w:szCs w:val="22"/>
        </w:rPr>
        <w:t xml:space="preserve">). This provides the first evidence for an effect of compensation in exposure towards learning exhibited in test. Liu &amp; Jaeger (2018) identify that this </w:t>
      </w:r>
      <w:r w:rsidRPr="008736CF">
        <w:rPr>
          <w:szCs w:val="22"/>
        </w:rPr>
        <w:lastRenderedPageBreak/>
        <w:t>asymmetry “could be because a pen might plausibly disrupt lip-rounding, which is involved in the articulation of /ʃ/ but not /s/. This would mean that listeners have some degree of sensitivity to the articulatory gestures used in the production of specific sounds”.</w:t>
      </w:r>
    </w:p>
    <w:p w14:paraId="4E64B4BD" w14:textId="77777777" w:rsidR="008736CF" w:rsidRPr="008736CF" w:rsidRDefault="008736CF" w:rsidP="008736CF">
      <w:pPr>
        <w:rPr>
          <w:szCs w:val="22"/>
        </w:rPr>
      </w:pPr>
      <w:r w:rsidRPr="008736CF">
        <w:rPr>
          <w:szCs w:val="22"/>
        </w:rPr>
        <w:t xml:space="preserve">These studies collectively, while providing a wealth of intriguing findings, are all crucially limited by their audio-only testing phases. If learning is indeed linked to retrieval of previously stored audio-visual exemplars, then the modality shift from visually informed exposure to non-visually informed test is expected to require generalization and constrain learning. Robust support of context-specific learning cannot be found when context changes between the phase of the experiment designed to elicit learning and the phase which measures it. Finally, a crucial test of context-specific learning is to determine whether shifts encountered in context of the pen in the mouth, which have been found not to elicit adaptation in audio-only context, may still elicit adaptation in subsequent matching context (being, test to percepts including the pen in the mouth). </w:t>
      </w:r>
    </w:p>
    <w:p w14:paraId="4640F5C8" w14:textId="08769AEC" w:rsidR="008736CF" w:rsidRDefault="008736CF" w:rsidP="008736CF">
      <w:pPr>
        <w:rPr>
          <w:szCs w:val="22"/>
        </w:rPr>
      </w:pPr>
      <w:r w:rsidRPr="008736CF">
        <w:rPr>
          <w:szCs w:val="22"/>
        </w:rPr>
        <w:t xml:space="preserve"> Experiment 2 of the present study therefore seeks to replicate Experiment 1b of Liu &amp; Jaeger (2018), with the addition of visual information in test.</w:t>
      </w:r>
    </w:p>
    <w:p w14:paraId="2CB92206" w14:textId="629FA204" w:rsidR="008736CF" w:rsidRPr="00303033" w:rsidRDefault="00303033" w:rsidP="008736CF">
      <w:pPr>
        <w:ind w:firstLine="0"/>
        <w:rPr>
          <w:szCs w:val="22"/>
          <w:u w:val="single"/>
        </w:rPr>
      </w:pPr>
      <w:r>
        <w:rPr>
          <w:szCs w:val="22"/>
          <w:u w:val="single"/>
        </w:rPr>
        <w:t>Experiment 2</w:t>
      </w:r>
    </w:p>
    <w:p w14:paraId="3D151FCE" w14:textId="5F6E7CDD" w:rsidR="00BC6876" w:rsidRPr="00ED3418" w:rsidRDefault="00BC6876" w:rsidP="00BC6876">
      <w:pPr>
        <w:rPr>
          <w:szCs w:val="22"/>
        </w:rPr>
      </w:pPr>
      <w:r w:rsidRPr="00ED3418">
        <w:rPr>
          <w:szCs w:val="22"/>
        </w:rPr>
        <w:t>Having established that the visual presence of an incidental cause affects listeners’ perception of an unfamiliar talker’s speech, prior to any informative exposure to the talker, our second goal was to examine how this alteration in perception manifests itself in adaptation. To this end, we ran three exposure-test Experiments (2a-c). These experiments employ the exact same design and procedure but differ in the specific visual and acoustic stimuli they employ, as well as minor details of the post-experiment survey, and one significant shift in the pre-experiment practice phase. Specific differences are described in the methods.</w:t>
      </w:r>
    </w:p>
    <w:p w14:paraId="6E7201F7" w14:textId="32CB77A3" w:rsidR="00BC6876" w:rsidRPr="00ED3418" w:rsidRDefault="00BC6876" w:rsidP="00BC6876">
      <w:pPr>
        <w:rPr>
          <w:szCs w:val="22"/>
        </w:rPr>
      </w:pPr>
      <w:r w:rsidRPr="00ED3418">
        <w:rPr>
          <w:szCs w:val="22"/>
        </w:rPr>
        <w:t xml:space="preserve">Participants first underwent an exposure phase, wherein they were presented audiovisual speech stimuli of both English words and nonwords. A lexical decision task was used to ensure </w:t>
      </w:r>
      <w:r w:rsidRPr="00ED3418">
        <w:rPr>
          <w:szCs w:val="22"/>
        </w:rPr>
        <w:lastRenderedPageBreak/>
        <w:t>attention. Crucially, words typically containing either /s/ or /ʃ/ (split between-participant groups) were shifted in this phase to contain instead an ambiguous sound between /s/ and /ʃ/. During production of the critical /s/-/ʃ/ fricative, the talker either had the pen in the mouth (</w:t>
      </w:r>
      <w:r w:rsidRPr="00ED3418">
        <w:rPr>
          <w:szCs w:val="22"/>
        </w:rPr>
        <w:fldChar w:fldCharType="begin"/>
      </w:r>
      <w:r w:rsidRPr="00ED3418">
        <w:rPr>
          <w:szCs w:val="22"/>
        </w:rPr>
        <w:instrText xml:space="preserve"> REF _Ref81579849 \h </w:instrText>
      </w:r>
      <w:r w:rsidR="00ED3418" w:rsidRPr="00ED3418">
        <w:rPr>
          <w:szCs w:val="22"/>
        </w:rPr>
        <w:instrText xml:space="preserve"> \* MERGEFORMAT </w:instrText>
      </w:r>
      <w:r w:rsidRPr="00ED3418">
        <w:rPr>
          <w:szCs w:val="22"/>
        </w:rPr>
      </w:r>
      <w:r w:rsidRPr="00ED3418">
        <w:rPr>
          <w:szCs w:val="22"/>
        </w:rPr>
        <w:fldChar w:fldCharType="separate"/>
      </w:r>
      <w:r w:rsidRPr="00ED3418">
        <w:rPr>
          <w:szCs w:val="22"/>
        </w:rPr>
        <w:t xml:space="preserve">Figure </w:t>
      </w:r>
      <w:r w:rsidRPr="00ED3418">
        <w:rPr>
          <w:noProof/>
          <w:szCs w:val="22"/>
        </w:rPr>
        <w:t>1</w:t>
      </w:r>
      <w:r w:rsidRPr="00ED3418">
        <w:rPr>
          <w:szCs w:val="22"/>
        </w:rPr>
        <w:fldChar w:fldCharType="end"/>
      </w:r>
      <w:r w:rsidRPr="00ED3418">
        <w:rPr>
          <w:szCs w:val="22"/>
        </w:rPr>
        <w:t xml:space="preserve">, Panel A) or in the hand (Panel B), again split between-participant groups. This exposure phase was paradigmatically identical to that of Liu &amp; Jaeger (2018; Experiment 1). </w:t>
      </w:r>
    </w:p>
    <w:p w14:paraId="26C262A8" w14:textId="77777777" w:rsidR="00BC6876" w:rsidRPr="00ED3418" w:rsidRDefault="00BC6876" w:rsidP="00BC6876">
      <w:pPr>
        <w:rPr>
          <w:szCs w:val="22"/>
        </w:rPr>
      </w:pPr>
      <w:r w:rsidRPr="00ED3418">
        <w:rPr>
          <w:szCs w:val="22"/>
        </w:rPr>
        <w:t xml:space="preserve">All subjects then underwent a test phase identical to that of Experiment 1c. </w:t>
      </w:r>
    </w:p>
    <w:p w14:paraId="0A4F9FAD" w14:textId="77777777" w:rsidR="00BC6876" w:rsidRPr="00ED3418" w:rsidRDefault="00BC6876" w:rsidP="00BC6876">
      <w:pPr>
        <w:pStyle w:val="Heading2"/>
        <w:rPr>
          <w:szCs w:val="22"/>
        </w:rPr>
      </w:pPr>
      <w:r w:rsidRPr="00ED3418">
        <w:rPr>
          <w:szCs w:val="22"/>
        </w:rPr>
        <w:t>Methods</w:t>
      </w:r>
    </w:p>
    <w:p w14:paraId="2BAD5EC1" w14:textId="77777777" w:rsidR="00BC6876" w:rsidRPr="00ED3418" w:rsidRDefault="00BC6876" w:rsidP="00BC6876">
      <w:pPr>
        <w:rPr>
          <w:szCs w:val="22"/>
        </w:rPr>
      </w:pPr>
      <w:r w:rsidRPr="00ED3418">
        <w:rPr>
          <w:szCs w:val="22"/>
        </w:rPr>
        <w:t xml:space="preserve">Except for the use of audiovisual rather than audio-only test stimuli and minor procedural changes reported below, Experiments 2a-c closely followed Experiment 1a in Liu &amp; Jaeger (2018).  </w:t>
      </w:r>
    </w:p>
    <w:p w14:paraId="167194B7" w14:textId="3AAB594C" w:rsidR="00BC6876" w:rsidRPr="00ED3418" w:rsidRDefault="00BC6876" w:rsidP="00303033">
      <w:pPr>
        <w:rPr>
          <w:szCs w:val="22"/>
        </w:rPr>
      </w:pPr>
      <w:r w:rsidRPr="00ED3418">
        <w:rPr>
          <w:b/>
          <w:bCs/>
          <w:i/>
          <w:iCs/>
          <w:szCs w:val="22"/>
        </w:rPr>
        <w:t>Participants</w:t>
      </w:r>
      <w:r w:rsidRPr="00303033">
        <w:rPr>
          <w:b/>
          <w:bCs/>
          <w:i/>
          <w:iCs/>
          <w:szCs w:val="22"/>
          <w:highlight w:val="yellow"/>
        </w:rPr>
        <w:t>.</w:t>
      </w:r>
      <w:r w:rsidRPr="00303033">
        <w:rPr>
          <w:szCs w:val="22"/>
          <w:highlight w:val="yellow"/>
        </w:rPr>
        <w:t xml:space="preserve"> </w:t>
      </w:r>
      <w:r w:rsidR="00303033" w:rsidRPr="00303033">
        <w:rPr>
          <w:szCs w:val="22"/>
          <w:highlight w:val="yellow"/>
        </w:rPr>
        <w:t>Prolific things, to be added</w:t>
      </w:r>
    </w:p>
    <w:p w14:paraId="1E62E7DB" w14:textId="77777777" w:rsidR="00BC6876" w:rsidRPr="00ED3418" w:rsidRDefault="00BC6876" w:rsidP="00BC6876">
      <w:pPr>
        <w:rPr>
          <w:szCs w:val="22"/>
        </w:rPr>
      </w:pPr>
      <w:r w:rsidRPr="00ED3418">
        <w:rPr>
          <w:szCs w:val="22"/>
        </w:rPr>
        <w:t xml:space="preserve">Participants were excluded from the analysis if </w:t>
      </w:r>
      <w:r w:rsidRPr="00ED3418">
        <w:rPr>
          <w:szCs w:val="22"/>
          <w:highlight w:val="cyan"/>
        </w:rPr>
        <w:t>XYZ</w:t>
      </w:r>
    </w:p>
    <w:p w14:paraId="536578F3" w14:textId="77777777" w:rsidR="00BC6876" w:rsidRPr="00ED3418" w:rsidRDefault="00BC6876" w:rsidP="00BC6876">
      <w:pPr>
        <w:rPr>
          <w:i/>
          <w:iCs/>
          <w:szCs w:val="22"/>
        </w:rPr>
      </w:pPr>
      <w:r w:rsidRPr="00ED3418">
        <w:rPr>
          <w:b/>
          <w:bCs/>
          <w:i/>
          <w:iCs/>
          <w:szCs w:val="22"/>
        </w:rPr>
        <w:t xml:space="preserve">Materials. </w:t>
      </w:r>
      <w:r w:rsidRPr="00ED3418">
        <w:rPr>
          <w:szCs w:val="22"/>
        </w:rPr>
        <w:t>The exposure phase used identical stimuli to that of Liu &amp; Jaeger (2018, Exp. 1a). The test phase used identical stimuli to those of Experiment 1c.</w:t>
      </w:r>
    </w:p>
    <w:p w14:paraId="7610D0AA" w14:textId="5D3FF67E" w:rsidR="005E5AD7" w:rsidRDefault="00BC6876" w:rsidP="005E5AD7">
      <w:pPr>
        <w:rPr>
          <w:szCs w:val="22"/>
        </w:rPr>
      </w:pPr>
      <w:r w:rsidRPr="00ED3418">
        <w:rPr>
          <w:b/>
          <w:bCs/>
          <w:i/>
          <w:iCs/>
          <w:szCs w:val="22"/>
        </w:rPr>
        <w:t xml:space="preserve">Procedure. </w:t>
      </w:r>
      <w:r w:rsidRPr="00ED3418">
        <w:rPr>
          <w:szCs w:val="22"/>
        </w:rPr>
        <w:t xml:space="preserve">Our web-based procedure closely followed Liu and Jaeger (2018). </w:t>
      </w:r>
      <w:r w:rsidR="005E5AD7" w:rsidRPr="005E5AD7">
        <w:rPr>
          <w:szCs w:val="22"/>
          <w:shd w:val="clear" w:color="auto" w:fill="EFEFEF"/>
        </w:rPr>
        <w:t xml:space="preserve">We used the same HTML, CSS, and </w:t>
      </w:r>
      <w:proofErr w:type="spellStart"/>
      <w:r w:rsidR="005E5AD7" w:rsidRPr="005E5AD7">
        <w:rPr>
          <w:szCs w:val="22"/>
          <w:shd w:val="clear" w:color="auto" w:fill="EFEFEF"/>
        </w:rPr>
        <w:t>Javascript</w:t>
      </w:r>
      <w:proofErr w:type="spellEnd"/>
      <w:r w:rsidR="005E5AD7" w:rsidRPr="005E5AD7">
        <w:rPr>
          <w:szCs w:val="22"/>
          <w:shd w:val="clear" w:color="auto" w:fill="EFEFEF"/>
        </w:rPr>
        <w:t xml:space="preserve"> code (with the modifications necessary to accommodate our design) and same recruitment language for the HIT. The experiment thus largely looked identical to Liu and Jaeger (2018). The recruitment screen and instructions were identical to Liu and Jaeger (2018).</w:t>
      </w:r>
      <w:r w:rsidR="005E5AD7">
        <w:rPr>
          <w:szCs w:val="22"/>
          <w:shd w:val="clear" w:color="auto" w:fill="EFEFEF"/>
        </w:rPr>
        <w:t xml:space="preserve"> </w:t>
      </w:r>
      <w:r w:rsidRPr="00ED3418">
        <w:rPr>
          <w:szCs w:val="22"/>
        </w:rPr>
        <w:t>The experiment consisted of (1) instructions, followed by (2) a</w:t>
      </w:r>
      <w:r w:rsidR="005E5AD7">
        <w:rPr>
          <w:szCs w:val="22"/>
        </w:rPr>
        <w:t>n exposure phase, (3) a</w:t>
      </w:r>
      <w:r w:rsidRPr="00ED3418">
        <w:rPr>
          <w:szCs w:val="22"/>
        </w:rPr>
        <w:t xml:space="preserve"> test phase</w:t>
      </w:r>
      <w:r w:rsidR="005E5AD7">
        <w:rPr>
          <w:szCs w:val="22"/>
        </w:rPr>
        <w:t>,</w:t>
      </w:r>
      <w:r w:rsidRPr="00ED3418">
        <w:rPr>
          <w:szCs w:val="22"/>
        </w:rPr>
        <w:t xml:space="preserve"> and (</w:t>
      </w:r>
      <w:r w:rsidR="005E5AD7">
        <w:rPr>
          <w:szCs w:val="22"/>
        </w:rPr>
        <w:t>4</w:t>
      </w:r>
      <w:r w:rsidRPr="00ED3418">
        <w:rPr>
          <w:szCs w:val="22"/>
        </w:rPr>
        <w:t xml:space="preserve">) a post-experiment survey. </w:t>
      </w:r>
      <w:r w:rsidR="005E5AD7">
        <w:rPr>
          <w:szCs w:val="22"/>
        </w:rPr>
        <w:t>An e</w:t>
      </w:r>
      <w:r w:rsidRPr="00ED3418">
        <w:rPr>
          <w:szCs w:val="22"/>
        </w:rPr>
        <w:t xml:space="preserve">xact replica of </w:t>
      </w:r>
      <w:r w:rsidR="005E5AD7">
        <w:rPr>
          <w:szCs w:val="22"/>
        </w:rPr>
        <w:t>Experiment 2</w:t>
      </w:r>
      <w:r w:rsidRPr="00ED3418">
        <w:rPr>
          <w:szCs w:val="22"/>
        </w:rPr>
        <w:t xml:space="preserve"> for demonstration purposes can be found at </w:t>
      </w:r>
      <w:r w:rsidRPr="00ED3418">
        <w:rPr>
          <w:szCs w:val="22"/>
          <w:highlight w:val="cyan"/>
        </w:rPr>
        <w:t>XYZ</w:t>
      </w:r>
      <w:r w:rsidRPr="00ED3418">
        <w:rPr>
          <w:szCs w:val="22"/>
        </w:rPr>
        <w:t>. The same page contains screen recordings of a participant taking the experiment.</w:t>
      </w:r>
    </w:p>
    <w:p w14:paraId="622F8243" w14:textId="77777777" w:rsidR="005E5AD7" w:rsidRDefault="005E5AD7" w:rsidP="005E5AD7">
      <w:pPr>
        <w:rPr>
          <w:szCs w:val="22"/>
          <w:shd w:val="clear" w:color="auto" w:fill="EFEFEF"/>
        </w:rPr>
      </w:pPr>
      <w:r w:rsidRPr="005E5AD7">
        <w:rPr>
          <w:szCs w:val="22"/>
          <w:shd w:val="clear" w:color="auto" w:fill="EFEFEF"/>
        </w:rPr>
        <w:t>3.2 Procedure</w:t>
      </w:r>
    </w:p>
    <w:p w14:paraId="181692CA" w14:textId="77777777" w:rsidR="00866FDD" w:rsidRPr="00ED3418" w:rsidRDefault="00866FDD" w:rsidP="00866FDD">
      <w:pPr>
        <w:ind w:firstLine="0"/>
        <w:rPr>
          <w:b/>
          <w:bCs/>
          <w:i/>
          <w:iCs/>
          <w:szCs w:val="22"/>
        </w:rPr>
      </w:pPr>
    </w:p>
    <w:p w14:paraId="6CF542F5" w14:textId="23FADB7F" w:rsidR="00866FDD" w:rsidRPr="00866FDD" w:rsidRDefault="00866FDD" w:rsidP="00866FDD">
      <w:pPr>
        <w:rPr>
          <w:szCs w:val="22"/>
        </w:rPr>
      </w:pPr>
      <w:r w:rsidRPr="00ED3418">
        <w:rPr>
          <w:i/>
          <w:iCs/>
          <w:szCs w:val="22"/>
        </w:rPr>
        <w:t xml:space="preserve">Instructions. </w:t>
      </w:r>
      <w:r w:rsidRPr="00303033">
        <w:rPr>
          <w:b/>
          <w:bCs/>
          <w:i/>
          <w:iCs/>
          <w:szCs w:val="22"/>
          <w:highlight w:val="yellow"/>
        </w:rPr>
        <w:t>.</w:t>
      </w:r>
      <w:r w:rsidRPr="00303033">
        <w:rPr>
          <w:szCs w:val="22"/>
          <w:highlight w:val="yellow"/>
        </w:rPr>
        <w:t xml:space="preserve"> Prolific things, to be added</w:t>
      </w:r>
    </w:p>
    <w:p w14:paraId="53A53D0C" w14:textId="26FFD312" w:rsidR="005E5AD7" w:rsidRPr="00866FDD" w:rsidRDefault="005E5AD7" w:rsidP="005E5AD7">
      <w:pPr>
        <w:rPr>
          <w:i/>
          <w:iCs/>
          <w:szCs w:val="22"/>
          <w:shd w:val="clear" w:color="auto" w:fill="EFEFEF"/>
        </w:rPr>
      </w:pPr>
      <w:r w:rsidRPr="00866FDD">
        <w:rPr>
          <w:i/>
          <w:iCs/>
          <w:szCs w:val="22"/>
          <w:shd w:val="clear" w:color="auto" w:fill="EFEFEF"/>
        </w:rPr>
        <w:lastRenderedPageBreak/>
        <w:t>Exposure</w:t>
      </w:r>
    </w:p>
    <w:p w14:paraId="0523E71B" w14:textId="77777777" w:rsidR="005E5AD7" w:rsidRPr="005E5AD7" w:rsidRDefault="005E5AD7" w:rsidP="005E5AD7">
      <w:pPr>
        <w:rPr>
          <w:szCs w:val="22"/>
          <w:shd w:val="clear" w:color="auto" w:fill="EFEFEF"/>
        </w:rPr>
      </w:pPr>
      <w:r w:rsidRPr="005E5AD7">
        <w:rPr>
          <w:szCs w:val="22"/>
          <w:shd w:val="clear" w:color="auto" w:fill="EFEFEF"/>
        </w:rPr>
        <w:t>Although not reported in Liu and Jaeger (2018), the experiment employed catch trials during exposure. On those catch trials, a white dot appeared in the video. The dot appeared roughly in the center of the video, close to the talker's mouth---the region of the video that indicates the presence of an alternative cause for unexpected pronunciations (the pen in the mouth). Participants were instructed to press "B" when they noticed the white dot, and that this task served to distinguish human participants from robots (catch trials with similar language are not uncommon on Mechanical Turk). These instructions were first provided for the practice block, and remained in place during both the exposure and test block. One of the two videos during the practice phase contained a white dot, as did 12 videos during the exposure phase: six catch trials occurred with filler word videos and six occurred on filler non-word videos. Because of changes made to the list generation (described below), we use 10 of these catch trials: half on filler word trials and half on filler non-word trials. On half of these catch trials the speaker had the pen in the mouth, on the other half the pen was in the hand.</w:t>
      </w:r>
    </w:p>
    <w:p w14:paraId="4D659FF2" w14:textId="77777777" w:rsidR="005E5AD7" w:rsidRPr="005E5AD7" w:rsidRDefault="005E5AD7" w:rsidP="005E5AD7">
      <w:pPr>
        <w:rPr>
          <w:szCs w:val="22"/>
          <w:shd w:val="clear" w:color="auto" w:fill="EFEFEF"/>
        </w:rPr>
      </w:pPr>
      <w:r w:rsidRPr="005E5AD7">
        <w:rPr>
          <w:szCs w:val="22"/>
          <w:shd w:val="clear" w:color="auto" w:fill="EFEFEF"/>
        </w:rPr>
        <w:t xml:space="preserve">We also realized that having the participants press X or M after pressing B created some confusion: they had to wait before clicking X or M, or else sometimes the exposure phase would not proceed. Thus, unlike Liu and Jaeger (2018), the catch trials in the present experiment end when "B" is pressed whereas participants in Liu and Jaeger (2018) had to *additionally* answer the word vs. non-word question. We removed the latter task from the catch trials since our piloting showed that this trial structure---the need to press two buttons on some trials---was confusing. As a consequence, the lexical decision accuracies and reaction times we report below for the exposure phase are based on 88, rather than all 100, trials per participant. This change in method is not predicted to change the results. It does, however, provide us with an additional measure of the extent to which participants pay attention to the visual stimulus, on which causal inferences are </w:t>
      </w:r>
      <w:r w:rsidRPr="005E5AD7">
        <w:rPr>
          <w:szCs w:val="22"/>
          <w:shd w:val="clear" w:color="auto" w:fill="EFEFEF"/>
        </w:rPr>
        <w:lastRenderedPageBreak/>
        <w:t>hypothesized to be contingent.</w:t>
      </w:r>
    </w:p>
    <w:p w14:paraId="4EB5D60A" w14:textId="77777777" w:rsidR="005E5AD7" w:rsidRPr="005E5AD7" w:rsidRDefault="005E5AD7" w:rsidP="005E5AD7">
      <w:pPr>
        <w:rPr>
          <w:szCs w:val="22"/>
          <w:shd w:val="clear" w:color="auto" w:fill="EFEFEF"/>
        </w:rPr>
      </w:pPr>
      <w:r w:rsidRPr="005E5AD7">
        <w:rPr>
          <w:szCs w:val="22"/>
          <w:shd w:val="clear" w:color="auto" w:fill="EFEFEF"/>
        </w:rPr>
        <w:t>Following LJ18, we use 100 exposure trials, consisting of 10 words with typical fricatives, 10 words with shifted fricatives, 30 filler words, and 50 filler non-words. This is the same proportion of typical, shifted, and filler trials used in other previous studies (Kraljic et al., 2008; Kraljic &amp; Samuel, 2011). LJ18 generated two pseudo-randomized stimulus orders for exposure. These lists and their respective reverse orders formed four different exposure orders. Key binding---whether "X" and "M" corresponds to a word response or a non-word response, respectively, or vice versa---were counterbalanced within each of these four orders, resulting in a total of 8 different exposure lists. The two pseudorandom orders in LJ18 were generated by repeatedly randomizing the order of stimuli until critical items, fillers, and catch trials were somewhat evenly distributed across the list. We take a more systematic approach with the goal to create many randomized stimulus orders across participants, thereby creating cross-participant variability in nuisance factors not expected to affect test performance. Stimulus order was generated online, as part of the experiment. Invisible to participants, we divided exposure into ten blocks, each consisting of one word with a typical fricative (/s/ or /</w:t>
      </w:r>
      <w:proofErr w:type="spellStart"/>
      <w:r w:rsidRPr="005E5AD7">
        <w:rPr>
          <w:szCs w:val="22"/>
          <w:shd w:val="clear" w:color="auto" w:fill="EFEFEF"/>
        </w:rPr>
        <w:t>sh</w:t>
      </w:r>
      <w:proofErr w:type="spellEnd"/>
      <w:r w:rsidRPr="005E5AD7">
        <w:rPr>
          <w:szCs w:val="22"/>
          <w:shd w:val="clear" w:color="auto" w:fill="EFEFEF"/>
        </w:rPr>
        <w:t>/ depending on the exposure condition), one word with shifted fricative (/</w:t>
      </w:r>
      <w:proofErr w:type="spellStart"/>
      <w:r w:rsidRPr="005E5AD7">
        <w:rPr>
          <w:szCs w:val="22"/>
          <w:shd w:val="clear" w:color="auto" w:fill="EFEFEF"/>
        </w:rPr>
        <w:t>sh</w:t>
      </w:r>
      <w:proofErr w:type="spellEnd"/>
      <w:r w:rsidRPr="005E5AD7">
        <w:rPr>
          <w:szCs w:val="22"/>
          <w:shd w:val="clear" w:color="auto" w:fill="EFEFEF"/>
        </w:rPr>
        <w:t>/ or /s/ depending on the exposure condition), three filler words, and five filler non-words. The assignment of the specific videos to each block---for example, which of the 10 words with a typical fricative was assigned to block 1---was randomized. The order of the 10 stimuli in each block was also randomized under the constraint that two typical or two shifted words could never occur in adjacent list positions. The exposure list was obtained by concatenating the ten blocks, resulting in the 100 exposure trials.</w:t>
      </w:r>
    </w:p>
    <w:p w14:paraId="30E11048" w14:textId="77777777" w:rsidR="005E5AD7" w:rsidRPr="005E5AD7" w:rsidRDefault="005E5AD7" w:rsidP="005E5AD7">
      <w:pPr>
        <w:rPr>
          <w:szCs w:val="22"/>
          <w:shd w:val="clear" w:color="auto" w:fill="EFEFEF"/>
        </w:rPr>
      </w:pPr>
      <w:r w:rsidRPr="005E5AD7">
        <w:rPr>
          <w:szCs w:val="22"/>
          <w:shd w:val="clear" w:color="auto" w:fill="EFEFEF"/>
        </w:rPr>
        <w:t xml:space="preserve">Catch trials were evenly distributed across the ten blocks, with one catch trial per block. For each block, a random coin flip determined whether the catch trial was on a filler word or non-word. Across the 10 blocks, catch trials occurred on exactly 5 filler words and 5 filler non-words. </w:t>
      </w:r>
      <w:r w:rsidRPr="005E5AD7">
        <w:rPr>
          <w:szCs w:val="22"/>
          <w:shd w:val="clear" w:color="auto" w:fill="EFEFEF"/>
        </w:rPr>
        <w:lastRenderedPageBreak/>
        <w:t>Half of the catch trials occurred with the pen in the mouth and half with the pen in the hand.</w:t>
      </w:r>
    </w:p>
    <w:p w14:paraId="453A5B0B" w14:textId="3F512C7C" w:rsidR="005E5AD7" w:rsidRPr="00866FDD" w:rsidRDefault="005E5AD7" w:rsidP="005E5AD7">
      <w:pPr>
        <w:rPr>
          <w:i/>
          <w:iCs/>
          <w:szCs w:val="22"/>
          <w:shd w:val="clear" w:color="auto" w:fill="EFEFEF"/>
        </w:rPr>
      </w:pPr>
      <w:r w:rsidRPr="00866FDD">
        <w:rPr>
          <w:i/>
          <w:iCs/>
          <w:szCs w:val="22"/>
          <w:shd w:val="clear" w:color="auto" w:fill="EFEFEF"/>
        </w:rPr>
        <w:t>Test</w:t>
      </w:r>
    </w:p>
    <w:p w14:paraId="6AC39A5F" w14:textId="77777777" w:rsidR="005E5AD7" w:rsidRPr="005E5AD7" w:rsidRDefault="005E5AD7" w:rsidP="005E5AD7">
      <w:pPr>
        <w:rPr>
          <w:szCs w:val="22"/>
          <w:shd w:val="clear" w:color="auto" w:fill="EFEFEF"/>
        </w:rPr>
      </w:pPr>
      <w:r w:rsidRPr="005E5AD7">
        <w:rPr>
          <w:szCs w:val="22"/>
          <w:shd w:val="clear" w:color="auto" w:fill="EFEFEF"/>
        </w:rPr>
        <w:t xml:space="preserve">As in Liu and Jaeger (2018), participants listened to nonce-word stimuli drawn from the </w:t>
      </w:r>
      <w:proofErr w:type="spellStart"/>
      <w:r w:rsidRPr="005E5AD7">
        <w:rPr>
          <w:szCs w:val="22"/>
          <w:shd w:val="clear" w:color="auto" w:fill="EFEFEF"/>
        </w:rPr>
        <w:t>asi-ashi</w:t>
      </w:r>
      <w:proofErr w:type="spellEnd"/>
      <w:r w:rsidRPr="005E5AD7">
        <w:rPr>
          <w:szCs w:val="22"/>
          <w:shd w:val="clear" w:color="auto" w:fill="EFEFEF"/>
        </w:rPr>
        <w:t xml:space="preserve"> continuum, and were instructed to respond "whether the speaker is saying “</w:t>
      </w:r>
      <w:proofErr w:type="spellStart"/>
      <w:r w:rsidRPr="005E5AD7">
        <w:rPr>
          <w:szCs w:val="22"/>
          <w:shd w:val="clear" w:color="auto" w:fill="EFEFEF"/>
        </w:rPr>
        <w:t>asi</w:t>
      </w:r>
      <w:proofErr w:type="spellEnd"/>
      <w:r w:rsidRPr="005E5AD7">
        <w:rPr>
          <w:szCs w:val="22"/>
          <w:shd w:val="clear" w:color="auto" w:fill="EFEFEF"/>
        </w:rPr>
        <w:t>” or “</w:t>
      </w:r>
      <w:proofErr w:type="spellStart"/>
      <w:r w:rsidRPr="005E5AD7">
        <w:rPr>
          <w:szCs w:val="22"/>
          <w:shd w:val="clear" w:color="auto" w:fill="EFEFEF"/>
        </w:rPr>
        <w:t>ashi</w:t>
      </w:r>
      <w:proofErr w:type="spellEnd"/>
      <w:r w:rsidRPr="005E5AD7">
        <w:rPr>
          <w:szCs w:val="22"/>
          <w:shd w:val="clear" w:color="auto" w:fill="EFEFEF"/>
        </w:rPr>
        <w:t>" (and to press "B" when they saw a white dot, which never happened during test). These categorization responses form the primary data to assess perceptual recalibration and test our hypothesis.</w:t>
      </w:r>
    </w:p>
    <w:p w14:paraId="6D06257F" w14:textId="77777777" w:rsidR="005E5AD7" w:rsidRPr="005E5AD7" w:rsidRDefault="005E5AD7" w:rsidP="005E5AD7">
      <w:pPr>
        <w:rPr>
          <w:szCs w:val="22"/>
          <w:shd w:val="clear" w:color="auto" w:fill="EFEFEF"/>
        </w:rPr>
      </w:pPr>
      <w:r w:rsidRPr="005E5AD7">
        <w:rPr>
          <w:szCs w:val="22"/>
          <w:shd w:val="clear" w:color="auto" w:fill="EFEFEF"/>
        </w:rPr>
        <w:t xml:space="preserve">The 72 audio-visual stimuli were grouped into six blocks of 12 stimuli, so that each block fully crossed the two video conditions (pen in hand vs. mouth) with the six audio conditions (step along the </w:t>
      </w:r>
      <w:proofErr w:type="spellStart"/>
      <w:r w:rsidRPr="005E5AD7">
        <w:rPr>
          <w:szCs w:val="22"/>
          <w:shd w:val="clear" w:color="auto" w:fill="EFEFEF"/>
        </w:rPr>
        <w:t>asi-ashi</w:t>
      </w:r>
      <w:proofErr w:type="spellEnd"/>
      <w:r w:rsidRPr="005E5AD7">
        <w:rPr>
          <w:szCs w:val="22"/>
          <w:shd w:val="clear" w:color="auto" w:fill="EFEFEF"/>
        </w:rPr>
        <w:t xml:space="preserve"> continuum). We further made sure that the same video was never repeated within the same block, and that each block contained exactly six videos that had been extracted from a video with a word containing /s/ (3 with the pen in the hand, 3 with the pen in the mouth) and six videos that had been extracted from a video with a word containing /</w:t>
      </w:r>
      <w:proofErr w:type="spellStart"/>
      <w:r w:rsidRPr="005E5AD7">
        <w:rPr>
          <w:szCs w:val="22"/>
          <w:shd w:val="clear" w:color="auto" w:fill="EFEFEF"/>
        </w:rPr>
        <w:t>sh</w:t>
      </w:r>
      <w:proofErr w:type="spellEnd"/>
      <w:r w:rsidRPr="005E5AD7">
        <w:rPr>
          <w:szCs w:val="22"/>
          <w:shd w:val="clear" w:color="auto" w:fill="EFEFEF"/>
        </w:rPr>
        <w:t>/ (3 with the pen in the hand, 3 with the pen in the mouth). Following Liu and Jaeger (2018), stimuli were randomized for each participant while obeying the constraints described here.</w:t>
      </w:r>
    </w:p>
    <w:p w14:paraId="1FD96410" w14:textId="28246DCF" w:rsidR="005E5AD7" w:rsidRPr="00866FDD" w:rsidRDefault="005E5AD7" w:rsidP="005E5AD7">
      <w:pPr>
        <w:rPr>
          <w:i/>
          <w:iCs/>
          <w:szCs w:val="22"/>
          <w:shd w:val="clear" w:color="auto" w:fill="EFEFEF"/>
        </w:rPr>
      </w:pPr>
      <w:r w:rsidRPr="00866FDD">
        <w:rPr>
          <w:i/>
          <w:iCs/>
          <w:szCs w:val="22"/>
          <w:shd w:val="clear" w:color="auto" w:fill="EFEFEF"/>
        </w:rPr>
        <w:t>Post-experiment survey</w:t>
      </w:r>
    </w:p>
    <w:p w14:paraId="71E07514" w14:textId="77777777" w:rsidR="005E5AD7" w:rsidRPr="005E5AD7" w:rsidRDefault="005E5AD7" w:rsidP="005E5AD7">
      <w:pPr>
        <w:rPr>
          <w:szCs w:val="22"/>
          <w:shd w:val="clear" w:color="auto" w:fill="EFEFEF"/>
        </w:rPr>
      </w:pPr>
      <w:r w:rsidRPr="005E5AD7">
        <w:rPr>
          <w:szCs w:val="22"/>
          <w:shd w:val="clear" w:color="auto" w:fill="EFEFEF"/>
        </w:rPr>
        <w:t xml:space="preserve">Following Experiment 1b, we made minor changes to the survey, with the goal to increase the clarity of our questions about internet connectivity. Specifically, we changed the two questions that asked about video or sound issues during the experiment. We clarified that these questions were asking solely about technical issues, rather than any oddities between the alignment of the video and audio (as separate questions already assessed that aspect). The revised questions were introduced by the following statement: </w:t>
      </w:r>
    </w:p>
    <w:p w14:paraId="4AF8741B" w14:textId="77777777" w:rsidR="005E5AD7" w:rsidRPr="005E5AD7" w:rsidRDefault="005E5AD7" w:rsidP="005E5AD7">
      <w:pPr>
        <w:rPr>
          <w:szCs w:val="22"/>
          <w:shd w:val="clear" w:color="auto" w:fill="EFEFEF"/>
        </w:rPr>
      </w:pPr>
      <w:r w:rsidRPr="005E5AD7">
        <w:rPr>
          <w:szCs w:val="22"/>
          <w:shd w:val="clear" w:color="auto" w:fill="EFEFEF"/>
        </w:rPr>
        <w:t xml:space="preserve">"The videos and sounds in this experiment were manipulated by aligning the same video with different sound sources. As a consequence, you might have noticed some 'jumps' or slightly </w:t>
      </w:r>
      <w:proofErr w:type="gramStart"/>
      <w:r w:rsidRPr="005E5AD7">
        <w:rPr>
          <w:szCs w:val="22"/>
          <w:shd w:val="clear" w:color="auto" w:fill="EFEFEF"/>
        </w:rPr>
        <w:lastRenderedPageBreak/>
        <w:t>odd looking</w:t>
      </w:r>
      <w:proofErr w:type="gramEnd"/>
      <w:r w:rsidRPr="005E5AD7">
        <w:rPr>
          <w:szCs w:val="22"/>
          <w:shd w:val="clear" w:color="auto" w:fill="EFEFEF"/>
        </w:rPr>
        <w:t xml:space="preserve"> moments in the video. **Here we are interested in *potential technical issues with the internet connection* beyond any oddities you might have noticed about how the video and sound aligned.**" (emphasis in original)</w:t>
      </w:r>
    </w:p>
    <w:p w14:paraId="09AEA449" w14:textId="388B02C1" w:rsidR="005E5AD7" w:rsidRDefault="005E5AD7" w:rsidP="005E5AD7">
      <w:pPr>
        <w:rPr>
          <w:szCs w:val="22"/>
          <w:shd w:val="clear" w:color="auto" w:fill="EFEFEF"/>
        </w:rPr>
      </w:pPr>
      <w:r w:rsidRPr="005E5AD7">
        <w:rPr>
          <w:szCs w:val="22"/>
          <w:shd w:val="clear" w:color="auto" w:fill="EFEFEF"/>
        </w:rPr>
        <w:t xml:space="preserve"> Then two questions assessed whether the videos or sounds failed to load or stopped and restarted playing during exposure. As these revised questions explicitly mentioned that the videos and sounds had been manipulated, they were moved towards the end of the survey, so that they followed any questions that inquired about the pronunciation of the talker in the video (recall that participants could not go back to previously answered questions).</w:t>
      </w:r>
    </w:p>
    <w:p w14:paraId="2C0F0509" w14:textId="77777777" w:rsidR="00BC6876" w:rsidRPr="00ED3418" w:rsidRDefault="00BC6876" w:rsidP="00BC6876">
      <w:pPr>
        <w:rPr>
          <w:szCs w:val="22"/>
        </w:rPr>
      </w:pPr>
      <w:r w:rsidRPr="00ED3418">
        <w:rPr>
          <w:szCs w:val="22"/>
        </w:rPr>
        <w:t>3.2.4 Exclusion criteria</w:t>
      </w:r>
    </w:p>
    <w:p w14:paraId="5740FBB7" w14:textId="3DAC1505" w:rsidR="00BC6876" w:rsidRPr="00ED3418" w:rsidRDefault="00BC6876" w:rsidP="00BC6876">
      <w:pPr>
        <w:rPr>
          <w:szCs w:val="22"/>
        </w:rPr>
      </w:pPr>
      <w:r w:rsidRPr="00ED3418">
        <w:rPr>
          <w:b/>
          <w:szCs w:val="22"/>
        </w:rPr>
        <w:tab/>
      </w:r>
      <w:r w:rsidRPr="00ED3418">
        <w:rPr>
          <w:szCs w:val="22"/>
        </w:rPr>
        <w:t>We followed the same exclusion criteria as for Experiments 1a and 1b, including excluding participants who did not make the acceptance criteria but who took the experiment anyway. Additionally, we excluded participants with a less than 0.85 lexical decision accuracy in exposure.</w:t>
      </w:r>
      <w:r w:rsidR="00866FDD">
        <w:rPr>
          <w:szCs w:val="22"/>
        </w:rPr>
        <w:t xml:space="preserve"> F</w:t>
      </w:r>
      <w:r w:rsidR="00866FDD" w:rsidRPr="005E5AD7">
        <w:rPr>
          <w:szCs w:val="22"/>
        </w:rPr>
        <w:t xml:space="preserve">ollowing  Liu and Jaeger (2018), we  </w:t>
      </w:r>
      <w:r w:rsidR="00866FDD" w:rsidRPr="005E5AD7">
        <w:rPr>
          <w:szCs w:val="22"/>
          <w:highlight w:val="yellow"/>
        </w:rPr>
        <w:t>OTHER EXCLUSIONS</w:t>
      </w:r>
    </w:p>
    <w:p w14:paraId="73058653" w14:textId="0DAF4693" w:rsidR="00BC6876" w:rsidRPr="00ED3418" w:rsidRDefault="00C0082E" w:rsidP="00BC6876">
      <w:pPr>
        <w:rPr>
          <w:szCs w:val="22"/>
        </w:rPr>
      </w:pPr>
      <w:r w:rsidRPr="00C0082E">
        <w:rPr>
          <w:noProof/>
          <w:szCs w:val="22"/>
          <w:lang w:eastAsia="tr-TR"/>
        </w:rPr>
        <w:lastRenderedPageBreak/>
        <w:drawing>
          <wp:anchor distT="0" distB="0" distL="114300" distR="114300" simplePos="0" relativeHeight="251675648" behindDoc="0" locked="0" layoutInCell="1" allowOverlap="1" wp14:anchorId="24B4B1C7" wp14:editId="18331C25">
            <wp:simplePos x="0" y="0"/>
            <wp:positionH relativeFrom="margin">
              <wp:align>right</wp:align>
            </wp:positionH>
            <wp:positionV relativeFrom="paragraph">
              <wp:posOffset>288290</wp:posOffset>
            </wp:positionV>
            <wp:extent cx="5486400" cy="3349625"/>
            <wp:effectExtent l="0" t="0" r="0" b="3175"/>
            <wp:wrapTight wrapText="bothSides">
              <wp:wrapPolygon edited="0">
                <wp:start x="0" y="0"/>
                <wp:lineTo x="0" y="21498"/>
                <wp:lineTo x="21525" y="21498"/>
                <wp:lineTo x="21525" y="0"/>
                <wp:lineTo x="0" y="0"/>
              </wp:wrapPolygon>
            </wp:wrapTight>
            <wp:docPr id="2" name="Picture 2">
              <a:extLst xmlns:a="http://schemas.openxmlformats.org/drawingml/2006/main">
                <a:ext uri="{FF2B5EF4-FFF2-40B4-BE49-F238E27FC236}">
                  <a16:creationId xmlns:a16="http://schemas.microsoft.com/office/drawing/2014/main" id="{5DFBF4B8-7F32-7471-E26C-1D5BDD787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FBF4B8-7F32-7471-E26C-1D5BDD787B55}"/>
                        </a:ext>
                      </a:extLst>
                    </pic:cNvPr>
                    <pic:cNvPicPr>
                      <a:picLocks noChangeAspect="1"/>
                    </pic:cNvPicPr>
                  </pic:nvPicPr>
                  <pic:blipFill>
                    <a:blip r:embed="rId22"/>
                    <a:stretch>
                      <a:fillRect/>
                    </a:stretch>
                  </pic:blipFill>
                  <pic:spPr>
                    <a:xfrm>
                      <a:off x="0" y="0"/>
                      <a:ext cx="5486400" cy="3349625"/>
                    </a:xfrm>
                    <a:prstGeom prst="rect">
                      <a:avLst/>
                    </a:prstGeom>
                  </pic:spPr>
                </pic:pic>
              </a:graphicData>
            </a:graphic>
          </wp:anchor>
        </w:drawing>
      </w:r>
      <w:r w:rsidR="00BC6876" w:rsidRPr="00ED3418">
        <w:rPr>
          <w:szCs w:val="22"/>
        </w:rPr>
        <w:t>3.3 Results</w:t>
      </w:r>
    </w:p>
    <w:p w14:paraId="2E9D68F3" w14:textId="65860E46" w:rsidR="008736CF" w:rsidRPr="009B33EA" w:rsidRDefault="009B33EA" w:rsidP="009B33EA">
      <w:pPr>
        <w:pStyle w:val="ListParagraph"/>
        <w:numPr>
          <w:ilvl w:val="0"/>
          <w:numId w:val="29"/>
        </w:numPr>
        <w:rPr>
          <w:szCs w:val="22"/>
          <w:lang w:val="tr-TR" w:eastAsia="tr-TR"/>
        </w:rPr>
      </w:pPr>
      <w:r>
        <w:rPr>
          <w:szCs w:val="22"/>
          <w:lang w:val="tr-TR" w:eastAsia="tr-TR"/>
        </w:rPr>
        <w:t>(</w:t>
      </w:r>
      <w:proofErr w:type="spellStart"/>
      <w:proofErr w:type="gramStart"/>
      <w:r>
        <w:rPr>
          <w:szCs w:val="22"/>
          <w:lang w:val="tr-TR" w:eastAsia="tr-TR"/>
        </w:rPr>
        <w:t>equally</w:t>
      </w:r>
      <w:proofErr w:type="spellEnd"/>
      <w:proofErr w:type="gramEnd"/>
      <w:r>
        <w:rPr>
          <w:szCs w:val="22"/>
          <w:lang w:val="tr-TR" w:eastAsia="tr-TR"/>
        </w:rPr>
        <w:t xml:space="preserve">) </w:t>
      </w:r>
      <w:proofErr w:type="spellStart"/>
      <w:r>
        <w:rPr>
          <w:szCs w:val="22"/>
          <w:lang w:val="tr-TR" w:eastAsia="tr-TR"/>
        </w:rPr>
        <w:t>robust</w:t>
      </w:r>
      <w:proofErr w:type="spellEnd"/>
      <w:r>
        <w:rPr>
          <w:szCs w:val="22"/>
          <w:lang w:val="tr-TR" w:eastAsia="tr-TR"/>
        </w:rPr>
        <w:t xml:space="preserve"> </w:t>
      </w:r>
      <w:proofErr w:type="spellStart"/>
      <w:r>
        <w:rPr>
          <w:szCs w:val="22"/>
          <w:lang w:val="tr-TR" w:eastAsia="tr-TR"/>
        </w:rPr>
        <w:t>learning</w:t>
      </w:r>
      <w:proofErr w:type="spellEnd"/>
      <w:r>
        <w:rPr>
          <w:szCs w:val="22"/>
          <w:lang w:val="tr-TR" w:eastAsia="tr-TR"/>
        </w:rPr>
        <w:t xml:space="preserve"> in </w:t>
      </w:r>
      <w:proofErr w:type="spellStart"/>
      <w:r>
        <w:rPr>
          <w:szCs w:val="22"/>
          <w:lang w:val="tr-TR" w:eastAsia="tr-TR"/>
        </w:rPr>
        <w:t>all</w:t>
      </w:r>
      <w:proofErr w:type="spellEnd"/>
      <w:r>
        <w:rPr>
          <w:szCs w:val="22"/>
          <w:lang w:val="tr-TR" w:eastAsia="tr-TR"/>
        </w:rPr>
        <w:t xml:space="preserve"> </w:t>
      </w:r>
      <w:proofErr w:type="spellStart"/>
      <w:r>
        <w:rPr>
          <w:szCs w:val="22"/>
          <w:lang w:val="tr-TR" w:eastAsia="tr-TR"/>
        </w:rPr>
        <w:t>conditions</w:t>
      </w:r>
      <w:proofErr w:type="spellEnd"/>
    </w:p>
    <w:p w14:paraId="3B6B13FF" w14:textId="4AF99A6D" w:rsidR="009B33EA" w:rsidRPr="009B33EA" w:rsidRDefault="009B33EA" w:rsidP="009B33EA">
      <w:pPr>
        <w:ind w:firstLine="0"/>
        <w:rPr>
          <w:szCs w:val="22"/>
          <w:u w:val="single"/>
          <w:lang w:val="tr-TR" w:eastAsia="tr-TR"/>
        </w:rPr>
      </w:pPr>
      <w:proofErr w:type="spellStart"/>
      <w:r w:rsidRPr="009B33EA">
        <w:rPr>
          <w:szCs w:val="22"/>
          <w:u w:val="single"/>
          <w:lang w:val="tr-TR" w:eastAsia="tr-TR"/>
        </w:rPr>
        <w:t>Discussion</w:t>
      </w:r>
      <w:proofErr w:type="spellEnd"/>
      <w:r w:rsidRPr="009B33EA">
        <w:rPr>
          <w:szCs w:val="22"/>
          <w:u w:val="single"/>
          <w:lang w:val="tr-TR" w:eastAsia="tr-TR"/>
        </w:rPr>
        <w:t>:</w:t>
      </w:r>
    </w:p>
    <w:p w14:paraId="68BBDE87" w14:textId="42EDE4B0" w:rsidR="008736CF" w:rsidRPr="008736CF" w:rsidRDefault="008736CF" w:rsidP="008736CF">
      <w:pPr>
        <w:rPr>
          <w:szCs w:val="22"/>
          <w:lang w:val="tr-TR" w:eastAsia="tr-TR"/>
        </w:rPr>
      </w:pPr>
      <w:r w:rsidRPr="008736CF">
        <w:rPr>
          <w:szCs w:val="22"/>
          <w:lang w:val="tr-TR" w:eastAsia="tr-TR"/>
        </w:rPr>
        <w:t xml:space="preserve">At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blush</w:t>
      </w:r>
      <w:proofErr w:type="spellEnd"/>
      <w:r w:rsidRPr="008736CF">
        <w:rPr>
          <w:szCs w:val="22"/>
          <w:lang w:val="tr-TR" w:eastAsia="tr-TR"/>
        </w:rPr>
        <w:t xml:space="preserve">, </w:t>
      </w:r>
      <w:proofErr w:type="spellStart"/>
      <w:r w:rsidRPr="008736CF">
        <w:rPr>
          <w:szCs w:val="22"/>
          <w:lang w:val="tr-TR" w:eastAsia="tr-TR"/>
        </w:rPr>
        <w:t>robust</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seems</w:t>
      </w:r>
      <w:proofErr w:type="spellEnd"/>
      <w:r w:rsidRPr="008736CF">
        <w:rPr>
          <w:szCs w:val="22"/>
          <w:lang w:val="tr-TR" w:eastAsia="tr-TR"/>
        </w:rPr>
        <w:t xml:space="preserve"> </w:t>
      </w:r>
      <w:proofErr w:type="spellStart"/>
      <w:r w:rsidRPr="008736CF">
        <w:rPr>
          <w:szCs w:val="22"/>
          <w:lang w:val="tr-TR" w:eastAsia="tr-TR"/>
        </w:rPr>
        <w:t>counter</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theories</w:t>
      </w:r>
      <w:proofErr w:type="spellEnd"/>
      <w:r w:rsidRPr="008736CF">
        <w:rPr>
          <w:szCs w:val="22"/>
          <w:lang w:val="tr-TR" w:eastAsia="tr-TR"/>
        </w:rPr>
        <w:t xml:space="preserve"> of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Important</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consider</w:t>
      </w:r>
      <w:proofErr w:type="spellEnd"/>
      <w:r w:rsidRPr="008736CF">
        <w:rPr>
          <w:szCs w:val="22"/>
          <w:lang w:val="tr-TR" w:eastAsia="tr-TR"/>
        </w:rPr>
        <w:t xml:space="preserve"> here, </w:t>
      </w:r>
      <w:proofErr w:type="spellStart"/>
      <w:r w:rsidRPr="008736CF">
        <w:rPr>
          <w:szCs w:val="22"/>
          <w:lang w:val="tr-TR" w:eastAsia="tr-TR"/>
        </w:rPr>
        <w:t>however</w:t>
      </w:r>
      <w:proofErr w:type="spellEnd"/>
      <w:r w:rsidRPr="008736CF">
        <w:rPr>
          <w:szCs w:val="22"/>
          <w:lang w:val="tr-TR" w:eastAsia="tr-TR"/>
        </w:rPr>
        <w:t xml:space="preserve">, is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overall</w:t>
      </w:r>
      <w:proofErr w:type="spellEnd"/>
      <w:r w:rsidRPr="008736CF">
        <w:rPr>
          <w:szCs w:val="22"/>
          <w:lang w:val="tr-TR" w:eastAsia="tr-TR"/>
        </w:rPr>
        <w:t xml:space="preserve"> </w:t>
      </w:r>
      <w:proofErr w:type="spellStart"/>
      <w:r w:rsidRPr="008736CF">
        <w:rPr>
          <w:szCs w:val="22"/>
          <w:lang w:val="tr-TR" w:eastAsia="tr-TR"/>
        </w:rPr>
        <w:t>contextual</w:t>
      </w:r>
      <w:proofErr w:type="spellEnd"/>
      <w:r w:rsidRPr="008736CF">
        <w:rPr>
          <w:szCs w:val="22"/>
          <w:lang w:val="tr-TR" w:eastAsia="tr-TR"/>
        </w:rPr>
        <w:t xml:space="preserve"> </w:t>
      </w:r>
      <w:proofErr w:type="spellStart"/>
      <w:r w:rsidRPr="008736CF">
        <w:rPr>
          <w:szCs w:val="22"/>
          <w:lang w:val="tr-TR" w:eastAsia="tr-TR"/>
        </w:rPr>
        <w:t>similarity</w:t>
      </w:r>
      <w:proofErr w:type="spellEnd"/>
      <w:r w:rsidRPr="008736CF">
        <w:rPr>
          <w:szCs w:val="22"/>
          <w:lang w:val="tr-TR" w:eastAsia="tr-TR"/>
        </w:rPr>
        <w:t xml:space="preserve"> </w:t>
      </w:r>
      <w:proofErr w:type="spellStart"/>
      <w:r w:rsidRPr="008736CF">
        <w:rPr>
          <w:szCs w:val="22"/>
          <w:lang w:val="tr-TR" w:eastAsia="tr-TR"/>
        </w:rPr>
        <w:t>between</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w:t>
      </w:r>
      <w:proofErr w:type="spellStart"/>
      <w:r w:rsidRPr="008736CF">
        <w:rPr>
          <w:szCs w:val="22"/>
          <w:lang w:val="tr-TR" w:eastAsia="tr-TR"/>
        </w:rPr>
        <w:t>study</w:t>
      </w:r>
      <w:proofErr w:type="spellEnd"/>
      <w:r w:rsidRPr="008736CF">
        <w:rPr>
          <w:szCs w:val="22"/>
          <w:lang w:val="tr-TR" w:eastAsia="tr-TR"/>
        </w:rPr>
        <w:t xml:space="preserve">. </w:t>
      </w:r>
      <w:proofErr w:type="spellStart"/>
      <w:r w:rsidRPr="008736CF">
        <w:rPr>
          <w:szCs w:val="22"/>
          <w:lang w:val="tr-TR" w:eastAsia="tr-TR"/>
        </w:rPr>
        <w:t>Prior</w:t>
      </w:r>
      <w:proofErr w:type="spellEnd"/>
      <w:r w:rsidRPr="008736CF">
        <w:rPr>
          <w:szCs w:val="22"/>
          <w:lang w:val="tr-TR" w:eastAsia="tr-TR"/>
        </w:rPr>
        <w:t xml:space="preserve"> </w:t>
      </w:r>
      <w:proofErr w:type="spellStart"/>
      <w:r w:rsidRPr="008736CF">
        <w:rPr>
          <w:szCs w:val="22"/>
          <w:lang w:val="tr-TR" w:eastAsia="tr-TR"/>
        </w:rPr>
        <w:t>work</w:t>
      </w:r>
      <w:proofErr w:type="spellEnd"/>
      <w:r w:rsidRPr="008736CF">
        <w:rPr>
          <w:szCs w:val="22"/>
          <w:lang w:val="tr-TR" w:eastAsia="tr-TR"/>
        </w:rPr>
        <w:t xml:space="preserve"> has </w:t>
      </w:r>
      <w:proofErr w:type="spellStart"/>
      <w:r w:rsidRPr="008736CF">
        <w:rPr>
          <w:szCs w:val="22"/>
          <w:lang w:val="tr-TR" w:eastAsia="tr-TR"/>
        </w:rPr>
        <w:t>established</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shift</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in </w:t>
      </w:r>
      <w:proofErr w:type="spellStart"/>
      <w:r w:rsidRPr="008736CF">
        <w:rPr>
          <w:szCs w:val="22"/>
          <w:lang w:val="tr-TR" w:eastAsia="tr-TR"/>
        </w:rPr>
        <w:t>visual</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-in-</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episodes</w:t>
      </w:r>
      <w:proofErr w:type="spellEnd"/>
      <w:r w:rsidRPr="008736CF">
        <w:rPr>
          <w:szCs w:val="22"/>
          <w:lang w:val="tr-TR" w:eastAsia="tr-TR"/>
        </w:rPr>
        <w:t xml:space="preserve"> </w:t>
      </w:r>
      <w:proofErr w:type="spellStart"/>
      <w:r w:rsidRPr="008736CF">
        <w:rPr>
          <w:szCs w:val="22"/>
          <w:lang w:val="tr-TR" w:eastAsia="tr-TR"/>
        </w:rPr>
        <w:t>does</w:t>
      </w:r>
      <w:proofErr w:type="spellEnd"/>
      <w:r w:rsidRPr="008736CF">
        <w:rPr>
          <w:szCs w:val="22"/>
          <w:lang w:val="tr-TR" w:eastAsia="tr-TR"/>
        </w:rPr>
        <w:t xml:space="preserve"> not </w:t>
      </w:r>
      <w:proofErr w:type="spellStart"/>
      <w:r w:rsidRPr="008736CF">
        <w:rPr>
          <w:szCs w:val="22"/>
          <w:lang w:val="tr-TR" w:eastAsia="tr-TR"/>
        </w:rPr>
        <w:t>seem</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crucial</w:t>
      </w:r>
      <w:proofErr w:type="spellEnd"/>
      <w:r w:rsidRPr="008736CF">
        <w:rPr>
          <w:szCs w:val="22"/>
          <w:lang w:val="tr-TR" w:eastAsia="tr-TR"/>
        </w:rPr>
        <w:t xml:space="preserve"> </w:t>
      </w:r>
      <w:proofErr w:type="spellStart"/>
      <w:r w:rsidRPr="008736CF">
        <w:rPr>
          <w:szCs w:val="22"/>
          <w:lang w:val="tr-TR" w:eastAsia="tr-TR"/>
        </w:rPr>
        <w:t>shifts</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herein</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2nd </w:t>
      </w:r>
      <w:proofErr w:type="spellStart"/>
      <w:r w:rsidRPr="008736CF">
        <w:rPr>
          <w:szCs w:val="22"/>
          <w:lang w:val="tr-TR" w:eastAsia="tr-TR"/>
        </w:rPr>
        <w:t>experiment</w:t>
      </w:r>
      <w:proofErr w:type="spellEnd"/>
      <w:r w:rsidRPr="008736CF">
        <w:rPr>
          <w:szCs w:val="22"/>
          <w:lang w:val="tr-TR" w:eastAsia="tr-TR"/>
        </w:rPr>
        <w:t xml:space="preserve"> of </w:t>
      </w:r>
      <w:proofErr w:type="spellStart"/>
      <w:r w:rsidRPr="008736CF">
        <w:rPr>
          <w:szCs w:val="22"/>
          <w:lang w:val="tr-TR" w:eastAsia="tr-TR"/>
        </w:rPr>
        <w:t>Kraljic</w:t>
      </w:r>
      <w:proofErr w:type="spellEnd"/>
      <w:r w:rsidRPr="008736CF">
        <w:rPr>
          <w:szCs w:val="22"/>
          <w:lang w:val="tr-TR" w:eastAsia="tr-TR"/>
        </w:rPr>
        <w:t xml:space="preserve"> &amp; </w:t>
      </w:r>
      <w:proofErr w:type="spellStart"/>
      <w:r w:rsidRPr="008736CF">
        <w:rPr>
          <w:szCs w:val="22"/>
          <w:lang w:val="tr-TR" w:eastAsia="tr-TR"/>
        </w:rPr>
        <w:t>Samuel</w:t>
      </w:r>
      <w:proofErr w:type="spellEnd"/>
      <w:r w:rsidRPr="008736CF">
        <w:rPr>
          <w:szCs w:val="22"/>
          <w:lang w:val="tr-TR" w:eastAsia="tr-TR"/>
        </w:rPr>
        <w:t xml:space="preserve">, 2011, </w:t>
      </w:r>
      <w:proofErr w:type="spellStart"/>
      <w:r w:rsidRPr="008736CF">
        <w:rPr>
          <w:szCs w:val="22"/>
          <w:lang w:val="tr-TR" w:eastAsia="tr-TR"/>
        </w:rPr>
        <w:t>establishing</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audio-only</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are</w:t>
      </w:r>
      <w:proofErr w:type="spellEnd"/>
      <w:r w:rsidRPr="008736CF">
        <w:rPr>
          <w:szCs w:val="22"/>
          <w:lang w:val="tr-TR" w:eastAsia="tr-TR"/>
        </w:rPr>
        <w:t xml:space="preserve"> </w:t>
      </w:r>
      <w:proofErr w:type="spellStart"/>
      <w:r w:rsidRPr="008736CF">
        <w:rPr>
          <w:szCs w:val="22"/>
          <w:lang w:val="tr-TR" w:eastAsia="tr-TR"/>
        </w:rPr>
        <w:t>assumed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be </w:t>
      </w:r>
      <w:proofErr w:type="spellStart"/>
      <w:r w:rsidRPr="008736CF">
        <w:rPr>
          <w:szCs w:val="22"/>
          <w:lang w:val="tr-TR" w:eastAsia="tr-TR"/>
        </w:rPr>
        <w:t>characteristic</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talker</w:t>
      </w:r>
      <w:proofErr w:type="spellEnd"/>
      <w:r w:rsidRPr="008736CF">
        <w:rPr>
          <w:szCs w:val="22"/>
          <w:lang w:val="tr-TR" w:eastAsia="tr-TR"/>
        </w:rPr>
        <w:t xml:space="preserve">, </w:t>
      </w:r>
      <w:proofErr w:type="spellStart"/>
      <w:r w:rsidRPr="008736CF">
        <w:rPr>
          <w:szCs w:val="22"/>
          <w:lang w:val="tr-TR" w:eastAsia="tr-TR"/>
        </w:rPr>
        <w:t>given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contrary</w:t>
      </w:r>
      <w:proofErr w:type="spellEnd"/>
      <w:r w:rsidRPr="008736CF">
        <w:rPr>
          <w:szCs w:val="22"/>
          <w:lang w:val="tr-TR" w:eastAsia="tr-TR"/>
        </w:rPr>
        <w:t xml:space="preserve">.  Visual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without</w:t>
      </w:r>
      <w:proofErr w:type="spellEnd"/>
      <w:r w:rsidRPr="008736CF">
        <w:rPr>
          <w:szCs w:val="22"/>
          <w:lang w:val="tr-TR" w:eastAsia="tr-TR"/>
        </w:rPr>
        <w:t xml:space="preserve"> </w:t>
      </w:r>
      <w:proofErr w:type="spellStart"/>
      <w:r w:rsidRPr="008736CF">
        <w:rPr>
          <w:szCs w:val="22"/>
          <w:lang w:val="tr-TR" w:eastAsia="tr-TR"/>
        </w:rPr>
        <w:t>incidental</w:t>
      </w:r>
      <w:proofErr w:type="spellEnd"/>
      <w:r w:rsidRPr="008736CF">
        <w:rPr>
          <w:szCs w:val="22"/>
          <w:lang w:val="tr-TR" w:eastAsia="tr-TR"/>
        </w:rPr>
        <w:t xml:space="preserve"> </w:t>
      </w:r>
      <w:proofErr w:type="spellStart"/>
      <w:r w:rsidRPr="008736CF">
        <w:rPr>
          <w:szCs w:val="22"/>
          <w:lang w:val="tr-TR" w:eastAsia="tr-TR"/>
        </w:rPr>
        <w:t>cause</w:t>
      </w:r>
      <w:proofErr w:type="spellEnd"/>
      <w:r w:rsidRPr="008736CF">
        <w:rPr>
          <w:szCs w:val="22"/>
          <w:lang w:val="tr-TR" w:eastAsia="tr-TR"/>
        </w:rPr>
        <w:t xml:space="preserve">, in </w:t>
      </w:r>
      <w:proofErr w:type="spellStart"/>
      <w:r w:rsidRPr="008736CF">
        <w:rPr>
          <w:szCs w:val="22"/>
          <w:lang w:val="tr-TR" w:eastAsia="tr-TR"/>
        </w:rPr>
        <w:t>contrast</w:t>
      </w:r>
      <w:proofErr w:type="spellEnd"/>
      <w:r w:rsidRPr="008736CF">
        <w:rPr>
          <w:szCs w:val="22"/>
          <w:lang w:val="tr-TR" w:eastAsia="tr-TR"/>
        </w:rPr>
        <w:t xml:space="preserve">, is </w:t>
      </w:r>
      <w:proofErr w:type="spellStart"/>
      <w:r w:rsidRPr="008736CF">
        <w:rPr>
          <w:szCs w:val="22"/>
          <w:lang w:val="tr-TR" w:eastAsia="tr-TR"/>
        </w:rPr>
        <w:t>able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as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change</w:t>
      </w:r>
      <w:proofErr w:type="spellEnd"/>
      <w:r w:rsidRPr="008736CF">
        <w:rPr>
          <w:szCs w:val="22"/>
          <w:lang w:val="tr-TR" w:eastAsia="tr-TR"/>
        </w:rPr>
        <w:t xml:space="preserve"> in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Experiment 2 </w:t>
      </w:r>
      <w:proofErr w:type="spellStart"/>
      <w:r w:rsidRPr="008736CF">
        <w:rPr>
          <w:szCs w:val="22"/>
          <w:lang w:val="tr-TR" w:eastAsia="tr-TR"/>
        </w:rPr>
        <w:t>always</w:t>
      </w:r>
      <w:proofErr w:type="spellEnd"/>
      <w:r w:rsidRPr="008736CF">
        <w:rPr>
          <w:szCs w:val="22"/>
          <w:lang w:val="tr-TR" w:eastAsia="tr-TR"/>
        </w:rPr>
        <w:t xml:space="preserve"> </w:t>
      </w:r>
      <w:proofErr w:type="spellStart"/>
      <w:r w:rsidRPr="008736CF">
        <w:rPr>
          <w:szCs w:val="22"/>
          <w:lang w:val="tr-TR" w:eastAsia="tr-TR"/>
        </w:rPr>
        <w:t>maintain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therefore</w:t>
      </w:r>
      <w:proofErr w:type="spellEnd"/>
      <w:r w:rsidRPr="008736CF">
        <w:rPr>
          <w:szCs w:val="22"/>
          <w:lang w:val="tr-TR" w:eastAsia="tr-TR"/>
        </w:rPr>
        <w:t xml:space="preserve"> </w:t>
      </w:r>
      <w:proofErr w:type="spellStart"/>
      <w:r w:rsidRPr="008736CF">
        <w:rPr>
          <w:szCs w:val="22"/>
          <w:lang w:val="tr-TR" w:eastAsia="tr-TR"/>
        </w:rPr>
        <w:t>require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at </w:t>
      </w:r>
      <w:proofErr w:type="spellStart"/>
      <w:r w:rsidRPr="008736CF">
        <w:rPr>
          <w:szCs w:val="22"/>
          <w:lang w:val="tr-TR" w:eastAsia="tr-TR"/>
        </w:rPr>
        <w:t>most</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single</w:t>
      </w:r>
      <w:proofErr w:type="spellEnd"/>
      <w:r w:rsidRPr="008736CF">
        <w:rPr>
          <w:szCs w:val="22"/>
          <w:lang w:val="tr-TR" w:eastAsia="tr-TR"/>
        </w:rPr>
        <w:t xml:space="preserve"> </w:t>
      </w:r>
      <w:proofErr w:type="spellStart"/>
      <w:r w:rsidRPr="008736CF">
        <w:rPr>
          <w:szCs w:val="22"/>
          <w:lang w:val="tr-TR" w:eastAsia="tr-TR"/>
        </w:rPr>
        <w:t>dimension</w:t>
      </w:r>
      <w:proofErr w:type="spellEnd"/>
      <w:r w:rsidRPr="008736CF">
        <w:rPr>
          <w:szCs w:val="22"/>
          <w:lang w:val="tr-TR" w:eastAsia="tr-TR"/>
        </w:rPr>
        <w:t xml:space="preserve"> of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additionally</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results</w:t>
      </w:r>
      <w:proofErr w:type="spellEnd"/>
      <w:r w:rsidRPr="008736CF">
        <w:rPr>
          <w:szCs w:val="22"/>
          <w:lang w:val="tr-TR" w:eastAsia="tr-TR"/>
        </w:rPr>
        <w:t xml:space="preserve"> of </w:t>
      </w:r>
      <w:proofErr w:type="spellStart"/>
      <w:r w:rsidRPr="008736CF">
        <w:rPr>
          <w:szCs w:val="22"/>
          <w:lang w:val="tr-TR" w:eastAsia="tr-TR"/>
        </w:rPr>
        <w:t>Liu</w:t>
      </w:r>
      <w:proofErr w:type="spellEnd"/>
      <w:r w:rsidRPr="008736CF">
        <w:rPr>
          <w:szCs w:val="22"/>
          <w:lang w:val="tr-TR" w:eastAsia="tr-TR"/>
        </w:rPr>
        <w:t xml:space="preserve"> &amp; </w:t>
      </w:r>
      <w:proofErr w:type="spellStart"/>
      <w:r w:rsidRPr="008736CF">
        <w:rPr>
          <w:szCs w:val="22"/>
          <w:lang w:val="tr-TR" w:eastAsia="tr-TR"/>
        </w:rPr>
        <w:t>Jaeger</w:t>
      </w:r>
      <w:proofErr w:type="spellEnd"/>
      <w:r w:rsidRPr="008736CF">
        <w:rPr>
          <w:szCs w:val="22"/>
          <w:lang w:val="tr-TR" w:eastAsia="tr-TR"/>
        </w:rPr>
        <w:t xml:space="preserve"> (2018, 1b),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unresolved</w:t>
      </w:r>
      <w:proofErr w:type="spellEnd"/>
      <w:r w:rsidRPr="008736CF">
        <w:rPr>
          <w:szCs w:val="22"/>
          <w:lang w:val="tr-TR" w:eastAsia="tr-TR"/>
        </w:rPr>
        <w:t xml:space="preserve"> </w:t>
      </w:r>
      <w:proofErr w:type="spellStart"/>
      <w:r w:rsidRPr="008736CF">
        <w:rPr>
          <w:szCs w:val="22"/>
          <w:lang w:val="tr-TR" w:eastAsia="tr-TR"/>
        </w:rPr>
        <w:t>causal</w:t>
      </w:r>
      <w:proofErr w:type="spellEnd"/>
      <w:r w:rsidRPr="008736CF">
        <w:rPr>
          <w:szCs w:val="22"/>
          <w:lang w:val="tr-TR" w:eastAsia="tr-TR"/>
        </w:rPr>
        <w:t xml:space="preserve"> </w:t>
      </w:r>
      <w:proofErr w:type="spellStart"/>
      <w:r w:rsidRPr="008736CF">
        <w:rPr>
          <w:szCs w:val="22"/>
          <w:lang w:val="tr-TR" w:eastAsia="tr-TR"/>
        </w:rPr>
        <w:t>ambiguity</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w:t>
      </w:r>
      <w:proofErr w:type="spellStart"/>
      <w:r w:rsidRPr="008736CF">
        <w:rPr>
          <w:szCs w:val="22"/>
          <w:lang w:val="tr-TR" w:eastAsia="tr-TR"/>
        </w:rPr>
        <w:t>blocked</w:t>
      </w:r>
      <w:proofErr w:type="spellEnd"/>
      <w:r w:rsidRPr="008736CF">
        <w:rPr>
          <w:szCs w:val="22"/>
          <w:lang w:val="tr-TR" w:eastAsia="tr-TR"/>
        </w:rPr>
        <w:t xml:space="preserve"> </w:t>
      </w:r>
      <w:proofErr w:type="spellStart"/>
      <w:r w:rsidRPr="008736CF">
        <w:rPr>
          <w:szCs w:val="22"/>
          <w:lang w:val="tr-TR" w:eastAsia="tr-TR"/>
        </w:rPr>
        <w:t>one</w:t>
      </w:r>
      <w:proofErr w:type="spellEnd"/>
      <w:r w:rsidRPr="008736CF">
        <w:rPr>
          <w:szCs w:val="22"/>
          <w:lang w:val="tr-TR" w:eastAsia="tr-TR"/>
        </w:rPr>
        <w:t xml:space="preserve"> of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lastRenderedPageBreak/>
        <w:t>conditions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provides</w:t>
      </w:r>
      <w:proofErr w:type="spellEnd"/>
      <w:r w:rsidRPr="008736CF">
        <w:rPr>
          <w:szCs w:val="22"/>
          <w:lang w:val="tr-TR" w:eastAsia="tr-TR"/>
        </w:rPr>
        <w:t xml:space="preserve"> </w:t>
      </w:r>
      <w:proofErr w:type="spellStart"/>
      <w:r w:rsidRPr="008736CF">
        <w:rPr>
          <w:szCs w:val="22"/>
          <w:lang w:val="tr-TR" w:eastAsia="tr-TR"/>
        </w:rPr>
        <w:t>plausibility</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ambiguous</w:t>
      </w:r>
      <w:proofErr w:type="spellEnd"/>
      <w:r w:rsidRPr="008736CF">
        <w:rPr>
          <w:szCs w:val="22"/>
          <w:lang w:val="tr-TR" w:eastAsia="tr-TR"/>
        </w:rPr>
        <w:t xml:space="preserve">. Experiment 2,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changes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strongly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either</w:t>
      </w:r>
      <w:proofErr w:type="spellEnd"/>
      <w:r w:rsidRPr="008736CF">
        <w:rPr>
          <w:szCs w:val="22"/>
          <w:lang w:val="tr-TR" w:eastAsia="tr-TR"/>
        </w:rPr>
        <w:t xml:space="preserve"> </w:t>
      </w:r>
      <w:proofErr w:type="spellStart"/>
      <w:r w:rsidRPr="008736CF">
        <w:rPr>
          <w:szCs w:val="22"/>
          <w:lang w:val="tr-TR" w:eastAsia="tr-TR"/>
        </w:rPr>
        <w:t>direction</w:t>
      </w:r>
      <w:proofErr w:type="spellEnd"/>
      <w:r w:rsidRPr="008736CF">
        <w:rPr>
          <w:szCs w:val="22"/>
          <w:lang w:val="tr-TR" w:eastAsia="tr-TR"/>
        </w:rPr>
        <w:t xml:space="preserve">, </w:t>
      </w:r>
      <w:proofErr w:type="spellStart"/>
      <w:r w:rsidRPr="008736CF">
        <w:rPr>
          <w:szCs w:val="22"/>
          <w:lang w:val="tr-TR" w:eastAsia="tr-TR"/>
        </w:rPr>
        <w:t>appears</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meet</w:t>
      </w:r>
      <w:proofErr w:type="spellEnd"/>
      <w:r w:rsidRPr="008736CF">
        <w:rPr>
          <w:szCs w:val="22"/>
          <w:lang w:val="tr-TR" w:eastAsia="tr-TR"/>
        </w:rPr>
        <w:t xml:space="preserve"> </w:t>
      </w:r>
      <w:proofErr w:type="spellStart"/>
      <w:r w:rsidRPr="008736CF">
        <w:rPr>
          <w:szCs w:val="22"/>
          <w:lang w:val="tr-TR" w:eastAsia="tr-TR"/>
        </w:rPr>
        <w:t>criterion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four</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w:t>
      </w:r>
    </w:p>
    <w:p w14:paraId="31DB3EAD" w14:textId="0A54DF27" w:rsidR="008736CF" w:rsidRPr="00ED3418" w:rsidRDefault="008736CF" w:rsidP="008736CF">
      <w:pPr>
        <w:rPr>
          <w:szCs w:val="22"/>
          <w:lang w:val="tr-TR" w:eastAsia="tr-TR"/>
        </w:rPr>
      </w:pP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explanation</w:t>
      </w:r>
      <w:proofErr w:type="spellEnd"/>
      <w:r w:rsidRPr="008736CF">
        <w:rPr>
          <w:szCs w:val="22"/>
          <w:lang w:val="tr-TR" w:eastAsia="tr-TR"/>
        </w:rPr>
        <w:t xml:space="preserve">, </w:t>
      </w:r>
      <w:proofErr w:type="spellStart"/>
      <w:r w:rsidRPr="008736CF">
        <w:rPr>
          <w:szCs w:val="22"/>
          <w:lang w:val="tr-TR" w:eastAsia="tr-TR"/>
        </w:rPr>
        <w:t>reliant</w:t>
      </w:r>
      <w:proofErr w:type="spellEnd"/>
      <w:r w:rsidRPr="008736CF">
        <w:rPr>
          <w:szCs w:val="22"/>
          <w:lang w:val="tr-TR" w:eastAsia="tr-TR"/>
        </w:rPr>
        <w:t xml:space="preserve"> on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partial</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ambiguous</w:t>
      </w:r>
      <w:proofErr w:type="spellEnd"/>
      <w:r w:rsidRPr="008736CF">
        <w:rPr>
          <w:szCs w:val="22"/>
          <w:lang w:val="tr-TR" w:eastAsia="tr-TR"/>
        </w:rPr>
        <w:t xml:space="preserve"> </w:t>
      </w:r>
      <w:proofErr w:type="spellStart"/>
      <w:r w:rsidRPr="008736CF">
        <w:rPr>
          <w:szCs w:val="22"/>
          <w:lang w:val="tr-TR" w:eastAsia="tr-TR"/>
        </w:rPr>
        <w:t>contexts</w:t>
      </w:r>
      <w:proofErr w:type="spellEnd"/>
      <w:r w:rsidRPr="008736CF">
        <w:rPr>
          <w:szCs w:val="22"/>
          <w:lang w:val="tr-TR" w:eastAsia="tr-TR"/>
        </w:rPr>
        <w:t xml:space="preserve">, </w:t>
      </w:r>
      <w:proofErr w:type="spellStart"/>
      <w:r w:rsidRPr="008736CF">
        <w:rPr>
          <w:szCs w:val="22"/>
          <w:lang w:val="tr-TR" w:eastAsia="tr-TR"/>
        </w:rPr>
        <w:t>makes</w:t>
      </w:r>
      <w:proofErr w:type="spellEnd"/>
      <w:r w:rsidRPr="008736CF">
        <w:rPr>
          <w:szCs w:val="22"/>
          <w:lang w:val="tr-TR" w:eastAsia="tr-TR"/>
        </w:rPr>
        <w:t xml:space="preserve"> a </w:t>
      </w:r>
      <w:proofErr w:type="spellStart"/>
      <w:r w:rsidRPr="008736CF">
        <w:rPr>
          <w:szCs w:val="22"/>
          <w:lang w:val="tr-TR" w:eastAsia="tr-TR"/>
        </w:rPr>
        <w:t>strong</w:t>
      </w:r>
      <w:proofErr w:type="spellEnd"/>
      <w:r w:rsidRPr="008736CF">
        <w:rPr>
          <w:szCs w:val="22"/>
          <w:lang w:val="tr-TR" w:eastAsia="tr-TR"/>
        </w:rPr>
        <w:t xml:space="preserve"> </w:t>
      </w:r>
      <w:proofErr w:type="spellStart"/>
      <w:r w:rsidRPr="008736CF">
        <w:rPr>
          <w:szCs w:val="22"/>
          <w:lang w:val="tr-TR" w:eastAsia="tr-TR"/>
        </w:rPr>
        <w:t>prediction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a </w:t>
      </w:r>
      <w:proofErr w:type="spellStart"/>
      <w:r w:rsidRPr="008736CF">
        <w:rPr>
          <w:szCs w:val="22"/>
          <w:lang w:val="tr-TR" w:eastAsia="tr-TR"/>
        </w:rPr>
        <w:t>case</w:t>
      </w:r>
      <w:proofErr w:type="spellEnd"/>
      <w:r w:rsidRPr="008736CF">
        <w:rPr>
          <w:szCs w:val="22"/>
          <w:lang w:val="tr-TR" w:eastAsia="tr-TR"/>
        </w:rPr>
        <w:t xml:space="preserve">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Specifically</w:t>
      </w:r>
      <w:proofErr w:type="spellEnd"/>
      <w:r w:rsidRPr="008736CF">
        <w:rPr>
          <w:szCs w:val="22"/>
          <w:lang w:val="tr-TR" w:eastAsia="tr-TR"/>
        </w:rPr>
        <w:t xml:space="preserve">, </w:t>
      </w:r>
      <w:proofErr w:type="spellStart"/>
      <w:r w:rsidRPr="008736CF">
        <w:rPr>
          <w:szCs w:val="22"/>
          <w:lang w:val="tr-TR" w:eastAsia="tr-TR"/>
        </w:rPr>
        <w:t>while</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amount</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may</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is </w:t>
      </w:r>
      <w:proofErr w:type="spellStart"/>
      <w:r w:rsidRPr="008736CF">
        <w:rPr>
          <w:szCs w:val="22"/>
          <w:lang w:val="tr-TR" w:eastAsia="tr-TR"/>
        </w:rPr>
        <w:t>expected</w:t>
      </w:r>
      <w:proofErr w:type="spellEnd"/>
      <w:r w:rsidRPr="008736CF">
        <w:rPr>
          <w:szCs w:val="22"/>
          <w:lang w:val="tr-TR" w:eastAsia="tr-TR"/>
        </w:rPr>
        <w:t xml:space="preserve"> in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matches</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presented</w:t>
      </w:r>
      <w:proofErr w:type="spellEnd"/>
      <w:r w:rsidRPr="008736CF">
        <w:rPr>
          <w:szCs w:val="22"/>
          <w:lang w:val="tr-TR" w:eastAsia="tr-TR"/>
        </w:rPr>
        <w:t xml:space="preserve"> </w:t>
      </w:r>
      <w:proofErr w:type="spellStart"/>
      <w:r w:rsidRPr="008736CF">
        <w:rPr>
          <w:szCs w:val="22"/>
          <w:lang w:val="tr-TR" w:eastAsia="tr-TR"/>
        </w:rPr>
        <w:t>context</w:t>
      </w:r>
      <w:proofErr w:type="spellEnd"/>
      <w:r w:rsidRPr="008736CF">
        <w:rPr>
          <w:szCs w:val="22"/>
          <w:lang w:val="tr-TR" w:eastAsia="tr-TR"/>
        </w:rPr>
        <w:t xml:space="preserve"> of test. Experiment 3 </w:t>
      </w:r>
      <w:proofErr w:type="spellStart"/>
      <w:r w:rsidRPr="008736CF">
        <w:rPr>
          <w:szCs w:val="22"/>
          <w:lang w:val="tr-TR" w:eastAsia="tr-TR"/>
        </w:rPr>
        <w:t>examines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hypothesis</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an </w:t>
      </w:r>
      <w:proofErr w:type="spellStart"/>
      <w:r w:rsidRPr="008736CF">
        <w:rPr>
          <w:szCs w:val="22"/>
          <w:lang w:val="tr-TR" w:eastAsia="tr-TR"/>
        </w:rPr>
        <w:t>audiovisual</w:t>
      </w:r>
      <w:proofErr w:type="spellEnd"/>
      <w:r w:rsidRPr="008736CF">
        <w:rPr>
          <w:szCs w:val="22"/>
          <w:lang w:val="tr-TR" w:eastAsia="tr-TR"/>
        </w:rPr>
        <w:t xml:space="preserve"> </w:t>
      </w:r>
      <w:proofErr w:type="spellStart"/>
      <w:r w:rsidRPr="008736CF">
        <w:rPr>
          <w:szCs w:val="22"/>
          <w:lang w:val="tr-TR" w:eastAsia="tr-TR"/>
        </w:rPr>
        <w:t>replication</w:t>
      </w:r>
      <w:proofErr w:type="spellEnd"/>
      <w:r w:rsidRPr="008736CF">
        <w:rPr>
          <w:szCs w:val="22"/>
          <w:lang w:val="tr-TR" w:eastAsia="tr-TR"/>
        </w:rPr>
        <w:t xml:space="preserve"> of </w:t>
      </w:r>
      <w:proofErr w:type="spellStart"/>
      <w:r w:rsidRPr="008736CF">
        <w:rPr>
          <w:szCs w:val="22"/>
          <w:lang w:val="tr-TR" w:eastAsia="tr-TR"/>
        </w:rPr>
        <w:t>Kralic</w:t>
      </w:r>
      <w:proofErr w:type="spellEnd"/>
      <w:r w:rsidRPr="008736CF">
        <w:rPr>
          <w:szCs w:val="22"/>
          <w:lang w:val="tr-TR" w:eastAsia="tr-TR"/>
        </w:rPr>
        <w:t xml:space="preserve">, </w:t>
      </w:r>
      <w:proofErr w:type="spellStart"/>
      <w:r w:rsidRPr="008736CF">
        <w:rPr>
          <w:szCs w:val="22"/>
          <w:lang w:val="tr-TR" w:eastAsia="tr-TR"/>
        </w:rPr>
        <w:t>Samuel</w:t>
      </w:r>
      <w:proofErr w:type="spellEnd"/>
      <w:r w:rsidRPr="008736CF">
        <w:rPr>
          <w:szCs w:val="22"/>
          <w:lang w:val="tr-TR" w:eastAsia="tr-TR"/>
        </w:rPr>
        <w:t xml:space="preserve">, &amp; </w:t>
      </w:r>
      <w:proofErr w:type="spellStart"/>
      <w:r w:rsidRPr="008736CF">
        <w:rPr>
          <w:szCs w:val="22"/>
          <w:lang w:val="tr-TR" w:eastAsia="tr-TR"/>
        </w:rPr>
        <w:t>Brennan</w:t>
      </w:r>
      <w:proofErr w:type="spellEnd"/>
      <w:r w:rsidRPr="008736CF">
        <w:rPr>
          <w:szCs w:val="22"/>
          <w:lang w:val="tr-TR" w:eastAsia="tr-TR"/>
        </w:rPr>
        <w:t xml:space="preserve"> (2008, Experiment 1b). </w:t>
      </w:r>
      <w:proofErr w:type="spellStart"/>
      <w:r w:rsidRPr="008736CF">
        <w:rPr>
          <w:szCs w:val="22"/>
          <w:lang w:val="tr-TR" w:eastAsia="tr-TR"/>
        </w:rPr>
        <w:t>Subjects</w:t>
      </w:r>
      <w:proofErr w:type="spellEnd"/>
      <w:r w:rsidRPr="008736CF">
        <w:rPr>
          <w:szCs w:val="22"/>
          <w:lang w:val="tr-TR" w:eastAsia="tr-TR"/>
        </w:rPr>
        <w:t xml:space="preserve">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experience</w:t>
      </w:r>
      <w:proofErr w:type="spellEnd"/>
      <w:r w:rsidRPr="008736CF">
        <w:rPr>
          <w:szCs w:val="22"/>
          <w:lang w:val="tr-TR" w:eastAsia="tr-TR"/>
        </w:rPr>
        <w:t xml:space="preserve"> </w:t>
      </w:r>
      <w:proofErr w:type="spellStart"/>
      <w:r w:rsidRPr="008736CF">
        <w:rPr>
          <w:szCs w:val="22"/>
          <w:lang w:val="tr-TR" w:eastAsia="tr-TR"/>
        </w:rPr>
        <w:t>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in </w:t>
      </w:r>
      <w:proofErr w:type="spellStart"/>
      <w:r w:rsidRPr="008736CF">
        <w:rPr>
          <w:szCs w:val="22"/>
          <w:lang w:val="tr-TR" w:eastAsia="tr-TR"/>
        </w:rPr>
        <w:t>context</w:t>
      </w:r>
      <w:proofErr w:type="spellEnd"/>
      <w:r w:rsidRPr="008736CF">
        <w:rPr>
          <w:szCs w:val="22"/>
          <w:lang w:val="tr-TR" w:eastAsia="tr-TR"/>
        </w:rPr>
        <w:t xml:space="preserve"> of a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have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a </w:t>
      </w:r>
      <w:proofErr w:type="spellStart"/>
      <w:r w:rsidRPr="008736CF">
        <w:rPr>
          <w:szCs w:val="22"/>
          <w:lang w:val="tr-TR" w:eastAsia="tr-TR"/>
        </w:rPr>
        <w:t>second</w:t>
      </w:r>
      <w:proofErr w:type="spellEnd"/>
      <w:r w:rsidRPr="008736CF">
        <w:rPr>
          <w:szCs w:val="22"/>
          <w:lang w:val="tr-TR" w:eastAsia="tr-TR"/>
        </w:rPr>
        <w:t xml:space="preserve"> </w:t>
      </w:r>
      <w:proofErr w:type="spellStart"/>
      <w:r w:rsidRPr="008736CF">
        <w:rPr>
          <w:szCs w:val="22"/>
          <w:lang w:val="tr-TR" w:eastAsia="tr-TR"/>
        </w:rPr>
        <w:t>section</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unshifted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longer</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Test is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both</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hand</w:t>
      </w:r>
      <w:proofErr w:type="spellEnd"/>
      <w:r w:rsidRPr="008736CF">
        <w:rPr>
          <w:szCs w:val="22"/>
          <w:lang w:val="tr-TR" w:eastAsia="tr-TR"/>
        </w:rPr>
        <w:t xml:space="preserve"> </w:t>
      </w:r>
      <w:proofErr w:type="spellStart"/>
      <w:r w:rsidRPr="008736CF">
        <w:rPr>
          <w:szCs w:val="22"/>
          <w:lang w:val="tr-TR" w:eastAsia="tr-TR"/>
        </w:rPr>
        <w:t>percepts</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predicting</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adaptation</w:t>
      </w:r>
      <w:proofErr w:type="spellEnd"/>
      <w:r w:rsidRPr="008736CF">
        <w:rPr>
          <w:szCs w:val="22"/>
          <w:lang w:val="tr-TR" w:eastAsia="tr-TR"/>
        </w:rPr>
        <w:t xml:space="preserve"> </w:t>
      </w:r>
      <w:proofErr w:type="spellStart"/>
      <w:r w:rsidRPr="008736CF">
        <w:rPr>
          <w:szCs w:val="22"/>
          <w:lang w:val="tr-TR" w:eastAsia="tr-TR"/>
        </w:rPr>
        <w:t>present</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test.</w:t>
      </w:r>
    </w:p>
    <w:p w14:paraId="0DBD016A" w14:textId="7E1CCA3A" w:rsidR="008736CF" w:rsidRDefault="008736CF" w:rsidP="008736CF">
      <w:pPr>
        <w:pStyle w:val="Heading1"/>
        <w:rPr>
          <w:sz w:val="22"/>
          <w:szCs w:val="22"/>
        </w:rPr>
      </w:pPr>
      <w:r w:rsidRPr="00ED3418">
        <w:rPr>
          <w:sz w:val="22"/>
          <w:szCs w:val="22"/>
        </w:rPr>
        <w:t xml:space="preserve">Experiment </w:t>
      </w:r>
      <w:r>
        <w:rPr>
          <w:sz w:val="22"/>
          <w:szCs w:val="22"/>
        </w:rPr>
        <w:t>3</w:t>
      </w:r>
    </w:p>
    <w:p w14:paraId="3187032A" w14:textId="47968D01" w:rsidR="008736CF" w:rsidRDefault="009B33EA" w:rsidP="009B33EA">
      <w:pPr>
        <w:ind w:firstLine="0"/>
      </w:pPr>
      <w:r>
        <w:rPr>
          <w:noProof/>
        </w:rPr>
        <w:drawing>
          <wp:anchor distT="0" distB="0" distL="114300" distR="114300" simplePos="0" relativeHeight="251677696" behindDoc="0" locked="0" layoutInCell="1" allowOverlap="1" wp14:anchorId="64EDB240" wp14:editId="0DDC3D1C">
            <wp:simplePos x="0" y="0"/>
            <wp:positionH relativeFrom="column">
              <wp:posOffset>0</wp:posOffset>
            </wp:positionH>
            <wp:positionV relativeFrom="paragraph">
              <wp:posOffset>327660</wp:posOffset>
            </wp:positionV>
            <wp:extent cx="5486400" cy="1703705"/>
            <wp:effectExtent l="0" t="0" r="0" b="0"/>
            <wp:wrapTight wrapText="bothSides">
              <wp:wrapPolygon edited="0">
                <wp:start x="0" y="0"/>
                <wp:lineTo x="0" y="21254"/>
                <wp:lineTo x="21525" y="21254"/>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703705"/>
                    </a:xfrm>
                    <a:prstGeom prst="rect">
                      <a:avLst/>
                    </a:prstGeom>
                  </pic:spPr>
                </pic:pic>
              </a:graphicData>
            </a:graphic>
          </wp:anchor>
        </w:drawing>
      </w:r>
      <w:r>
        <w:t>methods:</w:t>
      </w:r>
    </w:p>
    <w:p w14:paraId="6C578356" w14:textId="77777777" w:rsidR="009B33EA" w:rsidRDefault="009B33EA" w:rsidP="009B33EA">
      <w:pPr>
        <w:ind w:firstLine="0"/>
      </w:pPr>
    </w:p>
    <w:p w14:paraId="2FE16FFF" w14:textId="74E3ACA1" w:rsidR="009B33EA" w:rsidRDefault="009B33EA" w:rsidP="009B33EA">
      <w:pPr>
        <w:ind w:firstLine="0"/>
      </w:pPr>
      <w:r>
        <w:t>results:</w:t>
      </w:r>
    </w:p>
    <w:p w14:paraId="5391DA0C" w14:textId="77777777" w:rsidR="009B33EA" w:rsidRDefault="009B33EA" w:rsidP="009B33EA">
      <w:pPr>
        <w:ind w:firstLine="0"/>
      </w:pPr>
    </w:p>
    <w:p w14:paraId="424EC702" w14:textId="11A7B090" w:rsidR="009B33EA" w:rsidRDefault="009B33EA" w:rsidP="009B33EA">
      <w:pPr>
        <w:ind w:firstLine="0"/>
      </w:pPr>
      <w:r w:rsidRPr="009B33EA">
        <w:rPr>
          <w:noProof/>
        </w:rPr>
        <w:drawing>
          <wp:anchor distT="0" distB="0" distL="114300" distR="114300" simplePos="0" relativeHeight="251679744" behindDoc="0" locked="0" layoutInCell="1" allowOverlap="1" wp14:anchorId="75D44A98" wp14:editId="3F7C4801">
            <wp:simplePos x="0" y="0"/>
            <wp:positionH relativeFrom="column">
              <wp:posOffset>22860</wp:posOffset>
            </wp:positionH>
            <wp:positionV relativeFrom="paragraph">
              <wp:posOffset>0</wp:posOffset>
            </wp:positionV>
            <wp:extent cx="5486400" cy="3317875"/>
            <wp:effectExtent l="0" t="0" r="0" b="0"/>
            <wp:wrapTight wrapText="bothSides">
              <wp:wrapPolygon edited="0">
                <wp:start x="0" y="0"/>
                <wp:lineTo x="0" y="21455"/>
                <wp:lineTo x="21525" y="21455"/>
                <wp:lineTo x="21525" y="0"/>
                <wp:lineTo x="0" y="0"/>
              </wp:wrapPolygon>
            </wp:wrapTight>
            <wp:docPr id="8" name="Picture 8">
              <a:extLst xmlns:a="http://schemas.openxmlformats.org/drawingml/2006/main">
                <a:ext uri="{FF2B5EF4-FFF2-40B4-BE49-F238E27FC236}">
                  <a16:creationId xmlns:a16="http://schemas.microsoft.com/office/drawing/2014/main" id="{7F53FC5B-1A23-1CA2-A28C-7705E8D2D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53FC5B-1A23-1CA2-A28C-7705E8D2D7EF}"/>
                        </a:ext>
                      </a:extLst>
                    </pic:cNvPr>
                    <pic:cNvPicPr>
                      <a:picLocks noChangeAspect="1"/>
                    </pic:cNvPicPr>
                  </pic:nvPicPr>
                  <pic:blipFill>
                    <a:blip r:embed="rId24"/>
                    <a:stretch>
                      <a:fillRect/>
                    </a:stretch>
                  </pic:blipFill>
                  <pic:spPr>
                    <a:xfrm>
                      <a:off x="0" y="0"/>
                      <a:ext cx="5486400" cy="3317875"/>
                    </a:xfrm>
                    <a:prstGeom prst="rect">
                      <a:avLst/>
                    </a:prstGeom>
                  </pic:spPr>
                </pic:pic>
              </a:graphicData>
            </a:graphic>
          </wp:anchor>
        </w:drawing>
      </w:r>
      <w:r>
        <w:t>Discussion:</w:t>
      </w:r>
    </w:p>
    <w:p w14:paraId="08268206" w14:textId="1E4F7D92" w:rsidR="009B33EA" w:rsidRDefault="00467F50" w:rsidP="009B33EA">
      <w:pPr>
        <w:ind w:firstLine="0"/>
      </w:pPr>
      <w:r>
        <w:t>HYPOTHESIS TREE:</w:t>
      </w:r>
    </w:p>
    <w:p w14:paraId="59460C82" w14:textId="77777777" w:rsidR="00467F50" w:rsidRDefault="00467F50" w:rsidP="00467F50">
      <w:pPr>
        <w:ind w:firstLine="0"/>
        <w:jc w:val="left"/>
      </w:pPr>
    </w:p>
    <w:p w14:paraId="08D6E1DB" w14:textId="4A58A8F8" w:rsidR="00467F50" w:rsidRDefault="00467F50" w:rsidP="00467F50">
      <w:pPr>
        <w:pStyle w:val="ListParagraph"/>
        <w:numPr>
          <w:ilvl w:val="0"/>
          <w:numId w:val="30"/>
        </w:numPr>
      </w:pPr>
      <w:r>
        <w:t>PIM percepts ignored:</w:t>
      </w:r>
    </w:p>
    <w:p w14:paraId="5F162602" w14:textId="3E5019AA" w:rsidR="00467F50" w:rsidRDefault="00467F50" w:rsidP="00467F50">
      <w:pPr>
        <w:pStyle w:val="ListParagraph"/>
        <w:numPr>
          <w:ilvl w:val="0"/>
          <w:numId w:val="29"/>
        </w:numPr>
      </w:pPr>
      <w:r>
        <w:t>Could explain E2, but really unlikely based on LJ18 and our E1 &amp; E3</w:t>
      </w:r>
    </w:p>
    <w:p w14:paraId="31171304" w14:textId="56B8B9C7" w:rsidR="00467F50" w:rsidRDefault="00467F50" w:rsidP="00467F50">
      <w:pPr>
        <w:pStyle w:val="ListParagraph"/>
        <w:numPr>
          <w:ilvl w:val="0"/>
          <w:numId w:val="30"/>
        </w:numPr>
      </w:pPr>
      <w:r>
        <w:t xml:space="preserve">Pre-categorization normalization (Causal </w:t>
      </w:r>
      <w:proofErr w:type="spellStart"/>
      <w:r>
        <w:t>CfC</w:t>
      </w:r>
      <w:proofErr w:type="spellEnd"/>
      <w:r>
        <w:t>) drives the effects; PIM has no effect on adaptation but just on perception:</w:t>
      </w:r>
    </w:p>
    <w:p w14:paraId="72FC1ACA" w14:textId="231085BC" w:rsidR="00467F50" w:rsidRDefault="00467F50" w:rsidP="00467F50">
      <w:pPr>
        <w:pStyle w:val="ListParagraph"/>
        <w:numPr>
          <w:ilvl w:val="0"/>
          <w:numId w:val="29"/>
        </w:numPr>
      </w:pPr>
      <w:r>
        <w:t>Works for E1</w:t>
      </w:r>
    </w:p>
    <w:p w14:paraId="29A61DFB" w14:textId="77777777" w:rsidR="00467F50" w:rsidRDefault="00467F50" w:rsidP="00467F50">
      <w:pPr>
        <w:pStyle w:val="ListParagraph"/>
        <w:numPr>
          <w:ilvl w:val="0"/>
          <w:numId w:val="29"/>
        </w:numPr>
        <w:spacing w:line="240" w:lineRule="auto"/>
      </w:pPr>
      <w:r>
        <w:t xml:space="preserve">E2: </w:t>
      </w:r>
    </w:p>
    <w:p w14:paraId="4A53DF31" w14:textId="26F8962E" w:rsidR="00467F50" w:rsidRPr="00467F50" w:rsidRDefault="00467F50" w:rsidP="00467F50">
      <w:pPr>
        <w:pStyle w:val="ListParagraph"/>
        <w:numPr>
          <w:ilvl w:val="1"/>
          <w:numId w:val="29"/>
        </w:numPr>
        <w:spacing w:line="240" w:lineRule="auto"/>
      </w:pPr>
      <w:r w:rsidRPr="00467F50">
        <w:t xml:space="preserve">Exposure Predictionsː Causal compensation predicts all PIM tokens to behave as if they are higher spectral </w:t>
      </w:r>
      <w:proofErr w:type="spellStart"/>
      <w:r w:rsidRPr="00467F50">
        <w:t>CoG</w:t>
      </w:r>
      <w:proofErr w:type="spellEnd"/>
      <w:r w:rsidRPr="00467F50">
        <w:t xml:space="preserve"> than they really are. In s-bias (red) conditions, this could inhibit adaptation; in </w:t>
      </w:r>
      <w:proofErr w:type="spellStart"/>
      <w:r w:rsidRPr="00467F50">
        <w:t>sh</w:t>
      </w:r>
      <w:proofErr w:type="spellEnd"/>
      <w:r w:rsidRPr="00467F50">
        <w:t xml:space="preserve">-bias (blue) conditions, it is expected either to have no effect or to increase adaptation. The ‘double’ shift of the acoustic shift and compensation being directionally the same in </w:t>
      </w:r>
      <w:proofErr w:type="spellStart"/>
      <w:r w:rsidRPr="00467F50">
        <w:t>sh</w:t>
      </w:r>
      <w:proofErr w:type="spellEnd"/>
      <w:r w:rsidRPr="00467F50">
        <w:t xml:space="preserve">-bias conditions could potentially move those tokens out of the ‘goldilocks’ zone (Babel et al. 2019), but this is a priori unlikely and doesn’t pattern out in the data. Since the effect of the pen is handled </w:t>
      </w:r>
      <w:r w:rsidRPr="00467F50">
        <w:lastRenderedPageBreak/>
        <w:t xml:space="preserve">through in the moment compensation, and no evidence is provided that </w:t>
      </w:r>
      <w:proofErr w:type="gramStart"/>
      <w:r w:rsidRPr="00467F50">
        <w:t>e.g.</w:t>
      </w:r>
      <w:proofErr w:type="gramEnd"/>
      <w:r w:rsidRPr="00467F50">
        <w:t xml:space="preserve"> the talker </w:t>
      </w:r>
      <w:r w:rsidRPr="00467F50">
        <w:rPr>
          <w:i/>
          <w:iCs/>
        </w:rPr>
        <w:t>only</w:t>
      </w:r>
      <w:r w:rsidRPr="00467F50">
        <w:t xml:space="preserve"> exhibits a shift while PIM, causal compensation does not expect to block learning (as a difference between groups).</w:t>
      </w:r>
    </w:p>
    <w:p w14:paraId="0EA62848" w14:textId="1413C1AA" w:rsidR="00467F50" w:rsidRPr="00F728D9" w:rsidRDefault="00467F50" w:rsidP="00467F50">
      <w:pPr>
        <w:pStyle w:val="ListParagraph"/>
        <w:numPr>
          <w:ilvl w:val="1"/>
          <w:numId w:val="29"/>
        </w:numPr>
        <w:spacing w:line="240" w:lineRule="auto"/>
      </w:pPr>
      <w:r w:rsidRPr="00467F50">
        <w:t xml:space="preserve">NOTEː Causal compensation predicts that s-bias conditions should not induce adaptation (as there isn’t a difference between expectations and results, while ʃ-bias conditions should adapt. This is the exact opposite of what Liu &amp; Jaeger (2018; Exp </w:t>
      </w:r>
      <w:r>
        <w:t>1</w:t>
      </w:r>
      <w:r w:rsidRPr="00467F50">
        <w:t>) found...</w:t>
      </w:r>
      <w:r>
        <w:t xml:space="preserve"> </w:t>
      </w:r>
    </w:p>
    <w:p w14:paraId="722AB5AD" w14:textId="039D12C0" w:rsidR="00467F50" w:rsidRPr="00467F50" w:rsidRDefault="00467F50" w:rsidP="00467F50">
      <w:pPr>
        <w:pStyle w:val="ListParagraph"/>
        <w:numPr>
          <w:ilvl w:val="1"/>
          <w:numId w:val="29"/>
        </w:numPr>
        <w:spacing w:line="240" w:lineRule="auto"/>
      </w:pPr>
      <w:r w:rsidRPr="00467F50">
        <w:t xml:space="preserve">Test Predictionsː </w:t>
      </w:r>
      <w:proofErr w:type="gramStart"/>
      <w:r w:rsidRPr="00467F50">
        <w:t>As</w:t>
      </w:r>
      <w:proofErr w:type="gramEnd"/>
      <w:r w:rsidRPr="00467F50">
        <w:t xml:space="preserve"> in Experiment 1, PIM tokens should be lower in /ʃ/ responses than their PIH counterparts. Learning (as a difference from baseline/exp1) should be exhibited by the ʃ-groups </w:t>
      </w:r>
      <w:proofErr w:type="spellStart"/>
      <w:r w:rsidRPr="00467F50">
        <w:t>moreso</w:t>
      </w:r>
      <w:proofErr w:type="spellEnd"/>
      <w:r w:rsidRPr="00467F50">
        <w:t xml:space="preserve"> than the s-groups.  </w:t>
      </w:r>
      <w:r w:rsidRPr="00467F50">
        <w:tab/>
      </w:r>
    </w:p>
    <w:p w14:paraId="6B88B158" w14:textId="77777777" w:rsidR="00467F50" w:rsidRDefault="00467F50" w:rsidP="00467F50">
      <w:pPr>
        <w:pStyle w:val="ListParagraph"/>
        <w:numPr>
          <w:ilvl w:val="1"/>
          <w:numId w:val="29"/>
        </w:numPr>
        <w:spacing w:line="240" w:lineRule="auto"/>
      </w:pPr>
      <w:r w:rsidRPr="00467F50">
        <w:t xml:space="preserve">Resultsː Overall patterning is that all conditions learn about the same amount. For PIH test, s- vs ʃ-bias conditions seem to move about the same distance from baseline, rather than the s-bias staying put (as most predicted by the Causal Compensation hypothesis), but neither condition significantly differs from baseline. For PIM test, the s-bias condition does seem visually to align more with the PIM test in Experiment 1, but again no differences from baseline are significant. Overall, no glaring issues with a causal compensation </w:t>
      </w:r>
      <w:proofErr w:type="spellStart"/>
      <w:r w:rsidRPr="00467F50">
        <w:t>hypothesisǃ</w:t>
      </w:r>
      <w:proofErr w:type="spellEnd"/>
    </w:p>
    <w:p w14:paraId="119A3D63" w14:textId="6531BCB4" w:rsidR="00467F50" w:rsidRDefault="00467F50" w:rsidP="00467F50">
      <w:pPr>
        <w:pStyle w:val="ListParagraph"/>
        <w:numPr>
          <w:ilvl w:val="0"/>
          <w:numId w:val="29"/>
        </w:numPr>
        <w:spacing w:line="240" w:lineRule="auto"/>
      </w:pPr>
      <w:r>
        <w:t xml:space="preserve">E3: </w:t>
      </w:r>
    </w:p>
    <w:p w14:paraId="7290FAFB" w14:textId="77777777" w:rsidR="00467F50" w:rsidRDefault="00467F50" w:rsidP="00467F50">
      <w:pPr>
        <w:pStyle w:val="ListParagraph"/>
        <w:numPr>
          <w:ilvl w:val="1"/>
          <w:numId w:val="29"/>
        </w:numPr>
        <w:spacing w:line="240" w:lineRule="auto"/>
      </w:pPr>
      <w:r w:rsidRPr="00467F50">
        <w:t xml:space="preserve">First Exposure predictionsː Same as Experiment 2; learning in </w:t>
      </w:r>
      <w:proofErr w:type="spellStart"/>
      <w:r w:rsidRPr="00467F50">
        <w:t>sh</w:t>
      </w:r>
      <w:proofErr w:type="spellEnd"/>
      <w:r w:rsidRPr="00467F50">
        <w:t xml:space="preserve">-bias but not s-bias groups. </w:t>
      </w:r>
    </w:p>
    <w:p w14:paraId="59D834CA" w14:textId="77777777" w:rsidR="00467F50" w:rsidRDefault="00467F50" w:rsidP="00467F50">
      <w:pPr>
        <w:pStyle w:val="ListParagraph"/>
        <w:numPr>
          <w:ilvl w:val="1"/>
          <w:numId w:val="29"/>
        </w:numPr>
        <w:spacing w:line="240" w:lineRule="auto"/>
      </w:pPr>
      <w:r w:rsidRPr="00467F50">
        <w:t xml:space="preserve">Second Exposure predictionsː Causality is </w:t>
      </w:r>
      <w:proofErr w:type="spellStart"/>
      <w:r w:rsidRPr="00467F50">
        <w:t>disambiguatedǃ</w:t>
      </w:r>
      <w:proofErr w:type="spellEnd"/>
      <w:r w:rsidRPr="00467F50">
        <w:t xml:space="preserve"> </w:t>
      </w:r>
      <w:proofErr w:type="gramStart"/>
      <w:r w:rsidRPr="00467F50">
        <w:t>For</w:t>
      </w:r>
      <w:proofErr w:type="gramEnd"/>
      <w:r w:rsidRPr="00467F50">
        <w:t xml:space="preserve"> </w:t>
      </w:r>
      <w:proofErr w:type="spellStart"/>
      <w:r w:rsidRPr="00467F50">
        <w:t>sh</w:t>
      </w:r>
      <w:proofErr w:type="spellEnd"/>
      <w:r w:rsidRPr="00467F50">
        <w:t xml:space="preserve">-bias group, perhaps ‘unlearning’ is predicted, but perhaps not (see Cummings &amp; Theodore, 2022; consistency of input doesn’t seem to matter as much as quantity). For s-bias group, causal compensation gains support (as it predicts the pattern of </w:t>
      </w:r>
      <w:proofErr w:type="spellStart"/>
      <w:r w:rsidRPr="00467F50">
        <w:t>Amb</w:t>
      </w:r>
      <w:proofErr w:type="spellEnd"/>
      <w:r w:rsidRPr="00467F50">
        <w:t>-PIM to clear-PIH). IF uncertainty maintenance were at play to begin with (and perhaps listeners were only compensating for a portion of lip rounding’s expected effect), then perhaps this support will strengthen the effect.</w:t>
      </w:r>
    </w:p>
    <w:p w14:paraId="32C3B465" w14:textId="77777777" w:rsidR="00467F50" w:rsidRDefault="00467F50" w:rsidP="00467F50">
      <w:pPr>
        <w:pStyle w:val="ListParagraph"/>
        <w:numPr>
          <w:ilvl w:val="1"/>
          <w:numId w:val="29"/>
        </w:numPr>
        <w:spacing w:line="240" w:lineRule="auto"/>
      </w:pPr>
      <w:r w:rsidRPr="00467F50">
        <w:t xml:space="preserve">Test </w:t>
      </w:r>
      <w:proofErr w:type="spellStart"/>
      <w:r w:rsidRPr="00467F50">
        <w:t>predicitons</w:t>
      </w:r>
      <w:proofErr w:type="spellEnd"/>
      <w:r w:rsidRPr="00467F50">
        <w:t xml:space="preserve">ː If causal compensation becomes more robust (resultant of its confirmation via exposure 2), then the s-bias condition in PIM test is expected to have even fewer /ʃ/ responses than experiment 2. </w:t>
      </w:r>
    </w:p>
    <w:p w14:paraId="1602BB2C" w14:textId="240654F5" w:rsidR="00467F50" w:rsidRDefault="00467F50" w:rsidP="00467F50">
      <w:pPr>
        <w:pStyle w:val="ListParagraph"/>
        <w:numPr>
          <w:ilvl w:val="1"/>
          <w:numId w:val="29"/>
        </w:numPr>
        <w:spacing w:line="240" w:lineRule="auto"/>
      </w:pPr>
      <w:r w:rsidRPr="00467F50">
        <w:t xml:space="preserve">Resultsː Both conditions learn, but the PIM condition exhibits significantly </w:t>
      </w:r>
      <w:r w:rsidRPr="00467F50">
        <w:rPr>
          <w:i/>
          <w:iCs/>
        </w:rPr>
        <w:t>more</w:t>
      </w:r>
      <w:r w:rsidRPr="00467F50">
        <w:t xml:space="preserve"> learning (driven by the s-bias condition). While the paragraphs above explain how Causal Compensation </w:t>
      </w:r>
      <w:r w:rsidRPr="00467F50">
        <w:rPr>
          <w:i/>
          <w:iCs/>
        </w:rPr>
        <w:t>could</w:t>
      </w:r>
      <w:r w:rsidRPr="00467F50">
        <w:t xml:space="preserve"> predict this pattern, it’s admittedly </w:t>
      </w:r>
      <w:proofErr w:type="spellStart"/>
      <w:r w:rsidRPr="00467F50">
        <w:t>tenous</w:t>
      </w:r>
      <w:proofErr w:type="spellEnd"/>
      <w:r w:rsidRPr="00467F50">
        <w:t xml:space="preserve"> and HARK-</w:t>
      </w:r>
      <w:proofErr w:type="spellStart"/>
      <w:r w:rsidRPr="00467F50">
        <w:t>ey</w:t>
      </w:r>
      <w:proofErr w:type="spellEnd"/>
      <w:r w:rsidRPr="00467F50">
        <w:t>...</w:t>
      </w:r>
    </w:p>
    <w:p w14:paraId="72CF0629" w14:textId="77777777" w:rsidR="00467F50" w:rsidRDefault="00467F50" w:rsidP="00467F50">
      <w:pPr>
        <w:spacing w:line="240" w:lineRule="auto"/>
        <w:ind w:firstLine="0"/>
      </w:pPr>
    </w:p>
    <w:p w14:paraId="181BAEBB" w14:textId="77777777" w:rsidR="00467F50" w:rsidRDefault="00467F50" w:rsidP="00467F50">
      <w:pPr>
        <w:spacing w:line="240" w:lineRule="auto"/>
        <w:ind w:firstLine="0"/>
      </w:pPr>
    </w:p>
    <w:p w14:paraId="33EE3C8D" w14:textId="3073AFC5" w:rsidR="00467F50" w:rsidRDefault="00467F50" w:rsidP="00467F50">
      <w:pPr>
        <w:pStyle w:val="ListParagraph"/>
        <w:numPr>
          <w:ilvl w:val="0"/>
          <w:numId w:val="30"/>
        </w:numPr>
        <w:spacing w:line="240" w:lineRule="auto"/>
      </w:pPr>
      <w:r>
        <w:t>Pre-categorization happens during perception, but percepts are ADDITIONALLY stored along with their context:</w:t>
      </w:r>
    </w:p>
    <w:p w14:paraId="446C3671" w14:textId="23F066F6" w:rsidR="00467F50" w:rsidRDefault="00467F50" w:rsidP="00467F50">
      <w:pPr>
        <w:pStyle w:val="ListParagraph"/>
        <w:numPr>
          <w:ilvl w:val="1"/>
          <w:numId w:val="30"/>
        </w:numPr>
        <w:spacing w:line="240" w:lineRule="auto"/>
      </w:pPr>
      <w:r>
        <w:t>Passive context-based storage/retrieval</w:t>
      </w:r>
    </w:p>
    <w:p w14:paraId="27E3F061" w14:textId="17BC1A07" w:rsidR="00467F50" w:rsidRPr="00467F50" w:rsidRDefault="00467F50" w:rsidP="00467F50">
      <w:pPr>
        <w:pStyle w:val="ListParagraph"/>
        <w:numPr>
          <w:ilvl w:val="1"/>
          <w:numId w:val="30"/>
        </w:numPr>
        <w:spacing w:line="240" w:lineRule="auto"/>
      </w:pPr>
      <w:r>
        <w:t>More sophisticated causal reasoning</w:t>
      </w:r>
    </w:p>
    <w:p w14:paraId="47F0DC9D" w14:textId="77777777" w:rsidR="00467F50" w:rsidRPr="00467F50" w:rsidRDefault="00467F50" w:rsidP="00467F50">
      <w:pPr>
        <w:spacing w:line="240" w:lineRule="auto"/>
        <w:ind w:firstLine="0"/>
      </w:pPr>
    </w:p>
    <w:p w14:paraId="7F98175C" w14:textId="767042FF" w:rsidR="00467F50" w:rsidRPr="00467F50" w:rsidRDefault="00467F50" w:rsidP="00467F50">
      <w:pPr>
        <w:pStyle w:val="ListParagraph"/>
        <w:numPr>
          <w:ilvl w:val="0"/>
          <w:numId w:val="29"/>
        </w:numPr>
        <w:spacing w:line="240" w:lineRule="auto"/>
      </w:pPr>
      <w:r w:rsidRPr="00467F50">
        <w:br w:type="page"/>
      </w:r>
    </w:p>
    <w:p w14:paraId="11E89528" w14:textId="7AF8BB9D" w:rsidR="009B33EA" w:rsidRDefault="009B33EA" w:rsidP="009B33EA">
      <w:pPr>
        <w:ind w:firstLine="0"/>
      </w:pPr>
    </w:p>
    <w:p w14:paraId="2BB77D53" w14:textId="520D3128" w:rsidR="009B33EA" w:rsidRPr="009B33EA" w:rsidRDefault="009B33EA" w:rsidP="009B33EA">
      <w:pPr>
        <w:ind w:firstLine="0"/>
      </w:pPr>
    </w:p>
    <w:p w14:paraId="027463E9" w14:textId="14F4C883" w:rsidR="00BC6876" w:rsidRPr="00ED3418" w:rsidRDefault="00BC6876" w:rsidP="00BC6876">
      <w:pPr>
        <w:pStyle w:val="Heading1"/>
        <w:rPr>
          <w:sz w:val="22"/>
          <w:szCs w:val="22"/>
        </w:rPr>
      </w:pPr>
      <w:r w:rsidRPr="00ED3418">
        <w:rPr>
          <w:sz w:val="22"/>
          <w:szCs w:val="22"/>
        </w:rPr>
        <w:t>Acknowledgments</w:t>
      </w:r>
    </w:p>
    <w:p w14:paraId="49E24E11" w14:textId="0F3F610D" w:rsidR="00C0082E" w:rsidRPr="00ED3418" w:rsidRDefault="00176871" w:rsidP="00C0082E">
      <w:pPr>
        <w:rPr>
          <w:szCs w:val="22"/>
        </w:rPr>
      </w:pPr>
      <w:r w:rsidRPr="00ED3418">
        <w:rPr>
          <w:szCs w:val="22"/>
          <w:shd w:val="clear" w:color="auto" w:fill="D9D9D9" w:themeFill="background1" w:themeFillShade="D9"/>
        </w:rPr>
        <w:t xml:space="preserve">We are deeply grateful to Linda Liu for answering our questions about the stimuli and procedure employed in Liu and Jaeger (2018), and to Zach Burchill for invaluable technical support with several </w:t>
      </w:r>
      <w:proofErr w:type="spellStart"/>
      <w:r w:rsidRPr="00ED3418">
        <w:rPr>
          <w:szCs w:val="22"/>
          <w:shd w:val="clear" w:color="auto" w:fill="D9D9D9" w:themeFill="background1" w:themeFillShade="D9"/>
        </w:rPr>
        <w:t>Javascript</w:t>
      </w:r>
      <w:proofErr w:type="spellEnd"/>
      <w:r w:rsidRPr="00ED3418">
        <w:rPr>
          <w:szCs w:val="22"/>
          <w:shd w:val="clear" w:color="auto" w:fill="D9D9D9" w:themeFill="background1" w:themeFillShade="D9"/>
        </w:rPr>
        <w:t xml:space="preserve"> issues. We also thank Zach Burchill, Wednesday Bushong, Linda Liu, and Xin Xie for sharing materials and feedback for a tutorial on conducting crowdsourcing experiments via Mechanical Turk that was developed as part of this project (available via [https://github.com/hlplab/Tutorial-MTurk-experiments-via-mturkutils]).</w:t>
      </w:r>
      <w:r w:rsidRPr="00ED3418">
        <w:rPr>
          <w:szCs w:val="22"/>
        </w:rPr>
        <w:t xml:space="preserve"> We thank Dr. Arty Samuel for generously providing the audio stimuli, and Dr. Molly Babel and Jamie for generously providing the video stimuli used in this experiment. Finally, we thank Dr. Chigusa Kurumada, Dr. Ralf Haefner, and the BCSC 206/207 class of 2020-2021 for helpful discussion and feedback on this project.</w:t>
      </w:r>
    </w:p>
    <w:p w14:paraId="2FB89996" w14:textId="79A0D737" w:rsidR="00176871" w:rsidRPr="00ED3418" w:rsidRDefault="00176871" w:rsidP="00176871">
      <w:pPr>
        <w:rPr>
          <w:szCs w:val="22"/>
        </w:rPr>
      </w:pPr>
      <w:r w:rsidRPr="00ED3418">
        <w:rPr>
          <w:szCs w:val="22"/>
        </w:rPr>
        <w:t xml:space="preserve"> </w:t>
      </w:r>
      <w:r w:rsidRPr="00ED3418">
        <w:rPr>
          <w:szCs w:val="22"/>
        </w:rPr>
        <w:br w:type="page"/>
      </w:r>
    </w:p>
    <w:p w14:paraId="764D3BB7" w14:textId="33931C55" w:rsidR="00BC6876" w:rsidRPr="00ED3418" w:rsidRDefault="00BC6876" w:rsidP="00BC6876">
      <w:pPr>
        <w:pStyle w:val="Heading1"/>
        <w:rPr>
          <w:sz w:val="22"/>
          <w:szCs w:val="22"/>
        </w:rPr>
      </w:pPr>
      <w:r w:rsidRPr="00ED3418">
        <w:rPr>
          <w:sz w:val="22"/>
          <w:szCs w:val="22"/>
        </w:rPr>
        <w:lastRenderedPageBreak/>
        <w:t>Appendices</w:t>
      </w:r>
    </w:p>
    <w:p w14:paraId="1B102D4A" w14:textId="0C2D7819" w:rsidR="00176871" w:rsidRPr="00ED3418" w:rsidDel="00703116" w:rsidRDefault="00176871" w:rsidP="00176871">
      <w:pPr>
        <w:rPr>
          <w:del w:id="446" w:author="Jaeger, Florian" w:date="2023-05-27T12:53:00Z"/>
          <w:szCs w:val="22"/>
        </w:rPr>
      </w:pPr>
      <w:del w:id="447" w:author="Jaeger, Florian" w:date="2023-05-27T12:53:00Z">
        <w:r w:rsidRPr="00ED3418" w:rsidDel="00703116">
          <w:rPr>
            <w:i/>
            <w:iCs/>
            <w:szCs w:val="22"/>
          </w:rPr>
          <w:delText>A.</w:delText>
        </w:r>
        <w:r w:rsidRPr="00ED3418" w:rsidDel="00703116">
          <w:rPr>
            <w:szCs w:val="22"/>
            <w:shd w:val="clear" w:color="auto" w:fill="EFEFEF"/>
          </w:rPr>
          <w:delText xml:space="preserve"> All HTML, Javascript, style sheets, and materials of the experiments are shared as part of the OSF repository (see experiments/). 5*This includes fully executable versions of the experiment that can also be viewed at (https://www.hlp.rochester.edu/mturk/CISP/experiment-A/experiment-A.html?URL_PARAMS), where the necessary URL parameters are described as part of the YAML files on OSF (see experiments/YAML files for MTurk/). For example, an instance of Experiment 1a can be called by (https://www.hlp.rochester.edu/mturk/CISP/experiment-A/experiment-A.html?label=no_exposure&amp;respKeyTest=0&amp;testSet=A). URL parameters were not visible to participants. The post-experiment survey for each experiment is available as part of the OSF repository (see experiments/experiment-NAME/surveys/)</w:delText>
        </w:r>
      </w:del>
    </w:p>
    <w:p w14:paraId="56A6315E" w14:textId="608F64C4" w:rsidR="00176871" w:rsidRPr="00ED3418" w:rsidDel="00703116" w:rsidRDefault="00176871" w:rsidP="00176871">
      <w:pPr>
        <w:rPr>
          <w:del w:id="448" w:author="Jaeger, Florian" w:date="2023-05-27T12:53:00Z"/>
          <w:szCs w:val="22"/>
          <w:shd w:val="clear" w:color="auto" w:fill="EFEFEF"/>
        </w:rPr>
      </w:pPr>
      <w:del w:id="449" w:author="Jaeger, Florian" w:date="2023-05-27T12:53:00Z">
        <w:r w:rsidRPr="00ED3418" w:rsidDel="00703116">
          <w:rPr>
            <w:i/>
            <w:iCs/>
            <w:szCs w:val="22"/>
          </w:rPr>
          <w:delText>B.</w:delText>
        </w:r>
        <w:r w:rsidRPr="00ED3418" w:rsidDel="00703116">
          <w:rPr>
            <w:i/>
            <w:iCs/>
            <w:szCs w:val="22"/>
            <w:shd w:val="clear" w:color="auto" w:fill="EFEFEF"/>
          </w:rPr>
          <w:delText xml:space="preserve"> </w:delText>
        </w:r>
        <w:r w:rsidRPr="00ED3418" w:rsidDel="00703116">
          <w:rPr>
            <w:szCs w:val="22"/>
            <w:shd w:val="clear" w:color="auto" w:fill="EFEFEF"/>
          </w:rPr>
          <w:delText>Participants were recruited by advertising a "Speech Perception Experiment. MUST BE NATIVE ENGLISH SPEAKER AND WEAR HEADPHONES. MUST USE CHROME." along with the brief description "Listen to sentences. Takes approximately 5-10 minutes." The only additional information available to participants in deciding whether to accept this HIT (human intelligence task) was the general description provided on the first page of the instructions.</w:delText>
        </w:r>
      </w:del>
    </w:p>
    <w:p w14:paraId="40C0D9E9" w14:textId="76CFF8AB" w:rsidR="00176871" w:rsidRPr="00ED3418" w:rsidDel="00703116" w:rsidRDefault="00176871" w:rsidP="00176871">
      <w:pPr>
        <w:rPr>
          <w:del w:id="450" w:author="Jaeger, Florian" w:date="2023-05-27T12:53:00Z"/>
          <w:szCs w:val="22"/>
          <w:shd w:val="clear" w:color="auto" w:fill="EFEFEF"/>
        </w:rPr>
      </w:pPr>
      <w:del w:id="451" w:author="Jaeger, Florian" w:date="2023-05-27T12:53:00Z">
        <w:r w:rsidRPr="00ED3418" w:rsidDel="00703116">
          <w:rPr>
            <w:i/>
            <w:iCs/>
            <w:szCs w:val="22"/>
            <w:shd w:val="clear" w:color="auto" w:fill="EFEFEF"/>
          </w:rPr>
          <w:delText>C.</w:delText>
        </w:r>
        <w:r w:rsidRPr="00ED3418" w:rsidDel="00703116">
          <w:rPr>
            <w:szCs w:val="22"/>
            <w:shd w:val="clear" w:color="auto" w:fill="EFEFEF"/>
          </w:rPr>
          <w:delText xml:space="preserve"> An instance of Experiment 2 can be called by (https://www.hlp.rochester.edu/mturk/CISP/experiment-A/experiment-A.html?label=S&amp;condition=M&amp;respKeyExp=0&amp;respKeyTest=0&amp;testSet=B).</w:delText>
        </w:r>
      </w:del>
    </w:p>
    <w:p w14:paraId="417495AA" w14:textId="77777777" w:rsidR="00176871" w:rsidRPr="00ED3418" w:rsidRDefault="00176871" w:rsidP="00176871">
      <w:pPr>
        <w:rPr>
          <w:szCs w:val="22"/>
        </w:rPr>
      </w:pPr>
    </w:p>
    <w:p w14:paraId="309E6251" w14:textId="77777777" w:rsidR="00176871" w:rsidRPr="00ED3418" w:rsidRDefault="00176871" w:rsidP="00176871">
      <w:pPr>
        <w:rPr>
          <w:szCs w:val="22"/>
        </w:rPr>
      </w:pPr>
    </w:p>
    <w:p w14:paraId="2978875A" w14:textId="31510158" w:rsidR="00A31A16" w:rsidRPr="00ED3418" w:rsidRDefault="00A31A16" w:rsidP="00A31A16">
      <w:pPr>
        <w:ind w:firstLine="0"/>
        <w:rPr>
          <w:szCs w:val="22"/>
        </w:rPr>
        <w:sectPr w:rsidR="00A31A16" w:rsidRPr="00ED3418" w:rsidSect="00423FF8">
          <w:pgSz w:w="12240" w:h="15840"/>
          <w:pgMar w:top="1440" w:right="1800" w:bottom="1440" w:left="1800" w:header="720" w:footer="720" w:gutter="0"/>
          <w:pgNumType w:start="1"/>
          <w:cols w:space="720"/>
          <w:docGrid w:linePitch="360"/>
        </w:sectPr>
      </w:pPr>
    </w:p>
    <w:p w14:paraId="23EED4E9" w14:textId="27376A3C" w:rsidR="00315BDE" w:rsidRPr="00ED3418" w:rsidRDefault="006906C6" w:rsidP="00BC6876">
      <w:pPr>
        <w:pStyle w:val="Heading1"/>
        <w:rPr>
          <w:sz w:val="22"/>
          <w:szCs w:val="22"/>
        </w:rPr>
      </w:pPr>
      <w:r w:rsidRPr="00ED3418">
        <w:rPr>
          <w:sz w:val="22"/>
          <w:szCs w:val="22"/>
        </w:rPr>
        <w:lastRenderedPageBreak/>
        <w:t>References</w:t>
      </w:r>
    </w:p>
    <w:p w14:paraId="1BE31758" w14:textId="77777777" w:rsidR="00BC6876" w:rsidRPr="00ED3418" w:rsidRDefault="00BC6876" w:rsidP="00BC6876">
      <w:pPr>
        <w:rPr>
          <w:szCs w:val="22"/>
        </w:rPr>
      </w:pPr>
      <w:r w:rsidRPr="00ED3418">
        <w:rPr>
          <w:szCs w:val="22"/>
        </w:rPr>
        <w:t xml:space="preserve">Babel, M. (2016). Replication of T Kraljic, AG Samuel, SE Brennan (2008, PS 19(4). Retrieved from osf.io.pj5hb. </w:t>
      </w:r>
    </w:p>
    <w:p w14:paraId="7203512D" w14:textId="77777777" w:rsidR="00BC6876" w:rsidRPr="00ED3418" w:rsidRDefault="00BC6876" w:rsidP="00BC6876">
      <w:pPr>
        <w:rPr>
          <w:szCs w:val="22"/>
        </w:rPr>
      </w:pPr>
      <w:r w:rsidRPr="00ED3418">
        <w:rPr>
          <w:szCs w:val="22"/>
        </w:rPr>
        <w:t xml:space="preserve">Bejjanki, V. R., Beck, J. M., Lu, Z. L., &amp; Pouget, A. (2011). Perceptual learning as improved probabilistic inference in early sensory areas. </w:t>
      </w:r>
      <w:r w:rsidRPr="00ED3418">
        <w:rPr>
          <w:i/>
          <w:iCs/>
          <w:szCs w:val="22"/>
        </w:rPr>
        <w:t>Nature Neuroscience</w:t>
      </w:r>
      <w:r w:rsidRPr="00ED3418">
        <w:rPr>
          <w:szCs w:val="22"/>
        </w:rPr>
        <w:t xml:space="preserve">, </w:t>
      </w:r>
      <w:r w:rsidRPr="00ED3418">
        <w:rPr>
          <w:i/>
          <w:iCs/>
          <w:szCs w:val="22"/>
        </w:rPr>
        <w:t>14</w:t>
      </w:r>
      <w:r w:rsidRPr="00ED3418">
        <w:rPr>
          <w:szCs w:val="22"/>
        </w:rPr>
        <w:t>(5), 642–650. https://doi.org/10.1038/nn.2796</w:t>
      </w:r>
    </w:p>
    <w:p w14:paraId="414C270C" w14:textId="030577DD" w:rsidR="00BC6876" w:rsidRPr="00ED3418" w:rsidRDefault="00BC6876" w:rsidP="00ED3418">
      <w:pPr>
        <w:rPr>
          <w:szCs w:val="22"/>
        </w:rPr>
      </w:pPr>
      <w:r w:rsidRPr="00ED3418">
        <w:rPr>
          <w:szCs w:val="22"/>
        </w:rPr>
        <w:t>Bradlow, A. R., &amp; Bent, T. (2008). Perceptual adaptation to non-native speech</w:t>
      </w:r>
      <w:r w:rsidRPr="00ED3418">
        <w:rPr>
          <w:i/>
          <w:szCs w:val="22"/>
        </w:rPr>
        <w:t>. Cognition</w:t>
      </w:r>
      <w:r w:rsidRPr="00ED3418">
        <w:rPr>
          <w:szCs w:val="22"/>
        </w:rPr>
        <w:t>, 106,</w:t>
      </w:r>
      <w:r w:rsidR="00ED3418">
        <w:rPr>
          <w:szCs w:val="22"/>
        </w:rPr>
        <w:t xml:space="preserve"> </w:t>
      </w:r>
      <w:r w:rsidRPr="00ED3418">
        <w:rPr>
          <w:szCs w:val="22"/>
        </w:rPr>
        <w:t xml:space="preserve">707–729. </w:t>
      </w:r>
    </w:p>
    <w:p w14:paraId="2182D685" w14:textId="77777777" w:rsidR="00BC6876" w:rsidRPr="00ED3418" w:rsidRDefault="00BC6876" w:rsidP="00BC6876">
      <w:pPr>
        <w:rPr>
          <w:szCs w:val="22"/>
        </w:rPr>
      </w:pPr>
      <w:r w:rsidRPr="00ED3418">
        <w:rPr>
          <w:szCs w:val="22"/>
        </w:rPr>
        <w:t>Clarke, C. M., &amp; Garrett, M. F. (2004). Rapid adaptation to foreign-accented English</w:t>
      </w:r>
      <w:r w:rsidRPr="00ED3418">
        <w:rPr>
          <w:i/>
          <w:szCs w:val="22"/>
        </w:rPr>
        <w:t>. Journal of the Acoustical Society of America</w:t>
      </w:r>
      <w:r w:rsidRPr="00ED3418">
        <w:rPr>
          <w:szCs w:val="22"/>
        </w:rPr>
        <w:t xml:space="preserve">, 116(6), 3647–3658. </w:t>
      </w:r>
    </w:p>
    <w:p w14:paraId="336C7A05" w14:textId="77777777" w:rsidR="00BC6876" w:rsidRPr="00ED3418" w:rsidRDefault="00BC6876" w:rsidP="00BC6876">
      <w:pPr>
        <w:rPr>
          <w:szCs w:val="22"/>
        </w:rPr>
      </w:pPr>
      <w:r w:rsidRPr="00ED3418">
        <w:rPr>
          <w:szCs w:val="22"/>
        </w:rPr>
        <w:t xml:space="preserve">Drouin, J. R., &amp; Theodore, R. M. (2018). Lexically guided perceptual learning is robust to task-based changes in listening strategy. </w:t>
      </w:r>
      <w:r w:rsidRPr="00ED3418">
        <w:rPr>
          <w:i/>
          <w:szCs w:val="22"/>
        </w:rPr>
        <w:t>The Journal of the Acoustical Society of America</w:t>
      </w:r>
      <w:r w:rsidRPr="00ED3418">
        <w:rPr>
          <w:szCs w:val="22"/>
        </w:rPr>
        <w:t xml:space="preserve">, </w:t>
      </w:r>
      <w:r w:rsidRPr="00ED3418">
        <w:rPr>
          <w:i/>
          <w:szCs w:val="22"/>
        </w:rPr>
        <w:t>144</w:t>
      </w:r>
      <w:r w:rsidRPr="00ED3418">
        <w:rPr>
          <w:szCs w:val="22"/>
        </w:rPr>
        <w:t xml:space="preserve">(2), 1089–1099. </w:t>
      </w:r>
    </w:p>
    <w:p w14:paraId="6391D327" w14:textId="77777777" w:rsidR="00BC6876" w:rsidRPr="00ED3418" w:rsidRDefault="00BC6876" w:rsidP="00BC6876">
      <w:pPr>
        <w:rPr>
          <w:szCs w:val="22"/>
        </w:rPr>
      </w:pPr>
      <w:r w:rsidRPr="00ED3418">
        <w:rPr>
          <w:szCs w:val="22"/>
        </w:rPr>
        <w:t xml:space="preserve">Eisner, F., &amp; McQueen, J. M. (2006). Perceptual learning in speech: Stability over time. </w:t>
      </w:r>
      <w:r w:rsidRPr="00ED3418">
        <w:rPr>
          <w:i/>
          <w:szCs w:val="22"/>
        </w:rPr>
        <w:t>Journal of the Acoustical Society of America</w:t>
      </w:r>
      <w:r w:rsidRPr="00ED3418">
        <w:rPr>
          <w:szCs w:val="22"/>
        </w:rPr>
        <w:t xml:space="preserve">, 119(4), 1950–1953. </w:t>
      </w:r>
    </w:p>
    <w:p w14:paraId="6C5E67FE" w14:textId="77777777" w:rsidR="00BC6876" w:rsidRPr="00ED3418" w:rsidRDefault="00BC6876" w:rsidP="00BC6876">
      <w:pPr>
        <w:rPr>
          <w:szCs w:val="22"/>
        </w:rPr>
      </w:pPr>
      <w:r w:rsidRPr="00ED3418">
        <w:rPr>
          <w:szCs w:val="22"/>
        </w:rPr>
        <w:t xml:space="preserve">Franken, M. K., Eisner, F., </w:t>
      </w:r>
      <w:proofErr w:type="spellStart"/>
      <w:r w:rsidRPr="00ED3418">
        <w:rPr>
          <w:szCs w:val="22"/>
        </w:rPr>
        <w:t>Schoffelen</w:t>
      </w:r>
      <w:proofErr w:type="spellEnd"/>
      <w:r w:rsidRPr="00ED3418">
        <w:rPr>
          <w:szCs w:val="22"/>
        </w:rPr>
        <w:t xml:space="preserve">, J., Acheson, D. J., Hagoort, P., &amp; </w:t>
      </w:r>
      <w:proofErr w:type="spellStart"/>
      <w:r w:rsidRPr="00ED3418">
        <w:rPr>
          <w:szCs w:val="22"/>
        </w:rPr>
        <w:t>Mcqueen</w:t>
      </w:r>
      <w:proofErr w:type="spellEnd"/>
      <w:r w:rsidRPr="00ED3418">
        <w:rPr>
          <w:szCs w:val="22"/>
        </w:rPr>
        <w:t xml:space="preserve">, J. M. (2017). Audiovisual recalibration of vowel categories. </w:t>
      </w:r>
      <w:proofErr w:type="spellStart"/>
      <w:r w:rsidRPr="00ED3418">
        <w:rPr>
          <w:i/>
          <w:iCs/>
          <w:szCs w:val="22"/>
        </w:rPr>
        <w:t>Interspeech</w:t>
      </w:r>
      <w:proofErr w:type="spellEnd"/>
      <w:r w:rsidRPr="00ED3418">
        <w:rPr>
          <w:szCs w:val="22"/>
        </w:rPr>
        <w:t>, 655–658.</w:t>
      </w:r>
    </w:p>
    <w:p w14:paraId="7CC85988" w14:textId="77777777" w:rsidR="00BC6876" w:rsidRPr="00ED3418" w:rsidRDefault="00BC6876" w:rsidP="00BC6876">
      <w:pPr>
        <w:rPr>
          <w:szCs w:val="22"/>
        </w:rPr>
      </w:pPr>
      <w:r w:rsidRPr="00ED3418">
        <w:rPr>
          <w:szCs w:val="22"/>
        </w:rPr>
        <w:t xml:space="preserve">Klatt, D. H. (1986). The problem of variability in speech recognition and in models of speech perception. Invariance and Variability in Speech Processes, 300–319. </w:t>
      </w:r>
    </w:p>
    <w:p w14:paraId="2D1FA3BA" w14:textId="77777777" w:rsidR="00BC6876" w:rsidRPr="00ED3418" w:rsidRDefault="00BC6876" w:rsidP="00BC6876">
      <w:pPr>
        <w:rPr>
          <w:szCs w:val="22"/>
        </w:rPr>
      </w:pPr>
      <w:r w:rsidRPr="00ED3418">
        <w:rPr>
          <w:szCs w:val="22"/>
        </w:rPr>
        <w:t xml:space="preserve">Kraljic, T., &amp; Samuel, A. G. (2005). Perceptual learning for speech: Is there a return to normal? </w:t>
      </w:r>
      <w:r w:rsidRPr="00ED3418">
        <w:rPr>
          <w:i/>
          <w:szCs w:val="22"/>
        </w:rPr>
        <w:t>Cognitive Psychology</w:t>
      </w:r>
      <w:r w:rsidRPr="00ED3418">
        <w:rPr>
          <w:szCs w:val="22"/>
        </w:rPr>
        <w:t xml:space="preserve">, 51, 141–178. </w:t>
      </w:r>
    </w:p>
    <w:p w14:paraId="31D8F103" w14:textId="77777777" w:rsidR="00BC6876" w:rsidRPr="00ED3418" w:rsidRDefault="00BC6876" w:rsidP="00BC6876">
      <w:pPr>
        <w:rPr>
          <w:szCs w:val="22"/>
        </w:rPr>
      </w:pPr>
      <w:r w:rsidRPr="00ED3418">
        <w:rPr>
          <w:szCs w:val="22"/>
        </w:rPr>
        <w:t xml:space="preserve">Kraljic, T., &amp; Samuel, A. G. (2011). Perceptual learning evidence for contextually-specific representations. </w:t>
      </w:r>
      <w:r w:rsidRPr="00ED3418">
        <w:rPr>
          <w:i/>
          <w:szCs w:val="22"/>
        </w:rPr>
        <w:t>Cognition</w:t>
      </w:r>
      <w:r w:rsidRPr="00ED3418">
        <w:rPr>
          <w:szCs w:val="22"/>
        </w:rPr>
        <w:t xml:space="preserve">, </w:t>
      </w:r>
      <w:r w:rsidRPr="00ED3418">
        <w:rPr>
          <w:i/>
          <w:szCs w:val="22"/>
        </w:rPr>
        <w:t>121</w:t>
      </w:r>
      <w:r w:rsidRPr="00ED3418">
        <w:rPr>
          <w:szCs w:val="22"/>
        </w:rPr>
        <w:t xml:space="preserve">(3), 459–465. </w:t>
      </w:r>
    </w:p>
    <w:p w14:paraId="6AA2BCC8" w14:textId="77777777" w:rsidR="00BC6876" w:rsidRPr="00ED3418" w:rsidRDefault="00BC6876" w:rsidP="00BC6876">
      <w:pPr>
        <w:rPr>
          <w:szCs w:val="22"/>
        </w:rPr>
      </w:pPr>
      <w:r w:rsidRPr="00ED3418">
        <w:rPr>
          <w:szCs w:val="22"/>
        </w:rPr>
        <w:lastRenderedPageBreak/>
        <w:t xml:space="preserve">Kraljic, T., Samuel, A. G., &amp; Brennan, S. E. (2008). First impressions and last resorts: How listeners adjust to speaker variability: Research article. </w:t>
      </w:r>
      <w:r w:rsidRPr="00ED3418">
        <w:rPr>
          <w:i/>
          <w:szCs w:val="22"/>
        </w:rPr>
        <w:t>Psychological Science</w:t>
      </w:r>
      <w:r w:rsidRPr="00ED3418">
        <w:rPr>
          <w:szCs w:val="22"/>
        </w:rPr>
        <w:t xml:space="preserve">, </w:t>
      </w:r>
      <w:r w:rsidRPr="00ED3418">
        <w:rPr>
          <w:i/>
          <w:szCs w:val="22"/>
        </w:rPr>
        <w:t>19</w:t>
      </w:r>
      <w:r w:rsidRPr="00ED3418">
        <w:rPr>
          <w:szCs w:val="22"/>
        </w:rPr>
        <w:t xml:space="preserve">(4), 332–338. </w:t>
      </w:r>
    </w:p>
    <w:p w14:paraId="00312372" w14:textId="77777777" w:rsidR="00BC6876" w:rsidRPr="00ED3418" w:rsidRDefault="00BC6876" w:rsidP="00BC6876">
      <w:pPr>
        <w:rPr>
          <w:szCs w:val="22"/>
        </w:rPr>
      </w:pPr>
      <w:proofErr w:type="spellStart"/>
      <w:r w:rsidRPr="00ED3418">
        <w:rPr>
          <w:szCs w:val="22"/>
        </w:rPr>
        <w:t>Ladefoged</w:t>
      </w:r>
      <w:proofErr w:type="spellEnd"/>
      <w:r w:rsidRPr="00ED3418">
        <w:rPr>
          <w:szCs w:val="22"/>
        </w:rPr>
        <w:t xml:space="preserve">, P., &amp; </w:t>
      </w:r>
      <w:proofErr w:type="spellStart"/>
      <w:r w:rsidRPr="00ED3418">
        <w:rPr>
          <w:szCs w:val="22"/>
        </w:rPr>
        <w:t>Maddieson</w:t>
      </w:r>
      <w:proofErr w:type="spellEnd"/>
      <w:r w:rsidRPr="00ED3418">
        <w:rPr>
          <w:szCs w:val="22"/>
        </w:rPr>
        <w:t xml:space="preserve">, I. (1996). </w:t>
      </w:r>
      <w:r w:rsidRPr="00ED3418">
        <w:rPr>
          <w:i/>
          <w:szCs w:val="22"/>
        </w:rPr>
        <w:t>The sounds of the world's languages</w:t>
      </w:r>
      <w:r w:rsidRPr="00ED3418">
        <w:rPr>
          <w:szCs w:val="22"/>
        </w:rPr>
        <w:t xml:space="preserve">. Wiley- Blackwell </w:t>
      </w:r>
    </w:p>
    <w:p w14:paraId="78297745" w14:textId="77777777" w:rsidR="00BC6876" w:rsidRPr="00ED3418" w:rsidRDefault="00BC6876" w:rsidP="00BC6876">
      <w:pPr>
        <w:rPr>
          <w:szCs w:val="22"/>
        </w:rPr>
      </w:pPr>
      <w:r w:rsidRPr="00ED3418">
        <w:rPr>
          <w:szCs w:val="22"/>
        </w:rPr>
        <w:t xml:space="preserve">Liu, L., &amp; Jaeger, T. F. (2018). Inferring causes during speech perception. </w:t>
      </w:r>
      <w:r w:rsidRPr="00ED3418">
        <w:rPr>
          <w:i/>
          <w:szCs w:val="22"/>
        </w:rPr>
        <w:t>Cognition</w:t>
      </w:r>
      <w:r w:rsidRPr="00ED3418">
        <w:rPr>
          <w:szCs w:val="22"/>
        </w:rPr>
        <w:t xml:space="preserve">, </w:t>
      </w:r>
      <w:r w:rsidRPr="00ED3418">
        <w:rPr>
          <w:i/>
          <w:szCs w:val="22"/>
        </w:rPr>
        <w:t xml:space="preserve">174 </w:t>
      </w:r>
      <w:r w:rsidRPr="00ED3418">
        <w:rPr>
          <w:szCs w:val="22"/>
        </w:rPr>
        <w:t xml:space="preserve">(June 2017), 55– 70. </w:t>
      </w:r>
    </w:p>
    <w:p w14:paraId="69D18E5F" w14:textId="77777777" w:rsidR="00BC6876" w:rsidRPr="00ED3418" w:rsidRDefault="00BC6876" w:rsidP="00BC6876">
      <w:pPr>
        <w:rPr>
          <w:szCs w:val="22"/>
        </w:rPr>
      </w:pPr>
      <w:r w:rsidRPr="00ED3418">
        <w:rPr>
          <w:szCs w:val="22"/>
        </w:rPr>
        <w:t xml:space="preserve">Liu, L., &amp; Jaeger, T. F. (2020). Talker-specific pronunciation or speech error? Discounting (or not) atypical pronunciations during speech perception. </w:t>
      </w:r>
      <w:r w:rsidRPr="00ED3418">
        <w:rPr>
          <w:i/>
          <w:szCs w:val="22"/>
        </w:rPr>
        <w:t>Journal of Experimental Psychology. Human Perception and Performance</w:t>
      </w:r>
      <w:r w:rsidRPr="00ED3418">
        <w:rPr>
          <w:szCs w:val="22"/>
        </w:rPr>
        <w:t xml:space="preserve">, </w:t>
      </w:r>
      <w:r w:rsidRPr="00ED3418">
        <w:rPr>
          <w:i/>
          <w:szCs w:val="22"/>
        </w:rPr>
        <w:t>45</w:t>
      </w:r>
      <w:r w:rsidRPr="00ED3418">
        <w:rPr>
          <w:szCs w:val="22"/>
        </w:rPr>
        <w:t xml:space="preserve">(12), 1562–1588. </w:t>
      </w:r>
    </w:p>
    <w:p w14:paraId="274FC7ED" w14:textId="77777777" w:rsidR="00BC6876" w:rsidRPr="00ED3418" w:rsidRDefault="00BC6876" w:rsidP="00BC6876">
      <w:pPr>
        <w:rPr>
          <w:szCs w:val="22"/>
        </w:rPr>
      </w:pPr>
      <w:r w:rsidRPr="00ED3418">
        <w:rPr>
          <w:szCs w:val="22"/>
        </w:rPr>
        <w:t>Lüttke, C. S., Pérez-</w:t>
      </w:r>
      <w:proofErr w:type="spellStart"/>
      <w:r w:rsidRPr="00ED3418">
        <w:rPr>
          <w:szCs w:val="22"/>
        </w:rPr>
        <w:t>Bellido</w:t>
      </w:r>
      <w:proofErr w:type="spellEnd"/>
      <w:r w:rsidRPr="00ED3418">
        <w:rPr>
          <w:szCs w:val="22"/>
        </w:rPr>
        <w:t xml:space="preserve">, A., &amp; de Lange, F. P. (2018). Rapid recalibration of speech perception after experiencing the McGurk illusion. </w:t>
      </w:r>
      <w:r w:rsidRPr="00ED3418">
        <w:rPr>
          <w:i/>
          <w:iCs/>
          <w:szCs w:val="22"/>
        </w:rPr>
        <w:t>Royal Society Open Science</w:t>
      </w:r>
      <w:r w:rsidRPr="00ED3418">
        <w:rPr>
          <w:szCs w:val="22"/>
        </w:rPr>
        <w:t xml:space="preserve">, </w:t>
      </w:r>
      <w:r w:rsidRPr="00ED3418">
        <w:rPr>
          <w:i/>
          <w:iCs/>
          <w:szCs w:val="22"/>
        </w:rPr>
        <w:t>5</w:t>
      </w:r>
      <w:r w:rsidRPr="00ED3418">
        <w:rPr>
          <w:szCs w:val="22"/>
        </w:rPr>
        <w:t>(3). https://doi.org/10.1098/rsos.170909</w:t>
      </w:r>
    </w:p>
    <w:p w14:paraId="63FF894D" w14:textId="78742C9B" w:rsidR="00BC6876" w:rsidRPr="00ED3418" w:rsidRDefault="00BC6876" w:rsidP="00ED3418">
      <w:pPr>
        <w:rPr>
          <w:szCs w:val="22"/>
        </w:rPr>
      </w:pPr>
      <w:r w:rsidRPr="00ED3418">
        <w:rPr>
          <w:szCs w:val="22"/>
        </w:rPr>
        <w:t xml:space="preserve">McGurk, H., &amp; MacDonald, J. (1976). Hearing lips and seeing voices (McGurk Effect). </w:t>
      </w:r>
      <w:r w:rsidRPr="00ED3418">
        <w:rPr>
          <w:i/>
          <w:szCs w:val="22"/>
        </w:rPr>
        <w:t>Nature</w:t>
      </w:r>
      <w:r w:rsidRPr="00ED3418">
        <w:rPr>
          <w:szCs w:val="22"/>
        </w:rPr>
        <w:t>,</w:t>
      </w:r>
      <w:r w:rsidR="00ED3418">
        <w:rPr>
          <w:szCs w:val="22"/>
        </w:rPr>
        <w:t xml:space="preserve"> </w:t>
      </w:r>
      <w:r w:rsidRPr="00ED3418">
        <w:rPr>
          <w:i/>
          <w:szCs w:val="22"/>
        </w:rPr>
        <w:t>264</w:t>
      </w:r>
      <w:r w:rsidRPr="00ED3418">
        <w:rPr>
          <w:szCs w:val="22"/>
        </w:rPr>
        <w:t xml:space="preserve">(5588), 746–748. https://www.naturecom.libproxy1.usc.edu/articles/264746a0.pdf%0Ahttps://www.nature.com/articles/264746a0.pdf </w:t>
      </w:r>
    </w:p>
    <w:p w14:paraId="5D4333F9" w14:textId="3CFA65B6" w:rsidR="00BC6876" w:rsidRDefault="00BC6876" w:rsidP="00BC6876">
      <w:pPr>
        <w:rPr>
          <w:szCs w:val="22"/>
        </w:rPr>
      </w:pPr>
      <w:r w:rsidRPr="00ED3418">
        <w:rPr>
          <w:szCs w:val="22"/>
        </w:rPr>
        <w:t xml:space="preserve">Norris, D., McQueen, J. M., &amp; Cutler, A. (2003). Perceptual learning in speech. </w:t>
      </w:r>
      <w:r w:rsidRPr="00ED3418">
        <w:rPr>
          <w:i/>
          <w:szCs w:val="22"/>
        </w:rPr>
        <w:t>Cognitive Psychology</w:t>
      </w:r>
      <w:r w:rsidRPr="00ED3418">
        <w:rPr>
          <w:szCs w:val="22"/>
        </w:rPr>
        <w:t xml:space="preserve">, 47(2), 204–238. </w:t>
      </w:r>
    </w:p>
    <w:p w14:paraId="6D1CCE2E" w14:textId="6CD3F3A3" w:rsidR="001329E0" w:rsidRPr="00ED3418" w:rsidRDefault="001329E0" w:rsidP="00BC6876">
      <w:pPr>
        <w:rPr>
          <w:szCs w:val="22"/>
        </w:rPr>
      </w:pPr>
      <w:r>
        <w:rPr>
          <w:rFonts w:ascii="Arial" w:hAnsi="Arial" w:cs="Arial"/>
          <w:color w:val="222222"/>
          <w:sz w:val="20"/>
          <w:szCs w:val="20"/>
          <w:shd w:val="clear" w:color="auto" w:fill="FFFFFF"/>
        </w:rPr>
        <w:t xml:space="preserve">Proctor, M., </w:t>
      </w:r>
      <w:proofErr w:type="spellStart"/>
      <w:r>
        <w:rPr>
          <w:rFonts w:ascii="Arial" w:hAnsi="Arial" w:cs="Arial"/>
          <w:color w:val="222222"/>
          <w:sz w:val="20"/>
          <w:szCs w:val="20"/>
          <w:shd w:val="clear" w:color="auto" w:fill="FFFFFF"/>
        </w:rPr>
        <w:t>Shadle</w:t>
      </w:r>
      <w:proofErr w:type="spellEnd"/>
      <w:r>
        <w:rPr>
          <w:rFonts w:ascii="Arial" w:hAnsi="Arial" w:cs="Arial"/>
          <w:color w:val="222222"/>
          <w:sz w:val="20"/>
          <w:szCs w:val="20"/>
          <w:shd w:val="clear" w:color="auto" w:fill="FFFFFF"/>
        </w:rPr>
        <w:t xml:space="preserve">, C., &amp; </w:t>
      </w:r>
      <w:proofErr w:type="spellStart"/>
      <w:r>
        <w:rPr>
          <w:rFonts w:ascii="Arial" w:hAnsi="Arial" w:cs="Arial"/>
          <w:color w:val="222222"/>
          <w:sz w:val="20"/>
          <w:szCs w:val="20"/>
          <w:shd w:val="clear" w:color="auto" w:fill="FFFFFF"/>
        </w:rPr>
        <w:t>Iskarous</w:t>
      </w:r>
      <w:proofErr w:type="spellEnd"/>
      <w:r>
        <w:rPr>
          <w:rFonts w:ascii="Arial" w:hAnsi="Arial" w:cs="Arial"/>
          <w:color w:val="222222"/>
          <w:sz w:val="20"/>
          <w:szCs w:val="20"/>
          <w:shd w:val="clear" w:color="auto" w:fill="FFFFFF"/>
        </w:rPr>
        <w:t>, K. (2006, December). An MRI study of vocalic context effects and lip rounding in the production of English sibilants. In </w:t>
      </w:r>
      <w:r>
        <w:rPr>
          <w:rFonts w:ascii="Arial" w:hAnsi="Arial" w:cs="Arial"/>
          <w:i/>
          <w:iCs/>
          <w:color w:val="222222"/>
          <w:sz w:val="20"/>
          <w:szCs w:val="20"/>
          <w:shd w:val="clear" w:color="auto" w:fill="FFFFFF"/>
        </w:rPr>
        <w:t>Proceedings of the 11th Australasian International Conference on Speech Science and Technology</w:t>
      </w:r>
      <w:r>
        <w:rPr>
          <w:rFonts w:ascii="Arial" w:hAnsi="Arial" w:cs="Arial"/>
          <w:color w:val="222222"/>
          <w:sz w:val="20"/>
          <w:szCs w:val="20"/>
          <w:shd w:val="clear" w:color="auto" w:fill="FFFFFF"/>
        </w:rPr>
        <w:t> (pp. 307-312).</w:t>
      </w:r>
    </w:p>
    <w:p w14:paraId="762DD1F6" w14:textId="77777777" w:rsidR="00BC6876" w:rsidRPr="00ED3418" w:rsidRDefault="00BC6876" w:rsidP="00BC6876">
      <w:pPr>
        <w:rPr>
          <w:szCs w:val="22"/>
        </w:rPr>
      </w:pPr>
      <w:r w:rsidRPr="00ED3418">
        <w:rPr>
          <w:szCs w:val="22"/>
        </w:rPr>
        <w:t xml:space="preserve">Weatherholtz, K., &amp; Jaeger, T. F. (2016). Speech perception and generalization across talkers and accents. Linguistics: </w:t>
      </w:r>
      <w:r w:rsidRPr="00ED3418">
        <w:rPr>
          <w:i/>
          <w:szCs w:val="22"/>
        </w:rPr>
        <w:t>Oxford Research Encyclopedias</w:t>
      </w:r>
      <w:r w:rsidRPr="00ED3418">
        <w:rPr>
          <w:szCs w:val="22"/>
        </w:rPr>
        <w:t xml:space="preserve">. </w:t>
      </w:r>
    </w:p>
    <w:p w14:paraId="1C6AA9B1" w14:textId="4A3D47E4" w:rsidR="00315BDE" w:rsidRPr="00ED3418" w:rsidRDefault="00BC6876" w:rsidP="00ED3418">
      <w:pPr>
        <w:rPr>
          <w:szCs w:val="22"/>
        </w:rPr>
      </w:pPr>
      <w:r w:rsidRPr="00ED3418">
        <w:rPr>
          <w:szCs w:val="22"/>
        </w:rPr>
        <w:t xml:space="preserve">Xie, X., Liu, L., &amp; Jaeger, T. F. (2021, January 11). Xie, Liu, &amp; Jaeger (2020). Cross-talker </w:t>
      </w:r>
      <w:r w:rsidRPr="00ED3418">
        <w:rPr>
          <w:szCs w:val="22"/>
        </w:rPr>
        <w:lastRenderedPageBreak/>
        <w:t>generalization during foreign-accented speech perception. https://doi.org/10.1037/xge0001039</w:t>
      </w:r>
    </w:p>
    <w:sectPr w:rsidR="00315BDE" w:rsidRPr="00ED3418" w:rsidSect="0065325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0" w:author="Jaeger, Florian" w:date="2023-05-22T16:28:00Z" w:initials="TJ">
    <w:p w14:paraId="70B4209A" w14:textId="0675E83E" w:rsidR="003F5649" w:rsidRPr="00584D72" w:rsidRDefault="003F5649">
      <w:pPr>
        <w:pStyle w:val="CommentText"/>
      </w:pPr>
      <w:r w:rsidRPr="00584D72">
        <w:rPr>
          <w:rStyle w:val="CommentReference"/>
        </w:rPr>
        <w:annotationRef/>
      </w:r>
      <w:r w:rsidRPr="00584D72">
        <w:t>Good point. I’d say italics? But up to you.</w:t>
      </w:r>
    </w:p>
  </w:comment>
  <w:comment w:id="34" w:author="Jaeger, Florian" w:date="2023-05-12T13:56:00Z" w:initials="TJ">
    <w:p w14:paraId="33F0508C" w14:textId="10AB8C50" w:rsidR="00AD0E69" w:rsidRPr="00584D72" w:rsidRDefault="00AD0E69">
      <w:pPr>
        <w:pStyle w:val="CommentText"/>
      </w:pPr>
      <w:r w:rsidRPr="00584D72">
        <w:rPr>
          <w:rStyle w:val="CommentReference"/>
        </w:rPr>
        <w:annotationRef/>
      </w:r>
      <w:r w:rsidRPr="00584D72">
        <w:t xml:space="preserve">Add link to </w:t>
      </w:r>
      <w:r w:rsidRPr="00584D72">
        <w:t>hlplab repo</w:t>
      </w:r>
    </w:p>
  </w:comment>
  <w:comment w:id="38" w:author="Shawn Cummings" w:date="2022-12-09T03:57:00Z" w:initials="SC">
    <w:p w14:paraId="47B34FBA" w14:textId="77777777" w:rsidR="000922F6" w:rsidRPr="00584D72" w:rsidRDefault="000922F6" w:rsidP="00E56997">
      <w:pPr>
        <w:pStyle w:val="CommentText"/>
        <w:jc w:val="left"/>
      </w:pPr>
      <w:r w:rsidRPr="00584D72">
        <w:rPr>
          <w:rStyle w:val="CommentReference"/>
        </w:rPr>
        <w:annotationRef/>
      </w:r>
      <w:r w:rsidRPr="00584D72">
        <w:t>Worth a revisit before we submit</w:t>
      </w:r>
    </w:p>
  </w:comment>
  <w:comment w:id="39" w:author="Jaeger, Florian" w:date="2023-05-22T16:31:00Z" w:initials="TJ">
    <w:p w14:paraId="12C0C908" w14:textId="1FF7675A" w:rsidR="003F5649" w:rsidRPr="00584D72" w:rsidRDefault="003F5649">
      <w:pPr>
        <w:pStyle w:val="CommentText"/>
      </w:pPr>
      <w:r w:rsidRPr="00584D72">
        <w:rPr>
          <w:rStyle w:val="CommentReference"/>
        </w:rPr>
        <w:annotationRef/>
      </w:r>
      <w:r w:rsidRPr="00584D72">
        <w:t>Yes, good point.</w:t>
      </w:r>
    </w:p>
  </w:comment>
  <w:comment w:id="46" w:author="Jaeger, Florian" w:date="2021-09-03T17:46:00Z" w:initials="JF">
    <w:p w14:paraId="6D8C15F5" w14:textId="67888252" w:rsidR="003D72BC" w:rsidRPr="00584D72" w:rsidRDefault="003D72BC">
      <w:pPr>
        <w:pStyle w:val="CommentText"/>
      </w:pPr>
      <w:r w:rsidRPr="00584D72">
        <w:rPr>
          <w:rStyle w:val="CommentReference"/>
        </w:rPr>
        <w:annotationRef/>
      </w:r>
      <w:r w:rsidR="001B57A7" w:rsidRPr="00584D72">
        <w:t xml:space="preserve">IF </w:t>
      </w:r>
      <w:r w:rsidRPr="00584D72">
        <w:t xml:space="preserve">Gevher’s </w:t>
      </w:r>
      <w:r w:rsidR="001B57A7" w:rsidRPr="00584D72">
        <w:t xml:space="preserve">page has all links on it, add it here. But first make sure that we move it to a location where it will </w:t>
      </w:r>
      <w:r w:rsidR="008E4D28" w:rsidRPr="00584D72">
        <w:t>‘</w:t>
      </w:r>
      <w:r w:rsidR="001B57A7" w:rsidRPr="00584D72">
        <w:t>always</w:t>
      </w:r>
      <w:r w:rsidR="008E4D28" w:rsidRPr="00584D72">
        <w:t>’</w:t>
      </w:r>
      <w:r w:rsidR="001B57A7" w:rsidRPr="00584D72">
        <w:t xml:space="preserve"> be available (e.g., the lab server)</w:t>
      </w:r>
      <w:r w:rsidRPr="00584D72">
        <w:t>.</w:t>
      </w:r>
    </w:p>
  </w:comment>
  <w:comment w:id="74" w:author="Jaeger, Florian" w:date="2021-09-03T17:46:00Z" w:initials="JF">
    <w:p w14:paraId="2266F42A" w14:textId="77777777" w:rsidR="00E80486" w:rsidRPr="00584D72" w:rsidRDefault="00E80486" w:rsidP="00E80486">
      <w:pPr>
        <w:pStyle w:val="CommentText"/>
      </w:pPr>
      <w:r w:rsidRPr="00584D72">
        <w:rPr>
          <w:rStyle w:val="CommentReference"/>
        </w:rPr>
        <w:annotationRef/>
      </w:r>
      <w:r w:rsidRPr="00584D72">
        <w:t xml:space="preserve">IF </w:t>
      </w:r>
      <w:r w:rsidRPr="00584D72">
        <w:t>Gevher’s page has all links on it, add it here. But first make sure that we move it to a location where it will ‘always’ be available (e.g., the lab server).</w:t>
      </w:r>
    </w:p>
  </w:comment>
  <w:comment w:id="75" w:author="Jaeger, Florian" w:date="2023-05-12T14:19:00Z" w:initials="TJ">
    <w:p w14:paraId="75996D08" w14:textId="7FB27DF8" w:rsidR="00FD3AD0" w:rsidRPr="00584D72" w:rsidRDefault="00FD3AD0" w:rsidP="00FD3AD0">
      <w:pPr>
        <w:pStyle w:val="CommentText"/>
        <w:ind w:firstLine="0"/>
      </w:pPr>
      <w:r w:rsidRPr="00584D72">
        <w:rPr>
          <w:rStyle w:val="CommentReference"/>
        </w:rPr>
        <w:annotationRef/>
      </w:r>
      <w:r w:rsidRPr="00584D72">
        <w:t>Left: production distribution of /s/ and /</w:t>
      </w:r>
      <w:r w:rsidRPr="00584D72">
        <w:t>sh/ over CoG, ideally somewhat realistic (e.g., roughly following previous papers) along with effect of /u/ context.</w:t>
      </w:r>
    </w:p>
    <w:p w14:paraId="7709135E" w14:textId="77777777" w:rsidR="00FD3AD0" w:rsidRPr="00584D72" w:rsidRDefault="00FD3AD0" w:rsidP="00FD3AD0">
      <w:pPr>
        <w:pStyle w:val="CommentText"/>
        <w:ind w:firstLine="0"/>
      </w:pPr>
    </w:p>
    <w:p w14:paraId="6AFE30E0" w14:textId="77777777" w:rsidR="00FD3AD0" w:rsidRPr="00584D72" w:rsidRDefault="00FD3AD0" w:rsidP="00FD3AD0">
      <w:pPr>
        <w:pStyle w:val="CommentText"/>
        <w:ind w:firstLine="0"/>
      </w:pPr>
      <w:r w:rsidRPr="00584D72">
        <w:t>Right: x-axis is CoG, y-axis is proportion of sh responses. Illustrate typical curve along with effect of /u/ context.</w:t>
      </w:r>
    </w:p>
    <w:p w14:paraId="5B029147" w14:textId="77777777" w:rsidR="002767EB" w:rsidRPr="00584D72" w:rsidRDefault="002767EB" w:rsidP="00FD3AD0">
      <w:pPr>
        <w:pStyle w:val="CommentText"/>
        <w:ind w:firstLine="0"/>
      </w:pPr>
    </w:p>
    <w:p w14:paraId="23F8FA6C" w14:textId="747CDCF6" w:rsidR="002767EB" w:rsidRPr="00584D72" w:rsidRDefault="002767EB" w:rsidP="00FD3AD0">
      <w:pPr>
        <w:pStyle w:val="CommentText"/>
        <w:ind w:firstLine="0"/>
      </w:pPr>
      <w:r w:rsidRPr="00584D72">
        <w:t>Second row: same for lip-rounding context</w:t>
      </w:r>
      <w:r w:rsidR="00F05B25" w:rsidRPr="00584D72">
        <w:t>?</w:t>
      </w:r>
    </w:p>
  </w:comment>
  <w:comment w:id="76" w:author="Jaeger, Florian" w:date="2023-05-12T14:54:00Z" w:initials="TJ">
    <w:p w14:paraId="29F77D53" w14:textId="77777777" w:rsidR="00F05B25" w:rsidRPr="00584D72" w:rsidRDefault="00F05B25">
      <w:pPr>
        <w:pStyle w:val="CommentText"/>
      </w:pPr>
      <w:r w:rsidRPr="00584D72">
        <w:rPr>
          <w:rStyle w:val="CommentReference"/>
        </w:rPr>
        <w:annotationRef/>
      </w:r>
      <w:r w:rsidRPr="00584D72">
        <w:t>Mcmurray, vowel formant transition literature, etc.</w:t>
      </w:r>
    </w:p>
    <w:p w14:paraId="20EC964B" w14:textId="77777777" w:rsidR="0066319E" w:rsidRPr="00584D72" w:rsidRDefault="0066319E">
      <w:pPr>
        <w:pStyle w:val="CommentText"/>
      </w:pPr>
    </w:p>
    <w:p w14:paraId="3B386856" w14:textId="5D30A019" w:rsidR="0066319E" w:rsidRPr="00584D72" w:rsidRDefault="0066319E">
      <w:pPr>
        <w:pStyle w:val="CommentText"/>
      </w:pPr>
      <w:r w:rsidRPr="00584D72">
        <w:t>(</w:t>
      </w:r>
      <w:r w:rsidRPr="00584D72">
        <w:t>actually, they might even replicate the vowel context effect?)</w:t>
      </w:r>
    </w:p>
  </w:comment>
  <w:comment w:id="81" w:author="Jaeger, Florian" w:date="2023-05-12T15:05:00Z" w:initials="TJ">
    <w:p w14:paraId="258EE3E5" w14:textId="77777777" w:rsidR="0066319E" w:rsidRPr="00584D72" w:rsidRDefault="0066319E">
      <w:pPr>
        <w:pStyle w:val="CommentText"/>
      </w:pPr>
      <w:r w:rsidRPr="00584D72">
        <w:rPr>
          <w:rStyle w:val="CommentReference"/>
        </w:rPr>
        <w:annotationRef/>
      </w:r>
      <w:r w:rsidRPr="00584D72">
        <w:t>Move to discussion of exp 1a-c:</w:t>
      </w:r>
    </w:p>
    <w:p w14:paraId="4EB993DC" w14:textId="77777777" w:rsidR="0066319E" w:rsidRPr="00584D72" w:rsidRDefault="0066319E">
      <w:pPr>
        <w:pStyle w:val="CommentText"/>
      </w:pPr>
    </w:p>
    <w:p w14:paraId="11E2510F" w14:textId="406A425A" w:rsidR="0066319E" w:rsidRPr="00584D72" w:rsidRDefault="0066319E">
      <w:pPr>
        <w:pStyle w:val="CommentText"/>
      </w:pPr>
      <w:r w:rsidRPr="00584D72">
        <w:rPr>
          <w:szCs w:val="22"/>
        </w:rPr>
        <w:t>Separate lines of work have found similar compensatory effects due to non-articulatory factors. For example, Hay et al. (2017) posit that listeners form probabilistic associations between speech input and location. Talkers then compensate in their speech for the effects of their location, for example producing speech with characteristic noise-competing characteristics (Lombard, 1911) when seated in a motor vehicle and experiencing car noise (e.g., Jung, 2012). These effects, designed to compensate for car noise, are still present even when talkers are seated in a silent car, and are therefore posited to be linked to location context rather than to background noise itself (Hay et al. 2017).</w:t>
      </w:r>
    </w:p>
  </w:comment>
  <w:comment w:id="82" w:author="Jaeger, Florian" w:date="2023-05-22T16:55:00Z" w:initials="TJ">
    <w:p w14:paraId="526C352E" w14:textId="3059D0A0" w:rsidR="00244AD2" w:rsidRPr="00584D72" w:rsidRDefault="00244AD2">
      <w:pPr>
        <w:pStyle w:val="CommentText"/>
      </w:pPr>
      <w:r w:rsidRPr="00584D72">
        <w:rPr>
          <w:rStyle w:val="CommentReference"/>
        </w:rPr>
        <w:annotationRef/>
      </w:r>
      <w:r w:rsidRPr="00584D72">
        <w:t xml:space="preserve">Changed this since the bite block experiment was about adaptation, not discounting upon presentation of visual evidence. If </w:t>
      </w:r>
      <w:r w:rsidRPr="00584D72">
        <w:t>anything that makes our finding more exciting, I think.</w:t>
      </w:r>
    </w:p>
  </w:comment>
  <w:comment w:id="93" w:author="Cummings, Shawn" w:date="2023-05-22T13:40:00Z" w:initials="SC">
    <w:p w14:paraId="566FB58C" w14:textId="77777777" w:rsidR="00D037E1" w:rsidRPr="00584D72" w:rsidRDefault="00D037E1" w:rsidP="0055726C">
      <w:pPr>
        <w:jc w:val="left"/>
      </w:pPr>
      <w:r w:rsidRPr="00584D72">
        <w:rPr>
          <w:rStyle w:val="CommentReference"/>
        </w:rPr>
        <w:annotationRef/>
      </w:r>
      <w:r w:rsidRPr="00584D72">
        <w:t xml:space="preserve">Our instructions are “what word the speaker is </w:t>
      </w:r>
      <w:r w:rsidRPr="00584D72">
        <w:t>saying”… don’t know how much this differs from “what word the talker produced” or “what word the talker intended” or “what you hear”, but don’t want to open that can of worms</w:t>
      </w:r>
    </w:p>
  </w:comment>
  <w:comment w:id="94" w:author="Jaeger, Florian" w:date="2023-05-22T16:35:00Z" w:initials="TJ">
    <w:p w14:paraId="1C07DA84" w14:textId="77777777" w:rsidR="003F5649" w:rsidRPr="00584D72" w:rsidRDefault="003F5649">
      <w:pPr>
        <w:pStyle w:val="CommentText"/>
      </w:pPr>
      <w:r w:rsidRPr="00584D72">
        <w:rPr>
          <w:rStyle w:val="CommentReference"/>
        </w:rPr>
        <w:annotationRef/>
      </w:r>
      <w:r w:rsidRPr="00584D72">
        <w:t xml:space="preserve">I agree. </w:t>
      </w:r>
    </w:p>
    <w:p w14:paraId="4BFD310E" w14:textId="2F64BA7C" w:rsidR="003F5649" w:rsidRPr="00584D72" w:rsidRDefault="003F5649" w:rsidP="003F5649">
      <w:pPr>
        <w:pStyle w:val="CommentText"/>
        <w:ind w:firstLine="0"/>
      </w:pPr>
    </w:p>
  </w:comment>
  <w:comment w:id="105" w:author="Jaeger, Florian" w:date="2023-05-12T18:01:00Z" w:initials="TJ">
    <w:p w14:paraId="2860EFAB" w14:textId="5A3FFF31" w:rsidR="00057517" w:rsidRPr="00584D72" w:rsidRDefault="00057517">
      <w:pPr>
        <w:pStyle w:val="CommentText"/>
      </w:pPr>
      <w:r w:rsidRPr="00584D72">
        <w:rPr>
          <w:rStyle w:val="CommentReference"/>
        </w:rPr>
        <w:annotationRef/>
      </w:r>
      <w:r w:rsidRPr="00584D72">
        <w:t>Move down?</w:t>
      </w:r>
    </w:p>
  </w:comment>
  <w:comment w:id="124" w:author="Jaeger, Florian" w:date="2023-05-20T20:22:00Z" w:initials="TJ">
    <w:p w14:paraId="5DD8C306" w14:textId="5EEF7259" w:rsidR="003D6AB3" w:rsidRPr="00584D72" w:rsidRDefault="003D6AB3">
      <w:pPr>
        <w:pStyle w:val="CommentText"/>
      </w:pPr>
      <w:r w:rsidRPr="00584D72">
        <w:rPr>
          <w:rStyle w:val="CommentReference"/>
        </w:rPr>
        <w:annotationRef/>
      </w:r>
      <w:r w:rsidRPr="00584D72">
        <w:t>Correct?</w:t>
      </w:r>
    </w:p>
  </w:comment>
  <w:comment w:id="142" w:author="Jaeger, Florian" w:date="2021-09-03T18:20:00Z" w:initials="JF">
    <w:p w14:paraId="7F19C6A1" w14:textId="36A59113" w:rsidR="003D72BC" w:rsidRPr="00584D72" w:rsidRDefault="003D72BC">
      <w:pPr>
        <w:pStyle w:val="CommentText"/>
      </w:pPr>
      <w:r w:rsidRPr="00584D72">
        <w:rPr>
          <w:rStyle w:val="CommentReference"/>
        </w:rPr>
        <w:annotationRef/>
      </w:r>
      <w:r w:rsidRPr="00584D72">
        <w:rPr>
          <w:highlight w:val="cyan"/>
        </w:rPr>
        <w:t xml:space="preserve">Is this correct? Please double check. We should use one labeling scheme here (higher </w:t>
      </w:r>
      <w:r w:rsidRPr="00584D72">
        <w:rPr>
          <w:highlight w:val="cyan"/>
        </w:rPr>
        <w:sym w:font="Wingdings" w:char="F0E0"/>
      </w:r>
      <w:r w:rsidRPr="00584D72">
        <w:rPr>
          <w:highlight w:val="cyan"/>
        </w:rPr>
        <w:t xml:space="preserve"> more </w:t>
      </w:r>
      <w:r w:rsidRPr="00584D72">
        <w:rPr>
          <w:highlight w:val="cyan"/>
        </w:rPr>
        <w:t>ashi)</w:t>
      </w:r>
    </w:p>
  </w:comment>
  <w:comment w:id="143" w:author="Cummings, Shawn" w:date="2023-05-22T14:26:00Z" w:initials="SC">
    <w:p w14:paraId="097A5E5E" w14:textId="77777777" w:rsidR="00BC1055" w:rsidRPr="00584D72" w:rsidRDefault="00BC1055" w:rsidP="003837B8">
      <w:pPr>
        <w:jc w:val="left"/>
      </w:pPr>
      <w:r w:rsidRPr="00584D72">
        <w:rPr>
          <w:rStyle w:val="CommentReference"/>
        </w:rPr>
        <w:annotationRef/>
      </w:r>
      <w:r w:rsidRPr="00584D72">
        <w:t xml:space="preserve">Why would we not scale to make ASI high, such that our X axis scales positively with </w:t>
      </w:r>
      <w:r w:rsidRPr="00584D72">
        <w:t>CoG?</w:t>
      </w:r>
    </w:p>
  </w:comment>
  <w:comment w:id="144" w:author="Jaeger, Florian" w:date="2023-05-22T16:37:00Z" w:initials="TJ">
    <w:p w14:paraId="1F1E39AC" w14:textId="2BADE4D7" w:rsidR="003F5649" w:rsidRPr="00584D72" w:rsidRDefault="003F5649">
      <w:pPr>
        <w:pStyle w:val="CommentText"/>
      </w:pPr>
      <w:r w:rsidRPr="00584D72">
        <w:rPr>
          <w:rStyle w:val="CommentReference"/>
        </w:rPr>
        <w:annotationRef/>
      </w:r>
      <w:r w:rsidRPr="00584D72">
        <w:t xml:space="preserve">We could but I think all of our previous work plotted it this way? We can reverse the </w:t>
      </w:r>
      <w:r w:rsidRPr="00584D72">
        <w:t>CoG axis later?</w:t>
      </w:r>
    </w:p>
  </w:comment>
  <w:comment w:id="167" w:author="Jaeger, Florian" w:date="2023-05-22T16:38:00Z" w:initials="TJ">
    <w:p w14:paraId="283D8E19" w14:textId="54C1C635" w:rsidR="003F5649" w:rsidRPr="00584D72" w:rsidRDefault="003F5649">
      <w:pPr>
        <w:pStyle w:val="CommentText"/>
      </w:pPr>
      <w:r w:rsidRPr="00584D72">
        <w:rPr>
          <w:rStyle w:val="CommentReference"/>
        </w:rPr>
        <w:annotationRef/>
      </w:r>
      <w:r w:rsidRPr="00584D72">
        <w:t>I think we can delete this? I appreciate it but perhaps it’s more info for the SI, if at all?</w:t>
      </w:r>
    </w:p>
  </w:comment>
  <w:comment w:id="168" w:author="Cummings, Shawn" w:date="2023-05-30T22:13:00Z" w:initials="SC">
    <w:p w14:paraId="50D093F2" w14:textId="77777777" w:rsidR="00DF2F44" w:rsidRDefault="00DF2F44" w:rsidP="00BE7E0C">
      <w:pPr>
        <w:jc w:val="left"/>
      </w:pPr>
      <w:r>
        <w:rPr>
          <w:rStyle w:val="CommentReference"/>
        </w:rPr>
        <w:annotationRef/>
      </w:r>
      <w:r>
        <w:t xml:space="preserve">Agreed! Indeed, this entire paragraph feels like it should be more of a footnote/erratum… could we perhaps in main text just say “the three steps differed based on factors orthogonal to the aims of the study, but we stress that the location is not critical.” And either footnote the current paragraph or direct readers towards SI for it? </w:t>
      </w:r>
    </w:p>
  </w:comment>
  <w:comment w:id="170" w:author="Jaeger, Florian" w:date="2023-05-12T18:11:00Z" w:initials="TJ">
    <w:p w14:paraId="73984CB4" w14:textId="293BA9BF" w:rsidR="00E85D79" w:rsidRPr="00584D72" w:rsidRDefault="00E85D79">
      <w:pPr>
        <w:pStyle w:val="CommentText"/>
      </w:pPr>
      <w:r w:rsidRPr="00584D72">
        <w:rPr>
          <w:rStyle w:val="CommentReference"/>
        </w:rPr>
        <w:annotationRef/>
      </w:r>
      <w:r w:rsidRPr="00584D72">
        <w:t xml:space="preserve">Let’s consolidate these statements </w:t>
      </w:r>
      <w:r w:rsidRPr="00584D72">
        <w:rPr>
          <w:i/>
          <w:iCs/>
        </w:rPr>
        <w:t xml:space="preserve">prior </w:t>
      </w:r>
      <w:r w:rsidRPr="00584D72">
        <w:t>to any of the experiments. Reviewers seem to not like this repetition.</w:t>
      </w:r>
    </w:p>
  </w:comment>
  <w:comment w:id="174" w:author="Jaeger, Florian" w:date="2023-05-12T18:11:00Z" w:initials="TJ">
    <w:p w14:paraId="209B2D64" w14:textId="77777777" w:rsidR="00E80486" w:rsidRPr="00584D72" w:rsidRDefault="00E80486" w:rsidP="00E80486">
      <w:pPr>
        <w:pStyle w:val="CommentText"/>
      </w:pPr>
      <w:r w:rsidRPr="00584D72">
        <w:rPr>
          <w:rStyle w:val="CommentReference"/>
        </w:rPr>
        <w:annotationRef/>
      </w:r>
      <w:r w:rsidRPr="00584D72">
        <w:t xml:space="preserve">Let’s consolidate these statements </w:t>
      </w:r>
      <w:r w:rsidRPr="00584D72">
        <w:rPr>
          <w:i/>
          <w:iCs/>
        </w:rPr>
        <w:t xml:space="preserve">prior </w:t>
      </w:r>
      <w:r w:rsidRPr="00584D72">
        <w:t>to any of the experiments. Reviewers seem to not like this repetition.</w:t>
      </w:r>
    </w:p>
  </w:comment>
  <w:comment w:id="179" w:author="Jaeger, Florian" w:date="2023-05-12T20:56:00Z" w:initials="TJ">
    <w:p w14:paraId="74C09277" w14:textId="5073175F" w:rsidR="00E538CF" w:rsidRPr="00584D72" w:rsidRDefault="00E538CF">
      <w:pPr>
        <w:pStyle w:val="CommentText"/>
      </w:pPr>
      <w:r w:rsidRPr="00584D72">
        <w:rPr>
          <w:rStyle w:val="CommentReference"/>
        </w:rPr>
        <w:annotationRef/>
      </w:r>
      <w:r w:rsidRPr="00584D72">
        <w:t>Gevher, could we make the HTML such that it works as part of our OSF? Then we could just link to the exact OSF location here.</w:t>
      </w:r>
    </w:p>
  </w:comment>
  <w:comment w:id="178" w:author="Jaeger, Florian" w:date="2023-05-12T18:12:00Z" w:initials="TJ">
    <w:p w14:paraId="2B8D7E1E" w14:textId="7B9AEECC" w:rsidR="00E85D79" w:rsidRPr="00584D72" w:rsidRDefault="00E85D79">
      <w:pPr>
        <w:pStyle w:val="CommentText"/>
      </w:pPr>
      <w:r w:rsidRPr="00584D72">
        <w:rPr>
          <w:rStyle w:val="CommentReference"/>
        </w:rPr>
        <w:annotationRef/>
      </w:r>
      <w:r w:rsidRPr="00584D72">
        <w:t>Same of this. Let’s move it up to the intro.</w:t>
      </w:r>
    </w:p>
  </w:comment>
  <w:comment w:id="180" w:author="Cummings, Shawn" w:date="2023-05-30T22:14:00Z" w:initials="SC">
    <w:p w14:paraId="0DBB140C" w14:textId="77777777" w:rsidR="00DF2F44" w:rsidRDefault="00DF2F44" w:rsidP="000E27BC">
      <w:pPr>
        <w:jc w:val="left"/>
      </w:pPr>
      <w:r>
        <w:rPr>
          <w:rStyle w:val="CommentReference"/>
        </w:rPr>
        <w:annotationRef/>
      </w:r>
      <w:r>
        <w:t>Here I’m leaving the quotation marks rather than italics, because it’s copied from our instructions in the actual task</w:t>
      </w:r>
    </w:p>
  </w:comment>
  <w:comment w:id="191" w:author="Jaeger, Florian" w:date="2023-05-12T18:16:00Z" w:initials="TJ">
    <w:p w14:paraId="4D72B468" w14:textId="111AF3AA" w:rsidR="00E85D79" w:rsidRPr="00584D72" w:rsidRDefault="00E85D79">
      <w:pPr>
        <w:pStyle w:val="CommentText"/>
      </w:pPr>
      <w:r w:rsidRPr="00584D72">
        <w:rPr>
          <w:rStyle w:val="CommentReference"/>
        </w:rPr>
        <w:annotationRef/>
      </w:r>
      <w:r w:rsidRPr="00584D72">
        <w:t>If you agree with this cut, let’s completely remove this health sensitive data from our data set and never look at it again? If we keep it, we should mention it.</w:t>
      </w:r>
    </w:p>
  </w:comment>
  <w:comment w:id="192" w:author="Cummings, Shawn" w:date="2023-05-22T13:44:00Z" w:initials="SC">
    <w:p w14:paraId="6077A889" w14:textId="77777777" w:rsidR="00B834D2" w:rsidRPr="00584D72" w:rsidRDefault="00B834D2" w:rsidP="008F7F79">
      <w:pPr>
        <w:jc w:val="left"/>
      </w:pPr>
      <w:r w:rsidRPr="00584D72">
        <w:rPr>
          <w:rStyle w:val="CommentReference"/>
        </w:rPr>
        <w:annotationRef/>
      </w:r>
      <w:r w:rsidRPr="00584D72">
        <w:t>Agreed! 2021 Shawn really thought this was crucial… thanks to 2021 Florian for humoring it but I agree it can and should disappear forever</w:t>
      </w:r>
    </w:p>
  </w:comment>
  <w:comment w:id="194" w:author="Jaeger, Florian" w:date="2023-05-20T20:15:00Z" w:initials="TJ">
    <w:p w14:paraId="7B801A9C" w14:textId="4135B890" w:rsidR="00E44892" w:rsidRPr="00584D72" w:rsidRDefault="00E44892">
      <w:pPr>
        <w:pStyle w:val="CommentText"/>
      </w:pPr>
      <w:r w:rsidRPr="00584D72">
        <w:rPr>
          <w:rStyle w:val="CommentReference"/>
        </w:rPr>
        <w:annotationRef/>
      </w:r>
      <w:r w:rsidRPr="00584D72">
        <w:t>Fill in criterion!</w:t>
      </w:r>
    </w:p>
  </w:comment>
  <w:comment w:id="299" w:author="Cummings, Shawn" w:date="2023-05-22T13:55:00Z" w:initials="SC">
    <w:p w14:paraId="26E90B05" w14:textId="77777777" w:rsidR="005A63E5" w:rsidRPr="00584D72" w:rsidRDefault="005A63E5" w:rsidP="00363A46">
      <w:pPr>
        <w:jc w:val="left"/>
      </w:pPr>
      <w:r w:rsidRPr="00584D72">
        <w:rPr>
          <w:rStyle w:val="CommentReference"/>
        </w:rPr>
        <w:annotationRef/>
      </w:r>
      <w:r w:rsidRPr="00584D72">
        <w:t>This is probably redundant now, seeing the summary below, but attaching just in case!</w:t>
      </w:r>
    </w:p>
  </w:comment>
  <w:comment w:id="300" w:author="Jaeger, Florian" w:date="2023-05-22T16:41:00Z" w:initials="TJ">
    <w:p w14:paraId="27D7A350" w14:textId="4749C38A" w:rsidR="005A63E5" w:rsidRPr="00584D72" w:rsidRDefault="005A63E5">
      <w:pPr>
        <w:pStyle w:val="CommentText"/>
      </w:pPr>
      <w:r w:rsidRPr="00584D72">
        <w:rPr>
          <w:rStyle w:val="CommentReference"/>
        </w:rPr>
        <w:annotationRef/>
      </w:r>
      <w:r w:rsidRPr="00584D72">
        <w:t>Which one should we keep? People are more used to tables, I guess. We could move the figure into the SI (where it’s already included). What do you think?</w:t>
      </w:r>
    </w:p>
  </w:comment>
  <w:comment w:id="301" w:author="Jaeger, Florian" w:date="2023-05-27T13:48:00Z" w:initials="TJ">
    <w:p w14:paraId="317BA647" w14:textId="77777777" w:rsidR="005A63E5" w:rsidRPr="00584D72" w:rsidRDefault="005A63E5">
      <w:pPr>
        <w:pStyle w:val="CommentText"/>
      </w:pPr>
      <w:r w:rsidRPr="00584D72">
        <w:rPr>
          <w:rStyle w:val="CommentReference"/>
        </w:rPr>
        <w:annotationRef/>
      </w:r>
      <w:r w:rsidRPr="00584D72">
        <w:t xml:space="preserve">And perhaps we should just summarize </w:t>
      </w:r>
      <w:r w:rsidRPr="00584D72">
        <w:rPr>
          <w:i/>
          <w:iCs/>
        </w:rPr>
        <w:t>all</w:t>
      </w:r>
      <w:r w:rsidRPr="00584D72">
        <w:t xml:space="preserve"> experiments here. I think that would be more elegant.</w:t>
      </w:r>
    </w:p>
    <w:p w14:paraId="74367AB9" w14:textId="77777777" w:rsidR="005A63E5" w:rsidRPr="00584D72" w:rsidRDefault="005A63E5">
      <w:pPr>
        <w:pStyle w:val="CommentText"/>
      </w:pPr>
    </w:p>
    <w:p w14:paraId="332BA34C" w14:textId="74EDB290" w:rsidR="005A63E5" w:rsidRPr="00584D72" w:rsidRDefault="005A63E5">
      <w:pPr>
        <w:pStyle w:val="CommentText"/>
      </w:pPr>
      <w:r w:rsidRPr="00584D72">
        <w:t>We also need to add a row at the top that states how many participants were recruited.</w:t>
      </w:r>
    </w:p>
  </w:comment>
  <w:comment w:id="336" w:author="Jaeger, Florian" w:date="2023-05-12T21:17:00Z" w:initials="TJ">
    <w:p w14:paraId="2DD7FEAE" w14:textId="266C8BE3" w:rsidR="007E5D3F" w:rsidRPr="00584D72" w:rsidRDefault="007E5D3F">
      <w:pPr>
        <w:pStyle w:val="CommentText"/>
      </w:pPr>
      <w:r w:rsidRPr="00584D72">
        <w:rPr>
          <w:rStyle w:val="CommentReference"/>
        </w:rPr>
        <w:annotationRef/>
      </w:r>
      <w:r w:rsidRPr="00584D72">
        <w:t xml:space="preserve">Have we tried using </w:t>
      </w:r>
      <w:r w:rsidRPr="00584D72">
        <w:t>mo() instead?</w:t>
      </w:r>
    </w:p>
  </w:comment>
  <w:comment w:id="337" w:author="Jaeger, Florian" w:date="2023-05-20T09:23:00Z" w:initials="TJ">
    <w:p w14:paraId="36993C6E" w14:textId="5E578125" w:rsidR="0024688C" w:rsidRPr="00584D72" w:rsidRDefault="0024688C" w:rsidP="0024688C">
      <w:pPr>
        <w:pStyle w:val="NormalWeb"/>
        <w:rPr>
          <w:lang w:eastAsia="ja-JP"/>
        </w:rPr>
      </w:pPr>
      <w:r w:rsidRPr="00584D72">
        <w:rPr>
          <w:rStyle w:val="CommentReference"/>
        </w:rPr>
        <w:annotationRef/>
      </w:r>
      <w:r w:rsidRPr="00584D72">
        <w:rPr>
          <w:rFonts w:ascii="LMRoman17" w:hAnsi="LMRoman17"/>
          <w:sz w:val="34"/>
          <w:szCs w:val="34"/>
          <w:lang w:eastAsia="ja-JP"/>
        </w:rPr>
        <w:t>Modeling Monotonic Effects of Ordinal Predictors in Bayesian Regression Models</w:t>
      </w:r>
    </w:p>
  </w:comment>
  <w:comment w:id="340" w:author="Cummings, Shawn" w:date="2023-05-22T13:59:00Z" w:initials="SC">
    <w:p w14:paraId="5A6C1AC1" w14:textId="77777777" w:rsidR="0072511C" w:rsidRPr="00584D72" w:rsidRDefault="0072511C" w:rsidP="00671F3F">
      <w:pPr>
        <w:jc w:val="left"/>
      </w:pPr>
      <w:r w:rsidRPr="00584D72">
        <w:rPr>
          <w:rStyle w:val="CommentReference"/>
        </w:rPr>
        <w:annotationRef/>
      </w:r>
      <w:r w:rsidRPr="00584D72">
        <w:t>Both of these have the over-time effects as a primary focus</w:t>
      </w:r>
    </w:p>
  </w:comment>
  <w:comment w:id="341" w:author="Jaeger, Florian" w:date="2023-05-22T16:43:00Z" w:initials="TJ">
    <w:p w14:paraId="744C65B7" w14:textId="1A313F28" w:rsidR="00CE7AE0" w:rsidRPr="00584D72" w:rsidRDefault="00CE7AE0">
      <w:pPr>
        <w:pStyle w:val="CommentText"/>
      </w:pPr>
      <w:r w:rsidRPr="00584D72">
        <w:rPr>
          <w:rStyle w:val="CommentReference"/>
        </w:rPr>
        <w:annotationRef/>
      </w:r>
      <w:r w:rsidRPr="00584D72">
        <w:t>Hmm, but isn’t Zhang about weeks not about evidence? If so, we should exclude it.</w:t>
      </w:r>
      <w:r w:rsidRPr="00584D72">
        <w:br/>
      </w:r>
    </w:p>
    <w:p w14:paraId="735A6CC4" w14:textId="795769EC" w:rsidR="00CE7AE0" w:rsidRPr="00584D72" w:rsidRDefault="00CE7AE0">
      <w:pPr>
        <w:pStyle w:val="CommentText"/>
      </w:pPr>
      <w:r w:rsidRPr="00584D72">
        <w:t>Hodges et al is not published yet. In the poster you had, the framing was weird (contrasting distributional learning and LGPL, which is contrast a mechanism with a paradigm, which makes little sense to me). Presumably that would be fixed before publication?</w:t>
      </w:r>
    </w:p>
  </w:comment>
  <w:comment w:id="346" w:author="Jaeger, Florian" w:date="2023-05-20T10:40:00Z" w:initials="TJ">
    <w:p w14:paraId="6FAD54DA" w14:textId="4DA8675A" w:rsidR="00825EE6" w:rsidRPr="00584D72" w:rsidRDefault="002B7F50">
      <w:pPr>
        <w:pStyle w:val="CommentText"/>
      </w:pPr>
      <w:r w:rsidRPr="00584D72">
        <w:t>%</w:t>
      </w:r>
      <w:r w:rsidR="00825EE6" w:rsidRPr="00584D72">
        <w:rPr>
          <w:rStyle w:val="CommentReference"/>
        </w:rPr>
        <w:annotationRef/>
      </w:r>
      <w:r w:rsidR="00825EE6" w:rsidRPr="00584D72">
        <w:t>Block analyses, changes of pen effect based on acoustic/visual cues.</w:t>
      </w:r>
    </w:p>
  </w:comment>
  <w:comment w:id="345" w:author="Jaeger, Florian" w:date="2023-05-20T12:05:00Z" w:initials="TJ">
    <w:p w14:paraId="6E410DBF" w14:textId="6443D8E8" w:rsidR="004F276B" w:rsidRPr="00584D72" w:rsidRDefault="004F276B">
      <w:pPr>
        <w:pStyle w:val="CommentText"/>
      </w:pPr>
      <w:r w:rsidRPr="00584D72">
        <w:rPr>
          <w:rStyle w:val="CommentReference"/>
        </w:rPr>
        <w:annotationRef/>
      </w:r>
      <w:r w:rsidRPr="00584D72">
        <w:t>I cut the stuff about the items. Let’s put that into the SI.</w:t>
      </w:r>
    </w:p>
  </w:comment>
  <w:comment w:id="381" w:author="Jaeger, Florian" w:date="2023-05-22T16:57:00Z" w:initials="TJ">
    <w:p w14:paraId="0B1E1E74" w14:textId="02B03DFA" w:rsidR="00244AD2" w:rsidRPr="00584D72" w:rsidRDefault="00244AD2">
      <w:pPr>
        <w:pStyle w:val="CommentText"/>
      </w:pPr>
      <w:r w:rsidRPr="00584D72">
        <w:rPr>
          <w:rStyle w:val="CommentReference"/>
        </w:rPr>
        <w:annotationRef/>
      </w:r>
      <w:r w:rsidRPr="00584D72">
        <w:t>Is that the term they used?</w:t>
      </w:r>
    </w:p>
  </w:comment>
  <w:comment w:id="382" w:author="Cummings, Shawn" w:date="2023-05-31T00:35:00Z" w:initials="SC">
    <w:p w14:paraId="55602D6A" w14:textId="77777777" w:rsidR="00E960BA" w:rsidRDefault="00E960BA" w:rsidP="00813228">
      <w:pPr>
        <w:jc w:val="left"/>
      </w:pPr>
      <w:r>
        <w:rPr>
          <w:rStyle w:val="CommentReference"/>
        </w:rPr>
        <w:annotationRef/>
      </w:r>
      <w:r>
        <w:t>Yep! Bite-block hyphenated</w:t>
      </w:r>
    </w:p>
  </w:comment>
  <w:comment w:id="389" w:author="Jaeger, Florian" w:date="2023-05-20T16:14:00Z" w:initials="TJ">
    <w:p w14:paraId="77BDFF72" w14:textId="4FC73203" w:rsidR="0080495B" w:rsidRPr="00584D72" w:rsidRDefault="0080495B">
      <w:pPr>
        <w:pStyle w:val="CommentText"/>
      </w:pPr>
      <w:r w:rsidRPr="00584D72">
        <w:rPr>
          <w:rStyle w:val="CommentReference"/>
        </w:rPr>
        <w:annotationRef/>
      </w:r>
      <w:r w:rsidR="00E80486" w:rsidRPr="00584D72">
        <w:rPr>
          <w:highlight w:val="yellow"/>
        </w:rPr>
        <w:t xml:space="preserve">HIGH PRIORITY: </w:t>
      </w:r>
      <w:r w:rsidRPr="00584D72">
        <w:rPr>
          <w:highlight w:val="yellow"/>
        </w:rPr>
        <w:t>It’s not clear to me that this has actually been ruled out.</w:t>
      </w:r>
      <w:r w:rsidR="00813D35" w:rsidRPr="00584D72">
        <w:t xml:space="preserve"> But I guess </w:t>
      </w:r>
    </w:p>
  </w:comment>
  <w:comment w:id="391" w:author="Jaeger, Florian" w:date="2023-05-27T12:47:00Z" w:initials="TJ">
    <w:p w14:paraId="50954B7C" w14:textId="1EB2A665" w:rsidR="008D6284" w:rsidRPr="00584D72" w:rsidRDefault="008D6284">
      <w:pPr>
        <w:pStyle w:val="CommentText"/>
      </w:pPr>
      <w:r w:rsidRPr="00584D72">
        <w:rPr>
          <w:rStyle w:val="CommentReference"/>
        </w:rPr>
        <w:annotationRef/>
      </w:r>
      <w:r w:rsidRPr="00584D72">
        <w:t>Could potentially be moved to start of this discussion, depending on whether we want to use this plot to also discuss how the pen affects perception relative to the audio-only inputs in LJ18?</w:t>
      </w:r>
    </w:p>
  </w:comment>
  <w:comment w:id="395" w:author="Jaeger, Florian" w:date="2023-05-27T13:15:00Z" w:initials="TJ">
    <w:p w14:paraId="6F0F2FCC" w14:textId="63247B96" w:rsidR="00375884" w:rsidRPr="00584D72" w:rsidRDefault="00375884">
      <w:pPr>
        <w:pStyle w:val="CommentText"/>
      </w:pPr>
      <w:r w:rsidRPr="00584D72">
        <w:rPr>
          <w:rStyle w:val="CommentReference"/>
        </w:rPr>
        <w:annotationRef/>
      </w:r>
      <w:r w:rsidRPr="00584D72">
        <w:t>@Shawn, was the pen not already in the mouth prior to the fricative?</w:t>
      </w:r>
    </w:p>
  </w:comment>
  <w:comment w:id="396" w:author="Cummings, Shawn" w:date="2023-06-02T19:02:00Z" w:initials="SC">
    <w:p w14:paraId="6D45D85A" w14:textId="77777777" w:rsidR="00E02182" w:rsidRDefault="00E02182" w:rsidP="008F1883">
      <w:pPr>
        <w:jc w:val="left"/>
      </w:pPr>
      <w:r>
        <w:rPr>
          <w:rStyle w:val="CommentReference"/>
        </w:rPr>
        <w:annotationRef/>
      </w:r>
      <w:r>
        <w:t>The pen is indeed in the talker’s mouth for the entirety of the video, from before word onset and certainly before fricative production</w:t>
      </w:r>
    </w:p>
  </w:comment>
  <w:comment w:id="398" w:author="Jaeger, Florian" w:date="2023-05-27T12:57:00Z" w:initials="TJ">
    <w:p w14:paraId="5EAD1A10" w14:textId="02ED89B0" w:rsidR="00703116" w:rsidRPr="00584D72" w:rsidRDefault="00703116">
      <w:pPr>
        <w:pStyle w:val="CommentText"/>
      </w:pPr>
      <w:r w:rsidRPr="00584D72">
        <w:rPr>
          <w:rStyle w:val="CommentReference"/>
        </w:rPr>
        <w:annotationRef/>
      </w:r>
      <w:r w:rsidR="00E617BE" w:rsidRPr="00584D72">
        <w:t>Similar to stim figure for exp1 but</w:t>
      </w:r>
      <w:r w:rsidRPr="00584D72">
        <w:t xml:space="preserve"> with black box </w:t>
      </w:r>
      <w:r w:rsidR="00F904CF" w:rsidRPr="00584D72">
        <w:t xml:space="preserve">screen </w:t>
      </w:r>
      <w:r w:rsidRPr="00584D72">
        <w:t>shots</w:t>
      </w:r>
    </w:p>
  </w:comment>
  <w:comment w:id="404" w:author="Jaeger, Florian" w:date="2023-05-27T13:31:00Z" w:initials="TJ">
    <w:p w14:paraId="78D4A70B" w14:textId="5BAF4056" w:rsidR="00972CE3" w:rsidRPr="00584D72" w:rsidRDefault="00972CE3">
      <w:pPr>
        <w:pStyle w:val="CommentText"/>
      </w:pPr>
      <w:r w:rsidRPr="00584D72">
        <w:rPr>
          <w:rStyle w:val="CommentReference"/>
        </w:rPr>
        <w:annotationRef/>
      </w:r>
      <w:r w:rsidRPr="00584D72">
        <w:t>Or were there additional considerations?</w:t>
      </w:r>
    </w:p>
  </w:comment>
  <w:comment w:id="409" w:author="Jaeger, Florian" w:date="2023-05-27T13:33:00Z" w:initials="TJ">
    <w:p w14:paraId="0D78AD55" w14:textId="4F7CAE0A" w:rsidR="00972CE3" w:rsidRPr="00584D72" w:rsidRDefault="00972CE3">
      <w:pPr>
        <w:pStyle w:val="CommentText"/>
      </w:pPr>
      <w:r w:rsidRPr="00584D72">
        <w:rPr>
          <w:rStyle w:val="CommentReference"/>
        </w:rPr>
        <w:annotationRef/>
      </w:r>
      <w:r w:rsidRPr="00584D72">
        <w:t>How was box added. When did it start, when end? How did this relate to evidence about the pen</w:t>
      </w:r>
      <w:r w:rsidR="006904D7" w:rsidRPr="00584D72">
        <w:t>.</w:t>
      </w:r>
    </w:p>
  </w:comment>
  <w:comment w:id="432" w:author="Jaeger, Florian" w:date="2023-05-27T13:34:00Z" w:initials="TJ">
    <w:p w14:paraId="72D1D309" w14:textId="59840876" w:rsidR="006904D7" w:rsidRPr="00584D72" w:rsidRDefault="006904D7">
      <w:pPr>
        <w:pStyle w:val="CommentText"/>
      </w:pPr>
      <w:r w:rsidRPr="00584D72">
        <w:rPr>
          <w:rStyle w:val="CommentReference"/>
        </w:rPr>
        <w:annotationRef/>
      </w:r>
      <w:r w:rsidRPr="00584D72">
        <w:t xml:space="preserve">Any changes/addition to instructions, </w:t>
      </w:r>
      <w:r w:rsidRPr="00584D72">
        <w:t>etc?</w:t>
      </w:r>
    </w:p>
  </w:comment>
  <w:comment w:id="438" w:author="Jaeger, Florian" w:date="2023-05-20T10:40:00Z" w:initials="TJ">
    <w:p w14:paraId="17CAF5FC" w14:textId="77777777" w:rsidR="002E008A" w:rsidRPr="00584D72" w:rsidRDefault="002E008A" w:rsidP="002E008A">
      <w:pPr>
        <w:pStyle w:val="CommentText"/>
      </w:pPr>
      <w:r w:rsidRPr="00584D72">
        <w:rPr>
          <w:rStyle w:val="CommentReference"/>
        </w:rPr>
        <w:annotationRef/>
      </w:r>
      <w:r w:rsidRPr="00584D72">
        <w:t>Block analyses, changes of pen effect based on acoustic/visual cues.</w:t>
      </w:r>
    </w:p>
  </w:comment>
  <w:comment w:id="437" w:author="Jaeger, Florian" w:date="2023-05-20T12:05:00Z" w:initials="TJ">
    <w:p w14:paraId="604B9265" w14:textId="77777777" w:rsidR="002E008A" w:rsidRPr="00584D72" w:rsidRDefault="002E008A" w:rsidP="002E008A">
      <w:pPr>
        <w:pStyle w:val="CommentText"/>
      </w:pPr>
      <w:r w:rsidRPr="00584D72">
        <w:rPr>
          <w:rStyle w:val="CommentReference"/>
        </w:rPr>
        <w:annotationRef/>
      </w:r>
      <w:r w:rsidRPr="00584D72">
        <w:t>I cut the stuff about the items. Let’s put that into the SI.</w:t>
      </w:r>
    </w:p>
  </w:comment>
  <w:comment w:id="439" w:author="Jaeger, Florian" w:date="2023-05-27T14:09:00Z" w:initials="TJ">
    <w:p w14:paraId="6A8ED899" w14:textId="75EB27CB" w:rsidR="0044611A" w:rsidRPr="00584D72" w:rsidRDefault="0044611A">
      <w:pPr>
        <w:pStyle w:val="CommentText"/>
      </w:pPr>
      <w:r w:rsidRPr="00584D72">
        <w:rPr>
          <w:rStyle w:val="CommentReference"/>
        </w:rPr>
        <w:annotationRef/>
      </w:r>
      <w:r w:rsidRPr="00584D72">
        <w:t>Did we have survey questions about that, too?</w:t>
      </w:r>
    </w:p>
  </w:comment>
  <w:comment w:id="440" w:author="Jaeger, Florian" w:date="2023-05-29T12:26:00Z" w:initials="TJ">
    <w:p w14:paraId="7F7A9238" w14:textId="0DD76415" w:rsidR="00584D72" w:rsidRPr="00584D72" w:rsidRDefault="00584D72">
      <w:pPr>
        <w:pStyle w:val="CommentText"/>
      </w:pPr>
      <w:r w:rsidRPr="00584D72">
        <w:rPr>
          <w:rStyle w:val="CommentReference"/>
        </w:rPr>
        <w:annotationRef/>
      </w:r>
      <w:r w:rsidR="001D653F">
        <w:t>Add here s</w:t>
      </w:r>
      <w:r w:rsidRPr="00584D72">
        <w:t>ome discussion of the fact that black box might have come in too late/ exited too early so that some effects of pen on articulators were still observable?</w:t>
      </w:r>
    </w:p>
  </w:comment>
  <w:comment w:id="441" w:author="Cummings, Shawn" w:date="2023-06-02T19:13:00Z" w:initials="SC">
    <w:p w14:paraId="5EA25A27" w14:textId="77777777" w:rsidR="005878C4" w:rsidRDefault="005878C4" w:rsidP="005B6D72">
      <w:pPr>
        <w:jc w:val="left"/>
      </w:pPr>
      <w:r>
        <w:rPr>
          <w:rStyle w:val="CommentReference"/>
        </w:rPr>
        <w:annotationRef/>
      </w:r>
      <w:r>
        <w:t>See added chunk above— I think this is possible (but unlikely) on the front end and impossible on the back 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B4209A" w15:done="1"/>
  <w15:commentEx w15:paraId="33F0508C" w15:done="0"/>
  <w15:commentEx w15:paraId="47B34FBA" w15:done="0"/>
  <w15:commentEx w15:paraId="12C0C908" w15:paraIdParent="47B34FBA" w15:done="0"/>
  <w15:commentEx w15:paraId="6D8C15F5" w15:done="0"/>
  <w15:commentEx w15:paraId="2266F42A" w15:done="0"/>
  <w15:commentEx w15:paraId="23F8FA6C" w15:done="0"/>
  <w15:commentEx w15:paraId="3B386856" w15:done="0"/>
  <w15:commentEx w15:paraId="11E2510F" w15:done="0"/>
  <w15:commentEx w15:paraId="526C352E" w15:done="0"/>
  <w15:commentEx w15:paraId="566FB58C" w15:done="1"/>
  <w15:commentEx w15:paraId="4BFD310E" w15:paraIdParent="566FB58C" w15:done="1"/>
  <w15:commentEx w15:paraId="2860EFAB" w15:done="0"/>
  <w15:commentEx w15:paraId="5DD8C306" w15:done="0"/>
  <w15:commentEx w15:paraId="7F19C6A1" w15:done="0"/>
  <w15:commentEx w15:paraId="097A5E5E" w15:paraIdParent="7F19C6A1" w15:done="0"/>
  <w15:commentEx w15:paraId="1F1E39AC" w15:paraIdParent="7F19C6A1" w15:done="0"/>
  <w15:commentEx w15:paraId="283D8E19" w15:done="0"/>
  <w15:commentEx w15:paraId="50D093F2" w15:paraIdParent="283D8E19" w15:done="0"/>
  <w15:commentEx w15:paraId="73984CB4" w15:done="0"/>
  <w15:commentEx w15:paraId="209B2D64" w15:done="0"/>
  <w15:commentEx w15:paraId="74C09277" w15:done="0"/>
  <w15:commentEx w15:paraId="2B8D7E1E" w15:done="0"/>
  <w15:commentEx w15:paraId="0DBB140C" w15:done="0"/>
  <w15:commentEx w15:paraId="4D72B468" w15:done="0"/>
  <w15:commentEx w15:paraId="6077A889" w15:paraIdParent="4D72B468" w15:done="0"/>
  <w15:commentEx w15:paraId="7B801A9C" w15:done="0"/>
  <w15:commentEx w15:paraId="26E90B05" w15:done="0"/>
  <w15:commentEx w15:paraId="27D7A350" w15:paraIdParent="26E90B05" w15:done="0"/>
  <w15:commentEx w15:paraId="332BA34C" w15:paraIdParent="26E90B05" w15:done="0"/>
  <w15:commentEx w15:paraId="2DD7FEAE" w15:done="0"/>
  <w15:commentEx w15:paraId="36993C6E" w15:done="0"/>
  <w15:commentEx w15:paraId="5A6C1AC1" w15:done="0"/>
  <w15:commentEx w15:paraId="735A6CC4" w15:paraIdParent="5A6C1AC1" w15:done="0"/>
  <w15:commentEx w15:paraId="6FAD54DA" w15:done="0"/>
  <w15:commentEx w15:paraId="6E410DBF" w15:done="1"/>
  <w15:commentEx w15:paraId="0B1E1E74" w15:done="0"/>
  <w15:commentEx w15:paraId="55602D6A" w15:paraIdParent="0B1E1E74" w15:done="0"/>
  <w15:commentEx w15:paraId="77BDFF72" w15:done="0"/>
  <w15:commentEx w15:paraId="50954B7C" w15:done="0"/>
  <w15:commentEx w15:paraId="6F0F2FCC" w15:done="0"/>
  <w15:commentEx w15:paraId="6D45D85A" w15:paraIdParent="6F0F2FCC" w15:done="0"/>
  <w15:commentEx w15:paraId="5EAD1A10" w15:done="0"/>
  <w15:commentEx w15:paraId="78D4A70B" w15:done="0"/>
  <w15:commentEx w15:paraId="0D78AD55" w15:done="0"/>
  <w15:commentEx w15:paraId="72D1D309" w15:done="0"/>
  <w15:commentEx w15:paraId="17CAF5FC" w15:done="0"/>
  <w15:commentEx w15:paraId="604B9265" w15:done="0"/>
  <w15:commentEx w15:paraId="6A8ED899" w15:done="0"/>
  <w15:commentEx w15:paraId="7F7A9238" w15:done="0"/>
  <w15:commentEx w15:paraId="5EA25A27" w15:paraIdParent="7F7A92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616B9" w16cex:dateUtc="2023-05-22T20:28:00Z"/>
  <w16cex:commentExtensible w16cex:durableId="2808C427" w16cex:dateUtc="2023-05-12T18:56:00Z"/>
  <w16cex:commentExtensible w16cex:durableId="273D30A0" w16cex:dateUtc="2022-12-09T08:57:00Z"/>
  <w16cex:commentExtensible w16cex:durableId="28161753" w16cex:dateUtc="2023-05-22T20:31:00Z"/>
  <w16cex:commentExtensible w16cex:durableId="24DCDDF8" w16cex:dateUtc="2021-09-03T21:46:00Z"/>
  <w16cex:commentExtensible w16cex:durableId="281C7096" w16cex:dateUtc="2021-09-03T21:46:00Z"/>
  <w16cex:commentExtensible w16cex:durableId="2808C956" w16cex:dateUtc="2023-05-12T19:19:00Z"/>
  <w16cex:commentExtensible w16cex:durableId="2808D1AE" w16cex:dateUtc="2023-05-12T19:54:00Z"/>
  <w16cex:commentExtensible w16cex:durableId="2808D444" w16cex:dateUtc="2023-05-12T20:05:00Z"/>
  <w16cex:commentExtensible w16cex:durableId="28161CFF" w16cex:dateUtc="2023-05-22T20:55:00Z"/>
  <w16cex:commentExtensible w16cex:durableId="2815EF40" w16cex:dateUtc="2023-05-22T11:40:00Z"/>
  <w16cex:commentExtensible w16cex:durableId="2816186C" w16cex:dateUtc="2023-05-22T20:35:00Z"/>
  <w16cex:commentExtensible w16cex:durableId="2808FD74" w16cex:dateUtc="2023-05-12T22:01:00Z"/>
  <w16cex:commentExtensible w16cex:durableId="2813AA95" w16cex:dateUtc="2023-05-21T00:22:00Z"/>
  <w16cex:commentExtensible w16cex:durableId="24DCE5DA" w16cex:dateUtc="2021-09-03T22:20:00Z"/>
  <w16cex:commentExtensible w16cex:durableId="2815FA22" w16cex:dateUtc="2023-05-22T12:26:00Z"/>
  <w16cex:commentExtensible w16cex:durableId="281618D7" w16cex:dateUtc="2023-05-22T20:37:00Z"/>
  <w16cex:commentExtensible w16cex:durableId="2816191C" w16cex:dateUtc="2023-05-22T20:38:00Z"/>
  <w16cex:commentExtensible w16cex:durableId="2820F373" w16cex:dateUtc="2023-05-30T20:13:00Z"/>
  <w16cex:commentExtensible w16cex:durableId="2808FFE9" w16cex:dateUtc="2023-05-12T22:11:00Z"/>
  <w16cex:commentExtensible w16cex:durableId="281C7043" w16cex:dateUtc="2023-05-12T22:11:00Z"/>
  <w16cex:commentExtensible w16cex:durableId="28092672" w16cex:dateUtc="2023-05-13T00:56:00Z"/>
  <w16cex:commentExtensible w16cex:durableId="28090005" w16cex:dateUtc="2023-05-12T22:12:00Z"/>
  <w16cex:commentExtensible w16cex:durableId="2820F3D4" w16cex:dateUtc="2023-05-30T20:14:00Z"/>
  <w16cex:commentExtensible w16cex:durableId="280900FC" w16cex:dateUtc="2023-05-12T22:16:00Z"/>
  <w16cex:commentExtensible w16cex:durableId="2815F04C" w16cex:dateUtc="2023-05-22T11:44:00Z"/>
  <w16cex:commentExtensible w16cex:durableId="2813A8C8" w16cex:dateUtc="2023-05-21T00:15:00Z"/>
  <w16cex:commentExtensible w16cex:durableId="2815F2E1" w16cex:dateUtc="2023-05-22T11:55:00Z"/>
  <w16cex:commentExtensible w16cex:durableId="281619B1" w16cex:dateUtc="2023-05-22T20:41:00Z"/>
  <w16cex:commentExtensible w16cex:durableId="281C88A9" w16cex:dateUtc="2023-05-27T17:48:00Z"/>
  <w16cex:commentExtensible w16cex:durableId="28092B70" w16cex:dateUtc="2023-05-13T01:17:00Z"/>
  <w16cex:commentExtensible w16cex:durableId="2813100B" w16cex:dateUtc="2023-05-20T13:23:00Z"/>
  <w16cex:commentExtensible w16cex:durableId="2815F3CE" w16cex:dateUtc="2023-05-22T11:59:00Z"/>
  <w16cex:commentExtensible w16cex:durableId="28161A15" w16cex:dateUtc="2023-05-22T20:43:00Z"/>
  <w16cex:commentExtensible w16cex:durableId="2813222C" w16cex:dateUtc="2023-05-20T14:40:00Z"/>
  <w16cex:commentExtensible w16cex:durableId="28133606" w16cex:dateUtc="2023-05-20T16:05:00Z"/>
  <w16cex:commentExtensible w16cex:durableId="28161D63" w16cex:dateUtc="2023-05-22T20:57:00Z"/>
  <w16cex:commentExtensible w16cex:durableId="282114C2" w16cex:dateUtc="2023-05-30T22:35:00Z"/>
  <w16cex:commentExtensible w16cex:durableId="2813705F" w16cex:dateUtc="2023-05-20T20:14:00Z"/>
  <w16cex:commentExtensible w16cex:durableId="281C7A5A" w16cex:dateUtc="2023-05-27T16:47:00Z"/>
  <w16cex:commentExtensible w16cex:durableId="281C80EB" w16cex:dateUtc="2023-05-27T17:15:00Z"/>
  <w16cex:commentExtensible w16cex:durableId="2824BB3A" w16cex:dateUtc="2023-06-02T17:02:00Z"/>
  <w16cex:commentExtensible w16cex:durableId="281C7CBF" w16cex:dateUtc="2023-05-27T16:57:00Z"/>
  <w16cex:commentExtensible w16cex:durableId="281C84C4" w16cex:dateUtc="2023-05-27T17:31:00Z"/>
  <w16cex:commentExtensible w16cex:durableId="281C8531" w16cex:dateUtc="2023-05-27T17:33:00Z"/>
  <w16cex:commentExtensible w16cex:durableId="281C855A" w16cex:dateUtc="2023-05-27T17:34:00Z"/>
  <w16cex:commentExtensible w16cex:durableId="281C7AC9" w16cex:dateUtc="2023-05-20T14:40:00Z"/>
  <w16cex:commentExtensible w16cex:durableId="281C7AC8" w16cex:dateUtc="2023-05-20T16:05:00Z"/>
  <w16cex:commentExtensible w16cex:durableId="281C8D93" w16cex:dateUtc="2023-05-27T18:09:00Z"/>
  <w16cex:commentExtensible w16cex:durableId="281F1875" w16cex:dateUtc="2023-05-29T16:26:00Z"/>
  <w16cex:commentExtensible w16cex:durableId="2824BDCC" w16cex:dateUtc="2023-06-02T1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B4209A" w16cid:durableId="281616B9"/>
  <w16cid:commentId w16cid:paraId="33F0508C" w16cid:durableId="2808C427"/>
  <w16cid:commentId w16cid:paraId="47B34FBA" w16cid:durableId="273D30A0"/>
  <w16cid:commentId w16cid:paraId="12C0C908" w16cid:durableId="28161753"/>
  <w16cid:commentId w16cid:paraId="6D8C15F5" w16cid:durableId="24DCDDF8"/>
  <w16cid:commentId w16cid:paraId="2266F42A" w16cid:durableId="281C7096"/>
  <w16cid:commentId w16cid:paraId="23F8FA6C" w16cid:durableId="2808C956"/>
  <w16cid:commentId w16cid:paraId="3B386856" w16cid:durableId="2808D1AE"/>
  <w16cid:commentId w16cid:paraId="11E2510F" w16cid:durableId="2808D444"/>
  <w16cid:commentId w16cid:paraId="526C352E" w16cid:durableId="28161CFF"/>
  <w16cid:commentId w16cid:paraId="566FB58C" w16cid:durableId="2815EF40"/>
  <w16cid:commentId w16cid:paraId="4BFD310E" w16cid:durableId="2816186C"/>
  <w16cid:commentId w16cid:paraId="2860EFAB" w16cid:durableId="2808FD74"/>
  <w16cid:commentId w16cid:paraId="5DD8C306" w16cid:durableId="2813AA95"/>
  <w16cid:commentId w16cid:paraId="7F19C6A1" w16cid:durableId="24DCE5DA"/>
  <w16cid:commentId w16cid:paraId="097A5E5E" w16cid:durableId="2815FA22"/>
  <w16cid:commentId w16cid:paraId="1F1E39AC" w16cid:durableId="281618D7"/>
  <w16cid:commentId w16cid:paraId="283D8E19" w16cid:durableId="2816191C"/>
  <w16cid:commentId w16cid:paraId="50D093F2" w16cid:durableId="2820F373"/>
  <w16cid:commentId w16cid:paraId="73984CB4" w16cid:durableId="2808FFE9"/>
  <w16cid:commentId w16cid:paraId="209B2D64" w16cid:durableId="281C7043"/>
  <w16cid:commentId w16cid:paraId="74C09277" w16cid:durableId="28092672"/>
  <w16cid:commentId w16cid:paraId="2B8D7E1E" w16cid:durableId="28090005"/>
  <w16cid:commentId w16cid:paraId="0DBB140C" w16cid:durableId="2820F3D4"/>
  <w16cid:commentId w16cid:paraId="4D72B468" w16cid:durableId="280900FC"/>
  <w16cid:commentId w16cid:paraId="6077A889" w16cid:durableId="2815F04C"/>
  <w16cid:commentId w16cid:paraId="7B801A9C" w16cid:durableId="2813A8C8"/>
  <w16cid:commentId w16cid:paraId="26E90B05" w16cid:durableId="2815F2E1"/>
  <w16cid:commentId w16cid:paraId="27D7A350" w16cid:durableId="281619B1"/>
  <w16cid:commentId w16cid:paraId="332BA34C" w16cid:durableId="281C88A9"/>
  <w16cid:commentId w16cid:paraId="2DD7FEAE" w16cid:durableId="28092B70"/>
  <w16cid:commentId w16cid:paraId="36993C6E" w16cid:durableId="2813100B"/>
  <w16cid:commentId w16cid:paraId="5A6C1AC1" w16cid:durableId="2815F3CE"/>
  <w16cid:commentId w16cid:paraId="735A6CC4" w16cid:durableId="28161A15"/>
  <w16cid:commentId w16cid:paraId="6FAD54DA" w16cid:durableId="2813222C"/>
  <w16cid:commentId w16cid:paraId="6E410DBF" w16cid:durableId="28133606"/>
  <w16cid:commentId w16cid:paraId="0B1E1E74" w16cid:durableId="28161D63"/>
  <w16cid:commentId w16cid:paraId="55602D6A" w16cid:durableId="282114C2"/>
  <w16cid:commentId w16cid:paraId="77BDFF72" w16cid:durableId="2813705F"/>
  <w16cid:commentId w16cid:paraId="50954B7C" w16cid:durableId="281C7A5A"/>
  <w16cid:commentId w16cid:paraId="6F0F2FCC" w16cid:durableId="281C80EB"/>
  <w16cid:commentId w16cid:paraId="6D45D85A" w16cid:durableId="2824BB3A"/>
  <w16cid:commentId w16cid:paraId="5EAD1A10" w16cid:durableId="281C7CBF"/>
  <w16cid:commentId w16cid:paraId="78D4A70B" w16cid:durableId="281C84C4"/>
  <w16cid:commentId w16cid:paraId="0D78AD55" w16cid:durableId="281C8531"/>
  <w16cid:commentId w16cid:paraId="72D1D309" w16cid:durableId="281C855A"/>
  <w16cid:commentId w16cid:paraId="17CAF5FC" w16cid:durableId="281C7AC9"/>
  <w16cid:commentId w16cid:paraId="604B9265" w16cid:durableId="281C7AC8"/>
  <w16cid:commentId w16cid:paraId="6A8ED899" w16cid:durableId="281C8D93"/>
  <w16cid:commentId w16cid:paraId="7F7A9238" w16cid:durableId="281F1875"/>
  <w16cid:commentId w16cid:paraId="5EA25A27" w16cid:durableId="2824BD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07619" w14:textId="77777777" w:rsidR="00272D0F" w:rsidRDefault="00272D0F" w:rsidP="00634F96">
      <w:r>
        <w:separator/>
      </w:r>
    </w:p>
  </w:endnote>
  <w:endnote w:type="continuationSeparator" w:id="0">
    <w:p w14:paraId="673C9875" w14:textId="77777777" w:rsidR="00272D0F" w:rsidRDefault="00272D0F" w:rsidP="00634F96">
      <w:r>
        <w:continuationSeparator/>
      </w:r>
    </w:p>
  </w:endnote>
  <w:endnote w:type="continuationNotice" w:id="1">
    <w:p w14:paraId="2B35CB3C" w14:textId="77777777" w:rsidR="00272D0F" w:rsidRDefault="00272D0F" w:rsidP="00634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Sylfaen"/>
    <w:panose1 w:val="00000500000000020000"/>
    <w:charset w:val="00"/>
    <w:family w:val="auto"/>
    <w:pitch w:val="variable"/>
    <w:sig w:usb0="E00002FF" w:usb1="5000205A" w:usb2="00000000" w:usb3="00000000" w:csb0="0000019F" w:csb1="00000000"/>
  </w:font>
  <w:font w:name="LMRoman17">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497689"/>
      <w:docPartObj>
        <w:docPartGallery w:val="Page Numbers (Bottom of Page)"/>
        <w:docPartUnique/>
      </w:docPartObj>
    </w:sdtPr>
    <w:sdtContent>
      <w:p w14:paraId="791B6A23" w14:textId="77777777" w:rsidR="003D72BC" w:rsidRDefault="003D72BC" w:rsidP="00634F9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3AEDC" w14:textId="77777777" w:rsidR="003D72BC" w:rsidRDefault="003D72BC" w:rsidP="0063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59479" w14:textId="77777777" w:rsidR="003D72BC" w:rsidRDefault="003D72BC" w:rsidP="00634F96">
    <w:pPr>
      <w:pStyle w:val="Footer"/>
      <w:rPr>
        <w:rStyle w:val="PageNumber"/>
        <w:rFonts w:ascii="Times" w:hAnsi="Times"/>
        <w:sz w:val="20"/>
      </w:rPr>
    </w:pPr>
  </w:p>
  <w:p w14:paraId="671DEB1A" w14:textId="77777777" w:rsidR="003D72BC" w:rsidRPr="00D927DF" w:rsidRDefault="003D72BC" w:rsidP="00634F96">
    <w:pPr>
      <w:pStyle w:val="Foo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1324238130"/>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01D13C1C" w14:textId="77777777" w:rsidR="003D72BC" w:rsidRPr="007D3635" w:rsidRDefault="003D72BC" w:rsidP="0063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5E8D0" w14:textId="77777777" w:rsidR="00272D0F" w:rsidRDefault="00272D0F" w:rsidP="00634F96">
      <w:r>
        <w:separator/>
      </w:r>
    </w:p>
  </w:footnote>
  <w:footnote w:type="continuationSeparator" w:id="0">
    <w:p w14:paraId="223B88D6" w14:textId="77777777" w:rsidR="00272D0F" w:rsidRDefault="00272D0F" w:rsidP="00634F96">
      <w:r>
        <w:continuationSeparator/>
      </w:r>
    </w:p>
  </w:footnote>
  <w:footnote w:type="continuationNotice" w:id="1">
    <w:p w14:paraId="6D157F7E" w14:textId="77777777" w:rsidR="00272D0F" w:rsidRDefault="00272D0F" w:rsidP="00634F96"/>
  </w:footnote>
  <w:footnote w:id="2">
    <w:p w14:paraId="32015787" w14:textId="699771A4" w:rsidR="003D72BC" w:rsidRPr="00172D88" w:rsidRDefault="003D72BC">
      <w:pPr>
        <w:pStyle w:val="FootnoteText"/>
      </w:pPr>
      <w:r>
        <w:rPr>
          <w:rStyle w:val="FootnoteReference"/>
        </w:rPr>
        <w:footnoteRef/>
      </w:r>
      <w:r>
        <w:t xml:space="preserve"> This differs somewhat from the approach taken in Liu and Jaeger (2018), which did not require </w:t>
      </w:r>
      <w:r>
        <w:rPr>
          <w:i/>
          <w:iCs/>
        </w:rPr>
        <w:t xml:space="preserve">significant </w:t>
      </w:r>
      <w:r>
        <w:t>reversal of the slope for participant exclusion. We consider the approach taken here more conservative, and decided on this change prior to analysis.</w:t>
      </w:r>
    </w:p>
  </w:footnote>
  <w:footnote w:id="3">
    <w:p w14:paraId="4A0EC9EA" w14:textId="5DBD1D98" w:rsidR="00754F17" w:rsidRDefault="00754F17">
      <w:pPr>
        <w:pStyle w:val="FootnoteText"/>
      </w:pPr>
      <w:r>
        <w:rPr>
          <w:rStyle w:val="FootnoteReference"/>
        </w:rPr>
        <w:footnoteRef/>
      </w:r>
      <w:r>
        <w:t xml:space="preserve"> For the present experiments, the analyses of all experiments strongly supported linear effects of acoustic continuum</w:t>
      </w:r>
      <w:r w:rsidR="002E2383">
        <w:t xml:space="preserve"> and non-linear effects of test blocks. The results we report below replicate when standard linear effects used for continuum and block.</w:t>
      </w:r>
    </w:p>
  </w:footnote>
  <w:footnote w:id="4">
    <w:p w14:paraId="1C0DEE1F" w14:textId="3232B30F" w:rsidR="000A4738" w:rsidRDefault="000A4738" w:rsidP="000A4738">
      <w:pPr>
        <w:pStyle w:val="FootnoteText"/>
      </w:pPr>
      <w:r>
        <w:rPr>
          <w:rStyle w:val="FootnoteReference"/>
        </w:rPr>
        <w:footnoteRef/>
      </w:r>
      <w:r>
        <w:t xml:space="preserve"> Here and f</w:t>
      </w:r>
      <w:r w:rsidRPr="000A4738">
        <w:t>or all</w:t>
      </w:r>
      <w:r>
        <w:t xml:space="preserve"> other</w:t>
      </w:r>
      <w:r w:rsidRPr="000A4738">
        <w:t xml:space="preserve"> experiments, </w:t>
      </w:r>
      <w:r>
        <w:t xml:space="preserve">all ‘main’ </w:t>
      </w:r>
      <w:r w:rsidRPr="000A4738">
        <w:t xml:space="preserve">effects were assessed in the center of the acoustic continuum for the first test block (paralleling Liu &amp; Jaeger, 2018, 2019).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BF6C" w14:textId="6E4BF3A0" w:rsidR="003D72BC" w:rsidRDefault="003D72BC" w:rsidP="00634F96">
    <w:pPr>
      <w:pStyle w:val="Header"/>
    </w:pPr>
    <w:r>
      <w:rPr>
        <w:rFonts w:hint="eastAsia"/>
      </w:rPr>
      <w:t xml:space="preserve">Running head: </w:t>
    </w:r>
    <w:r>
      <w:t xml:space="preserve">Causal inference in speech perception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0F9"/>
    <w:multiLevelType w:val="hybridMultilevel"/>
    <w:tmpl w:val="68723FD0"/>
    <w:lvl w:ilvl="0" w:tplc="1A8CF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A23730"/>
    <w:multiLevelType w:val="hybridMultilevel"/>
    <w:tmpl w:val="C2FA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125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6D17AE1"/>
    <w:multiLevelType w:val="hybridMultilevel"/>
    <w:tmpl w:val="63D663EE"/>
    <w:lvl w:ilvl="0" w:tplc="644AD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25013C"/>
    <w:multiLevelType w:val="hybridMultilevel"/>
    <w:tmpl w:val="A144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83475"/>
    <w:multiLevelType w:val="hybridMultilevel"/>
    <w:tmpl w:val="35BA9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8A481B"/>
    <w:multiLevelType w:val="hybridMultilevel"/>
    <w:tmpl w:val="E11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02138C"/>
    <w:multiLevelType w:val="hybridMultilevel"/>
    <w:tmpl w:val="0594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12CE0"/>
    <w:multiLevelType w:val="hybridMultilevel"/>
    <w:tmpl w:val="0C544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67173"/>
    <w:multiLevelType w:val="hybridMultilevel"/>
    <w:tmpl w:val="33524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D773C1"/>
    <w:multiLevelType w:val="hybridMultilevel"/>
    <w:tmpl w:val="D332E376"/>
    <w:lvl w:ilvl="0" w:tplc="49A848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5669E6"/>
    <w:multiLevelType w:val="hybridMultilevel"/>
    <w:tmpl w:val="0072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5374C3"/>
    <w:multiLevelType w:val="hybridMultilevel"/>
    <w:tmpl w:val="3EAA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BA91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100021D"/>
    <w:multiLevelType w:val="hybridMultilevel"/>
    <w:tmpl w:val="A1FA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38F2AA6"/>
    <w:multiLevelType w:val="hybridMultilevel"/>
    <w:tmpl w:val="A2E2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54FF0"/>
    <w:multiLevelType w:val="hybridMultilevel"/>
    <w:tmpl w:val="26F4A22C"/>
    <w:lvl w:ilvl="0" w:tplc="5394D0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93430D"/>
    <w:multiLevelType w:val="hybridMultilevel"/>
    <w:tmpl w:val="1AC0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B107CB"/>
    <w:multiLevelType w:val="hybridMultilevel"/>
    <w:tmpl w:val="55B6AEBC"/>
    <w:lvl w:ilvl="0" w:tplc="40CE70F8">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3211A8A"/>
    <w:multiLevelType w:val="hybridMultilevel"/>
    <w:tmpl w:val="9FC00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447123D"/>
    <w:multiLevelType w:val="hybridMultilevel"/>
    <w:tmpl w:val="0F8CAB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53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AB71A38"/>
    <w:multiLevelType w:val="hybridMultilevel"/>
    <w:tmpl w:val="35AEE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EF7357"/>
    <w:multiLevelType w:val="hybridMultilevel"/>
    <w:tmpl w:val="059C9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6461A3"/>
    <w:multiLevelType w:val="hybridMultilevel"/>
    <w:tmpl w:val="27E001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5E0349"/>
    <w:multiLevelType w:val="hybridMultilevel"/>
    <w:tmpl w:val="BB9241C2"/>
    <w:lvl w:ilvl="0" w:tplc="04090001">
      <w:start w:val="1"/>
      <w:numFmt w:val="bullet"/>
      <w:lvlText w:val=""/>
      <w:lvlJc w:val="left"/>
      <w:pPr>
        <w:ind w:left="720" w:hanging="360"/>
      </w:pPr>
      <w:rPr>
        <w:rFonts w:ascii="Symbol" w:hAnsi="Symbol" w:hint="default"/>
      </w:rPr>
    </w:lvl>
    <w:lvl w:ilvl="1" w:tplc="40CE70F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7D3268"/>
    <w:multiLevelType w:val="hybridMultilevel"/>
    <w:tmpl w:val="0D5014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BD5118"/>
    <w:multiLevelType w:val="hybridMultilevel"/>
    <w:tmpl w:val="AD1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F75348"/>
    <w:multiLevelType w:val="hybridMultilevel"/>
    <w:tmpl w:val="884A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2585DEA"/>
    <w:multiLevelType w:val="hybridMultilevel"/>
    <w:tmpl w:val="4558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3C060E"/>
    <w:multiLevelType w:val="hybridMultilevel"/>
    <w:tmpl w:val="D00AAF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7B5825C2"/>
    <w:multiLevelType w:val="hybridMultilevel"/>
    <w:tmpl w:val="75FE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E69563E"/>
    <w:multiLevelType w:val="hybridMultilevel"/>
    <w:tmpl w:val="87E4A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1901104">
    <w:abstractNumId w:val="20"/>
  </w:num>
  <w:num w:numId="2" w16cid:durableId="1937470372">
    <w:abstractNumId w:val="25"/>
  </w:num>
  <w:num w:numId="3" w16cid:durableId="284237462">
    <w:abstractNumId w:val="2"/>
  </w:num>
  <w:num w:numId="4" w16cid:durableId="844127995">
    <w:abstractNumId w:val="13"/>
  </w:num>
  <w:num w:numId="5" w16cid:durableId="862014625">
    <w:abstractNumId w:val="9"/>
  </w:num>
  <w:num w:numId="6" w16cid:durableId="604077374">
    <w:abstractNumId w:val="15"/>
  </w:num>
  <w:num w:numId="7" w16cid:durableId="241372837">
    <w:abstractNumId w:val="21"/>
  </w:num>
  <w:num w:numId="8" w16cid:durableId="1642466594">
    <w:abstractNumId w:val="31"/>
  </w:num>
  <w:num w:numId="9" w16cid:durableId="433138005">
    <w:abstractNumId w:val="12"/>
  </w:num>
  <w:num w:numId="10" w16cid:durableId="669530973">
    <w:abstractNumId w:val="19"/>
  </w:num>
  <w:num w:numId="11" w16cid:durableId="420563296">
    <w:abstractNumId w:val="18"/>
  </w:num>
  <w:num w:numId="12" w16cid:durableId="578907855">
    <w:abstractNumId w:val="14"/>
  </w:num>
  <w:num w:numId="13" w16cid:durableId="178127849">
    <w:abstractNumId w:val="16"/>
  </w:num>
  <w:num w:numId="14" w16cid:durableId="636649434">
    <w:abstractNumId w:val="17"/>
  </w:num>
  <w:num w:numId="15" w16cid:durableId="694696527">
    <w:abstractNumId w:val="23"/>
  </w:num>
  <w:num w:numId="16" w16cid:durableId="1765297479">
    <w:abstractNumId w:val="24"/>
  </w:num>
  <w:num w:numId="17" w16cid:durableId="40986502">
    <w:abstractNumId w:val="10"/>
  </w:num>
  <w:num w:numId="18" w16cid:durableId="927930495">
    <w:abstractNumId w:val="11"/>
  </w:num>
  <w:num w:numId="19" w16cid:durableId="1700011789">
    <w:abstractNumId w:val="29"/>
  </w:num>
  <w:num w:numId="20" w16cid:durableId="1229146778">
    <w:abstractNumId w:val="27"/>
  </w:num>
  <w:num w:numId="21" w16cid:durableId="220216002">
    <w:abstractNumId w:val="7"/>
  </w:num>
  <w:num w:numId="22" w16cid:durableId="14580772">
    <w:abstractNumId w:val="8"/>
  </w:num>
  <w:num w:numId="23" w16cid:durableId="97608300">
    <w:abstractNumId w:val="4"/>
  </w:num>
  <w:num w:numId="24" w16cid:durableId="1378550822">
    <w:abstractNumId w:val="32"/>
  </w:num>
  <w:num w:numId="25" w16cid:durableId="1075905966">
    <w:abstractNumId w:val="5"/>
  </w:num>
  <w:num w:numId="26" w16cid:durableId="1110510486">
    <w:abstractNumId w:val="6"/>
  </w:num>
  <w:num w:numId="27" w16cid:durableId="214775573">
    <w:abstractNumId w:val="28"/>
  </w:num>
  <w:num w:numId="28" w16cid:durableId="457457634">
    <w:abstractNumId w:val="30"/>
  </w:num>
  <w:num w:numId="29" w16cid:durableId="1685400787">
    <w:abstractNumId w:val="22"/>
  </w:num>
  <w:num w:numId="30" w16cid:durableId="1104881152">
    <w:abstractNumId w:val="0"/>
  </w:num>
  <w:num w:numId="31" w16cid:durableId="1181970774">
    <w:abstractNumId w:val="3"/>
  </w:num>
  <w:num w:numId="32" w16cid:durableId="501244050">
    <w:abstractNumId w:val="1"/>
  </w:num>
  <w:num w:numId="33" w16cid:durableId="1135177154">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eger, Florian">
    <w15:presenceInfo w15:providerId="AD" w15:userId="S::fjaeger@ur.rochester.edu::0d0acd91-09a2-4ddb-a934-22efc544688e"/>
  </w15:person>
  <w15:person w15:author="Cummings, Shawn">
    <w15:presenceInfo w15:providerId="AD" w15:userId="S::shawn.cummings@uconn.edu::de2d00fc-0438-4d53-9dfb-ffd47e6e9224"/>
  </w15:person>
  <w15:person w15:author="Shawn Cummings">
    <w15:presenceInfo w15:providerId="Windows Live" w15:userId="5683cf4b678bbe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trackRevision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94"/>
    <w:rsid w:val="000004A0"/>
    <w:rsid w:val="00000734"/>
    <w:rsid w:val="0000085B"/>
    <w:rsid w:val="00000B12"/>
    <w:rsid w:val="0000116C"/>
    <w:rsid w:val="000012CC"/>
    <w:rsid w:val="00001D7D"/>
    <w:rsid w:val="00001FDE"/>
    <w:rsid w:val="00002B0D"/>
    <w:rsid w:val="000030F9"/>
    <w:rsid w:val="000032A1"/>
    <w:rsid w:val="00003A32"/>
    <w:rsid w:val="00003B95"/>
    <w:rsid w:val="00003C91"/>
    <w:rsid w:val="00003EAB"/>
    <w:rsid w:val="00004207"/>
    <w:rsid w:val="0000442F"/>
    <w:rsid w:val="000050C9"/>
    <w:rsid w:val="00005189"/>
    <w:rsid w:val="00005225"/>
    <w:rsid w:val="00005DAE"/>
    <w:rsid w:val="0000719E"/>
    <w:rsid w:val="0000721A"/>
    <w:rsid w:val="000079D6"/>
    <w:rsid w:val="00007B8A"/>
    <w:rsid w:val="00007C43"/>
    <w:rsid w:val="00007C4C"/>
    <w:rsid w:val="00007C5D"/>
    <w:rsid w:val="00010071"/>
    <w:rsid w:val="0001026B"/>
    <w:rsid w:val="0001046B"/>
    <w:rsid w:val="00010661"/>
    <w:rsid w:val="00011997"/>
    <w:rsid w:val="00011EE2"/>
    <w:rsid w:val="00011F7B"/>
    <w:rsid w:val="00012146"/>
    <w:rsid w:val="000122A8"/>
    <w:rsid w:val="0001298E"/>
    <w:rsid w:val="000129ED"/>
    <w:rsid w:val="00012A87"/>
    <w:rsid w:val="00012D4D"/>
    <w:rsid w:val="000139CF"/>
    <w:rsid w:val="000145C9"/>
    <w:rsid w:val="0001465C"/>
    <w:rsid w:val="000146D8"/>
    <w:rsid w:val="00014DCC"/>
    <w:rsid w:val="000153D3"/>
    <w:rsid w:val="00015944"/>
    <w:rsid w:val="00015C28"/>
    <w:rsid w:val="00016037"/>
    <w:rsid w:val="00016354"/>
    <w:rsid w:val="000164B1"/>
    <w:rsid w:val="000165BA"/>
    <w:rsid w:val="00016F58"/>
    <w:rsid w:val="00017AE5"/>
    <w:rsid w:val="000209E3"/>
    <w:rsid w:val="000209FB"/>
    <w:rsid w:val="0002135A"/>
    <w:rsid w:val="00021630"/>
    <w:rsid w:val="00021A17"/>
    <w:rsid w:val="00021B4F"/>
    <w:rsid w:val="0002209A"/>
    <w:rsid w:val="00022800"/>
    <w:rsid w:val="00023A65"/>
    <w:rsid w:val="00023B95"/>
    <w:rsid w:val="0002442C"/>
    <w:rsid w:val="00024729"/>
    <w:rsid w:val="00024767"/>
    <w:rsid w:val="0002492A"/>
    <w:rsid w:val="0002504C"/>
    <w:rsid w:val="00025332"/>
    <w:rsid w:val="00025E2F"/>
    <w:rsid w:val="00025F83"/>
    <w:rsid w:val="00026C2B"/>
    <w:rsid w:val="00026CB7"/>
    <w:rsid w:val="00027681"/>
    <w:rsid w:val="000277FC"/>
    <w:rsid w:val="0003068D"/>
    <w:rsid w:val="00031AD5"/>
    <w:rsid w:val="00031B0E"/>
    <w:rsid w:val="00032051"/>
    <w:rsid w:val="000320B8"/>
    <w:rsid w:val="00032124"/>
    <w:rsid w:val="00032A4C"/>
    <w:rsid w:val="00033255"/>
    <w:rsid w:val="000334C3"/>
    <w:rsid w:val="00033B78"/>
    <w:rsid w:val="00033C46"/>
    <w:rsid w:val="00033F26"/>
    <w:rsid w:val="000346ED"/>
    <w:rsid w:val="00034AA4"/>
    <w:rsid w:val="00035982"/>
    <w:rsid w:val="000364AF"/>
    <w:rsid w:val="0003679A"/>
    <w:rsid w:val="00036A7C"/>
    <w:rsid w:val="00036DE1"/>
    <w:rsid w:val="0003780C"/>
    <w:rsid w:val="00037E4C"/>
    <w:rsid w:val="00040A05"/>
    <w:rsid w:val="00040B67"/>
    <w:rsid w:val="000410DC"/>
    <w:rsid w:val="00041E7B"/>
    <w:rsid w:val="00042B97"/>
    <w:rsid w:val="000430B9"/>
    <w:rsid w:val="000433F0"/>
    <w:rsid w:val="000435B1"/>
    <w:rsid w:val="00043915"/>
    <w:rsid w:val="00044013"/>
    <w:rsid w:val="00044339"/>
    <w:rsid w:val="000446BF"/>
    <w:rsid w:val="00045234"/>
    <w:rsid w:val="00045D43"/>
    <w:rsid w:val="00046255"/>
    <w:rsid w:val="00046C11"/>
    <w:rsid w:val="00047000"/>
    <w:rsid w:val="000472DF"/>
    <w:rsid w:val="00047685"/>
    <w:rsid w:val="00047CF4"/>
    <w:rsid w:val="00047DEB"/>
    <w:rsid w:val="00050F34"/>
    <w:rsid w:val="0005128E"/>
    <w:rsid w:val="0005150C"/>
    <w:rsid w:val="00051FFD"/>
    <w:rsid w:val="000537D7"/>
    <w:rsid w:val="00053963"/>
    <w:rsid w:val="00053E72"/>
    <w:rsid w:val="00054B2B"/>
    <w:rsid w:val="0005636F"/>
    <w:rsid w:val="00056F4F"/>
    <w:rsid w:val="000571E5"/>
    <w:rsid w:val="00057517"/>
    <w:rsid w:val="0005775F"/>
    <w:rsid w:val="00057831"/>
    <w:rsid w:val="00057C6E"/>
    <w:rsid w:val="00060578"/>
    <w:rsid w:val="000610DD"/>
    <w:rsid w:val="000616BE"/>
    <w:rsid w:val="00061D60"/>
    <w:rsid w:val="0006238F"/>
    <w:rsid w:val="00063A1B"/>
    <w:rsid w:val="000642D8"/>
    <w:rsid w:val="000646DD"/>
    <w:rsid w:val="0006481E"/>
    <w:rsid w:val="00064EC0"/>
    <w:rsid w:val="0006539E"/>
    <w:rsid w:val="00065541"/>
    <w:rsid w:val="000658A4"/>
    <w:rsid w:val="00066508"/>
    <w:rsid w:val="000665D4"/>
    <w:rsid w:val="00066B93"/>
    <w:rsid w:val="00066DBA"/>
    <w:rsid w:val="00066FA4"/>
    <w:rsid w:val="00067538"/>
    <w:rsid w:val="000677D3"/>
    <w:rsid w:val="00067907"/>
    <w:rsid w:val="000704AF"/>
    <w:rsid w:val="00070699"/>
    <w:rsid w:val="0007076A"/>
    <w:rsid w:val="000708F0"/>
    <w:rsid w:val="00071665"/>
    <w:rsid w:val="00071A3D"/>
    <w:rsid w:val="00072343"/>
    <w:rsid w:val="0007257F"/>
    <w:rsid w:val="000729F8"/>
    <w:rsid w:val="0007310F"/>
    <w:rsid w:val="0007325D"/>
    <w:rsid w:val="000734FB"/>
    <w:rsid w:val="00073874"/>
    <w:rsid w:val="00073DC7"/>
    <w:rsid w:val="000743B8"/>
    <w:rsid w:val="00074466"/>
    <w:rsid w:val="000748C5"/>
    <w:rsid w:val="000758F1"/>
    <w:rsid w:val="00075D05"/>
    <w:rsid w:val="00076617"/>
    <w:rsid w:val="00076B3A"/>
    <w:rsid w:val="00076F72"/>
    <w:rsid w:val="000776B6"/>
    <w:rsid w:val="00077AE8"/>
    <w:rsid w:val="00077BB2"/>
    <w:rsid w:val="00077F52"/>
    <w:rsid w:val="00080352"/>
    <w:rsid w:val="0008060A"/>
    <w:rsid w:val="0008061F"/>
    <w:rsid w:val="000806AB"/>
    <w:rsid w:val="000807F0"/>
    <w:rsid w:val="0008080F"/>
    <w:rsid w:val="0008084D"/>
    <w:rsid w:val="00082417"/>
    <w:rsid w:val="000825D0"/>
    <w:rsid w:val="00082B36"/>
    <w:rsid w:val="00082BD3"/>
    <w:rsid w:val="00083309"/>
    <w:rsid w:val="00083D2D"/>
    <w:rsid w:val="00083F85"/>
    <w:rsid w:val="00084253"/>
    <w:rsid w:val="00085418"/>
    <w:rsid w:val="0008558D"/>
    <w:rsid w:val="000856D6"/>
    <w:rsid w:val="0008606B"/>
    <w:rsid w:val="00086093"/>
    <w:rsid w:val="00086EB2"/>
    <w:rsid w:val="00087309"/>
    <w:rsid w:val="00090052"/>
    <w:rsid w:val="000902D0"/>
    <w:rsid w:val="000907EE"/>
    <w:rsid w:val="00090DCC"/>
    <w:rsid w:val="00090DE3"/>
    <w:rsid w:val="00090FEC"/>
    <w:rsid w:val="00091627"/>
    <w:rsid w:val="00091BBA"/>
    <w:rsid w:val="00091BEF"/>
    <w:rsid w:val="00091EE4"/>
    <w:rsid w:val="000922F6"/>
    <w:rsid w:val="00092505"/>
    <w:rsid w:val="000938BC"/>
    <w:rsid w:val="00093A2F"/>
    <w:rsid w:val="000950E5"/>
    <w:rsid w:val="000954E4"/>
    <w:rsid w:val="00095899"/>
    <w:rsid w:val="00095DCA"/>
    <w:rsid w:val="00095ECC"/>
    <w:rsid w:val="0009602D"/>
    <w:rsid w:val="000960FC"/>
    <w:rsid w:val="0009637E"/>
    <w:rsid w:val="00096656"/>
    <w:rsid w:val="000966DC"/>
    <w:rsid w:val="000967CD"/>
    <w:rsid w:val="00096875"/>
    <w:rsid w:val="00096E1C"/>
    <w:rsid w:val="0009717A"/>
    <w:rsid w:val="000972BA"/>
    <w:rsid w:val="0009738F"/>
    <w:rsid w:val="00097AA0"/>
    <w:rsid w:val="00097F68"/>
    <w:rsid w:val="000A01EC"/>
    <w:rsid w:val="000A079F"/>
    <w:rsid w:val="000A0B93"/>
    <w:rsid w:val="000A109F"/>
    <w:rsid w:val="000A112F"/>
    <w:rsid w:val="000A1405"/>
    <w:rsid w:val="000A15DB"/>
    <w:rsid w:val="000A3E42"/>
    <w:rsid w:val="000A3FF7"/>
    <w:rsid w:val="000A4738"/>
    <w:rsid w:val="000A47DE"/>
    <w:rsid w:val="000A517E"/>
    <w:rsid w:val="000A5C07"/>
    <w:rsid w:val="000A6ABA"/>
    <w:rsid w:val="000A6DD0"/>
    <w:rsid w:val="000A7138"/>
    <w:rsid w:val="000A7168"/>
    <w:rsid w:val="000A7355"/>
    <w:rsid w:val="000A78F7"/>
    <w:rsid w:val="000A7B7C"/>
    <w:rsid w:val="000B0D42"/>
    <w:rsid w:val="000B123A"/>
    <w:rsid w:val="000B16A8"/>
    <w:rsid w:val="000B1E56"/>
    <w:rsid w:val="000B29E3"/>
    <w:rsid w:val="000B3090"/>
    <w:rsid w:val="000B3584"/>
    <w:rsid w:val="000B4B03"/>
    <w:rsid w:val="000B4FDC"/>
    <w:rsid w:val="000B5F36"/>
    <w:rsid w:val="000B6024"/>
    <w:rsid w:val="000B6A81"/>
    <w:rsid w:val="000B71DE"/>
    <w:rsid w:val="000B71E5"/>
    <w:rsid w:val="000B71F0"/>
    <w:rsid w:val="000B73EB"/>
    <w:rsid w:val="000B7B1E"/>
    <w:rsid w:val="000B7B34"/>
    <w:rsid w:val="000B7EE3"/>
    <w:rsid w:val="000C09A3"/>
    <w:rsid w:val="000C0BFD"/>
    <w:rsid w:val="000C12FC"/>
    <w:rsid w:val="000C23AE"/>
    <w:rsid w:val="000C2B0A"/>
    <w:rsid w:val="000C34D2"/>
    <w:rsid w:val="000C3A9C"/>
    <w:rsid w:val="000C3BA4"/>
    <w:rsid w:val="000C3E12"/>
    <w:rsid w:val="000C414F"/>
    <w:rsid w:val="000C4411"/>
    <w:rsid w:val="000C4D35"/>
    <w:rsid w:val="000C546F"/>
    <w:rsid w:val="000C5B01"/>
    <w:rsid w:val="000C615B"/>
    <w:rsid w:val="000C6224"/>
    <w:rsid w:val="000C6BB2"/>
    <w:rsid w:val="000C6F66"/>
    <w:rsid w:val="000C7896"/>
    <w:rsid w:val="000C7906"/>
    <w:rsid w:val="000D0066"/>
    <w:rsid w:val="000D0C5E"/>
    <w:rsid w:val="000D0F3B"/>
    <w:rsid w:val="000D272F"/>
    <w:rsid w:val="000D2900"/>
    <w:rsid w:val="000D2AE8"/>
    <w:rsid w:val="000D3022"/>
    <w:rsid w:val="000D32C8"/>
    <w:rsid w:val="000D358E"/>
    <w:rsid w:val="000D471F"/>
    <w:rsid w:val="000D4B14"/>
    <w:rsid w:val="000D59F2"/>
    <w:rsid w:val="000D5EBE"/>
    <w:rsid w:val="000D793B"/>
    <w:rsid w:val="000D7B98"/>
    <w:rsid w:val="000D7FE9"/>
    <w:rsid w:val="000E08F4"/>
    <w:rsid w:val="000E0BB5"/>
    <w:rsid w:val="000E19AB"/>
    <w:rsid w:val="000E2210"/>
    <w:rsid w:val="000E2896"/>
    <w:rsid w:val="000E2CD1"/>
    <w:rsid w:val="000E2FC8"/>
    <w:rsid w:val="000E3170"/>
    <w:rsid w:val="000E3457"/>
    <w:rsid w:val="000E370C"/>
    <w:rsid w:val="000E370F"/>
    <w:rsid w:val="000E46C1"/>
    <w:rsid w:val="000E4AA1"/>
    <w:rsid w:val="000E4D33"/>
    <w:rsid w:val="000E553A"/>
    <w:rsid w:val="000E574E"/>
    <w:rsid w:val="000E5A51"/>
    <w:rsid w:val="000E5E50"/>
    <w:rsid w:val="000E7729"/>
    <w:rsid w:val="000E7CA9"/>
    <w:rsid w:val="000F0510"/>
    <w:rsid w:val="000F0CFC"/>
    <w:rsid w:val="000F191D"/>
    <w:rsid w:val="000F1A2E"/>
    <w:rsid w:val="000F2309"/>
    <w:rsid w:val="000F24A8"/>
    <w:rsid w:val="000F2D72"/>
    <w:rsid w:val="000F2E50"/>
    <w:rsid w:val="000F344E"/>
    <w:rsid w:val="000F41C2"/>
    <w:rsid w:val="000F425A"/>
    <w:rsid w:val="000F4642"/>
    <w:rsid w:val="000F4998"/>
    <w:rsid w:val="000F4F4C"/>
    <w:rsid w:val="000F508A"/>
    <w:rsid w:val="000F537F"/>
    <w:rsid w:val="000F5381"/>
    <w:rsid w:val="000F576A"/>
    <w:rsid w:val="000F64C1"/>
    <w:rsid w:val="000F6929"/>
    <w:rsid w:val="000F6AAE"/>
    <w:rsid w:val="000F6C82"/>
    <w:rsid w:val="000F703D"/>
    <w:rsid w:val="000F7189"/>
    <w:rsid w:val="000F7E3A"/>
    <w:rsid w:val="00100050"/>
    <w:rsid w:val="001010D7"/>
    <w:rsid w:val="0010125D"/>
    <w:rsid w:val="001016DA"/>
    <w:rsid w:val="00102A44"/>
    <w:rsid w:val="00103CDD"/>
    <w:rsid w:val="00103FDE"/>
    <w:rsid w:val="00104A37"/>
    <w:rsid w:val="00104EC0"/>
    <w:rsid w:val="00105BD6"/>
    <w:rsid w:val="00105F70"/>
    <w:rsid w:val="00106B31"/>
    <w:rsid w:val="00107797"/>
    <w:rsid w:val="001079B8"/>
    <w:rsid w:val="0011059A"/>
    <w:rsid w:val="00110838"/>
    <w:rsid w:val="001114C8"/>
    <w:rsid w:val="00111802"/>
    <w:rsid w:val="0011202A"/>
    <w:rsid w:val="00112214"/>
    <w:rsid w:val="00112965"/>
    <w:rsid w:val="00112CD5"/>
    <w:rsid w:val="0011338B"/>
    <w:rsid w:val="00113921"/>
    <w:rsid w:val="00113E93"/>
    <w:rsid w:val="00114DD7"/>
    <w:rsid w:val="001153C8"/>
    <w:rsid w:val="00115A56"/>
    <w:rsid w:val="00116288"/>
    <w:rsid w:val="001178C1"/>
    <w:rsid w:val="0011799D"/>
    <w:rsid w:val="00117CA8"/>
    <w:rsid w:val="001204FB"/>
    <w:rsid w:val="00121988"/>
    <w:rsid w:val="00121D64"/>
    <w:rsid w:val="00123452"/>
    <w:rsid w:val="001246E9"/>
    <w:rsid w:val="00125190"/>
    <w:rsid w:val="00125218"/>
    <w:rsid w:val="0012585E"/>
    <w:rsid w:val="00125C73"/>
    <w:rsid w:val="0012600B"/>
    <w:rsid w:val="0012607A"/>
    <w:rsid w:val="00126506"/>
    <w:rsid w:val="001266A6"/>
    <w:rsid w:val="0012714F"/>
    <w:rsid w:val="001274CE"/>
    <w:rsid w:val="00127FC8"/>
    <w:rsid w:val="0013037A"/>
    <w:rsid w:val="001303F8"/>
    <w:rsid w:val="00130CAA"/>
    <w:rsid w:val="00131172"/>
    <w:rsid w:val="001317B4"/>
    <w:rsid w:val="001327F7"/>
    <w:rsid w:val="001329E0"/>
    <w:rsid w:val="00132C6D"/>
    <w:rsid w:val="00132D48"/>
    <w:rsid w:val="00133FCE"/>
    <w:rsid w:val="001341B9"/>
    <w:rsid w:val="00134935"/>
    <w:rsid w:val="00134A92"/>
    <w:rsid w:val="00134B9D"/>
    <w:rsid w:val="00134C06"/>
    <w:rsid w:val="00134D35"/>
    <w:rsid w:val="0013634D"/>
    <w:rsid w:val="001368B3"/>
    <w:rsid w:val="001372F9"/>
    <w:rsid w:val="00137D49"/>
    <w:rsid w:val="0014055D"/>
    <w:rsid w:val="00140645"/>
    <w:rsid w:val="001408DB"/>
    <w:rsid w:val="0014099C"/>
    <w:rsid w:val="00140C3C"/>
    <w:rsid w:val="0014167C"/>
    <w:rsid w:val="0014172D"/>
    <w:rsid w:val="00141869"/>
    <w:rsid w:val="00141B2F"/>
    <w:rsid w:val="00141DF6"/>
    <w:rsid w:val="00141EB4"/>
    <w:rsid w:val="001422D8"/>
    <w:rsid w:val="001422EE"/>
    <w:rsid w:val="001445EB"/>
    <w:rsid w:val="001459B4"/>
    <w:rsid w:val="0014636D"/>
    <w:rsid w:val="0014652E"/>
    <w:rsid w:val="00146EF0"/>
    <w:rsid w:val="00147575"/>
    <w:rsid w:val="00147C70"/>
    <w:rsid w:val="00147FCE"/>
    <w:rsid w:val="00150727"/>
    <w:rsid w:val="00151653"/>
    <w:rsid w:val="00152A11"/>
    <w:rsid w:val="00152F53"/>
    <w:rsid w:val="00152F7F"/>
    <w:rsid w:val="00153256"/>
    <w:rsid w:val="00153672"/>
    <w:rsid w:val="00153ABE"/>
    <w:rsid w:val="00153D99"/>
    <w:rsid w:val="00153F60"/>
    <w:rsid w:val="001557CE"/>
    <w:rsid w:val="00155DE0"/>
    <w:rsid w:val="001565B8"/>
    <w:rsid w:val="001572AF"/>
    <w:rsid w:val="00157C67"/>
    <w:rsid w:val="00160602"/>
    <w:rsid w:val="00160946"/>
    <w:rsid w:val="00160ED2"/>
    <w:rsid w:val="00161241"/>
    <w:rsid w:val="001615B7"/>
    <w:rsid w:val="00161BC0"/>
    <w:rsid w:val="00161C40"/>
    <w:rsid w:val="001620CC"/>
    <w:rsid w:val="00162110"/>
    <w:rsid w:val="00162F9C"/>
    <w:rsid w:val="00163162"/>
    <w:rsid w:val="001632D8"/>
    <w:rsid w:val="001635E5"/>
    <w:rsid w:val="001636E1"/>
    <w:rsid w:val="001643A6"/>
    <w:rsid w:val="00164CC1"/>
    <w:rsid w:val="0016567F"/>
    <w:rsid w:val="0016589A"/>
    <w:rsid w:val="00165A02"/>
    <w:rsid w:val="00165B65"/>
    <w:rsid w:val="00165D65"/>
    <w:rsid w:val="00166288"/>
    <w:rsid w:val="0016724F"/>
    <w:rsid w:val="0016763B"/>
    <w:rsid w:val="00167EC5"/>
    <w:rsid w:val="001707F0"/>
    <w:rsid w:val="00170B33"/>
    <w:rsid w:val="00170F3B"/>
    <w:rsid w:val="001710B1"/>
    <w:rsid w:val="001717C2"/>
    <w:rsid w:val="00172438"/>
    <w:rsid w:val="00172946"/>
    <w:rsid w:val="00172D88"/>
    <w:rsid w:val="00173684"/>
    <w:rsid w:val="001737C7"/>
    <w:rsid w:val="00174366"/>
    <w:rsid w:val="00174BF1"/>
    <w:rsid w:val="00174DFC"/>
    <w:rsid w:val="00174E23"/>
    <w:rsid w:val="00175892"/>
    <w:rsid w:val="00175A25"/>
    <w:rsid w:val="00175EF7"/>
    <w:rsid w:val="00175F64"/>
    <w:rsid w:val="00175FC6"/>
    <w:rsid w:val="0017600E"/>
    <w:rsid w:val="00176612"/>
    <w:rsid w:val="00176871"/>
    <w:rsid w:val="00176CAB"/>
    <w:rsid w:val="001772F1"/>
    <w:rsid w:val="00177820"/>
    <w:rsid w:val="00177AA5"/>
    <w:rsid w:val="00177B4B"/>
    <w:rsid w:val="00177FC0"/>
    <w:rsid w:val="0018000A"/>
    <w:rsid w:val="001801B6"/>
    <w:rsid w:val="0018051A"/>
    <w:rsid w:val="00180596"/>
    <w:rsid w:val="001805B3"/>
    <w:rsid w:val="00180C8F"/>
    <w:rsid w:val="00181953"/>
    <w:rsid w:val="00181C6B"/>
    <w:rsid w:val="001825E1"/>
    <w:rsid w:val="00182C92"/>
    <w:rsid w:val="00182C9F"/>
    <w:rsid w:val="00184017"/>
    <w:rsid w:val="00184E62"/>
    <w:rsid w:val="00185B22"/>
    <w:rsid w:val="001861A5"/>
    <w:rsid w:val="00186ACF"/>
    <w:rsid w:val="00186F46"/>
    <w:rsid w:val="00187CB2"/>
    <w:rsid w:val="0019074D"/>
    <w:rsid w:val="00190C23"/>
    <w:rsid w:val="0019197B"/>
    <w:rsid w:val="00191F38"/>
    <w:rsid w:val="00192C77"/>
    <w:rsid w:val="001938B1"/>
    <w:rsid w:val="00193A84"/>
    <w:rsid w:val="001946AD"/>
    <w:rsid w:val="00194BA7"/>
    <w:rsid w:val="0019528D"/>
    <w:rsid w:val="001955EB"/>
    <w:rsid w:val="0019574A"/>
    <w:rsid w:val="0019667F"/>
    <w:rsid w:val="00196C8A"/>
    <w:rsid w:val="0019718A"/>
    <w:rsid w:val="00197854"/>
    <w:rsid w:val="00197F1C"/>
    <w:rsid w:val="00197F2A"/>
    <w:rsid w:val="001A02B8"/>
    <w:rsid w:val="001A15DD"/>
    <w:rsid w:val="001A176A"/>
    <w:rsid w:val="001A1B79"/>
    <w:rsid w:val="001A1EA5"/>
    <w:rsid w:val="001A256B"/>
    <w:rsid w:val="001A2C29"/>
    <w:rsid w:val="001A33CB"/>
    <w:rsid w:val="001A392D"/>
    <w:rsid w:val="001A3D3F"/>
    <w:rsid w:val="001A3E52"/>
    <w:rsid w:val="001A3F32"/>
    <w:rsid w:val="001A3F8D"/>
    <w:rsid w:val="001A45AF"/>
    <w:rsid w:val="001A4E6B"/>
    <w:rsid w:val="001A5186"/>
    <w:rsid w:val="001A5F62"/>
    <w:rsid w:val="001A774A"/>
    <w:rsid w:val="001B14F0"/>
    <w:rsid w:val="001B1639"/>
    <w:rsid w:val="001B16E6"/>
    <w:rsid w:val="001B1918"/>
    <w:rsid w:val="001B1A8F"/>
    <w:rsid w:val="001B22C1"/>
    <w:rsid w:val="001B2C41"/>
    <w:rsid w:val="001B3F3C"/>
    <w:rsid w:val="001B4205"/>
    <w:rsid w:val="001B4382"/>
    <w:rsid w:val="001B458A"/>
    <w:rsid w:val="001B479E"/>
    <w:rsid w:val="001B529B"/>
    <w:rsid w:val="001B5470"/>
    <w:rsid w:val="001B57A7"/>
    <w:rsid w:val="001B5806"/>
    <w:rsid w:val="001B5A64"/>
    <w:rsid w:val="001B626D"/>
    <w:rsid w:val="001B6764"/>
    <w:rsid w:val="001B6B9C"/>
    <w:rsid w:val="001B73F8"/>
    <w:rsid w:val="001B7AFD"/>
    <w:rsid w:val="001B7E9C"/>
    <w:rsid w:val="001C033D"/>
    <w:rsid w:val="001C0532"/>
    <w:rsid w:val="001C19F4"/>
    <w:rsid w:val="001C239A"/>
    <w:rsid w:val="001C240B"/>
    <w:rsid w:val="001C248F"/>
    <w:rsid w:val="001C284B"/>
    <w:rsid w:val="001C2EAC"/>
    <w:rsid w:val="001C3423"/>
    <w:rsid w:val="001C3C52"/>
    <w:rsid w:val="001C4447"/>
    <w:rsid w:val="001C48D4"/>
    <w:rsid w:val="001C4DF7"/>
    <w:rsid w:val="001C589F"/>
    <w:rsid w:val="001C5BCB"/>
    <w:rsid w:val="001C6492"/>
    <w:rsid w:val="001C650E"/>
    <w:rsid w:val="001C68E8"/>
    <w:rsid w:val="001C6AFA"/>
    <w:rsid w:val="001C740D"/>
    <w:rsid w:val="001C79D9"/>
    <w:rsid w:val="001C7E71"/>
    <w:rsid w:val="001D0660"/>
    <w:rsid w:val="001D11D8"/>
    <w:rsid w:val="001D12B3"/>
    <w:rsid w:val="001D1D21"/>
    <w:rsid w:val="001D1D4C"/>
    <w:rsid w:val="001D2C08"/>
    <w:rsid w:val="001D41C5"/>
    <w:rsid w:val="001D4477"/>
    <w:rsid w:val="001D4999"/>
    <w:rsid w:val="001D4B6F"/>
    <w:rsid w:val="001D4F94"/>
    <w:rsid w:val="001D50A3"/>
    <w:rsid w:val="001D5902"/>
    <w:rsid w:val="001D5B52"/>
    <w:rsid w:val="001D5BB2"/>
    <w:rsid w:val="001D653F"/>
    <w:rsid w:val="001D660D"/>
    <w:rsid w:val="001D68CE"/>
    <w:rsid w:val="001D6B55"/>
    <w:rsid w:val="001D6E54"/>
    <w:rsid w:val="001D72AF"/>
    <w:rsid w:val="001D72E3"/>
    <w:rsid w:val="001D7E4C"/>
    <w:rsid w:val="001E06C1"/>
    <w:rsid w:val="001E1155"/>
    <w:rsid w:val="001E1C79"/>
    <w:rsid w:val="001E1D41"/>
    <w:rsid w:val="001E210C"/>
    <w:rsid w:val="001E23A1"/>
    <w:rsid w:val="001E2518"/>
    <w:rsid w:val="001E2810"/>
    <w:rsid w:val="001E3399"/>
    <w:rsid w:val="001E33D4"/>
    <w:rsid w:val="001E34C7"/>
    <w:rsid w:val="001E35D7"/>
    <w:rsid w:val="001E38E2"/>
    <w:rsid w:val="001E3962"/>
    <w:rsid w:val="001E3EC7"/>
    <w:rsid w:val="001E4105"/>
    <w:rsid w:val="001E4199"/>
    <w:rsid w:val="001E4632"/>
    <w:rsid w:val="001E4C96"/>
    <w:rsid w:val="001E541C"/>
    <w:rsid w:val="001E5B95"/>
    <w:rsid w:val="001E791E"/>
    <w:rsid w:val="001E7933"/>
    <w:rsid w:val="001E79A9"/>
    <w:rsid w:val="001F002A"/>
    <w:rsid w:val="001F05B4"/>
    <w:rsid w:val="001F0AB6"/>
    <w:rsid w:val="001F0BD5"/>
    <w:rsid w:val="001F12A2"/>
    <w:rsid w:val="001F1A55"/>
    <w:rsid w:val="001F23C9"/>
    <w:rsid w:val="001F24A3"/>
    <w:rsid w:val="001F2E8F"/>
    <w:rsid w:val="001F2FED"/>
    <w:rsid w:val="001F338A"/>
    <w:rsid w:val="001F48C5"/>
    <w:rsid w:val="001F4F5F"/>
    <w:rsid w:val="001F4F94"/>
    <w:rsid w:val="001F5610"/>
    <w:rsid w:val="001F58E3"/>
    <w:rsid w:val="001F5AD0"/>
    <w:rsid w:val="001F5ED9"/>
    <w:rsid w:val="001F699B"/>
    <w:rsid w:val="001F769C"/>
    <w:rsid w:val="001F7890"/>
    <w:rsid w:val="001F7F14"/>
    <w:rsid w:val="0020005B"/>
    <w:rsid w:val="00200A5D"/>
    <w:rsid w:val="00200E6C"/>
    <w:rsid w:val="002010AC"/>
    <w:rsid w:val="0020154B"/>
    <w:rsid w:val="00201A5C"/>
    <w:rsid w:val="00202520"/>
    <w:rsid w:val="0020289A"/>
    <w:rsid w:val="00202F41"/>
    <w:rsid w:val="00202F9C"/>
    <w:rsid w:val="00202FE7"/>
    <w:rsid w:val="00203810"/>
    <w:rsid w:val="00203873"/>
    <w:rsid w:val="00203B8A"/>
    <w:rsid w:val="00203DFB"/>
    <w:rsid w:val="002040E9"/>
    <w:rsid w:val="00204925"/>
    <w:rsid w:val="00204DD3"/>
    <w:rsid w:val="0020517E"/>
    <w:rsid w:val="00205227"/>
    <w:rsid w:val="002056E9"/>
    <w:rsid w:val="002056F2"/>
    <w:rsid w:val="00206587"/>
    <w:rsid w:val="0020680D"/>
    <w:rsid w:val="00206B24"/>
    <w:rsid w:val="002072C8"/>
    <w:rsid w:val="00210385"/>
    <w:rsid w:val="002105AD"/>
    <w:rsid w:val="0021078A"/>
    <w:rsid w:val="00210E2E"/>
    <w:rsid w:val="00211045"/>
    <w:rsid w:val="0021144B"/>
    <w:rsid w:val="00211869"/>
    <w:rsid w:val="00211F3A"/>
    <w:rsid w:val="0021243E"/>
    <w:rsid w:val="00214C7E"/>
    <w:rsid w:val="00214F1E"/>
    <w:rsid w:val="00214F25"/>
    <w:rsid w:val="00215078"/>
    <w:rsid w:val="00216595"/>
    <w:rsid w:val="00217575"/>
    <w:rsid w:val="00217745"/>
    <w:rsid w:val="00220344"/>
    <w:rsid w:val="00220967"/>
    <w:rsid w:val="002215D9"/>
    <w:rsid w:val="002227B9"/>
    <w:rsid w:val="002229A8"/>
    <w:rsid w:val="00222D3F"/>
    <w:rsid w:val="00222E31"/>
    <w:rsid w:val="002235CF"/>
    <w:rsid w:val="002245B0"/>
    <w:rsid w:val="0022470A"/>
    <w:rsid w:val="0022480F"/>
    <w:rsid w:val="00224C76"/>
    <w:rsid w:val="00225677"/>
    <w:rsid w:val="002269EF"/>
    <w:rsid w:val="00226C88"/>
    <w:rsid w:val="00226FB2"/>
    <w:rsid w:val="00227D7C"/>
    <w:rsid w:val="00230408"/>
    <w:rsid w:val="00230F3F"/>
    <w:rsid w:val="002310CD"/>
    <w:rsid w:val="00231834"/>
    <w:rsid w:val="00231C85"/>
    <w:rsid w:val="002324FA"/>
    <w:rsid w:val="002326A4"/>
    <w:rsid w:val="002328DE"/>
    <w:rsid w:val="00232A5B"/>
    <w:rsid w:val="00232F21"/>
    <w:rsid w:val="00233CA1"/>
    <w:rsid w:val="00233DD3"/>
    <w:rsid w:val="00235C78"/>
    <w:rsid w:val="00236016"/>
    <w:rsid w:val="002367CE"/>
    <w:rsid w:val="00236CFC"/>
    <w:rsid w:val="00237811"/>
    <w:rsid w:val="00237A02"/>
    <w:rsid w:val="002407C6"/>
    <w:rsid w:val="00240849"/>
    <w:rsid w:val="0024093B"/>
    <w:rsid w:val="00241292"/>
    <w:rsid w:val="002417A3"/>
    <w:rsid w:val="00241E69"/>
    <w:rsid w:val="0024334F"/>
    <w:rsid w:val="00243628"/>
    <w:rsid w:val="00243AA9"/>
    <w:rsid w:val="00243FEB"/>
    <w:rsid w:val="00244086"/>
    <w:rsid w:val="00244AD2"/>
    <w:rsid w:val="00244ED8"/>
    <w:rsid w:val="00245BA6"/>
    <w:rsid w:val="00245F62"/>
    <w:rsid w:val="0024688C"/>
    <w:rsid w:val="00246E5F"/>
    <w:rsid w:val="0024771A"/>
    <w:rsid w:val="002477EE"/>
    <w:rsid w:val="00247AB2"/>
    <w:rsid w:val="002511AF"/>
    <w:rsid w:val="00251394"/>
    <w:rsid w:val="00251485"/>
    <w:rsid w:val="00251C5F"/>
    <w:rsid w:val="002526C3"/>
    <w:rsid w:val="00253077"/>
    <w:rsid w:val="002534EA"/>
    <w:rsid w:val="00253B4F"/>
    <w:rsid w:val="00253CC4"/>
    <w:rsid w:val="00254066"/>
    <w:rsid w:val="00254190"/>
    <w:rsid w:val="002544EF"/>
    <w:rsid w:val="00254D99"/>
    <w:rsid w:val="00255092"/>
    <w:rsid w:val="002555C6"/>
    <w:rsid w:val="00255D5D"/>
    <w:rsid w:val="00255E4D"/>
    <w:rsid w:val="00260AE9"/>
    <w:rsid w:val="00260D7B"/>
    <w:rsid w:val="00261295"/>
    <w:rsid w:val="002613BC"/>
    <w:rsid w:val="002614B4"/>
    <w:rsid w:val="0026187D"/>
    <w:rsid w:val="00261EF5"/>
    <w:rsid w:val="002620F3"/>
    <w:rsid w:val="00262BB0"/>
    <w:rsid w:val="00263138"/>
    <w:rsid w:val="002632E1"/>
    <w:rsid w:val="0026439B"/>
    <w:rsid w:val="00264D2A"/>
    <w:rsid w:val="00264FD3"/>
    <w:rsid w:val="00265665"/>
    <w:rsid w:val="00265EBB"/>
    <w:rsid w:val="002667AD"/>
    <w:rsid w:val="00266E8D"/>
    <w:rsid w:val="00271564"/>
    <w:rsid w:val="00271815"/>
    <w:rsid w:val="00271877"/>
    <w:rsid w:val="00271B47"/>
    <w:rsid w:val="00271CA0"/>
    <w:rsid w:val="00271CBB"/>
    <w:rsid w:val="00272685"/>
    <w:rsid w:val="00272A78"/>
    <w:rsid w:val="00272D0F"/>
    <w:rsid w:val="00272E6D"/>
    <w:rsid w:val="002732AF"/>
    <w:rsid w:val="00273730"/>
    <w:rsid w:val="0027415E"/>
    <w:rsid w:val="00274AB1"/>
    <w:rsid w:val="0027506B"/>
    <w:rsid w:val="002750A1"/>
    <w:rsid w:val="00275CD7"/>
    <w:rsid w:val="00275E16"/>
    <w:rsid w:val="002767EB"/>
    <w:rsid w:val="0027697C"/>
    <w:rsid w:val="00276C47"/>
    <w:rsid w:val="00277AC2"/>
    <w:rsid w:val="00277B4D"/>
    <w:rsid w:val="00277D32"/>
    <w:rsid w:val="002802BA"/>
    <w:rsid w:val="00280A4F"/>
    <w:rsid w:val="00280B8F"/>
    <w:rsid w:val="00280D82"/>
    <w:rsid w:val="0028117F"/>
    <w:rsid w:val="00281588"/>
    <w:rsid w:val="00281636"/>
    <w:rsid w:val="00282318"/>
    <w:rsid w:val="00282D29"/>
    <w:rsid w:val="00283432"/>
    <w:rsid w:val="0028406F"/>
    <w:rsid w:val="00284253"/>
    <w:rsid w:val="0028449E"/>
    <w:rsid w:val="00285492"/>
    <w:rsid w:val="00286300"/>
    <w:rsid w:val="00287BF5"/>
    <w:rsid w:val="00287EA1"/>
    <w:rsid w:val="00287F38"/>
    <w:rsid w:val="002902B2"/>
    <w:rsid w:val="0029054C"/>
    <w:rsid w:val="00290594"/>
    <w:rsid w:val="00291F2C"/>
    <w:rsid w:val="0029345C"/>
    <w:rsid w:val="00293D50"/>
    <w:rsid w:val="00294A7D"/>
    <w:rsid w:val="00295920"/>
    <w:rsid w:val="00295C88"/>
    <w:rsid w:val="0029615A"/>
    <w:rsid w:val="00296458"/>
    <w:rsid w:val="00296E18"/>
    <w:rsid w:val="002973BD"/>
    <w:rsid w:val="002A0129"/>
    <w:rsid w:val="002A1058"/>
    <w:rsid w:val="002A112D"/>
    <w:rsid w:val="002A1992"/>
    <w:rsid w:val="002A1AFA"/>
    <w:rsid w:val="002A2426"/>
    <w:rsid w:val="002A279B"/>
    <w:rsid w:val="002A2E07"/>
    <w:rsid w:val="002A344D"/>
    <w:rsid w:val="002A37EE"/>
    <w:rsid w:val="002A4216"/>
    <w:rsid w:val="002A5261"/>
    <w:rsid w:val="002A5291"/>
    <w:rsid w:val="002A5DFD"/>
    <w:rsid w:val="002A643C"/>
    <w:rsid w:val="002A6DE5"/>
    <w:rsid w:val="002A77CC"/>
    <w:rsid w:val="002A7C56"/>
    <w:rsid w:val="002A7F51"/>
    <w:rsid w:val="002B0484"/>
    <w:rsid w:val="002B06AF"/>
    <w:rsid w:val="002B07AF"/>
    <w:rsid w:val="002B0AE2"/>
    <w:rsid w:val="002B0BCC"/>
    <w:rsid w:val="002B20B2"/>
    <w:rsid w:val="002B24AA"/>
    <w:rsid w:val="002B302B"/>
    <w:rsid w:val="002B30D8"/>
    <w:rsid w:val="002B31A2"/>
    <w:rsid w:val="002B342C"/>
    <w:rsid w:val="002B39F1"/>
    <w:rsid w:val="002B4323"/>
    <w:rsid w:val="002B4592"/>
    <w:rsid w:val="002B4D83"/>
    <w:rsid w:val="002B5D19"/>
    <w:rsid w:val="002B6E4C"/>
    <w:rsid w:val="002B7104"/>
    <w:rsid w:val="002B7672"/>
    <w:rsid w:val="002B768B"/>
    <w:rsid w:val="002B7736"/>
    <w:rsid w:val="002B7B7F"/>
    <w:rsid w:val="002B7F50"/>
    <w:rsid w:val="002C0844"/>
    <w:rsid w:val="002C09BB"/>
    <w:rsid w:val="002C0A29"/>
    <w:rsid w:val="002C11D0"/>
    <w:rsid w:val="002C1F1E"/>
    <w:rsid w:val="002C23AE"/>
    <w:rsid w:val="002C2FA4"/>
    <w:rsid w:val="002C3432"/>
    <w:rsid w:val="002C4649"/>
    <w:rsid w:val="002C48B5"/>
    <w:rsid w:val="002C4D4D"/>
    <w:rsid w:val="002C4D69"/>
    <w:rsid w:val="002C5330"/>
    <w:rsid w:val="002C5745"/>
    <w:rsid w:val="002C59F0"/>
    <w:rsid w:val="002C5C45"/>
    <w:rsid w:val="002C67A0"/>
    <w:rsid w:val="002C683A"/>
    <w:rsid w:val="002C724B"/>
    <w:rsid w:val="002C7896"/>
    <w:rsid w:val="002D043C"/>
    <w:rsid w:val="002D09B6"/>
    <w:rsid w:val="002D1696"/>
    <w:rsid w:val="002D1CAB"/>
    <w:rsid w:val="002D2250"/>
    <w:rsid w:val="002D2653"/>
    <w:rsid w:val="002D268E"/>
    <w:rsid w:val="002D2BE8"/>
    <w:rsid w:val="002D2FC4"/>
    <w:rsid w:val="002D300D"/>
    <w:rsid w:val="002D32E7"/>
    <w:rsid w:val="002D3D5B"/>
    <w:rsid w:val="002D3DD1"/>
    <w:rsid w:val="002D3F41"/>
    <w:rsid w:val="002D3F9D"/>
    <w:rsid w:val="002D4832"/>
    <w:rsid w:val="002D488A"/>
    <w:rsid w:val="002D4F4D"/>
    <w:rsid w:val="002D5545"/>
    <w:rsid w:val="002D5B1E"/>
    <w:rsid w:val="002D6229"/>
    <w:rsid w:val="002D68CA"/>
    <w:rsid w:val="002D6967"/>
    <w:rsid w:val="002D7DC5"/>
    <w:rsid w:val="002D7E8E"/>
    <w:rsid w:val="002E007A"/>
    <w:rsid w:val="002E008A"/>
    <w:rsid w:val="002E04D5"/>
    <w:rsid w:val="002E056E"/>
    <w:rsid w:val="002E07FE"/>
    <w:rsid w:val="002E11C6"/>
    <w:rsid w:val="002E1B58"/>
    <w:rsid w:val="002E1E4C"/>
    <w:rsid w:val="002E1E4E"/>
    <w:rsid w:val="002E1EDE"/>
    <w:rsid w:val="002E223E"/>
    <w:rsid w:val="002E2383"/>
    <w:rsid w:val="002E2B0F"/>
    <w:rsid w:val="002E2D50"/>
    <w:rsid w:val="002E491A"/>
    <w:rsid w:val="002E4C88"/>
    <w:rsid w:val="002E5C45"/>
    <w:rsid w:val="002E6FC8"/>
    <w:rsid w:val="002E6FF7"/>
    <w:rsid w:val="002E7362"/>
    <w:rsid w:val="002E7767"/>
    <w:rsid w:val="002F0117"/>
    <w:rsid w:val="002F06E5"/>
    <w:rsid w:val="002F08E4"/>
    <w:rsid w:val="002F0F8C"/>
    <w:rsid w:val="002F10EC"/>
    <w:rsid w:val="002F23D7"/>
    <w:rsid w:val="002F37CC"/>
    <w:rsid w:val="002F3816"/>
    <w:rsid w:val="002F3FDE"/>
    <w:rsid w:val="002F4275"/>
    <w:rsid w:val="002F4516"/>
    <w:rsid w:val="002F578E"/>
    <w:rsid w:val="002F5F47"/>
    <w:rsid w:val="002F62E8"/>
    <w:rsid w:val="002F6327"/>
    <w:rsid w:val="002F7B09"/>
    <w:rsid w:val="002F7FB5"/>
    <w:rsid w:val="00300146"/>
    <w:rsid w:val="003002DF"/>
    <w:rsid w:val="00300347"/>
    <w:rsid w:val="003003D3"/>
    <w:rsid w:val="0030140A"/>
    <w:rsid w:val="0030237B"/>
    <w:rsid w:val="003023E2"/>
    <w:rsid w:val="00302452"/>
    <w:rsid w:val="003029EE"/>
    <w:rsid w:val="00303033"/>
    <w:rsid w:val="00303466"/>
    <w:rsid w:val="00304414"/>
    <w:rsid w:val="003053C1"/>
    <w:rsid w:val="003068CE"/>
    <w:rsid w:val="00306C5A"/>
    <w:rsid w:val="00307430"/>
    <w:rsid w:val="0030753F"/>
    <w:rsid w:val="003079B9"/>
    <w:rsid w:val="00310216"/>
    <w:rsid w:val="00310AFA"/>
    <w:rsid w:val="00310B4A"/>
    <w:rsid w:val="003123FB"/>
    <w:rsid w:val="00312910"/>
    <w:rsid w:val="00312C0A"/>
    <w:rsid w:val="00313776"/>
    <w:rsid w:val="00313843"/>
    <w:rsid w:val="00313B65"/>
    <w:rsid w:val="00313CBA"/>
    <w:rsid w:val="003140D2"/>
    <w:rsid w:val="00314A6E"/>
    <w:rsid w:val="00315328"/>
    <w:rsid w:val="00315BDE"/>
    <w:rsid w:val="00315C40"/>
    <w:rsid w:val="00315D09"/>
    <w:rsid w:val="00315F2D"/>
    <w:rsid w:val="003173F5"/>
    <w:rsid w:val="0031744E"/>
    <w:rsid w:val="00317A99"/>
    <w:rsid w:val="00317B18"/>
    <w:rsid w:val="0032024A"/>
    <w:rsid w:val="00320445"/>
    <w:rsid w:val="003211A3"/>
    <w:rsid w:val="0032175F"/>
    <w:rsid w:val="003222F5"/>
    <w:rsid w:val="0032274E"/>
    <w:rsid w:val="00322C30"/>
    <w:rsid w:val="0032311C"/>
    <w:rsid w:val="0032314A"/>
    <w:rsid w:val="00323185"/>
    <w:rsid w:val="00323257"/>
    <w:rsid w:val="003235C6"/>
    <w:rsid w:val="00324AE8"/>
    <w:rsid w:val="00324D74"/>
    <w:rsid w:val="00324F9C"/>
    <w:rsid w:val="00324FF7"/>
    <w:rsid w:val="003257A9"/>
    <w:rsid w:val="00325EB0"/>
    <w:rsid w:val="0032619F"/>
    <w:rsid w:val="00327215"/>
    <w:rsid w:val="0032729B"/>
    <w:rsid w:val="00327701"/>
    <w:rsid w:val="003278A1"/>
    <w:rsid w:val="00327E2B"/>
    <w:rsid w:val="0033033E"/>
    <w:rsid w:val="00330468"/>
    <w:rsid w:val="0033049A"/>
    <w:rsid w:val="00331648"/>
    <w:rsid w:val="00331B0A"/>
    <w:rsid w:val="003320A5"/>
    <w:rsid w:val="00332283"/>
    <w:rsid w:val="003327A8"/>
    <w:rsid w:val="0033293D"/>
    <w:rsid w:val="00332B4E"/>
    <w:rsid w:val="003330BF"/>
    <w:rsid w:val="0033360D"/>
    <w:rsid w:val="00333649"/>
    <w:rsid w:val="00333682"/>
    <w:rsid w:val="003340A5"/>
    <w:rsid w:val="00334177"/>
    <w:rsid w:val="00334BF9"/>
    <w:rsid w:val="00336D07"/>
    <w:rsid w:val="00337373"/>
    <w:rsid w:val="00337B0E"/>
    <w:rsid w:val="00341448"/>
    <w:rsid w:val="00341D57"/>
    <w:rsid w:val="00341DE6"/>
    <w:rsid w:val="00343636"/>
    <w:rsid w:val="00343C88"/>
    <w:rsid w:val="00343E79"/>
    <w:rsid w:val="0034493E"/>
    <w:rsid w:val="0034577C"/>
    <w:rsid w:val="00345A6B"/>
    <w:rsid w:val="00345F12"/>
    <w:rsid w:val="0034607A"/>
    <w:rsid w:val="00346483"/>
    <w:rsid w:val="003467C5"/>
    <w:rsid w:val="0034690D"/>
    <w:rsid w:val="00346CF5"/>
    <w:rsid w:val="00346F53"/>
    <w:rsid w:val="00347A59"/>
    <w:rsid w:val="00347B1A"/>
    <w:rsid w:val="00347DCE"/>
    <w:rsid w:val="003503DB"/>
    <w:rsid w:val="00350783"/>
    <w:rsid w:val="00351028"/>
    <w:rsid w:val="00351078"/>
    <w:rsid w:val="00351AA8"/>
    <w:rsid w:val="00352017"/>
    <w:rsid w:val="0035223E"/>
    <w:rsid w:val="00352568"/>
    <w:rsid w:val="00352E0E"/>
    <w:rsid w:val="003535F0"/>
    <w:rsid w:val="003536F1"/>
    <w:rsid w:val="00353EE4"/>
    <w:rsid w:val="003543E4"/>
    <w:rsid w:val="0035453E"/>
    <w:rsid w:val="003548DB"/>
    <w:rsid w:val="0035491B"/>
    <w:rsid w:val="00354A57"/>
    <w:rsid w:val="00354E5C"/>
    <w:rsid w:val="00354E61"/>
    <w:rsid w:val="00355EAE"/>
    <w:rsid w:val="00356373"/>
    <w:rsid w:val="003568ED"/>
    <w:rsid w:val="00356911"/>
    <w:rsid w:val="00356DE3"/>
    <w:rsid w:val="00356FF1"/>
    <w:rsid w:val="0035707D"/>
    <w:rsid w:val="00357161"/>
    <w:rsid w:val="00357894"/>
    <w:rsid w:val="00360259"/>
    <w:rsid w:val="003605B6"/>
    <w:rsid w:val="00360DFF"/>
    <w:rsid w:val="00361049"/>
    <w:rsid w:val="00361159"/>
    <w:rsid w:val="003611E1"/>
    <w:rsid w:val="0036171F"/>
    <w:rsid w:val="0036216B"/>
    <w:rsid w:val="00362856"/>
    <w:rsid w:val="003628A9"/>
    <w:rsid w:val="0036332F"/>
    <w:rsid w:val="003635F1"/>
    <w:rsid w:val="00363910"/>
    <w:rsid w:val="00363976"/>
    <w:rsid w:val="00363D20"/>
    <w:rsid w:val="00363DD7"/>
    <w:rsid w:val="003640E3"/>
    <w:rsid w:val="0036438E"/>
    <w:rsid w:val="00364515"/>
    <w:rsid w:val="00366112"/>
    <w:rsid w:val="00366C82"/>
    <w:rsid w:val="0036725D"/>
    <w:rsid w:val="00367282"/>
    <w:rsid w:val="003676B0"/>
    <w:rsid w:val="0036788C"/>
    <w:rsid w:val="00367B93"/>
    <w:rsid w:val="00367E7B"/>
    <w:rsid w:val="00367F72"/>
    <w:rsid w:val="00370BD8"/>
    <w:rsid w:val="0037103A"/>
    <w:rsid w:val="003712F0"/>
    <w:rsid w:val="003716C0"/>
    <w:rsid w:val="003731AD"/>
    <w:rsid w:val="00373506"/>
    <w:rsid w:val="0037437B"/>
    <w:rsid w:val="00374AE5"/>
    <w:rsid w:val="00375870"/>
    <w:rsid w:val="00375884"/>
    <w:rsid w:val="00375F0A"/>
    <w:rsid w:val="00376096"/>
    <w:rsid w:val="00376396"/>
    <w:rsid w:val="0037709C"/>
    <w:rsid w:val="00377BC1"/>
    <w:rsid w:val="00380027"/>
    <w:rsid w:val="00380C1C"/>
    <w:rsid w:val="003814C9"/>
    <w:rsid w:val="0038188C"/>
    <w:rsid w:val="003829D7"/>
    <w:rsid w:val="0038317B"/>
    <w:rsid w:val="00383732"/>
    <w:rsid w:val="0038399C"/>
    <w:rsid w:val="00383C11"/>
    <w:rsid w:val="00384559"/>
    <w:rsid w:val="0038499E"/>
    <w:rsid w:val="00384D3C"/>
    <w:rsid w:val="003857AA"/>
    <w:rsid w:val="00385DB9"/>
    <w:rsid w:val="0038658F"/>
    <w:rsid w:val="003868CE"/>
    <w:rsid w:val="0038695F"/>
    <w:rsid w:val="00386DD5"/>
    <w:rsid w:val="00387E8F"/>
    <w:rsid w:val="003901D6"/>
    <w:rsid w:val="0039053E"/>
    <w:rsid w:val="00390609"/>
    <w:rsid w:val="003907F9"/>
    <w:rsid w:val="003908DD"/>
    <w:rsid w:val="0039133B"/>
    <w:rsid w:val="00391C18"/>
    <w:rsid w:val="00391E6A"/>
    <w:rsid w:val="00392764"/>
    <w:rsid w:val="00392948"/>
    <w:rsid w:val="00392AEF"/>
    <w:rsid w:val="003948EB"/>
    <w:rsid w:val="0039526D"/>
    <w:rsid w:val="003956A5"/>
    <w:rsid w:val="003958F5"/>
    <w:rsid w:val="0039596A"/>
    <w:rsid w:val="003959C1"/>
    <w:rsid w:val="00395D6C"/>
    <w:rsid w:val="00395F90"/>
    <w:rsid w:val="003965EC"/>
    <w:rsid w:val="003967F8"/>
    <w:rsid w:val="003970E5"/>
    <w:rsid w:val="003975AD"/>
    <w:rsid w:val="003A01DA"/>
    <w:rsid w:val="003A059F"/>
    <w:rsid w:val="003A0879"/>
    <w:rsid w:val="003A1307"/>
    <w:rsid w:val="003A1672"/>
    <w:rsid w:val="003A1C91"/>
    <w:rsid w:val="003A3057"/>
    <w:rsid w:val="003A3794"/>
    <w:rsid w:val="003A3B82"/>
    <w:rsid w:val="003A3C23"/>
    <w:rsid w:val="003A4134"/>
    <w:rsid w:val="003A4291"/>
    <w:rsid w:val="003A46A6"/>
    <w:rsid w:val="003A49E0"/>
    <w:rsid w:val="003A4DDD"/>
    <w:rsid w:val="003A4DE3"/>
    <w:rsid w:val="003A524D"/>
    <w:rsid w:val="003A547F"/>
    <w:rsid w:val="003A55EF"/>
    <w:rsid w:val="003A589F"/>
    <w:rsid w:val="003A62D4"/>
    <w:rsid w:val="003A65F5"/>
    <w:rsid w:val="003A6A69"/>
    <w:rsid w:val="003A7C50"/>
    <w:rsid w:val="003B0B08"/>
    <w:rsid w:val="003B0F35"/>
    <w:rsid w:val="003B1930"/>
    <w:rsid w:val="003B20A7"/>
    <w:rsid w:val="003B2467"/>
    <w:rsid w:val="003B28C5"/>
    <w:rsid w:val="003B2940"/>
    <w:rsid w:val="003B2D4F"/>
    <w:rsid w:val="003B2DA2"/>
    <w:rsid w:val="003B3239"/>
    <w:rsid w:val="003B3291"/>
    <w:rsid w:val="003B37BF"/>
    <w:rsid w:val="003B41BB"/>
    <w:rsid w:val="003B4C33"/>
    <w:rsid w:val="003B4E8F"/>
    <w:rsid w:val="003B54EF"/>
    <w:rsid w:val="003B5952"/>
    <w:rsid w:val="003B5A39"/>
    <w:rsid w:val="003B6152"/>
    <w:rsid w:val="003B7820"/>
    <w:rsid w:val="003B7E39"/>
    <w:rsid w:val="003C016A"/>
    <w:rsid w:val="003C0650"/>
    <w:rsid w:val="003C080D"/>
    <w:rsid w:val="003C1B41"/>
    <w:rsid w:val="003C1E56"/>
    <w:rsid w:val="003C30A1"/>
    <w:rsid w:val="003C3572"/>
    <w:rsid w:val="003C359E"/>
    <w:rsid w:val="003C47CA"/>
    <w:rsid w:val="003C5565"/>
    <w:rsid w:val="003C557E"/>
    <w:rsid w:val="003C5C29"/>
    <w:rsid w:val="003C5F8E"/>
    <w:rsid w:val="003C60F6"/>
    <w:rsid w:val="003C6384"/>
    <w:rsid w:val="003C6816"/>
    <w:rsid w:val="003C6F73"/>
    <w:rsid w:val="003C7068"/>
    <w:rsid w:val="003C7757"/>
    <w:rsid w:val="003C7B2D"/>
    <w:rsid w:val="003C7E43"/>
    <w:rsid w:val="003D02DD"/>
    <w:rsid w:val="003D0828"/>
    <w:rsid w:val="003D14C6"/>
    <w:rsid w:val="003D14EF"/>
    <w:rsid w:val="003D1588"/>
    <w:rsid w:val="003D197A"/>
    <w:rsid w:val="003D1C62"/>
    <w:rsid w:val="003D1F0B"/>
    <w:rsid w:val="003D244E"/>
    <w:rsid w:val="003D298E"/>
    <w:rsid w:val="003D2BD5"/>
    <w:rsid w:val="003D2EA6"/>
    <w:rsid w:val="003D3384"/>
    <w:rsid w:val="003D3ED2"/>
    <w:rsid w:val="003D50C0"/>
    <w:rsid w:val="003D5B2F"/>
    <w:rsid w:val="003D6693"/>
    <w:rsid w:val="003D6A7C"/>
    <w:rsid w:val="003D6AB3"/>
    <w:rsid w:val="003D6C61"/>
    <w:rsid w:val="003D72BC"/>
    <w:rsid w:val="003D7B8A"/>
    <w:rsid w:val="003D7DF2"/>
    <w:rsid w:val="003D7FFA"/>
    <w:rsid w:val="003E00D4"/>
    <w:rsid w:val="003E07AF"/>
    <w:rsid w:val="003E0BF9"/>
    <w:rsid w:val="003E0C56"/>
    <w:rsid w:val="003E0CFA"/>
    <w:rsid w:val="003E17CC"/>
    <w:rsid w:val="003E1EAE"/>
    <w:rsid w:val="003E2495"/>
    <w:rsid w:val="003E2E3B"/>
    <w:rsid w:val="003E4182"/>
    <w:rsid w:val="003E45C9"/>
    <w:rsid w:val="003E61DC"/>
    <w:rsid w:val="003E65E3"/>
    <w:rsid w:val="003E6CBE"/>
    <w:rsid w:val="003E71CE"/>
    <w:rsid w:val="003F013D"/>
    <w:rsid w:val="003F05A5"/>
    <w:rsid w:val="003F0AD4"/>
    <w:rsid w:val="003F0BEB"/>
    <w:rsid w:val="003F0EB6"/>
    <w:rsid w:val="003F1429"/>
    <w:rsid w:val="003F146E"/>
    <w:rsid w:val="003F172F"/>
    <w:rsid w:val="003F1A28"/>
    <w:rsid w:val="003F29E2"/>
    <w:rsid w:val="003F2D9B"/>
    <w:rsid w:val="003F30B0"/>
    <w:rsid w:val="003F3425"/>
    <w:rsid w:val="003F412D"/>
    <w:rsid w:val="003F446D"/>
    <w:rsid w:val="003F48DF"/>
    <w:rsid w:val="003F4DBF"/>
    <w:rsid w:val="003F5649"/>
    <w:rsid w:val="003F6540"/>
    <w:rsid w:val="003F66D4"/>
    <w:rsid w:val="003F680F"/>
    <w:rsid w:val="003F6A7C"/>
    <w:rsid w:val="003F6B92"/>
    <w:rsid w:val="003F7188"/>
    <w:rsid w:val="003F7754"/>
    <w:rsid w:val="003F7B00"/>
    <w:rsid w:val="003F7BB9"/>
    <w:rsid w:val="00400551"/>
    <w:rsid w:val="004009F9"/>
    <w:rsid w:val="00400FD3"/>
    <w:rsid w:val="004012DF"/>
    <w:rsid w:val="004031EF"/>
    <w:rsid w:val="0040378F"/>
    <w:rsid w:val="00403DC3"/>
    <w:rsid w:val="004046BF"/>
    <w:rsid w:val="0040492F"/>
    <w:rsid w:val="00404C82"/>
    <w:rsid w:val="00404EFF"/>
    <w:rsid w:val="00406201"/>
    <w:rsid w:val="00406BF0"/>
    <w:rsid w:val="00406DBA"/>
    <w:rsid w:val="00407B8A"/>
    <w:rsid w:val="0041011D"/>
    <w:rsid w:val="00411331"/>
    <w:rsid w:val="0041159F"/>
    <w:rsid w:val="00411B29"/>
    <w:rsid w:val="00411C27"/>
    <w:rsid w:val="00411E59"/>
    <w:rsid w:val="00412403"/>
    <w:rsid w:val="0041278F"/>
    <w:rsid w:val="00413179"/>
    <w:rsid w:val="0041339B"/>
    <w:rsid w:val="00413537"/>
    <w:rsid w:val="004138A9"/>
    <w:rsid w:val="0041395E"/>
    <w:rsid w:val="004139F1"/>
    <w:rsid w:val="00413B85"/>
    <w:rsid w:val="00413E5C"/>
    <w:rsid w:val="00414593"/>
    <w:rsid w:val="00415DCA"/>
    <w:rsid w:val="0041658D"/>
    <w:rsid w:val="00416A72"/>
    <w:rsid w:val="00416D6E"/>
    <w:rsid w:val="0041743B"/>
    <w:rsid w:val="004174FE"/>
    <w:rsid w:val="004175A1"/>
    <w:rsid w:val="0042086C"/>
    <w:rsid w:val="004208D3"/>
    <w:rsid w:val="00420F16"/>
    <w:rsid w:val="004212EC"/>
    <w:rsid w:val="0042196D"/>
    <w:rsid w:val="004219BD"/>
    <w:rsid w:val="00421A1B"/>
    <w:rsid w:val="004220D4"/>
    <w:rsid w:val="004226F8"/>
    <w:rsid w:val="00422E71"/>
    <w:rsid w:val="004230CB"/>
    <w:rsid w:val="00423630"/>
    <w:rsid w:val="00423D97"/>
    <w:rsid w:val="00423F1C"/>
    <w:rsid w:val="00423FF8"/>
    <w:rsid w:val="0042404B"/>
    <w:rsid w:val="00424394"/>
    <w:rsid w:val="00424C94"/>
    <w:rsid w:val="00425789"/>
    <w:rsid w:val="00425F24"/>
    <w:rsid w:val="00426090"/>
    <w:rsid w:val="004262B6"/>
    <w:rsid w:val="004269B1"/>
    <w:rsid w:val="004271BA"/>
    <w:rsid w:val="0042736A"/>
    <w:rsid w:val="00427874"/>
    <w:rsid w:val="004279AE"/>
    <w:rsid w:val="00427FC5"/>
    <w:rsid w:val="004300C5"/>
    <w:rsid w:val="00430499"/>
    <w:rsid w:val="004309B2"/>
    <w:rsid w:val="00431331"/>
    <w:rsid w:val="00431DF5"/>
    <w:rsid w:val="00431E1C"/>
    <w:rsid w:val="00432E13"/>
    <w:rsid w:val="0043327F"/>
    <w:rsid w:val="00434095"/>
    <w:rsid w:val="00435798"/>
    <w:rsid w:val="00435EE4"/>
    <w:rsid w:val="004363E4"/>
    <w:rsid w:val="004368EE"/>
    <w:rsid w:val="004371C8"/>
    <w:rsid w:val="00437D4D"/>
    <w:rsid w:val="00437D9F"/>
    <w:rsid w:val="004401A4"/>
    <w:rsid w:val="00440389"/>
    <w:rsid w:val="00440530"/>
    <w:rsid w:val="0044077C"/>
    <w:rsid w:val="00441652"/>
    <w:rsid w:val="004417C1"/>
    <w:rsid w:val="00441E9D"/>
    <w:rsid w:val="0044232B"/>
    <w:rsid w:val="00442DE3"/>
    <w:rsid w:val="004431F7"/>
    <w:rsid w:val="004440ED"/>
    <w:rsid w:val="0044502C"/>
    <w:rsid w:val="00445158"/>
    <w:rsid w:val="00445510"/>
    <w:rsid w:val="00445937"/>
    <w:rsid w:val="00445C9B"/>
    <w:rsid w:val="00445CA2"/>
    <w:rsid w:val="00445F19"/>
    <w:rsid w:val="0044611A"/>
    <w:rsid w:val="00446125"/>
    <w:rsid w:val="00446AC2"/>
    <w:rsid w:val="004470C4"/>
    <w:rsid w:val="0044789B"/>
    <w:rsid w:val="00450E1B"/>
    <w:rsid w:val="004514E7"/>
    <w:rsid w:val="004515E7"/>
    <w:rsid w:val="00451CC5"/>
    <w:rsid w:val="00451E65"/>
    <w:rsid w:val="004520F0"/>
    <w:rsid w:val="00452130"/>
    <w:rsid w:val="004523B2"/>
    <w:rsid w:val="004526C4"/>
    <w:rsid w:val="00452A29"/>
    <w:rsid w:val="00453FB0"/>
    <w:rsid w:val="004542DF"/>
    <w:rsid w:val="0045485D"/>
    <w:rsid w:val="00454FF3"/>
    <w:rsid w:val="0045609D"/>
    <w:rsid w:val="00456C1F"/>
    <w:rsid w:val="00456F73"/>
    <w:rsid w:val="0045791A"/>
    <w:rsid w:val="00457C4F"/>
    <w:rsid w:val="00457D3B"/>
    <w:rsid w:val="0046089E"/>
    <w:rsid w:val="00460BFA"/>
    <w:rsid w:val="00460D92"/>
    <w:rsid w:val="00460DD1"/>
    <w:rsid w:val="00461071"/>
    <w:rsid w:val="004617A9"/>
    <w:rsid w:val="00461858"/>
    <w:rsid w:val="004619A3"/>
    <w:rsid w:val="004619AC"/>
    <w:rsid w:val="00461F64"/>
    <w:rsid w:val="004623A5"/>
    <w:rsid w:val="00462AE9"/>
    <w:rsid w:val="00463018"/>
    <w:rsid w:val="00463269"/>
    <w:rsid w:val="004632DA"/>
    <w:rsid w:val="00463CDB"/>
    <w:rsid w:val="00464A52"/>
    <w:rsid w:val="00464EB6"/>
    <w:rsid w:val="00465984"/>
    <w:rsid w:val="00465AFC"/>
    <w:rsid w:val="00465D6C"/>
    <w:rsid w:val="00465EDE"/>
    <w:rsid w:val="00465FD6"/>
    <w:rsid w:val="0046606D"/>
    <w:rsid w:val="00467F50"/>
    <w:rsid w:val="00467FDF"/>
    <w:rsid w:val="004707A5"/>
    <w:rsid w:val="00470B67"/>
    <w:rsid w:val="00470EC7"/>
    <w:rsid w:val="0047131C"/>
    <w:rsid w:val="00471F9D"/>
    <w:rsid w:val="0047246E"/>
    <w:rsid w:val="0047296F"/>
    <w:rsid w:val="00472FBE"/>
    <w:rsid w:val="0047323F"/>
    <w:rsid w:val="00473F0B"/>
    <w:rsid w:val="00473FE6"/>
    <w:rsid w:val="00474B5C"/>
    <w:rsid w:val="00474EFF"/>
    <w:rsid w:val="004750D6"/>
    <w:rsid w:val="00475133"/>
    <w:rsid w:val="00475B51"/>
    <w:rsid w:val="00475EAB"/>
    <w:rsid w:val="0047608E"/>
    <w:rsid w:val="00476646"/>
    <w:rsid w:val="00476785"/>
    <w:rsid w:val="00476F59"/>
    <w:rsid w:val="00477007"/>
    <w:rsid w:val="00477EFA"/>
    <w:rsid w:val="00480579"/>
    <w:rsid w:val="00480FE3"/>
    <w:rsid w:val="00481CDC"/>
    <w:rsid w:val="00481D14"/>
    <w:rsid w:val="00481EB4"/>
    <w:rsid w:val="00482153"/>
    <w:rsid w:val="0048241A"/>
    <w:rsid w:val="0048288C"/>
    <w:rsid w:val="0048348F"/>
    <w:rsid w:val="00483A21"/>
    <w:rsid w:val="0048467B"/>
    <w:rsid w:val="0048488B"/>
    <w:rsid w:val="00484985"/>
    <w:rsid w:val="004851B3"/>
    <w:rsid w:val="00485293"/>
    <w:rsid w:val="004852CB"/>
    <w:rsid w:val="00485702"/>
    <w:rsid w:val="00485D5A"/>
    <w:rsid w:val="00485F69"/>
    <w:rsid w:val="00485F95"/>
    <w:rsid w:val="004863C3"/>
    <w:rsid w:val="00486853"/>
    <w:rsid w:val="0048692A"/>
    <w:rsid w:val="00486B67"/>
    <w:rsid w:val="00486D65"/>
    <w:rsid w:val="004872FC"/>
    <w:rsid w:val="0048760E"/>
    <w:rsid w:val="00487C5E"/>
    <w:rsid w:val="0049028F"/>
    <w:rsid w:val="00490635"/>
    <w:rsid w:val="00490EB8"/>
    <w:rsid w:val="00490EC6"/>
    <w:rsid w:val="00490FCA"/>
    <w:rsid w:val="00491BA7"/>
    <w:rsid w:val="00491F8F"/>
    <w:rsid w:val="00491FA2"/>
    <w:rsid w:val="00492130"/>
    <w:rsid w:val="00492142"/>
    <w:rsid w:val="004924D7"/>
    <w:rsid w:val="00493788"/>
    <w:rsid w:val="00493DD2"/>
    <w:rsid w:val="00494086"/>
    <w:rsid w:val="004942E9"/>
    <w:rsid w:val="004946E1"/>
    <w:rsid w:val="004948EE"/>
    <w:rsid w:val="004949FF"/>
    <w:rsid w:val="00494CCD"/>
    <w:rsid w:val="0049509C"/>
    <w:rsid w:val="004950D0"/>
    <w:rsid w:val="004953DE"/>
    <w:rsid w:val="004954B2"/>
    <w:rsid w:val="00495BA1"/>
    <w:rsid w:val="00495E16"/>
    <w:rsid w:val="0049635C"/>
    <w:rsid w:val="004968F8"/>
    <w:rsid w:val="0049716C"/>
    <w:rsid w:val="00497315"/>
    <w:rsid w:val="00497F59"/>
    <w:rsid w:val="004A00FB"/>
    <w:rsid w:val="004A050F"/>
    <w:rsid w:val="004A0DD0"/>
    <w:rsid w:val="004A1CBC"/>
    <w:rsid w:val="004A1D71"/>
    <w:rsid w:val="004A1F2B"/>
    <w:rsid w:val="004A24D1"/>
    <w:rsid w:val="004A24FD"/>
    <w:rsid w:val="004A25E6"/>
    <w:rsid w:val="004A32B0"/>
    <w:rsid w:val="004A3351"/>
    <w:rsid w:val="004A3D0C"/>
    <w:rsid w:val="004A4BCC"/>
    <w:rsid w:val="004A5138"/>
    <w:rsid w:val="004A5267"/>
    <w:rsid w:val="004A597D"/>
    <w:rsid w:val="004A5A28"/>
    <w:rsid w:val="004A663B"/>
    <w:rsid w:val="004A6819"/>
    <w:rsid w:val="004A68FB"/>
    <w:rsid w:val="004A75ED"/>
    <w:rsid w:val="004A78A1"/>
    <w:rsid w:val="004B0717"/>
    <w:rsid w:val="004B0A60"/>
    <w:rsid w:val="004B1788"/>
    <w:rsid w:val="004B1D0E"/>
    <w:rsid w:val="004B307F"/>
    <w:rsid w:val="004B366C"/>
    <w:rsid w:val="004B373C"/>
    <w:rsid w:val="004B4454"/>
    <w:rsid w:val="004B53F0"/>
    <w:rsid w:val="004B5654"/>
    <w:rsid w:val="004B598C"/>
    <w:rsid w:val="004B5C26"/>
    <w:rsid w:val="004B6687"/>
    <w:rsid w:val="004B6CA1"/>
    <w:rsid w:val="004B7027"/>
    <w:rsid w:val="004B763A"/>
    <w:rsid w:val="004B7799"/>
    <w:rsid w:val="004C00FA"/>
    <w:rsid w:val="004C045C"/>
    <w:rsid w:val="004C04BF"/>
    <w:rsid w:val="004C09C4"/>
    <w:rsid w:val="004C0AC5"/>
    <w:rsid w:val="004C0CD4"/>
    <w:rsid w:val="004C1F79"/>
    <w:rsid w:val="004C361F"/>
    <w:rsid w:val="004C4D05"/>
    <w:rsid w:val="004C54B1"/>
    <w:rsid w:val="004C55FD"/>
    <w:rsid w:val="004C65F4"/>
    <w:rsid w:val="004C6656"/>
    <w:rsid w:val="004C6A3E"/>
    <w:rsid w:val="004C711B"/>
    <w:rsid w:val="004C799C"/>
    <w:rsid w:val="004C7F9F"/>
    <w:rsid w:val="004D065A"/>
    <w:rsid w:val="004D0829"/>
    <w:rsid w:val="004D1004"/>
    <w:rsid w:val="004D2109"/>
    <w:rsid w:val="004D2952"/>
    <w:rsid w:val="004D2F20"/>
    <w:rsid w:val="004D3209"/>
    <w:rsid w:val="004D427B"/>
    <w:rsid w:val="004D5065"/>
    <w:rsid w:val="004D603A"/>
    <w:rsid w:val="004D6B2E"/>
    <w:rsid w:val="004D6ED1"/>
    <w:rsid w:val="004D72C2"/>
    <w:rsid w:val="004D7BE3"/>
    <w:rsid w:val="004E060E"/>
    <w:rsid w:val="004E08F7"/>
    <w:rsid w:val="004E1D05"/>
    <w:rsid w:val="004E22C7"/>
    <w:rsid w:val="004E31C0"/>
    <w:rsid w:val="004E37C2"/>
    <w:rsid w:val="004E384A"/>
    <w:rsid w:val="004E389F"/>
    <w:rsid w:val="004E3CBC"/>
    <w:rsid w:val="004E465C"/>
    <w:rsid w:val="004E52B8"/>
    <w:rsid w:val="004E53CF"/>
    <w:rsid w:val="004E5DEA"/>
    <w:rsid w:val="004E5E96"/>
    <w:rsid w:val="004E66A0"/>
    <w:rsid w:val="004E7689"/>
    <w:rsid w:val="004E77FC"/>
    <w:rsid w:val="004E7CB9"/>
    <w:rsid w:val="004F07B8"/>
    <w:rsid w:val="004F1001"/>
    <w:rsid w:val="004F1FD3"/>
    <w:rsid w:val="004F2111"/>
    <w:rsid w:val="004F24FE"/>
    <w:rsid w:val="004F261E"/>
    <w:rsid w:val="004F2732"/>
    <w:rsid w:val="004F276B"/>
    <w:rsid w:val="004F2C52"/>
    <w:rsid w:val="004F30A9"/>
    <w:rsid w:val="004F3893"/>
    <w:rsid w:val="004F3921"/>
    <w:rsid w:val="004F39F3"/>
    <w:rsid w:val="004F4227"/>
    <w:rsid w:val="004F4248"/>
    <w:rsid w:val="004F4250"/>
    <w:rsid w:val="004F4416"/>
    <w:rsid w:val="004F535D"/>
    <w:rsid w:val="004F58DC"/>
    <w:rsid w:val="004F59EA"/>
    <w:rsid w:val="004F5A95"/>
    <w:rsid w:val="004F6687"/>
    <w:rsid w:val="004F7088"/>
    <w:rsid w:val="004F71D9"/>
    <w:rsid w:val="004F7C78"/>
    <w:rsid w:val="00500299"/>
    <w:rsid w:val="0050171A"/>
    <w:rsid w:val="00501870"/>
    <w:rsid w:val="00501A60"/>
    <w:rsid w:val="00501CAC"/>
    <w:rsid w:val="00501CFF"/>
    <w:rsid w:val="00501DD5"/>
    <w:rsid w:val="00502343"/>
    <w:rsid w:val="00502908"/>
    <w:rsid w:val="00502EBF"/>
    <w:rsid w:val="00503168"/>
    <w:rsid w:val="00503291"/>
    <w:rsid w:val="005032D8"/>
    <w:rsid w:val="00503E78"/>
    <w:rsid w:val="0050404F"/>
    <w:rsid w:val="00504578"/>
    <w:rsid w:val="00504A19"/>
    <w:rsid w:val="00504B75"/>
    <w:rsid w:val="00505621"/>
    <w:rsid w:val="00505EE9"/>
    <w:rsid w:val="005060F4"/>
    <w:rsid w:val="00506A25"/>
    <w:rsid w:val="0050706C"/>
    <w:rsid w:val="005071FA"/>
    <w:rsid w:val="00507C84"/>
    <w:rsid w:val="00507CE3"/>
    <w:rsid w:val="00507E0C"/>
    <w:rsid w:val="0051129A"/>
    <w:rsid w:val="0051143D"/>
    <w:rsid w:val="00511C68"/>
    <w:rsid w:val="00511EB1"/>
    <w:rsid w:val="00512440"/>
    <w:rsid w:val="005124E0"/>
    <w:rsid w:val="00512887"/>
    <w:rsid w:val="00512989"/>
    <w:rsid w:val="00512A86"/>
    <w:rsid w:val="0051327E"/>
    <w:rsid w:val="0051389E"/>
    <w:rsid w:val="00513901"/>
    <w:rsid w:val="00513F9A"/>
    <w:rsid w:val="00514658"/>
    <w:rsid w:val="00514884"/>
    <w:rsid w:val="00514CFA"/>
    <w:rsid w:val="00514D64"/>
    <w:rsid w:val="00514E58"/>
    <w:rsid w:val="005157B9"/>
    <w:rsid w:val="0051587D"/>
    <w:rsid w:val="00515B1F"/>
    <w:rsid w:val="00515B4B"/>
    <w:rsid w:val="00515DE5"/>
    <w:rsid w:val="005161E6"/>
    <w:rsid w:val="00516477"/>
    <w:rsid w:val="00516C63"/>
    <w:rsid w:val="0051787E"/>
    <w:rsid w:val="00520075"/>
    <w:rsid w:val="005211C2"/>
    <w:rsid w:val="005216C5"/>
    <w:rsid w:val="0052174A"/>
    <w:rsid w:val="005226AB"/>
    <w:rsid w:val="00522E02"/>
    <w:rsid w:val="00522EA0"/>
    <w:rsid w:val="00522EDE"/>
    <w:rsid w:val="00523FDB"/>
    <w:rsid w:val="00524135"/>
    <w:rsid w:val="0052487F"/>
    <w:rsid w:val="0052589A"/>
    <w:rsid w:val="00525C9D"/>
    <w:rsid w:val="00525EA0"/>
    <w:rsid w:val="00525FC9"/>
    <w:rsid w:val="00526AAE"/>
    <w:rsid w:val="00527B31"/>
    <w:rsid w:val="00531EAE"/>
    <w:rsid w:val="005322EE"/>
    <w:rsid w:val="00534212"/>
    <w:rsid w:val="0053421A"/>
    <w:rsid w:val="00534302"/>
    <w:rsid w:val="005343EC"/>
    <w:rsid w:val="00534FA3"/>
    <w:rsid w:val="005351D0"/>
    <w:rsid w:val="00535C6B"/>
    <w:rsid w:val="005378FF"/>
    <w:rsid w:val="00540684"/>
    <w:rsid w:val="00540EF8"/>
    <w:rsid w:val="005413B0"/>
    <w:rsid w:val="0054173A"/>
    <w:rsid w:val="00541A12"/>
    <w:rsid w:val="00541A14"/>
    <w:rsid w:val="005427E2"/>
    <w:rsid w:val="00542BEB"/>
    <w:rsid w:val="00542C07"/>
    <w:rsid w:val="00542D04"/>
    <w:rsid w:val="00543019"/>
    <w:rsid w:val="0054350C"/>
    <w:rsid w:val="00543796"/>
    <w:rsid w:val="00545BA1"/>
    <w:rsid w:val="00546D58"/>
    <w:rsid w:val="00547623"/>
    <w:rsid w:val="00547FC4"/>
    <w:rsid w:val="00550A17"/>
    <w:rsid w:val="00551812"/>
    <w:rsid w:val="00551878"/>
    <w:rsid w:val="005518DC"/>
    <w:rsid w:val="0055195A"/>
    <w:rsid w:val="00552DEC"/>
    <w:rsid w:val="00552E54"/>
    <w:rsid w:val="00553149"/>
    <w:rsid w:val="005535C0"/>
    <w:rsid w:val="00553BEB"/>
    <w:rsid w:val="00553E31"/>
    <w:rsid w:val="00554D7C"/>
    <w:rsid w:val="005554CF"/>
    <w:rsid w:val="00555AD8"/>
    <w:rsid w:val="00555C7F"/>
    <w:rsid w:val="00556AA6"/>
    <w:rsid w:val="005574F5"/>
    <w:rsid w:val="00561A78"/>
    <w:rsid w:val="00561B81"/>
    <w:rsid w:val="005624CA"/>
    <w:rsid w:val="00562608"/>
    <w:rsid w:val="005628A9"/>
    <w:rsid w:val="00562A15"/>
    <w:rsid w:val="00562D8C"/>
    <w:rsid w:val="0056316D"/>
    <w:rsid w:val="005631BF"/>
    <w:rsid w:val="00563680"/>
    <w:rsid w:val="00563EFB"/>
    <w:rsid w:val="00563F63"/>
    <w:rsid w:val="00564ADC"/>
    <w:rsid w:val="005651EE"/>
    <w:rsid w:val="00565489"/>
    <w:rsid w:val="0056568E"/>
    <w:rsid w:val="005660A6"/>
    <w:rsid w:val="00566221"/>
    <w:rsid w:val="00566CA7"/>
    <w:rsid w:val="00566CB0"/>
    <w:rsid w:val="00567B0E"/>
    <w:rsid w:val="00570537"/>
    <w:rsid w:val="005707C2"/>
    <w:rsid w:val="00571B57"/>
    <w:rsid w:val="00571E0D"/>
    <w:rsid w:val="0057228A"/>
    <w:rsid w:val="00572969"/>
    <w:rsid w:val="005733A8"/>
    <w:rsid w:val="005735AF"/>
    <w:rsid w:val="005740BC"/>
    <w:rsid w:val="00574268"/>
    <w:rsid w:val="00574498"/>
    <w:rsid w:val="00574BBA"/>
    <w:rsid w:val="00574D64"/>
    <w:rsid w:val="00574DF0"/>
    <w:rsid w:val="0057564A"/>
    <w:rsid w:val="00575AC7"/>
    <w:rsid w:val="00576221"/>
    <w:rsid w:val="005765C6"/>
    <w:rsid w:val="00576E65"/>
    <w:rsid w:val="005770CE"/>
    <w:rsid w:val="005779BF"/>
    <w:rsid w:val="005818A8"/>
    <w:rsid w:val="00581D4F"/>
    <w:rsid w:val="00582677"/>
    <w:rsid w:val="005829D9"/>
    <w:rsid w:val="00582A73"/>
    <w:rsid w:val="00582AF9"/>
    <w:rsid w:val="00582E8F"/>
    <w:rsid w:val="00582F72"/>
    <w:rsid w:val="0058337D"/>
    <w:rsid w:val="00583802"/>
    <w:rsid w:val="0058403B"/>
    <w:rsid w:val="0058415C"/>
    <w:rsid w:val="00584269"/>
    <w:rsid w:val="0058471F"/>
    <w:rsid w:val="005849D5"/>
    <w:rsid w:val="00584B62"/>
    <w:rsid w:val="00584D72"/>
    <w:rsid w:val="00584DF3"/>
    <w:rsid w:val="0058587A"/>
    <w:rsid w:val="00585BA3"/>
    <w:rsid w:val="00585FBA"/>
    <w:rsid w:val="00586576"/>
    <w:rsid w:val="00586846"/>
    <w:rsid w:val="005868E6"/>
    <w:rsid w:val="005878C4"/>
    <w:rsid w:val="00587BA3"/>
    <w:rsid w:val="00587E46"/>
    <w:rsid w:val="00590CEA"/>
    <w:rsid w:val="00590E89"/>
    <w:rsid w:val="005914D1"/>
    <w:rsid w:val="005927A0"/>
    <w:rsid w:val="005927C7"/>
    <w:rsid w:val="005933F8"/>
    <w:rsid w:val="00594555"/>
    <w:rsid w:val="005947B7"/>
    <w:rsid w:val="005953A1"/>
    <w:rsid w:val="0059566C"/>
    <w:rsid w:val="00595A87"/>
    <w:rsid w:val="00595C65"/>
    <w:rsid w:val="005967F6"/>
    <w:rsid w:val="00596A63"/>
    <w:rsid w:val="0059703D"/>
    <w:rsid w:val="00597B2E"/>
    <w:rsid w:val="00597E4D"/>
    <w:rsid w:val="00597F61"/>
    <w:rsid w:val="005A1296"/>
    <w:rsid w:val="005A149C"/>
    <w:rsid w:val="005A17FA"/>
    <w:rsid w:val="005A25DB"/>
    <w:rsid w:val="005A2678"/>
    <w:rsid w:val="005A28DD"/>
    <w:rsid w:val="005A2AFC"/>
    <w:rsid w:val="005A302E"/>
    <w:rsid w:val="005A3065"/>
    <w:rsid w:val="005A30F2"/>
    <w:rsid w:val="005A3FF2"/>
    <w:rsid w:val="005A45C9"/>
    <w:rsid w:val="005A45F7"/>
    <w:rsid w:val="005A49AA"/>
    <w:rsid w:val="005A4D23"/>
    <w:rsid w:val="005A4F15"/>
    <w:rsid w:val="005A537F"/>
    <w:rsid w:val="005A5CBD"/>
    <w:rsid w:val="005A603B"/>
    <w:rsid w:val="005A61C6"/>
    <w:rsid w:val="005A627B"/>
    <w:rsid w:val="005A63A2"/>
    <w:rsid w:val="005A63E5"/>
    <w:rsid w:val="005A6FFE"/>
    <w:rsid w:val="005A717A"/>
    <w:rsid w:val="005A73DE"/>
    <w:rsid w:val="005A74C9"/>
    <w:rsid w:val="005A7861"/>
    <w:rsid w:val="005B0DAB"/>
    <w:rsid w:val="005B0F96"/>
    <w:rsid w:val="005B1299"/>
    <w:rsid w:val="005B1493"/>
    <w:rsid w:val="005B19BE"/>
    <w:rsid w:val="005B273A"/>
    <w:rsid w:val="005B31EB"/>
    <w:rsid w:val="005B32B1"/>
    <w:rsid w:val="005B3396"/>
    <w:rsid w:val="005B4174"/>
    <w:rsid w:val="005B4349"/>
    <w:rsid w:val="005B4DE0"/>
    <w:rsid w:val="005B4E1B"/>
    <w:rsid w:val="005B4E3B"/>
    <w:rsid w:val="005B511A"/>
    <w:rsid w:val="005B5311"/>
    <w:rsid w:val="005B6118"/>
    <w:rsid w:val="005B638A"/>
    <w:rsid w:val="005B687D"/>
    <w:rsid w:val="005B69F1"/>
    <w:rsid w:val="005B7445"/>
    <w:rsid w:val="005C0229"/>
    <w:rsid w:val="005C0E5E"/>
    <w:rsid w:val="005C0F04"/>
    <w:rsid w:val="005C170E"/>
    <w:rsid w:val="005C1B22"/>
    <w:rsid w:val="005C25F1"/>
    <w:rsid w:val="005C33E9"/>
    <w:rsid w:val="005C3589"/>
    <w:rsid w:val="005C3CBD"/>
    <w:rsid w:val="005C3E97"/>
    <w:rsid w:val="005C40B8"/>
    <w:rsid w:val="005C43A6"/>
    <w:rsid w:val="005C43D8"/>
    <w:rsid w:val="005C50A6"/>
    <w:rsid w:val="005C50FA"/>
    <w:rsid w:val="005C5333"/>
    <w:rsid w:val="005C6066"/>
    <w:rsid w:val="005C6070"/>
    <w:rsid w:val="005C62A0"/>
    <w:rsid w:val="005C66E4"/>
    <w:rsid w:val="005C6CDC"/>
    <w:rsid w:val="005C73EC"/>
    <w:rsid w:val="005C75A3"/>
    <w:rsid w:val="005D03D9"/>
    <w:rsid w:val="005D0B72"/>
    <w:rsid w:val="005D0BB4"/>
    <w:rsid w:val="005D16ED"/>
    <w:rsid w:val="005D1CD6"/>
    <w:rsid w:val="005D1E14"/>
    <w:rsid w:val="005D204D"/>
    <w:rsid w:val="005D258E"/>
    <w:rsid w:val="005D2888"/>
    <w:rsid w:val="005D3062"/>
    <w:rsid w:val="005D36F5"/>
    <w:rsid w:val="005D3B1B"/>
    <w:rsid w:val="005D41DB"/>
    <w:rsid w:val="005D4486"/>
    <w:rsid w:val="005D4546"/>
    <w:rsid w:val="005D4558"/>
    <w:rsid w:val="005D4956"/>
    <w:rsid w:val="005D5751"/>
    <w:rsid w:val="005D58EC"/>
    <w:rsid w:val="005D5A8C"/>
    <w:rsid w:val="005D6D99"/>
    <w:rsid w:val="005D6EE9"/>
    <w:rsid w:val="005D779F"/>
    <w:rsid w:val="005E0113"/>
    <w:rsid w:val="005E0869"/>
    <w:rsid w:val="005E14D4"/>
    <w:rsid w:val="005E16F7"/>
    <w:rsid w:val="005E1BB5"/>
    <w:rsid w:val="005E1EFA"/>
    <w:rsid w:val="005E2153"/>
    <w:rsid w:val="005E2808"/>
    <w:rsid w:val="005E2AB3"/>
    <w:rsid w:val="005E2D2F"/>
    <w:rsid w:val="005E2E1F"/>
    <w:rsid w:val="005E2E4E"/>
    <w:rsid w:val="005E30CA"/>
    <w:rsid w:val="005E316F"/>
    <w:rsid w:val="005E370B"/>
    <w:rsid w:val="005E40AE"/>
    <w:rsid w:val="005E4DB6"/>
    <w:rsid w:val="005E5413"/>
    <w:rsid w:val="005E5A77"/>
    <w:rsid w:val="005E5AD7"/>
    <w:rsid w:val="005E5E0F"/>
    <w:rsid w:val="005E5E81"/>
    <w:rsid w:val="005E60EF"/>
    <w:rsid w:val="005E6584"/>
    <w:rsid w:val="005F0336"/>
    <w:rsid w:val="005F0640"/>
    <w:rsid w:val="005F0D8D"/>
    <w:rsid w:val="005F1644"/>
    <w:rsid w:val="005F1BDC"/>
    <w:rsid w:val="005F1C3E"/>
    <w:rsid w:val="005F284C"/>
    <w:rsid w:val="005F2C60"/>
    <w:rsid w:val="005F2C92"/>
    <w:rsid w:val="005F31D5"/>
    <w:rsid w:val="005F3A7A"/>
    <w:rsid w:val="005F4368"/>
    <w:rsid w:val="005F47FE"/>
    <w:rsid w:val="005F5A1B"/>
    <w:rsid w:val="005F618D"/>
    <w:rsid w:val="005F6D02"/>
    <w:rsid w:val="005F70A5"/>
    <w:rsid w:val="005F70B1"/>
    <w:rsid w:val="005F70FA"/>
    <w:rsid w:val="005F7151"/>
    <w:rsid w:val="005F72AD"/>
    <w:rsid w:val="005F72DF"/>
    <w:rsid w:val="005F79AA"/>
    <w:rsid w:val="00600A4D"/>
    <w:rsid w:val="00600D4D"/>
    <w:rsid w:val="00601F7E"/>
    <w:rsid w:val="0060226B"/>
    <w:rsid w:val="00603AFF"/>
    <w:rsid w:val="00604303"/>
    <w:rsid w:val="0060432D"/>
    <w:rsid w:val="00604B41"/>
    <w:rsid w:val="0060569C"/>
    <w:rsid w:val="00605F47"/>
    <w:rsid w:val="00606614"/>
    <w:rsid w:val="00606912"/>
    <w:rsid w:val="00606984"/>
    <w:rsid w:val="006107BD"/>
    <w:rsid w:val="00610F41"/>
    <w:rsid w:val="00611271"/>
    <w:rsid w:val="00611A0B"/>
    <w:rsid w:val="00611B20"/>
    <w:rsid w:val="0061292F"/>
    <w:rsid w:val="006129EA"/>
    <w:rsid w:val="00613326"/>
    <w:rsid w:val="00614804"/>
    <w:rsid w:val="00614CFA"/>
    <w:rsid w:val="00615B1A"/>
    <w:rsid w:val="00615DC6"/>
    <w:rsid w:val="0061605B"/>
    <w:rsid w:val="0061677E"/>
    <w:rsid w:val="00616D00"/>
    <w:rsid w:val="00616F6A"/>
    <w:rsid w:val="0061792F"/>
    <w:rsid w:val="00617A3A"/>
    <w:rsid w:val="00617AE0"/>
    <w:rsid w:val="0062059C"/>
    <w:rsid w:val="00620763"/>
    <w:rsid w:val="00620961"/>
    <w:rsid w:val="00620BEF"/>
    <w:rsid w:val="00621549"/>
    <w:rsid w:val="00621A59"/>
    <w:rsid w:val="006224DF"/>
    <w:rsid w:val="006228FB"/>
    <w:rsid w:val="006229C1"/>
    <w:rsid w:val="00622BE7"/>
    <w:rsid w:val="0062340B"/>
    <w:rsid w:val="00623ADD"/>
    <w:rsid w:val="00623EBB"/>
    <w:rsid w:val="006241E9"/>
    <w:rsid w:val="0062470C"/>
    <w:rsid w:val="006255A2"/>
    <w:rsid w:val="006256E1"/>
    <w:rsid w:val="00625E91"/>
    <w:rsid w:val="0062674E"/>
    <w:rsid w:val="00626C6D"/>
    <w:rsid w:val="006278C9"/>
    <w:rsid w:val="00627D06"/>
    <w:rsid w:val="006306AA"/>
    <w:rsid w:val="00631764"/>
    <w:rsid w:val="00631A63"/>
    <w:rsid w:val="0063239A"/>
    <w:rsid w:val="006328EE"/>
    <w:rsid w:val="00632C90"/>
    <w:rsid w:val="006336F2"/>
    <w:rsid w:val="00633836"/>
    <w:rsid w:val="00633A77"/>
    <w:rsid w:val="00633E99"/>
    <w:rsid w:val="00634490"/>
    <w:rsid w:val="00634F53"/>
    <w:rsid w:val="00634F96"/>
    <w:rsid w:val="006351D5"/>
    <w:rsid w:val="00635289"/>
    <w:rsid w:val="006353B6"/>
    <w:rsid w:val="006357D3"/>
    <w:rsid w:val="00635873"/>
    <w:rsid w:val="00635B3E"/>
    <w:rsid w:val="006369C1"/>
    <w:rsid w:val="00637A9B"/>
    <w:rsid w:val="00637FB7"/>
    <w:rsid w:val="00640A55"/>
    <w:rsid w:val="00640BE9"/>
    <w:rsid w:val="00641E18"/>
    <w:rsid w:val="0064259B"/>
    <w:rsid w:val="006435AD"/>
    <w:rsid w:val="006437C1"/>
    <w:rsid w:val="00643B03"/>
    <w:rsid w:val="00643D04"/>
    <w:rsid w:val="00644431"/>
    <w:rsid w:val="00644620"/>
    <w:rsid w:val="00644F84"/>
    <w:rsid w:val="00645976"/>
    <w:rsid w:val="00646752"/>
    <w:rsid w:val="00646CAD"/>
    <w:rsid w:val="0064750A"/>
    <w:rsid w:val="006479D2"/>
    <w:rsid w:val="00647CE5"/>
    <w:rsid w:val="006504D3"/>
    <w:rsid w:val="00650954"/>
    <w:rsid w:val="00651041"/>
    <w:rsid w:val="006525C3"/>
    <w:rsid w:val="00652B9D"/>
    <w:rsid w:val="00652EE4"/>
    <w:rsid w:val="00653072"/>
    <w:rsid w:val="00653259"/>
    <w:rsid w:val="006544C3"/>
    <w:rsid w:val="006544EE"/>
    <w:rsid w:val="00654AE4"/>
    <w:rsid w:val="00654BA1"/>
    <w:rsid w:val="00654C0F"/>
    <w:rsid w:val="00655A96"/>
    <w:rsid w:val="00655E6E"/>
    <w:rsid w:val="006560D6"/>
    <w:rsid w:val="00656761"/>
    <w:rsid w:val="006568E4"/>
    <w:rsid w:val="00656E91"/>
    <w:rsid w:val="00657195"/>
    <w:rsid w:val="006574C5"/>
    <w:rsid w:val="00657B41"/>
    <w:rsid w:val="00657FEB"/>
    <w:rsid w:val="00660A12"/>
    <w:rsid w:val="0066106A"/>
    <w:rsid w:val="0066143E"/>
    <w:rsid w:val="0066166C"/>
    <w:rsid w:val="00661F12"/>
    <w:rsid w:val="006623DC"/>
    <w:rsid w:val="00662985"/>
    <w:rsid w:val="00662CF4"/>
    <w:rsid w:val="00662ED2"/>
    <w:rsid w:val="0066319E"/>
    <w:rsid w:val="00663208"/>
    <w:rsid w:val="00663322"/>
    <w:rsid w:val="00664233"/>
    <w:rsid w:val="00664370"/>
    <w:rsid w:val="006646A4"/>
    <w:rsid w:val="00664745"/>
    <w:rsid w:val="00664B74"/>
    <w:rsid w:val="00664C94"/>
    <w:rsid w:val="00664FA1"/>
    <w:rsid w:val="00666956"/>
    <w:rsid w:val="00666ABF"/>
    <w:rsid w:val="00667494"/>
    <w:rsid w:val="00667DAF"/>
    <w:rsid w:val="00667EEB"/>
    <w:rsid w:val="006700C5"/>
    <w:rsid w:val="006706AE"/>
    <w:rsid w:val="006713A4"/>
    <w:rsid w:val="00671EB7"/>
    <w:rsid w:val="00671FFA"/>
    <w:rsid w:val="0067245F"/>
    <w:rsid w:val="0067259C"/>
    <w:rsid w:val="00672836"/>
    <w:rsid w:val="00672986"/>
    <w:rsid w:val="00672E74"/>
    <w:rsid w:val="00673878"/>
    <w:rsid w:val="00673F22"/>
    <w:rsid w:val="006744C4"/>
    <w:rsid w:val="006748F6"/>
    <w:rsid w:val="00674FBD"/>
    <w:rsid w:val="00676EC0"/>
    <w:rsid w:val="006770CF"/>
    <w:rsid w:val="00677A9E"/>
    <w:rsid w:val="00680F21"/>
    <w:rsid w:val="006816CC"/>
    <w:rsid w:val="00682407"/>
    <w:rsid w:val="00682B85"/>
    <w:rsid w:val="006841A0"/>
    <w:rsid w:val="006847C5"/>
    <w:rsid w:val="0068543B"/>
    <w:rsid w:val="00685498"/>
    <w:rsid w:val="00685538"/>
    <w:rsid w:val="00685543"/>
    <w:rsid w:val="006857B3"/>
    <w:rsid w:val="00685872"/>
    <w:rsid w:val="00685DBC"/>
    <w:rsid w:val="006861A3"/>
    <w:rsid w:val="00686BE1"/>
    <w:rsid w:val="00686DEE"/>
    <w:rsid w:val="00687D86"/>
    <w:rsid w:val="006904D7"/>
    <w:rsid w:val="006906C6"/>
    <w:rsid w:val="00690B78"/>
    <w:rsid w:val="00691227"/>
    <w:rsid w:val="006912CD"/>
    <w:rsid w:val="0069131D"/>
    <w:rsid w:val="0069175E"/>
    <w:rsid w:val="0069176D"/>
    <w:rsid w:val="006918EA"/>
    <w:rsid w:val="00693686"/>
    <w:rsid w:val="00693D66"/>
    <w:rsid w:val="00694392"/>
    <w:rsid w:val="006944C9"/>
    <w:rsid w:val="0069489B"/>
    <w:rsid w:val="00694993"/>
    <w:rsid w:val="00694DBD"/>
    <w:rsid w:val="006954B0"/>
    <w:rsid w:val="0069650E"/>
    <w:rsid w:val="00696882"/>
    <w:rsid w:val="006973C0"/>
    <w:rsid w:val="00697C6E"/>
    <w:rsid w:val="006A04FC"/>
    <w:rsid w:val="006A0595"/>
    <w:rsid w:val="006A0EA6"/>
    <w:rsid w:val="006A10DC"/>
    <w:rsid w:val="006A1FC9"/>
    <w:rsid w:val="006A22E8"/>
    <w:rsid w:val="006A24F8"/>
    <w:rsid w:val="006A2D82"/>
    <w:rsid w:val="006A4423"/>
    <w:rsid w:val="006A4471"/>
    <w:rsid w:val="006A4BE4"/>
    <w:rsid w:val="006A4F36"/>
    <w:rsid w:val="006A5093"/>
    <w:rsid w:val="006A5C9F"/>
    <w:rsid w:val="006A6216"/>
    <w:rsid w:val="006A6447"/>
    <w:rsid w:val="006A694E"/>
    <w:rsid w:val="006A6F75"/>
    <w:rsid w:val="006B079C"/>
    <w:rsid w:val="006B098C"/>
    <w:rsid w:val="006B0A43"/>
    <w:rsid w:val="006B1F65"/>
    <w:rsid w:val="006B2505"/>
    <w:rsid w:val="006B2E97"/>
    <w:rsid w:val="006B2EC3"/>
    <w:rsid w:val="006B2EC5"/>
    <w:rsid w:val="006B317C"/>
    <w:rsid w:val="006B552D"/>
    <w:rsid w:val="006B5728"/>
    <w:rsid w:val="006B6090"/>
    <w:rsid w:val="006B642C"/>
    <w:rsid w:val="006B6480"/>
    <w:rsid w:val="006B6879"/>
    <w:rsid w:val="006B72C9"/>
    <w:rsid w:val="006B78DF"/>
    <w:rsid w:val="006B7A26"/>
    <w:rsid w:val="006C0225"/>
    <w:rsid w:val="006C0522"/>
    <w:rsid w:val="006C08D2"/>
    <w:rsid w:val="006C0D8B"/>
    <w:rsid w:val="006C0EF9"/>
    <w:rsid w:val="006C1694"/>
    <w:rsid w:val="006C1BB5"/>
    <w:rsid w:val="006C2C09"/>
    <w:rsid w:val="006C30E7"/>
    <w:rsid w:val="006C320E"/>
    <w:rsid w:val="006C3364"/>
    <w:rsid w:val="006C3545"/>
    <w:rsid w:val="006C480D"/>
    <w:rsid w:val="006C495B"/>
    <w:rsid w:val="006C4DA7"/>
    <w:rsid w:val="006C56BB"/>
    <w:rsid w:val="006C5B78"/>
    <w:rsid w:val="006C6051"/>
    <w:rsid w:val="006C632E"/>
    <w:rsid w:val="006C6561"/>
    <w:rsid w:val="006C65D9"/>
    <w:rsid w:val="006C65E1"/>
    <w:rsid w:val="006C67F0"/>
    <w:rsid w:val="006C7AAA"/>
    <w:rsid w:val="006D040A"/>
    <w:rsid w:val="006D093A"/>
    <w:rsid w:val="006D132C"/>
    <w:rsid w:val="006D133F"/>
    <w:rsid w:val="006D1734"/>
    <w:rsid w:val="006D17BA"/>
    <w:rsid w:val="006D17C8"/>
    <w:rsid w:val="006D18DC"/>
    <w:rsid w:val="006D1AE1"/>
    <w:rsid w:val="006D1C7C"/>
    <w:rsid w:val="006D1D9A"/>
    <w:rsid w:val="006D1EDE"/>
    <w:rsid w:val="006D2DD7"/>
    <w:rsid w:val="006D2EFB"/>
    <w:rsid w:val="006D2FA6"/>
    <w:rsid w:val="006D34B8"/>
    <w:rsid w:val="006D38BF"/>
    <w:rsid w:val="006D3AE7"/>
    <w:rsid w:val="006D3C56"/>
    <w:rsid w:val="006D46FD"/>
    <w:rsid w:val="006D4F33"/>
    <w:rsid w:val="006D5069"/>
    <w:rsid w:val="006D50BC"/>
    <w:rsid w:val="006D5443"/>
    <w:rsid w:val="006D658D"/>
    <w:rsid w:val="006D6A55"/>
    <w:rsid w:val="006D7C6D"/>
    <w:rsid w:val="006E042A"/>
    <w:rsid w:val="006E0589"/>
    <w:rsid w:val="006E05BE"/>
    <w:rsid w:val="006E1114"/>
    <w:rsid w:val="006E13D5"/>
    <w:rsid w:val="006E1DCF"/>
    <w:rsid w:val="006E22EA"/>
    <w:rsid w:val="006E2920"/>
    <w:rsid w:val="006E2A08"/>
    <w:rsid w:val="006E3970"/>
    <w:rsid w:val="006E468B"/>
    <w:rsid w:val="006E4799"/>
    <w:rsid w:val="006E4C08"/>
    <w:rsid w:val="006E50F5"/>
    <w:rsid w:val="006E548D"/>
    <w:rsid w:val="006E575F"/>
    <w:rsid w:val="006E597F"/>
    <w:rsid w:val="006E6B42"/>
    <w:rsid w:val="006E7402"/>
    <w:rsid w:val="006E7606"/>
    <w:rsid w:val="006F08FE"/>
    <w:rsid w:val="006F0DFF"/>
    <w:rsid w:val="006F2268"/>
    <w:rsid w:val="006F4DC4"/>
    <w:rsid w:val="006F4FAA"/>
    <w:rsid w:val="006F4FFA"/>
    <w:rsid w:val="006F6C38"/>
    <w:rsid w:val="006F75F9"/>
    <w:rsid w:val="00700422"/>
    <w:rsid w:val="00700829"/>
    <w:rsid w:val="00700D4C"/>
    <w:rsid w:val="007014A3"/>
    <w:rsid w:val="007014E9"/>
    <w:rsid w:val="007015D1"/>
    <w:rsid w:val="00701CD5"/>
    <w:rsid w:val="00701FCE"/>
    <w:rsid w:val="00702F7C"/>
    <w:rsid w:val="00703116"/>
    <w:rsid w:val="0070374E"/>
    <w:rsid w:val="00703EFA"/>
    <w:rsid w:val="00705138"/>
    <w:rsid w:val="00705143"/>
    <w:rsid w:val="00705A02"/>
    <w:rsid w:val="00706B53"/>
    <w:rsid w:val="00706CE8"/>
    <w:rsid w:val="00706D73"/>
    <w:rsid w:val="00706E65"/>
    <w:rsid w:val="007077FB"/>
    <w:rsid w:val="00710EBC"/>
    <w:rsid w:val="00710F03"/>
    <w:rsid w:val="00711037"/>
    <w:rsid w:val="0071104C"/>
    <w:rsid w:val="007110BC"/>
    <w:rsid w:val="00711DEC"/>
    <w:rsid w:val="007123F2"/>
    <w:rsid w:val="007124A8"/>
    <w:rsid w:val="0071279E"/>
    <w:rsid w:val="00712E72"/>
    <w:rsid w:val="00713045"/>
    <w:rsid w:val="007134AF"/>
    <w:rsid w:val="0071452F"/>
    <w:rsid w:val="00715187"/>
    <w:rsid w:val="00715717"/>
    <w:rsid w:val="00715E49"/>
    <w:rsid w:val="00715F29"/>
    <w:rsid w:val="0071659A"/>
    <w:rsid w:val="00716C53"/>
    <w:rsid w:val="00716C6E"/>
    <w:rsid w:val="00717133"/>
    <w:rsid w:val="00717D57"/>
    <w:rsid w:val="00717E7F"/>
    <w:rsid w:val="00717FCF"/>
    <w:rsid w:val="007200EE"/>
    <w:rsid w:val="00720411"/>
    <w:rsid w:val="00720896"/>
    <w:rsid w:val="0072178C"/>
    <w:rsid w:val="00721E57"/>
    <w:rsid w:val="0072218A"/>
    <w:rsid w:val="007223CD"/>
    <w:rsid w:val="007223FF"/>
    <w:rsid w:val="007238F5"/>
    <w:rsid w:val="00723D8E"/>
    <w:rsid w:val="0072423D"/>
    <w:rsid w:val="00724406"/>
    <w:rsid w:val="0072505D"/>
    <w:rsid w:val="0072511C"/>
    <w:rsid w:val="00725178"/>
    <w:rsid w:val="0072527B"/>
    <w:rsid w:val="007253EE"/>
    <w:rsid w:val="0072579A"/>
    <w:rsid w:val="007258D2"/>
    <w:rsid w:val="007259E5"/>
    <w:rsid w:val="00725BC8"/>
    <w:rsid w:val="007268CF"/>
    <w:rsid w:val="007268DC"/>
    <w:rsid w:val="00726DA9"/>
    <w:rsid w:val="007276E1"/>
    <w:rsid w:val="00730304"/>
    <w:rsid w:val="0073060D"/>
    <w:rsid w:val="00730871"/>
    <w:rsid w:val="00730D9F"/>
    <w:rsid w:val="00731204"/>
    <w:rsid w:val="00731A91"/>
    <w:rsid w:val="00731DC4"/>
    <w:rsid w:val="00732301"/>
    <w:rsid w:val="0073243D"/>
    <w:rsid w:val="0073299C"/>
    <w:rsid w:val="00732A1E"/>
    <w:rsid w:val="00733270"/>
    <w:rsid w:val="00733393"/>
    <w:rsid w:val="00733B25"/>
    <w:rsid w:val="00733C69"/>
    <w:rsid w:val="00734026"/>
    <w:rsid w:val="00734AD8"/>
    <w:rsid w:val="00734E15"/>
    <w:rsid w:val="00734E2A"/>
    <w:rsid w:val="007353ED"/>
    <w:rsid w:val="00736950"/>
    <w:rsid w:val="00736F35"/>
    <w:rsid w:val="00737018"/>
    <w:rsid w:val="0073737F"/>
    <w:rsid w:val="007376E1"/>
    <w:rsid w:val="00737A54"/>
    <w:rsid w:val="00737FD7"/>
    <w:rsid w:val="007400A3"/>
    <w:rsid w:val="0074014C"/>
    <w:rsid w:val="00740C88"/>
    <w:rsid w:val="00740EE4"/>
    <w:rsid w:val="00741466"/>
    <w:rsid w:val="00741E24"/>
    <w:rsid w:val="00741FE1"/>
    <w:rsid w:val="00743C12"/>
    <w:rsid w:val="00744818"/>
    <w:rsid w:val="00744945"/>
    <w:rsid w:val="00745AF5"/>
    <w:rsid w:val="00746845"/>
    <w:rsid w:val="00746C56"/>
    <w:rsid w:val="00747BE8"/>
    <w:rsid w:val="00750606"/>
    <w:rsid w:val="00750956"/>
    <w:rsid w:val="0075156D"/>
    <w:rsid w:val="00751F0E"/>
    <w:rsid w:val="0075246F"/>
    <w:rsid w:val="00752806"/>
    <w:rsid w:val="007534B7"/>
    <w:rsid w:val="00753C15"/>
    <w:rsid w:val="0075416C"/>
    <w:rsid w:val="00754F17"/>
    <w:rsid w:val="0075511A"/>
    <w:rsid w:val="007553CA"/>
    <w:rsid w:val="00755565"/>
    <w:rsid w:val="00755AB5"/>
    <w:rsid w:val="007567C6"/>
    <w:rsid w:val="007568E0"/>
    <w:rsid w:val="00756A6B"/>
    <w:rsid w:val="00756A74"/>
    <w:rsid w:val="00760618"/>
    <w:rsid w:val="007612BF"/>
    <w:rsid w:val="0076159E"/>
    <w:rsid w:val="00761963"/>
    <w:rsid w:val="0076196F"/>
    <w:rsid w:val="007619A9"/>
    <w:rsid w:val="00762252"/>
    <w:rsid w:val="00762CF4"/>
    <w:rsid w:val="007636DD"/>
    <w:rsid w:val="007642FB"/>
    <w:rsid w:val="00764556"/>
    <w:rsid w:val="0076467B"/>
    <w:rsid w:val="00764761"/>
    <w:rsid w:val="00764ACE"/>
    <w:rsid w:val="00765599"/>
    <w:rsid w:val="00765B5F"/>
    <w:rsid w:val="00766650"/>
    <w:rsid w:val="0076670B"/>
    <w:rsid w:val="00767910"/>
    <w:rsid w:val="00767A87"/>
    <w:rsid w:val="0077018C"/>
    <w:rsid w:val="0077024A"/>
    <w:rsid w:val="00770DA6"/>
    <w:rsid w:val="007715DF"/>
    <w:rsid w:val="00771B7F"/>
    <w:rsid w:val="00771EE9"/>
    <w:rsid w:val="00772107"/>
    <w:rsid w:val="00772393"/>
    <w:rsid w:val="0077247E"/>
    <w:rsid w:val="007727C9"/>
    <w:rsid w:val="0077301D"/>
    <w:rsid w:val="00773461"/>
    <w:rsid w:val="00774049"/>
    <w:rsid w:val="00775183"/>
    <w:rsid w:val="007752F6"/>
    <w:rsid w:val="00775408"/>
    <w:rsid w:val="00775535"/>
    <w:rsid w:val="00775AAC"/>
    <w:rsid w:val="00775B1C"/>
    <w:rsid w:val="007762C1"/>
    <w:rsid w:val="007763C2"/>
    <w:rsid w:val="0077717C"/>
    <w:rsid w:val="00777930"/>
    <w:rsid w:val="00780652"/>
    <w:rsid w:val="007809B1"/>
    <w:rsid w:val="00780D3B"/>
    <w:rsid w:val="00781293"/>
    <w:rsid w:val="00781B12"/>
    <w:rsid w:val="00781C19"/>
    <w:rsid w:val="0078334D"/>
    <w:rsid w:val="00783BAB"/>
    <w:rsid w:val="007849A8"/>
    <w:rsid w:val="00784C53"/>
    <w:rsid w:val="00784EF1"/>
    <w:rsid w:val="00785B96"/>
    <w:rsid w:val="00786987"/>
    <w:rsid w:val="00786B88"/>
    <w:rsid w:val="00787D32"/>
    <w:rsid w:val="0079033F"/>
    <w:rsid w:val="007913D3"/>
    <w:rsid w:val="00791641"/>
    <w:rsid w:val="007917CB"/>
    <w:rsid w:val="00791DD5"/>
    <w:rsid w:val="00791F7D"/>
    <w:rsid w:val="0079239F"/>
    <w:rsid w:val="00792976"/>
    <w:rsid w:val="00792EE5"/>
    <w:rsid w:val="00793070"/>
    <w:rsid w:val="0079309B"/>
    <w:rsid w:val="00793755"/>
    <w:rsid w:val="00793A36"/>
    <w:rsid w:val="00793A6D"/>
    <w:rsid w:val="00794E28"/>
    <w:rsid w:val="0079516A"/>
    <w:rsid w:val="00795899"/>
    <w:rsid w:val="00795C6E"/>
    <w:rsid w:val="0079620D"/>
    <w:rsid w:val="00796914"/>
    <w:rsid w:val="00796EBE"/>
    <w:rsid w:val="0079718D"/>
    <w:rsid w:val="00797692"/>
    <w:rsid w:val="00797A9C"/>
    <w:rsid w:val="007A09D2"/>
    <w:rsid w:val="007A10BD"/>
    <w:rsid w:val="007A1367"/>
    <w:rsid w:val="007A25CB"/>
    <w:rsid w:val="007A2770"/>
    <w:rsid w:val="007A361F"/>
    <w:rsid w:val="007A36E7"/>
    <w:rsid w:val="007A3F18"/>
    <w:rsid w:val="007A45C2"/>
    <w:rsid w:val="007A4666"/>
    <w:rsid w:val="007A4A75"/>
    <w:rsid w:val="007A4B6F"/>
    <w:rsid w:val="007A4F41"/>
    <w:rsid w:val="007A4FA9"/>
    <w:rsid w:val="007A5E60"/>
    <w:rsid w:val="007A60C4"/>
    <w:rsid w:val="007A60DA"/>
    <w:rsid w:val="007A6FB1"/>
    <w:rsid w:val="007A71BD"/>
    <w:rsid w:val="007A72D6"/>
    <w:rsid w:val="007A765C"/>
    <w:rsid w:val="007A7A85"/>
    <w:rsid w:val="007B0321"/>
    <w:rsid w:val="007B0348"/>
    <w:rsid w:val="007B0F06"/>
    <w:rsid w:val="007B0F99"/>
    <w:rsid w:val="007B1294"/>
    <w:rsid w:val="007B1A0E"/>
    <w:rsid w:val="007B1D1A"/>
    <w:rsid w:val="007B27C4"/>
    <w:rsid w:val="007B2D3E"/>
    <w:rsid w:val="007B2EB0"/>
    <w:rsid w:val="007B408C"/>
    <w:rsid w:val="007B43E5"/>
    <w:rsid w:val="007B44B8"/>
    <w:rsid w:val="007B485D"/>
    <w:rsid w:val="007B487D"/>
    <w:rsid w:val="007B4A21"/>
    <w:rsid w:val="007B4ABC"/>
    <w:rsid w:val="007B4DCF"/>
    <w:rsid w:val="007B4E88"/>
    <w:rsid w:val="007B5019"/>
    <w:rsid w:val="007B540E"/>
    <w:rsid w:val="007B559E"/>
    <w:rsid w:val="007B5714"/>
    <w:rsid w:val="007B7D15"/>
    <w:rsid w:val="007C195E"/>
    <w:rsid w:val="007C1B6D"/>
    <w:rsid w:val="007C1FD1"/>
    <w:rsid w:val="007C26E4"/>
    <w:rsid w:val="007C26EB"/>
    <w:rsid w:val="007C2B75"/>
    <w:rsid w:val="007C2F47"/>
    <w:rsid w:val="007C2F80"/>
    <w:rsid w:val="007C32E7"/>
    <w:rsid w:val="007C36C5"/>
    <w:rsid w:val="007C3DBD"/>
    <w:rsid w:val="007C3F12"/>
    <w:rsid w:val="007C43E6"/>
    <w:rsid w:val="007C4709"/>
    <w:rsid w:val="007C4880"/>
    <w:rsid w:val="007C5577"/>
    <w:rsid w:val="007C5618"/>
    <w:rsid w:val="007C5897"/>
    <w:rsid w:val="007C59C6"/>
    <w:rsid w:val="007C5C2A"/>
    <w:rsid w:val="007C5F98"/>
    <w:rsid w:val="007C664C"/>
    <w:rsid w:val="007C67A4"/>
    <w:rsid w:val="007C687F"/>
    <w:rsid w:val="007C71D6"/>
    <w:rsid w:val="007C73F2"/>
    <w:rsid w:val="007C77E1"/>
    <w:rsid w:val="007C7D3C"/>
    <w:rsid w:val="007D00CE"/>
    <w:rsid w:val="007D0213"/>
    <w:rsid w:val="007D0F10"/>
    <w:rsid w:val="007D0FF7"/>
    <w:rsid w:val="007D1798"/>
    <w:rsid w:val="007D1CC2"/>
    <w:rsid w:val="007D1FD7"/>
    <w:rsid w:val="007D27A1"/>
    <w:rsid w:val="007D2A52"/>
    <w:rsid w:val="007D2AB7"/>
    <w:rsid w:val="007D3635"/>
    <w:rsid w:val="007D3CA8"/>
    <w:rsid w:val="007D52ED"/>
    <w:rsid w:val="007D5374"/>
    <w:rsid w:val="007D5428"/>
    <w:rsid w:val="007D57EB"/>
    <w:rsid w:val="007D5A11"/>
    <w:rsid w:val="007D6269"/>
    <w:rsid w:val="007D63C3"/>
    <w:rsid w:val="007E037D"/>
    <w:rsid w:val="007E0E4C"/>
    <w:rsid w:val="007E0F4D"/>
    <w:rsid w:val="007E1A00"/>
    <w:rsid w:val="007E1C0B"/>
    <w:rsid w:val="007E2796"/>
    <w:rsid w:val="007E27E1"/>
    <w:rsid w:val="007E3BF9"/>
    <w:rsid w:val="007E3D95"/>
    <w:rsid w:val="007E439B"/>
    <w:rsid w:val="007E485D"/>
    <w:rsid w:val="007E4878"/>
    <w:rsid w:val="007E493C"/>
    <w:rsid w:val="007E4F4F"/>
    <w:rsid w:val="007E5D3F"/>
    <w:rsid w:val="007E5F04"/>
    <w:rsid w:val="007E686F"/>
    <w:rsid w:val="007E7114"/>
    <w:rsid w:val="007E7369"/>
    <w:rsid w:val="007F01CD"/>
    <w:rsid w:val="007F0672"/>
    <w:rsid w:val="007F2035"/>
    <w:rsid w:val="007F2298"/>
    <w:rsid w:val="007F2518"/>
    <w:rsid w:val="007F3580"/>
    <w:rsid w:val="007F4096"/>
    <w:rsid w:val="007F4186"/>
    <w:rsid w:val="007F52B4"/>
    <w:rsid w:val="007F58BD"/>
    <w:rsid w:val="007F65A8"/>
    <w:rsid w:val="007F694A"/>
    <w:rsid w:val="007F6BA7"/>
    <w:rsid w:val="007F72C6"/>
    <w:rsid w:val="007F7540"/>
    <w:rsid w:val="007F7FE7"/>
    <w:rsid w:val="00800548"/>
    <w:rsid w:val="0080057A"/>
    <w:rsid w:val="00800643"/>
    <w:rsid w:val="00800BCB"/>
    <w:rsid w:val="008013CF"/>
    <w:rsid w:val="00801AF9"/>
    <w:rsid w:val="00801CA0"/>
    <w:rsid w:val="0080239A"/>
    <w:rsid w:val="0080285F"/>
    <w:rsid w:val="00802A31"/>
    <w:rsid w:val="00802F87"/>
    <w:rsid w:val="008031E7"/>
    <w:rsid w:val="008037A0"/>
    <w:rsid w:val="00804064"/>
    <w:rsid w:val="00804527"/>
    <w:rsid w:val="0080495B"/>
    <w:rsid w:val="00804F01"/>
    <w:rsid w:val="00805352"/>
    <w:rsid w:val="00805419"/>
    <w:rsid w:val="00805734"/>
    <w:rsid w:val="0080614C"/>
    <w:rsid w:val="008064FC"/>
    <w:rsid w:val="00807410"/>
    <w:rsid w:val="00807CC8"/>
    <w:rsid w:val="00807DA7"/>
    <w:rsid w:val="0081004E"/>
    <w:rsid w:val="0081007F"/>
    <w:rsid w:val="00810134"/>
    <w:rsid w:val="00810232"/>
    <w:rsid w:val="00811879"/>
    <w:rsid w:val="00812C70"/>
    <w:rsid w:val="008133E0"/>
    <w:rsid w:val="008137B9"/>
    <w:rsid w:val="00813C94"/>
    <w:rsid w:val="00813D35"/>
    <w:rsid w:val="00813F9C"/>
    <w:rsid w:val="00814AE1"/>
    <w:rsid w:val="00814F30"/>
    <w:rsid w:val="00815905"/>
    <w:rsid w:val="00815B28"/>
    <w:rsid w:val="00815C4E"/>
    <w:rsid w:val="00815E10"/>
    <w:rsid w:val="00815F52"/>
    <w:rsid w:val="00816269"/>
    <w:rsid w:val="00816570"/>
    <w:rsid w:val="00816808"/>
    <w:rsid w:val="0081686F"/>
    <w:rsid w:val="008168DE"/>
    <w:rsid w:val="00816D7B"/>
    <w:rsid w:val="008170F8"/>
    <w:rsid w:val="008171D7"/>
    <w:rsid w:val="00817635"/>
    <w:rsid w:val="00817C1E"/>
    <w:rsid w:val="00820B36"/>
    <w:rsid w:val="00820E76"/>
    <w:rsid w:val="00821A29"/>
    <w:rsid w:val="00821C92"/>
    <w:rsid w:val="008220DB"/>
    <w:rsid w:val="00822641"/>
    <w:rsid w:val="00822CC7"/>
    <w:rsid w:val="0082301B"/>
    <w:rsid w:val="00823139"/>
    <w:rsid w:val="008240C5"/>
    <w:rsid w:val="0082485A"/>
    <w:rsid w:val="008252F8"/>
    <w:rsid w:val="00825EE6"/>
    <w:rsid w:val="00825F26"/>
    <w:rsid w:val="00827D16"/>
    <w:rsid w:val="0083051A"/>
    <w:rsid w:val="00830693"/>
    <w:rsid w:val="00830BAD"/>
    <w:rsid w:val="00830FD7"/>
    <w:rsid w:val="00831319"/>
    <w:rsid w:val="0083251D"/>
    <w:rsid w:val="00833357"/>
    <w:rsid w:val="00833555"/>
    <w:rsid w:val="00833971"/>
    <w:rsid w:val="0083463B"/>
    <w:rsid w:val="0083576B"/>
    <w:rsid w:val="00835F2E"/>
    <w:rsid w:val="008360D0"/>
    <w:rsid w:val="00836133"/>
    <w:rsid w:val="008366AC"/>
    <w:rsid w:val="008366EB"/>
    <w:rsid w:val="008367D4"/>
    <w:rsid w:val="008376DA"/>
    <w:rsid w:val="0083781D"/>
    <w:rsid w:val="0083797A"/>
    <w:rsid w:val="00837E30"/>
    <w:rsid w:val="0084004E"/>
    <w:rsid w:val="00840D63"/>
    <w:rsid w:val="00841006"/>
    <w:rsid w:val="00841782"/>
    <w:rsid w:val="00841B7F"/>
    <w:rsid w:val="00842043"/>
    <w:rsid w:val="00842050"/>
    <w:rsid w:val="00843196"/>
    <w:rsid w:val="00843776"/>
    <w:rsid w:val="008439C1"/>
    <w:rsid w:val="00843FE5"/>
    <w:rsid w:val="008440AA"/>
    <w:rsid w:val="00844130"/>
    <w:rsid w:val="00844632"/>
    <w:rsid w:val="00844B30"/>
    <w:rsid w:val="00844E44"/>
    <w:rsid w:val="00845CED"/>
    <w:rsid w:val="00845CEF"/>
    <w:rsid w:val="0084683C"/>
    <w:rsid w:val="008516C1"/>
    <w:rsid w:val="00851808"/>
    <w:rsid w:val="00852D61"/>
    <w:rsid w:val="00853122"/>
    <w:rsid w:val="008534A6"/>
    <w:rsid w:val="008537CE"/>
    <w:rsid w:val="00853FA3"/>
    <w:rsid w:val="00855DEB"/>
    <w:rsid w:val="008560C3"/>
    <w:rsid w:val="0085639A"/>
    <w:rsid w:val="0085659A"/>
    <w:rsid w:val="00856B33"/>
    <w:rsid w:val="008573B7"/>
    <w:rsid w:val="0085792E"/>
    <w:rsid w:val="008603CF"/>
    <w:rsid w:val="008605C5"/>
    <w:rsid w:val="00860C60"/>
    <w:rsid w:val="00860F22"/>
    <w:rsid w:val="008610DD"/>
    <w:rsid w:val="00861AF7"/>
    <w:rsid w:val="00861B51"/>
    <w:rsid w:val="0086211B"/>
    <w:rsid w:val="008625A9"/>
    <w:rsid w:val="00862F00"/>
    <w:rsid w:val="0086335F"/>
    <w:rsid w:val="0086340D"/>
    <w:rsid w:val="0086344C"/>
    <w:rsid w:val="008641AA"/>
    <w:rsid w:val="00864343"/>
    <w:rsid w:val="00864672"/>
    <w:rsid w:val="00864884"/>
    <w:rsid w:val="00865FAF"/>
    <w:rsid w:val="00866925"/>
    <w:rsid w:val="00866B17"/>
    <w:rsid w:val="00866FDD"/>
    <w:rsid w:val="008676C3"/>
    <w:rsid w:val="00867BA6"/>
    <w:rsid w:val="00870714"/>
    <w:rsid w:val="00870FCB"/>
    <w:rsid w:val="00871D73"/>
    <w:rsid w:val="00872231"/>
    <w:rsid w:val="00872439"/>
    <w:rsid w:val="00873324"/>
    <w:rsid w:val="008735EF"/>
    <w:rsid w:val="008736CF"/>
    <w:rsid w:val="008749CC"/>
    <w:rsid w:val="00874FA0"/>
    <w:rsid w:val="00875D4F"/>
    <w:rsid w:val="00876109"/>
    <w:rsid w:val="008763C8"/>
    <w:rsid w:val="00876D33"/>
    <w:rsid w:val="00876E38"/>
    <w:rsid w:val="008770C7"/>
    <w:rsid w:val="00880AE6"/>
    <w:rsid w:val="008810D6"/>
    <w:rsid w:val="008815CE"/>
    <w:rsid w:val="00881815"/>
    <w:rsid w:val="008819D6"/>
    <w:rsid w:val="00881B05"/>
    <w:rsid w:val="0088277B"/>
    <w:rsid w:val="008829F7"/>
    <w:rsid w:val="00882A86"/>
    <w:rsid w:val="008833C7"/>
    <w:rsid w:val="00883B76"/>
    <w:rsid w:val="00883B92"/>
    <w:rsid w:val="00884069"/>
    <w:rsid w:val="00884121"/>
    <w:rsid w:val="0088414D"/>
    <w:rsid w:val="0088479E"/>
    <w:rsid w:val="00884883"/>
    <w:rsid w:val="008851C4"/>
    <w:rsid w:val="00885261"/>
    <w:rsid w:val="008854DE"/>
    <w:rsid w:val="00885602"/>
    <w:rsid w:val="008857F7"/>
    <w:rsid w:val="00885AD9"/>
    <w:rsid w:val="00885D93"/>
    <w:rsid w:val="00885DE5"/>
    <w:rsid w:val="00885F39"/>
    <w:rsid w:val="008865E0"/>
    <w:rsid w:val="0088696F"/>
    <w:rsid w:val="00886C96"/>
    <w:rsid w:val="008872F5"/>
    <w:rsid w:val="00887BC9"/>
    <w:rsid w:val="008906D8"/>
    <w:rsid w:val="008906FE"/>
    <w:rsid w:val="00891799"/>
    <w:rsid w:val="0089193D"/>
    <w:rsid w:val="008919BA"/>
    <w:rsid w:val="0089299C"/>
    <w:rsid w:val="00893778"/>
    <w:rsid w:val="00894348"/>
    <w:rsid w:val="00894997"/>
    <w:rsid w:val="008951BD"/>
    <w:rsid w:val="008952FD"/>
    <w:rsid w:val="00895453"/>
    <w:rsid w:val="00896177"/>
    <w:rsid w:val="00897281"/>
    <w:rsid w:val="00897392"/>
    <w:rsid w:val="00897E6D"/>
    <w:rsid w:val="008A0569"/>
    <w:rsid w:val="008A05CF"/>
    <w:rsid w:val="008A2254"/>
    <w:rsid w:val="008A2E56"/>
    <w:rsid w:val="008A3651"/>
    <w:rsid w:val="008A3B22"/>
    <w:rsid w:val="008A3CBE"/>
    <w:rsid w:val="008A3F46"/>
    <w:rsid w:val="008A4277"/>
    <w:rsid w:val="008A44B9"/>
    <w:rsid w:val="008A44EB"/>
    <w:rsid w:val="008A51C0"/>
    <w:rsid w:val="008A5A5E"/>
    <w:rsid w:val="008A5BB1"/>
    <w:rsid w:val="008A60D0"/>
    <w:rsid w:val="008A6352"/>
    <w:rsid w:val="008A655B"/>
    <w:rsid w:val="008A699F"/>
    <w:rsid w:val="008A6E40"/>
    <w:rsid w:val="008A6F3D"/>
    <w:rsid w:val="008A741D"/>
    <w:rsid w:val="008B0084"/>
    <w:rsid w:val="008B0F94"/>
    <w:rsid w:val="008B10AC"/>
    <w:rsid w:val="008B146A"/>
    <w:rsid w:val="008B1CEC"/>
    <w:rsid w:val="008B1D18"/>
    <w:rsid w:val="008B208F"/>
    <w:rsid w:val="008B2350"/>
    <w:rsid w:val="008B25AB"/>
    <w:rsid w:val="008B2E71"/>
    <w:rsid w:val="008B3121"/>
    <w:rsid w:val="008B33F5"/>
    <w:rsid w:val="008B46D4"/>
    <w:rsid w:val="008B4B1A"/>
    <w:rsid w:val="008B5689"/>
    <w:rsid w:val="008B63ED"/>
    <w:rsid w:val="008C0194"/>
    <w:rsid w:val="008C0388"/>
    <w:rsid w:val="008C22FD"/>
    <w:rsid w:val="008C3371"/>
    <w:rsid w:val="008C358F"/>
    <w:rsid w:val="008C3E31"/>
    <w:rsid w:val="008C3F94"/>
    <w:rsid w:val="008C4640"/>
    <w:rsid w:val="008C4C36"/>
    <w:rsid w:val="008C5704"/>
    <w:rsid w:val="008C63BE"/>
    <w:rsid w:val="008C7D30"/>
    <w:rsid w:val="008D0054"/>
    <w:rsid w:val="008D0093"/>
    <w:rsid w:val="008D009F"/>
    <w:rsid w:val="008D0FFD"/>
    <w:rsid w:val="008D2AC6"/>
    <w:rsid w:val="008D2F17"/>
    <w:rsid w:val="008D3B39"/>
    <w:rsid w:val="008D4195"/>
    <w:rsid w:val="008D44EE"/>
    <w:rsid w:val="008D4814"/>
    <w:rsid w:val="008D4B16"/>
    <w:rsid w:val="008D4C5C"/>
    <w:rsid w:val="008D4F69"/>
    <w:rsid w:val="008D534E"/>
    <w:rsid w:val="008D5ABC"/>
    <w:rsid w:val="008D5F44"/>
    <w:rsid w:val="008D623F"/>
    <w:rsid w:val="008D6284"/>
    <w:rsid w:val="008D6307"/>
    <w:rsid w:val="008D6432"/>
    <w:rsid w:val="008D6D3A"/>
    <w:rsid w:val="008D6E39"/>
    <w:rsid w:val="008D787F"/>
    <w:rsid w:val="008D7BF6"/>
    <w:rsid w:val="008E0466"/>
    <w:rsid w:val="008E0B14"/>
    <w:rsid w:val="008E0C61"/>
    <w:rsid w:val="008E100B"/>
    <w:rsid w:val="008E2412"/>
    <w:rsid w:val="008E2949"/>
    <w:rsid w:val="008E4532"/>
    <w:rsid w:val="008E4D28"/>
    <w:rsid w:val="008E4EAC"/>
    <w:rsid w:val="008E53AB"/>
    <w:rsid w:val="008E555C"/>
    <w:rsid w:val="008E55D8"/>
    <w:rsid w:val="008E58D7"/>
    <w:rsid w:val="008E6B9D"/>
    <w:rsid w:val="008E6E2C"/>
    <w:rsid w:val="008E6FF7"/>
    <w:rsid w:val="008E7192"/>
    <w:rsid w:val="008E7519"/>
    <w:rsid w:val="008E7687"/>
    <w:rsid w:val="008E7BF5"/>
    <w:rsid w:val="008E7DBF"/>
    <w:rsid w:val="008F0E74"/>
    <w:rsid w:val="008F121D"/>
    <w:rsid w:val="008F12B3"/>
    <w:rsid w:val="008F2068"/>
    <w:rsid w:val="008F2189"/>
    <w:rsid w:val="008F2203"/>
    <w:rsid w:val="008F2978"/>
    <w:rsid w:val="008F3194"/>
    <w:rsid w:val="008F4D13"/>
    <w:rsid w:val="008F5288"/>
    <w:rsid w:val="008F5E05"/>
    <w:rsid w:val="008F5EAB"/>
    <w:rsid w:val="008F6348"/>
    <w:rsid w:val="008F671B"/>
    <w:rsid w:val="008F777B"/>
    <w:rsid w:val="009005A5"/>
    <w:rsid w:val="00900611"/>
    <w:rsid w:val="00900749"/>
    <w:rsid w:val="00900B6D"/>
    <w:rsid w:val="00901EB1"/>
    <w:rsid w:val="00902588"/>
    <w:rsid w:val="0090273F"/>
    <w:rsid w:val="00902771"/>
    <w:rsid w:val="009028E5"/>
    <w:rsid w:val="00902BCA"/>
    <w:rsid w:val="00902C46"/>
    <w:rsid w:val="00903720"/>
    <w:rsid w:val="0090428E"/>
    <w:rsid w:val="00904607"/>
    <w:rsid w:val="00905B74"/>
    <w:rsid w:val="00907169"/>
    <w:rsid w:val="00907CD3"/>
    <w:rsid w:val="009105B0"/>
    <w:rsid w:val="00910706"/>
    <w:rsid w:val="00910A8F"/>
    <w:rsid w:val="00910D66"/>
    <w:rsid w:val="00910EC7"/>
    <w:rsid w:val="00911BEA"/>
    <w:rsid w:val="00912A2E"/>
    <w:rsid w:val="00912FFC"/>
    <w:rsid w:val="00914260"/>
    <w:rsid w:val="009144EA"/>
    <w:rsid w:val="0091468E"/>
    <w:rsid w:val="00914A1F"/>
    <w:rsid w:val="009150E4"/>
    <w:rsid w:val="00915652"/>
    <w:rsid w:val="0091576C"/>
    <w:rsid w:val="0091588E"/>
    <w:rsid w:val="009159AA"/>
    <w:rsid w:val="00916503"/>
    <w:rsid w:val="009171F9"/>
    <w:rsid w:val="0091764B"/>
    <w:rsid w:val="00917A98"/>
    <w:rsid w:val="00917CC8"/>
    <w:rsid w:val="00920273"/>
    <w:rsid w:val="00921946"/>
    <w:rsid w:val="00921971"/>
    <w:rsid w:val="0092219C"/>
    <w:rsid w:val="009234AF"/>
    <w:rsid w:val="00923A2B"/>
    <w:rsid w:val="0092498E"/>
    <w:rsid w:val="00924B27"/>
    <w:rsid w:val="00924D1C"/>
    <w:rsid w:val="00925302"/>
    <w:rsid w:val="0092543F"/>
    <w:rsid w:val="009258FA"/>
    <w:rsid w:val="00927A0A"/>
    <w:rsid w:val="00927D54"/>
    <w:rsid w:val="00927D87"/>
    <w:rsid w:val="009300A8"/>
    <w:rsid w:val="009303F5"/>
    <w:rsid w:val="009315C3"/>
    <w:rsid w:val="00931C18"/>
    <w:rsid w:val="009320E3"/>
    <w:rsid w:val="0093211C"/>
    <w:rsid w:val="0093225B"/>
    <w:rsid w:val="009328C7"/>
    <w:rsid w:val="00932A3E"/>
    <w:rsid w:val="00932AAB"/>
    <w:rsid w:val="0093345B"/>
    <w:rsid w:val="00933CC1"/>
    <w:rsid w:val="00934073"/>
    <w:rsid w:val="009354A6"/>
    <w:rsid w:val="00935522"/>
    <w:rsid w:val="009359D6"/>
    <w:rsid w:val="00936AFC"/>
    <w:rsid w:val="00937207"/>
    <w:rsid w:val="009372D1"/>
    <w:rsid w:val="00937CD8"/>
    <w:rsid w:val="009407C3"/>
    <w:rsid w:val="00940BCA"/>
    <w:rsid w:val="009412A9"/>
    <w:rsid w:val="00941412"/>
    <w:rsid w:val="00943040"/>
    <w:rsid w:val="00943DFD"/>
    <w:rsid w:val="009441C1"/>
    <w:rsid w:val="00944577"/>
    <w:rsid w:val="00944686"/>
    <w:rsid w:val="00944FEF"/>
    <w:rsid w:val="00945A88"/>
    <w:rsid w:val="00945F00"/>
    <w:rsid w:val="00946410"/>
    <w:rsid w:val="0094692E"/>
    <w:rsid w:val="009470A0"/>
    <w:rsid w:val="00947563"/>
    <w:rsid w:val="00947955"/>
    <w:rsid w:val="00947F64"/>
    <w:rsid w:val="00950475"/>
    <w:rsid w:val="00950F77"/>
    <w:rsid w:val="00950FBD"/>
    <w:rsid w:val="00951701"/>
    <w:rsid w:val="0095178F"/>
    <w:rsid w:val="0095186A"/>
    <w:rsid w:val="00951F3F"/>
    <w:rsid w:val="0095211A"/>
    <w:rsid w:val="00952419"/>
    <w:rsid w:val="00952489"/>
    <w:rsid w:val="00952630"/>
    <w:rsid w:val="009536A9"/>
    <w:rsid w:val="00953CE9"/>
    <w:rsid w:val="00953F6A"/>
    <w:rsid w:val="00956BDF"/>
    <w:rsid w:val="00956C8A"/>
    <w:rsid w:val="00957029"/>
    <w:rsid w:val="0095734C"/>
    <w:rsid w:val="009574E5"/>
    <w:rsid w:val="0095752F"/>
    <w:rsid w:val="0096124D"/>
    <w:rsid w:val="009615BB"/>
    <w:rsid w:val="009625D1"/>
    <w:rsid w:val="0096291C"/>
    <w:rsid w:val="00962F6E"/>
    <w:rsid w:val="009630A0"/>
    <w:rsid w:val="00963C91"/>
    <w:rsid w:val="00963E1A"/>
    <w:rsid w:val="009642F7"/>
    <w:rsid w:val="00964584"/>
    <w:rsid w:val="00964B8A"/>
    <w:rsid w:val="00965723"/>
    <w:rsid w:val="009678A8"/>
    <w:rsid w:val="0097022B"/>
    <w:rsid w:val="00970AEF"/>
    <w:rsid w:val="00970F32"/>
    <w:rsid w:val="00970FBC"/>
    <w:rsid w:val="0097100E"/>
    <w:rsid w:val="00971552"/>
    <w:rsid w:val="0097156E"/>
    <w:rsid w:val="00971855"/>
    <w:rsid w:val="00971E08"/>
    <w:rsid w:val="00972385"/>
    <w:rsid w:val="00972444"/>
    <w:rsid w:val="0097254E"/>
    <w:rsid w:val="009725F4"/>
    <w:rsid w:val="00972A5D"/>
    <w:rsid w:val="00972CE3"/>
    <w:rsid w:val="0097322F"/>
    <w:rsid w:val="0097394C"/>
    <w:rsid w:val="009739BF"/>
    <w:rsid w:val="0097571F"/>
    <w:rsid w:val="009761E9"/>
    <w:rsid w:val="00976263"/>
    <w:rsid w:val="00976C2C"/>
    <w:rsid w:val="009774FB"/>
    <w:rsid w:val="00977FD5"/>
    <w:rsid w:val="0098015E"/>
    <w:rsid w:val="009807C5"/>
    <w:rsid w:val="00980FDE"/>
    <w:rsid w:val="0098115D"/>
    <w:rsid w:val="00982252"/>
    <w:rsid w:val="00982605"/>
    <w:rsid w:val="00982723"/>
    <w:rsid w:val="00982BDE"/>
    <w:rsid w:val="00983073"/>
    <w:rsid w:val="0098328A"/>
    <w:rsid w:val="009832E0"/>
    <w:rsid w:val="00983355"/>
    <w:rsid w:val="00983B9A"/>
    <w:rsid w:val="00985265"/>
    <w:rsid w:val="00985D77"/>
    <w:rsid w:val="00986018"/>
    <w:rsid w:val="009862C2"/>
    <w:rsid w:val="0098630B"/>
    <w:rsid w:val="00986DA1"/>
    <w:rsid w:val="009870B5"/>
    <w:rsid w:val="0098781C"/>
    <w:rsid w:val="009903FC"/>
    <w:rsid w:val="00990682"/>
    <w:rsid w:val="00990AC0"/>
    <w:rsid w:val="00990C28"/>
    <w:rsid w:val="00990ED3"/>
    <w:rsid w:val="0099115B"/>
    <w:rsid w:val="00991DDD"/>
    <w:rsid w:val="0099254D"/>
    <w:rsid w:val="00992C63"/>
    <w:rsid w:val="00992F38"/>
    <w:rsid w:val="00993F44"/>
    <w:rsid w:val="00993FF2"/>
    <w:rsid w:val="00994119"/>
    <w:rsid w:val="009941AF"/>
    <w:rsid w:val="00994673"/>
    <w:rsid w:val="00995167"/>
    <w:rsid w:val="00995A5B"/>
    <w:rsid w:val="00995A96"/>
    <w:rsid w:val="009965AE"/>
    <w:rsid w:val="009965C1"/>
    <w:rsid w:val="00996AA2"/>
    <w:rsid w:val="00996FB0"/>
    <w:rsid w:val="009A0672"/>
    <w:rsid w:val="009A1850"/>
    <w:rsid w:val="009A18A1"/>
    <w:rsid w:val="009A1977"/>
    <w:rsid w:val="009A1EBE"/>
    <w:rsid w:val="009A2DEA"/>
    <w:rsid w:val="009A38C8"/>
    <w:rsid w:val="009A3BBB"/>
    <w:rsid w:val="009A3F12"/>
    <w:rsid w:val="009A47B4"/>
    <w:rsid w:val="009A523E"/>
    <w:rsid w:val="009A56B1"/>
    <w:rsid w:val="009A762F"/>
    <w:rsid w:val="009A7916"/>
    <w:rsid w:val="009A7F44"/>
    <w:rsid w:val="009B05E0"/>
    <w:rsid w:val="009B0864"/>
    <w:rsid w:val="009B0E59"/>
    <w:rsid w:val="009B0EC5"/>
    <w:rsid w:val="009B1033"/>
    <w:rsid w:val="009B170B"/>
    <w:rsid w:val="009B247C"/>
    <w:rsid w:val="009B2B71"/>
    <w:rsid w:val="009B3057"/>
    <w:rsid w:val="009B33EA"/>
    <w:rsid w:val="009B34AD"/>
    <w:rsid w:val="009B3838"/>
    <w:rsid w:val="009B4104"/>
    <w:rsid w:val="009B4569"/>
    <w:rsid w:val="009B4707"/>
    <w:rsid w:val="009B47C3"/>
    <w:rsid w:val="009B47E5"/>
    <w:rsid w:val="009B551A"/>
    <w:rsid w:val="009B5527"/>
    <w:rsid w:val="009B5807"/>
    <w:rsid w:val="009B6016"/>
    <w:rsid w:val="009B69C3"/>
    <w:rsid w:val="009B7204"/>
    <w:rsid w:val="009B7233"/>
    <w:rsid w:val="009B72E6"/>
    <w:rsid w:val="009B7D13"/>
    <w:rsid w:val="009B7DC7"/>
    <w:rsid w:val="009C0073"/>
    <w:rsid w:val="009C08A3"/>
    <w:rsid w:val="009C0931"/>
    <w:rsid w:val="009C0C73"/>
    <w:rsid w:val="009C0CA8"/>
    <w:rsid w:val="009C17AA"/>
    <w:rsid w:val="009C1928"/>
    <w:rsid w:val="009C1DFD"/>
    <w:rsid w:val="009C285A"/>
    <w:rsid w:val="009C2E03"/>
    <w:rsid w:val="009C3978"/>
    <w:rsid w:val="009C3E9E"/>
    <w:rsid w:val="009C40EB"/>
    <w:rsid w:val="009C492B"/>
    <w:rsid w:val="009C5B62"/>
    <w:rsid w:val="009C5C4D"/>
    <w:rsid w:val="009C674A"/>
    <w:rsid w:val="009C75E8"/>
    <w:rsid w:val="009C76D0"/>
    <w:rsid w:val="009D0620"/>
    <w:rsid w:val="009D1157"/>
    <w:rsid w:val="009D15EA"/>
    <w:rsid w:val="009D15F4"/>
    <w:rsid w:val="009D16DE"/>
    <w:rsid w:val="009D179A"/>
    <w:rsid w:val="009D1E6A"/>
    <w:rsid w:val="009D1FEE"/>
    <w:rsid w:val="009D2299"/>
    <w:rsid w:val="009D2408"/>
    <w:rsid w:val="009D2735"/>
    <w:rsid w:val="009D2D07"/>
    <w:rsid w:val="009D3224"/>
    <w:rsid w:val="009D34F8"/>
    <w:rsid w:val="009D4032"/>
    <w:rsid w:val="009D5634"/>
    <w:rsid w:val="009D594C"/>
    <w:rsid w:val="009D5A18"/>
    <w:rsid w:val="009D61DF"/>
    <w:rsid w:val="009D634B"/>
    <w:rsid w:val="009D66D5"/>
    <w:rsid w:val="009D67CA"/>
    <w:rsid w:val="009D6813"/>
    <w:rsid w:val="009D6EC8"/>
    <w:rsid w:val="009E1E01"/>
    <w:rsid w:val="009E319A"/>
    <w:rsid w:val="009E340F"/>
    <w:rsid w:val="009E3D21"/>
    <w:rsid w:val="009E4FC7"/>
    <w:rsid w:val="009E5819"/>
    <w:rsid w:val="009E5B00"/>
    <w:rsid w:val="009E5EEA"/>
    <w:rsid w:val="009E6F5A"/>
    <w:rsid w:val="009E77E5"/>
    <w:rsid w:val="009F036D"/>
    <w:rsid w:val="009F0503"/>
    <w:rsid w:val="009F0F8D"/>
    <w:rsid w:val="009F15D4"/>
    <w:rsid w:val="009F1C22"/>
    <w:rsid w:val="009F3BB5"/>
    <w:rsid w:val="009F3DC2"/>
    <w:rsid w:val="009F4070"/>
    <w:rsid w:val="009F4787"/>
    <w:rsid w:val="009F54C0"/>
    <w:rsid w:val="009F5737"/>
    <w:rsid w:val="009F5A93"/>
    <w:rsid w:val="009F6383"/>
    <w:rsid w:val="009F7315"/>
    <w:rsid w:val="00A00291"/>
    <w:rsid w:val="00A007BE"/>
    <w:rsid w:val="00A0088F"/>
    <w:rsid w:val="00A00B01"/>
    <w:rsid w:val="00A00B97"/>
    <w:rsid w:val="00A00F7D"/>
    <w:rsid w:val="00A01E32"/>
    <w:rsid w:val="00A02129"/>
    <w:rsid w:val="00A0235B"/>
    <w:rsid w:val="00A02616"/>
    <w:rsid w:val="00A0280F"/>
    <w:rsid w:val="00A035F1"/>
    <w:rsid w:val="00A03D64"/>
    <w:rsid w:val="00A0438C"/>
    <w:rsid w:val="00A0470F"/>
    <w:rsid w:val="00A04AF4"/>
    <w:rsid w:val="00A04EFC"/>
    <w:rsid w:val="00A05325"/>
    <w:rsid w:val="00A05778"/>
    <w:rsid w:val="00A05A24"/>
    <w:rsid w:val="00A065BF"/>
    <w:rsid w:val="00A06813"/>
    <w:rsid w:val="00A06A76"/>
    <w:rsid w:val="00A06C5B"/>
    <w:rsid w:val="00A06D52"/>
    <w:rsid w:val="00A070A6"/>
    <w:rsid w:val="00A0737A"/>
    <w:rsid w:val="00A1026C"/>
    <w:rsid w:val="00A10D47"/>
    <w:rsid w:val="00A10DF9"/>
    <w:rsid w:val="00A1112F"/>
    <w:rsid w:val="00A11329"/>
    <w:rsid w:val="00A12207"/>
    <w:rsid w:val="00A124C1"/>
    <w:rsid w:val="00A130F3"/>
    <w:rsid w:val="00A13221"/>
    <w:rsid w:val="00A1455A"/>
    <w:rsid w:val="00A14BBE"/>
    <w:rsid w:val="00A15287"/>
    <w:rsid w:val="00A15CFC"/>
    <w:rsid w:val="00A169A1"/>
    <w:rsid w:val="00A16FD8"/>
    <w:rsid w:val="00A172AA"/>
    <w:rsid w:val="00A17CB9"/>
    <w:rsid w:val="00A20430"/>
    <w:rsid w:val="00A20594"/>
    <w:rsid w:val="00A20D3E"/>
    <w:rsid w:val="00A20EE4"/>
    <w:rsid w:val="00A21175"/>
    <w:rsid w:val="00A218E2"/>
    <w:rsid w:val="00A21A46"/>
    <w:rsid w:val="00A21BB8"/>
    <w:rsid w:val="00A224B7"/>
    <w:rsid w:val="00A2255E"/>
    <w:rsid w:val="00A22F33"/>
    <w:rsid w:val="00A22FCB"/>
    <w:rsid w:val="00A2303B"/>
    <w:rsid w:val="00A232FF"/>
    <w:rsid w:val="00A23397"/>
    <w:rsid w:val="00A233A4"/>
    <w:rsid w:val="00A23FE1"/>
    <w:rsid w:val="00A240E0"/>
    <w:rsid w:val="00A246E1"/>
    <w:rsid w:val="00A258C1"/>
    <w:rsid w:val="00A2599C"/>
    <w:rsid w:val="00A2609E"/>
    <w:rsid w:val="00A2635B"/>
    <w:rsid w:val="00A2658F"/>
    <w:rsid w:val="00A27408"/>
    <w:rsid w:val="00A27D9D"/>
    <w:rsid w:val="00A30318"/>
    <w:rsid w:val="00A303DD"/>
    <w:rsid w:val="00A30669"/>
    <w:rsid w:val="00A30CBE"/>
    <w:rsid w:val="00A31A16"/>
    <w:rsid w:val="00A31D72"/>
    <w:rsid w:val="00A322B6"/>
    <w:rsid w:val="00A3258C"/>
    <w:rsid w:val="00A32867"/>
    <w:rsid w:val="00A32C59"/>
    <w:rsid w:val="00A32DFF"/>
    <w:rsid w:val="00A337FB"/>
    <w:rsid w:val="00A33AC6"/>
    <w:rsid w:val="00A3432E"/>
    <w:rsid w:val="00A3460E"/>
    <w:rsid w:val="00A35225"/>
    <w:rsid w:val="00A35511"/>
    <w:rsid w:val="00A3585D"/>
    <w:rsid w:val="00A359B7"/>
    <w:rsid w:val="00A3612D"/>
    <w:rsid w:val="00A36833"/>
    <w:rsid w:val="00A37420"/>
    <w:rsid w:val="00A37491"/>
    <w:rsid w:val="00A37C3B"/>
    <w:rsid w:val="00A37F72"/>
    <w:rsid w:val="00A40502"/>
    <w:rsid w:val="00A40E69"/>
    <w:rsid w:val="00A411D4"/>
    <w:rsid w:val="00A41492"/>
    <w:rsid w:val="00A414C3"/>
    <w:rsid w:val="00A4168D"/>
    <w:rsid w:val="00A42108"/>
    <w:rsid w:val="00A42567"/>
    <w:rsid w:val="00A42CCE"/>
    <w:rsid w:val="00A43819"/>
    <w:rsid w:val="00A44335"/>
    <w:rsid w:val="00A44746"/>
    <w:rsid w:val="00A45046"/>
    <w:rsid w:val="00A462D7"/>
    <w:rsid w:val="00A471D2"/>
    <w:rsid w:val="00A47696"/>
    <w:rsid w:val="00A476DF"/>
    <w:rsid w:val="00A47D59"/>
    <w:rsid w:val="00A47FF2"/>
    <w:rsid w:val="00A505AA"/>
    <w:rsid w:val="00A505FE"/>
    <w:rsid w:val="00A5068A"/>
    <w:rsid w:val="00A509D9"/>
    <w:rsid w:val="00A50B63"/>
    <w:rsid w:val="00A50E61"/>
    <w:rsid w:val="00A51178"/>
    <w:rsid w:val="00A51371"/>
    <w:rsid w:val="00A516FC"/>
    <w:rsid w:val="00A51A1E"/>
    <w:rsid w:val="00A52117"/>
    <w:rsid w:val="00A534CB"/>
    <w:rsid w:val="00A5392B"/>
    <w:rsid w:val="00A542F1"/>
    <w:rsid w:val="00A5450B"/>
    <w:rsid w:val="00A54A91"/>
    <w:rsid w:val="00A55D7F"/>
    <w:rsid w:val="00A56311"/>
    <w:rsid w:val="00A56DA9"/>
    <w:rsid w:val="00A56EE6"/>
    <w:rsid w:val="00A56F73"/>
    <w:rsid w:val="00A579AF"/>
    <w:rsid w:val="00A602BC"/>
    <w:rsid w:val="00A60D6F"/>
    <w:rsid w:val="00A61071"/>
    <w:rsid w:val="00A610D4"/>
    <w:rsid w:val="00A6173B"/>
    <w:rsid w:val="00A6195C"/>
    <w:rsid w:val="00A61DF4"/>
    <w:rsid w:val="00A61F32"/>
    <w:rsid w:val="00A62835"/>
    <w:rsid w:val="00A62CC4"/>
    <w:rsid w:val="00A63028"/>
    <w:rsid w:val="00A632F2"/>
    <w:rsid w:val="00A63A8C"/>
    <w:rsid w:val="00A64283"/>
    <w:rsid w:val="00A645D9"/>
    <w:rsid w:val="00A64B6A"/>
    <w:rsid w:val="00A64E60"/>
    <w:rsid w:val="00A651E8"/>
    <w:rsid w:val="00A656C0"/>
    <w:rsid w:val="00A65A7D"/>
    <w:rsid w:val="00A65C8D"/>
    <w:rsid w:val="00A6623A"/>
    <w:rsid w:val="00A6668F"/>
    <w:rsid w:val="00A66694"/>
    <w:rsid w:val="00A66737"/>
    <w:rsid w:val="00A674BC"/>
    <w:rsid w:val="00A705AA"/>
    <w:rsid w:val="00A70600"/>
    <w:rsid w:val="00A707A4"/>
    <w:rsid w:val="00A71AC1"/>
    <w:rsid w:val="00A7221F"/>
    <w:rsid w:val="00A72407"/>
    <w:rsid w:val="00A7274D"/>
    <w:rsid w:val="00A72853"/>
    <w:rsid w:val="00A72A35"/>
    <w:rsid w:val="00A733C0"/>
    <w:rsid w:val="00A73682"/>
    <w:rsid w:val="00A73A5B"/>
    <w:rsid w:val="00A7409B"/>
    <w:rsid w:val="00A74335"/>
    <w:rsid w:val="00A74481"/>
    <w:rsid w:val="00A7495B"/>
    <w:rsid w:val="00A75A52"/>
    <w:rsid w:val="00A75ABF"/>
    <w:rsid w:val="00A75AF3"/>
    <w:rsid w:val="00A75E7A"/>
    <w:rsid w:val="00A75E96"/>
    <w:rsid w:val="00A77036"/>
    <w:rsid w:val="00A771CE"/>
    <w:rsid w:val="00A776E8"/>
    <w:rsid w:val="00A77732"/>
    <w:rsid w:val="00A80C69"/>
    <w:rsid w:val="00A80E1B"/>
    <w:rsid w:val="00A8134E"/>
    <w:rsid w:val="00A81350"/>
    <w:rsid w:val="00A8145D"/>
    <w:rsid w:val="00A81BF7"/>
    <w:rsid w:val="00A81D50"/>
    <w:rsid w:val="00A81D64"/>
    <w:rsid w:val="00A81FE9"/>
    <w:rsid w:val="00A8368C"/>
    <w:rsid w:val="00A83E7F"/>
    <w:rsid w:val="00A844D7"/>
    <w:rsid w:val="00A8473A"/>
    <w:rsid w:val="00A8567C"/>
    <w:rsid w:val="00A85AB3"/>
    <w:rsid w:val="00A86046"/>
    <w:rsid w:val="00A861CB"/>
    <w:rsid w:val="00A862B0"/>
    <w:rsid w:val="00A86ED5"/>
    <w:rsid w:val="00A875E4"/>
    <w:rsid w:val="00A87EB8"/>
    <w:rsid w:val="00A90544"/>
    <w:rsid w:val="00A9069A"/>
    <w:rsid w:val="00A9077F"/>
    <w:rsid w:val="00A90B84"/>
    <w:rsid w:val="00A90D90"/>
    <w:rsid w:val="00A90F70"/>
    <w:rsid w:val="00A91491"/>
    <w:rsid w:val="00A914A8"/>
    <w:rsid w:val="00A91938"/>
    <w:rsid w:val="00A91D3B"/>
    <w:rsid w:val="00A92353"/>
    <w:rsid w:val="00A92ACF"/>
    <w:rsid w:val="00A92F79"/>
    <w:rsid w:val="00A94033"/>
    <w:rsid w:val="00A94472"/>
    <w:rsid w:val="00A9453C"/>
    <w:rsid w:val="00A945A2"/>
    <w:rsid w:val="00A94869"/>
    <w:rsid w:val="00A949F2"/>
    <w:rsid w:val="00A9548F"/>
    <w:rsid w:val="00A956A2"/>
    <w:rsid w:val="00A956AA"/>
    <w:rsid w:val="00A956F3"/>
    <w:rsid w:val="00A9578E"/>
    <w:rsid w:val="00A958E6"/>
    <w:rsid w:val="00A95BC6"/>
    <w:rsid w:val="00A95E7C"/>
    <w:rsid w:val="00A96ECC"/>
    <w:rsid w:val="00A96F15"/>
    <w:rsid w:val="00A973E7"/>
    <w:rsid w:val="00A975DD"/>
    <w:rsid w:val="00A9773B"/>
    <w:rsid w:val="00A97FBA"/>
    <w:rsid w:val="00AA003F"/>
    <w:rsid w:val="00AA0D1A"/>
    <w:rsid w:val="00AA16FD"/>
    <w:rsid w:val="00AA1DBB"/>
    <w:rsid w:val="00AA2075"/>
    <w:rsid w:val="00AA2496"/>
    <w:rsid w:val="00AA293F"/>
    <w:rsid w:val="00AA29AE"/>
    <w:rsid w:val="00AA32AC"/>
    <w:rsid w:val="00AA370F"/>
    <w:rsid w:val="00AA3A2B"/>
    <w:rsid w:val="00AA3BE7"/>
    <w:rsid w:val="00AA44FF"/>
    <w:rsid w:val="00AA4C88"/>
    <w:rsid w:val="00AA4EE6"/>
    <w:rsid w:val="00AA59B0"/>
    <w:rsid w:val="00AA745E"/>
    <w:rsid w:val="00AA74B5"/>
    <w:rsid w:val="00AA7B22"/>
    <w:rsid w:val="00AB0143"/>
    <w:rsid w:val="00AB0E5B"/>
    <w:rsid w:val="00AB0EE0"/>
    <w:rsid w:val="00AB2922"/>
    <w:rsid w:val="00AB4013"/>
    <w:rsid w:val="00AB51A9"/>
    <w:rsid w:val="00AB64D4"/>
    <w:rsid w:val="00AB6CD0"/>
    <w:rsid w:val="00AB741D"/>
    <w:rsid w:val="00AB790A"/>
    <w:rsid w:val="00AB7A47"/>
    <w:rsid w:val="00AC0492"/>
    <w:rsid w:val="00AC0A01"/>
    <w:rsid w:val="00AC0C7F"/>
    <w:rsid w:val="00AC1677"/>
    <w:rsid w:val="00AC283F"/>
    <w:rsid w:val="00AC3DCE"/>
    <w:rsid w:val="00AC5FF3"/>
    <w:rsid w:val="00AC6D57"/>
    <w:rsid w:val="00AD0AC0"/>
    <w:rsid w:val="00AD0D88"/>
    <w:rsid w:val="00AD0E69"/>
    <w:rsid w:val="00AD12A2"/>
    <w:rsid w:val="00AD1445"/>
    <w:rsid w:val="00AD1C6C"/>
    <w:rsid w:val="00AD2AAA"/>
    <w:rsid w:val="00AD31A3"/>
    <w:rsid w:val="00AD3297"/>
    <w:rsid w:val="00AD32DA"/>
    <w:rsid w:val="00AD3308"/>
    <w:rsid w:val="00AD4DC6"/>
    <w:rsid w:val="00AD5A17"/>
    <w:rsid w:val="00AD5C2E"/>
    <w:rsid w:val="00AD5EF6"/>
    <w:rsid w:val="00AD6CD5"/>
    <w:rsid w:val="00AD6E45"/>
    <w:rsid w:val="00AD7023"/>
    <w:rsid w:val="00AD71D3"/>
    <w:rsid w:val="00AD72ED"/>
    <w:rsid w:val="00AD78A3"/>
    <w:rsid w:val="00AE05E2"/>
    <w:rsid w:val="00AE0A79"/>
    <w:rsid w:val="00AE1447"/>
    <w:rsid w:val="00AE1CC1"/>
    <w:rsid w:val="00AE1E6D"/>
    <w:rsid w:val="00AE24BA"/>
    <w:rsid w:val="00AE2599"/>
    <w:rsid w:val="00AE31FC"/>
    <w:rsid w:val="00AE41ED"/>
    <w:rsid w:val="00AE4D21"/>
    <w:rsid w:val="00AE4DDF"/>
    <w:rsid w:val="00AE513B"/>
    <w:rsid w:val="00AE53DF"/>
    <w:rsid w:val="00AE64BD"/>
    <w:rsid w:val="00AE64F1"/>
    <w:rsid w:val="00AE6963"/>
    <w:rsid w:val="00AE6F80"/>
    <w:rsid w:val="00AE73D1"/>
    <w:rsid w:val="00AE75A7"/>
    <w:rsid w:val="00AF045D"/>
    <w:rsid w:val="00AF04B3"/>
    <w:rsid w:val="00AF0728"/>
    <w:rsid w:val="00AF1678"/>
    <w:rsid w:val="00AF1B32"/>
    <w:rsid w:val="00AF1BEF"/>
    <w:rsid w:val="00AF2807"/>
    <w:rsid w:val="00AF2D84"/>
    <w:rsid w:val="00AF31F6"/>
    <w:rsid w:val="00AF342F"/>
    <w:rsid w:val="00AF3FF4"/>
    <w:rsid w:val="00AF4118"/>
    <w:rsid w:val="00AF4BF1"/>
    <w:rsid w:val="00AF517B"/>
    <w:rsid w:val="00AF5C1D"/>
    <w:rsid w:val="00AF5C5E"/>
    <w:rsid w:val="00AF5D77"/>
    <w:rsid w:val="00AF60B0"/>
    <w:rsid w:val="00AF6398"/>
    <w:rsid w:val="00AF67AE"/>
    <w:rsid w:val="00AF6BB8"/>
    <w:rsid w:val="00AF6C0F"/>
    <w:rsid w:val="00AF6DC5"/>
    <w:rsid w:val="00AF72D1"/>
    <w:rsid w:val="00AF7987"/>
    <w:rsid w:val="00B000D3"/>
    <w:rsid w:val="00B00291"/>
    <w:rsid w:val="00B008E4"/>
    <w:rsid w:val="00B016D3"/>
    <w:rsid w:val="00B0174F"/>
    <w:rsid w:val="00B018CE"/>
    <w:rsid w:val="00B01981"/>
    <w:rsid w:val="00B03756"/>
    <w:rsid w:val="00B03BD7"/>
    <w:rsid w:val="00B042C6"/>
    <w:rsid w:val="00B04721"/>
    <w:rsid w:val="00B04F07"/>
    <w:rsid w:val="00B068A0"/>
    <w:rsid w:val="00B06A4D"/>
    <w:rsid w:val="00B06BAC"/>
    <w:rsid w:val="00B102CE"/>
    <w:rsid w:val="00B10B9D"/>
    <w:rsid w:val="00B114AD"/>
    <w:rsid w:val="00B114C2"/>
    <w:rsid w:val="00B116E8"/>
    <w:rsid w:val="00B117D2"/>
    <w:rsid w:val="00B11AB6"/>
    <w:rsid w:val="00B11E8C"/>
    <w:rsid w:val="00B11F48"/>
    <w:rsid w:val="00B1215A"/>
    <w:rsid w:val="00B1237E"/>
    <w:rsid w:val="00B126A2"/>
    <w:rsid w:val="00B1289E"/>
    <w:rsid w:val="00B12E6B"/>
    <w:rsid w:val="00B13B74"/>
    <w:rsid w:val="00B145BA"/>
    <w:rsid w:val="00B14717"/>
    <w:rsid w:val="00B1595F"/>
    <w:rsid w:val="00B15D66"/>
    <w:rsid w:val="00B1646A"/>
    <w:rsid w:val="00B177B4"/>
    <w:rsid w:val="00B17D97"/>
    <w:rsid w:val="00B20E6C"/>
    <w:rsid w:val="00B21550"/>
    <w:rsid w:val="00B21E14"/>
    <w:rsid w:val="00B221D9"/>
    <w:rsid w:val="00B2247F"/>
    <w:rsid w:val="00B22C06"/>
    <w:rsid w:val="00B242D4"/>
    <w:rsid w:val="00B24361"/>
    <w:rsid w:val="00B2492E"/>
    <w:rsid w:val="00B24F4C"/>
    <w:rsid w:val="00B255E1"/>
    <w:rsid w:val="00B25819"/>
    <w:rsid w:val="00B25A99"/>
    <w:rsid w:val="00B260DB"/>
    <w:rsid w:val="00B26E09"/>
    <w:rsid w:val="00B276B9"/>
    <w:rsid w:val="00B278E4"/>
    <w:rsid w:val="00B27A42"/>
    <w:rsid w:val="00B27BAF"/>
    <w:rsid w:val="00B27E34"/>
    <w:rsid w:val="00B27EF1"/>
    <w:rsid w:val="00B304C1"/>
    <w:rsid w:val="00B306AF"/>
    <w:rsid w:val="00B30B1B"/>
    <w:rsid w:val="00B3151B"/>
    <w:rsid w:val="00B31569"/>
    <w:rsid w:val="00B318D9"/>
    <w:rsid w:val="00B31A58"/>
    <w:rsid w:val="00B31F52"/>
    <w:rsid w:val="00B33366"/>
    <w:rsid w:val="00B3362A"/>
    <w:rsid w:val="00B33E8B"/>
    <w:rsid w:val="00B341D8"/>
    <w:rsid w:val="00B3478A"/>
    <w:rsid w:val="00B34B91"/>
    <w:rsid w:val="00B34EA5"/>
    <w:rsid w:val="00B3532D"/>
    <w:rsid w:val="00B35D94"/>
    <w:rsid w:val="00B365BB"/>
    <w:rsid w:val="00B3664E"/>
    <w:rsid w:val="00B36821"/>
    <w:rsid w:val="00B36F43"/>
    <w:rsid w:val="00B40485"/>
    <w:rsid w:val="00B40756"/>
    <w:rsid w:val="00B407E5"/>
    <w:rsid w:val="00B40B01"/>
    <w:rsid w:val="00B411BF"/>
    <w:rsid w:val="00B41570"/>
    <w:rsid w:val="00B41CBC"/>
    <w:rsid w:val="00B41FE9"/>
    <w:rsid w:val="00B42E3E"/>
    <w:rsid w:val="00B431F3"/>
    <w:rsid w:val="00B434DE"/>
    <w:rsid w:val="00B43857"/>
    <w:rsid w:val="00B43FC6"/>
    <w:rsid w:val="00B44907"/>
    <w:rsid w:val="00B44C41"/>
    <w:rsid w:val="00B45902"/>
    <w:rsid w:val="00B45B1E"/>
    <w:rsid w:val="00B45D07"/>
    <w:rsid w:val="00B463B3"/>
    <w:rsid w:val="00B463E1"/>
    <w:rsid w:val="00B46626"/>
    <w:rsid w:val="00B4671A"/>
    <w:rsid w:val="00B467DA"/>
    <w:rsid w:val="00B46D8C"/>
    <w:rsid w:val="00B47445"/>
    <w:rsid w:val="00B47A60"/>
    <w:rsid w:val="00B47DC1"/>
    <w:rsid w:val="00B50795"/>
    <w:rsid w:val="00B50A24"/>
    <w:rsid w:val="00B50BCB"/>
    <w:rsid w:val="00B52291"/>
    <w:rsid w:val="00B525BC"/>
    <w:rsid w:val="00B5273B"/>
    <w:rsid w:val="00B5396E"/>
    <w:rsid w:val="00B54983"/>
    <w:rsid w:val="00B54AFC"/>
    <w:rsid w:val="00B55D59"/>
    <w:rsid w:val="00B56A45"/>
    <w:rsid w:val="00B56FA2"/>
    <w:rsid w:val="00B57148"/>
    <w:rsid w:val="00B57261"/>
    <w:rsid w:val="00B57838"/>
    <w:rsid w:val="00B57A96"/>
    <w:rsid w:val="00B602D0"/>
    <w:rsid w:val="00B605A2"/>
    <w:rsid w:val="00B6069B"/>
    <w:rsid w:val="00B60BA9"/>
    <w:rsid w:val="00B60C10"/>
    <w:rsid w:val="00B60F40"/>
    <w:rsid w:val="00B61798"/>
    <w:rsid w:val="00B6183F"/>
    <w:rsid w:val="00B62032"/>
    <w:rsid w:val="00B62097"/>
    <w:rsid w:val="00B623AF"/>
    <w:rsid w:val="00B62B1B"/>
    <w:rsid w:val="00B62DC9"/>
    <w:rsid w:val="00B64AAB"/>
    <w:rsid w:val="00B6515E"/>
    <w:rsid w:val="00B6523E"/>
    <w:rsid w:val="00B6560C"/>
    <w:rsid w:val="00B65998"/>
    <w:rsid w:val="00B66F9D"/>
    <w:rsid w:val="00B671BD"/>
    <w:rsid w:val="00B671D3"/>
    <w:rsid w:val="00B678F4"/>
    <w:rsid w:val="00B67F52"/>
    <w:rsid w:val="00B70A54"/>
    <w:rsid w:val="00B70A91"/>
    <w:rsid w:val="00B70B39"/>
    <w:rsid w:val="00B71026"/>
    <w:rsid w:val="00B718C4"/>
    <w:rsid w:val="00B72024"/>
    <w:rsid w:val="00B7204E"/>
    <w:rsid w:val="00B7208E"/>
    <w:rsid w:val="00B72AFC"/>
    <w:rsid w:val="00B72B13"/>
    <w:rsid w:val="00B73E86"/>
    <w:rsid w:val="00B74172"/>
    <w:rsid w:val="00B74321"/>
    <w:rsid w:val="00B74EB4"/>
    <w:rsid w:val="00B7539C"/>
    <w:rsid w:val="00B7584F"/>
    <w:rsid w:val="00B758B6"/>
    <w:rsid w:val="00B759BF"/>
    <w:rsid w:val="00B761AA"/>
    <w:rsid w:val="00B76457"/>
    <w:rsid w:val="00B77443"/>
    <w:rsid w:val="00B77514"/>
    <w:rsid w:val="00B77A96"/>
    <w:rsid w:val="00B77ADA"/>
    <w:rsid w:val="00B77EA0"/>
    <w:rsid w:val="00B800D6"/>
    <w:rsid w:val="00B8066B"/>
    <w:rsid w:val="00B806BD"/>
    <w:rsid w:val="00B8250A"/>
    <w:rsid w:val="00B828DA"/>
    <w:rsid w:val="00B82D19"/>
    <w:rsid w:val="00B834D2"/>
    <w:rsid w:val="00B84283"/>
    <w:rsid w:val="00B845B8"/>
    <w:rsid w:val="00B85338"/>
    <w:rsid w:val="00B85A0F"/>
    <w:rsid w:val="00B867E4"/>
    <w:rsid w:val="00B86AA1"/>
    <w:rsid w:val="00B86B94"/>
    <w:rsid w:val="00B87090"/>
    <w:rsid w:val="00B87803"/>
    <w:rsid w:val="00B904C5"/>
    <w:rsid w:val="00B9090E"/>
    <w:rsid w:val="00B91A25"/>
    <w:rsid w:val="00B91D19"/>
    <w:rsid w:val="00B91E0E"/>
    <w:rsid w:val="00B920F9"/>
    <w:rsid w:val="00B92EC0"/>
    <w:rsid w:val="00B92F7F"/>
    <w:rsid w:val="00B93163"/>
    <w:rsid w:val="00B93500"/>
    <w:rsid w:val="00B93CD9"/>
    <w:rsid w:val="00B93DEF"/>
    <w:rsid w:val="00B93E54"/>
    <w:rsid w:val="00B9429F"/>
    <w:rsid w:val="00B944E0"/>
    <w:rsid w:val="00B9472E"/>
    <w:rsid w:val="00B94869"/>
    <w:rsid w:val="00B95226"/>
    <w:rsid w:val="00B95402"/>
    <w:rsid w:val="00B956EC"/>
    <w:rsid w:val="00B961C0"/>
    <w:rsid w:val="00B96985"/>
    <w:rsid w:val="00B9708F"/>
    <w:rsid w:val="00B970CD"/>
    <w:rsid w:val="00B97543"/>
    <w:rsid w:val="00B97719"/>
    <w:rsid w:val="00B97A52"/>
    <w:rsid w:val="00BA00D6"/>
    <w:rsid w:val="00BA0403"/>
    <w:rsid w:val="00BA04C0"/>
    <w:rsid w:val="00BA0816"/>
    <w:rsid w:val="00BA121A"/>
    <w:rsid w:val="00BA1380"/>
    <w:rsid w:val="00BA1BE1"/>
    <w:rsid w:val="00BA1F61"/>
    <w:rsid w:val="00BA2838"/>
    <w:rsid w:val="00BA28EA"/>
    <w:rsid w:val="00BA29A8"/>
    <w:rsid w:val="00BA2CE0"/>
    <w:rsid w:val="00BA2E26"/>
    <w:rsid w:val="00BA356A"/>
    <w:rsid w:val="00BA3F12"/>
    <w:rsid w:val="00BA3FBC"/>
    <w:rsid w:val="00BA445B"/>
    <w:rsid w:val="00BA4529"/>
    <w:rsid w:val="00BA47AF"/>
    <w:rsid w:val="00BA4F3B"/>
    <w:rsid w:val="00BA5354"/>
    <w:rsid w:val="00BA5C7C"/>
    <w:rsid w:val="00BA5FFC"/>
    <w:rsid w:val="00BA6246"/>
    <w:rsid w:val="00BA63F4"/>
    <w:rsid w:val="00BA6EA0"/>
    <w:rsid w:val="00BA7139"/>
    <w:rsid w:val="00BA719D"/>
    <w:rsid w:val="00BA7821"/>
    <w:rsid w:val="00BA7B49"/>
    <w:rsid w:val="00BB0F2D"/>
    <w:rsid w:val="00BB14C9"/>
    <w:rsid w:val="00BB1BE9"/>
    <w:rsid w:val="00BB1CFA"/>
    <w:rsid w:val="00BB1EF0"/>
    <w:rsid w:val="00BB1FF3"/>
    <w:rsid w:val="00BB258B"/>
    <w:rsid w:val="00BB26C0"/>
    <w:rsid w:val="00BB29F7"/>
    <w:rsid w:val="00BB2E0A"/>
    <w:rsid w:val="00BB2F9D"/>
    <w:rsid w:val="00BB3CF8"/>
    <w:rsid w:val="00BB3E3B"/>
    <w:rsid w:val="00BB423C"/>
    <w:rsid w:val="00BB4369"/>
    <w:rsid w:val="00BB43AA"/>
    <w:rsid w:val="00BB4442"/>
    <w:rsid w:val="00BB4481"/>
    <w:rsid w:val="00BB453C"/>
    <w:rsid w:val="00BB4878"/>
    <w:rsid w:val="00BB4A9B"/>
    <w:rsid w:val="00BB4DBC"/>
    <w:rsid w:val="00BB55F7"/>
    <w:rsid w:val="00BB5818"/>
    <w:rsid w:val="00BB688C"/>
    <w:rsid w:val="00BB68F3"/>
    <w:rsid w:val="00BB7BBE"/>
    <w:rsid w:val="00BB7BEE"/>
    <w:rsid w:val="00BB7F5D"/>
    <w:rsid w:val="00BC035E"/>
    <w:rsid w:val="00BC07C7"/>
    <w:rsid w:val="00BC1055"/>
    <w:rsid w:val="00BC1083"/>
    <w:rsid w:val="00BC123F"/>
    <w:rsid w:val="00BC1EF4"/>
    <w:rsid w:val="00BC2325"/>
    <w:rsid w:val="00BC2475"/>
    <w:rsid w:val="00BC253D"/>
    <w:rsid w:val="00BC329C"/>
    <w:rsid w:val="00BC333D"/>
    <w:rsid w:val="00BC3832"/>
    <w:rsid w:val="00BC3944"/>
    <w:rsid w:val="00BC53B7"/>
    <w:rsid w:val="00BC568A"/>
    <w:rsid w:val="00BC5A1E"/>
    <w:rsid w:val="00BC5AC0"/>
    <w:rsid w:val="00BC6478"/>
    <w:rsid w:val="00BC6876"/>
    <w:rsid w:val="00BC6D82"/>
    <w:rsid w:val="00BC6FAE"/>
    <w:rsid w:val="00BC7D18"/>
    <w:rsid w:val="00BD0436"/>
    <w:rsid w:val="00BD0739"/>
    <w:rsid w:val="00BD0980"/>
    <w:rsid w:val="00BD0BD6"/>
    <w:rsid w:val="00BD0D6D"/>
    <w:rsid w:val="00BD0FE9"/>
    <w:rsid w:val="00BD114A"/>
    <w:rsid w:val="00BD12E0"/>
    <w:rsid w:val="00BD153B"/>
    <w:rsid w:val="00BD1921"/>
    <w:rsid w:val="00BD1952"/>
    <w:rsid w:val="00BD1C46"/>
    <w:rsid w:val="00BD1E2D"/>
    <w:rsid w:val="00BD204B"/>
    <w:rsid w:val="00BD2592"/>
    <w:rsid w:val="00BD29CB"/>
    <w:rsid w:val="00BD2C41"/>
    <w:rsid w:val="00BD2D04"/>
    <w:rsid w:val="00BD2DAF"/>
    <w:rsid w:val="00BD30B6"/>
    <w:rsid w:val="00BD30F2"/>
    <w:rsid w:val="00BD37C8"/>
    <w:rsid w:val="00BD4162"/>
    <w:rsid w:val="00BD42EA"/>
    <w:rsid w:val="00BD42FF"/>
    <w:rsid w:val="00BD453F"/>
    <w:rsid w:val="00BD45E5"/>
    <w:rsid w:val="00BD579D"/>
    <w:rsid w:val="00BD5A49"/>
    <w:rsid w:val="00BD6AFA"/>
    <w:rsid w:val="00BD749B"/>
    <w:rsid w:val="00BD75A3"/>
    <w:rsid w:val="00BE0451"/>
    <w:rsid w:val="00BE0AA1"/>
    <w:rsid w:val="00BE0D24"/>
    <w:rsid w:val="00BE0DF1"/>
    <w:rsid w:val="00BE3490"/>
    <w:rsid w:val="00BE39C2"/>
    <w:rsid w:val="00BE3B58"/>
    <w:rsid w:val="00BE40A5"/>
    <w:rsid w:val="00BE589F"/>
    <w:rsid w:val="00BE5935"/>
    <w:rsid w:val="00BE6152"/>
    <w:rsid w:val="00BE7A5A"/>
    <w:rsid w:val="00BE7B08"/>
    <w:rsid w:val="00BF0145"/>
    <w:rsid w:val="00BF0373"/>
    <w:rsid w:val="00BF04D6"/>
    <w:rsid w:val="00BF0DC8"/>
    <w:rsid w:val="00BF1267"/>
    <w:rsid w:val="00BF132B"/>
    <w:rsid w:val="00BF1331"/>
    <w:rsid w:val="00BF1B17"/>
    <w:rsid w:val="00BF1D96"/>
    <w:rsid w:val="00BF2446"/>
    <w:rsid w:val="00BF265F"/>
    <w:rsid w:val="00BF2853"/>
    <w:rsid w:val="00BF2B28"/>
    <w:rsid w:val="00BF2D58"/>
    <w:rsid w:val="00BF30F2"/>
    <w:rsid w:val="00BF3379"/>
    <w:rsid w:val="00BF3C7C"/>
    <w:rsid w:val="00BF4301"/>
    <w:rsid w:val="00BF4609"/>
    <w:rsid w:val="00BF4B7C"/>
    <w:rsid w:val="00BF4FDD"/>
    <w:rsid w:val="00BF535C"/>
    <w:rsid w:val="00BF5996"/>
    <w:rsid w:val="00BF5DB4"/>
    <w:rsid w:val="00BF6619"/>
    <w:rsid w:val="00BF6D97"/>
    <w:rsid w:val="00BF6E71"/>
    <w:rsid w:val="00BF7A21"/>
    <w:rsid w:val="00BF7C1A"/>
    <w:rsid w:val="00BF7DCA"/>
    <w:rsid w:val="00C00537"/>
    <w:rsid w:val="00C0066D"/>
    <w:rsid w:val="00C00723"/>
    <w:rsid w:val="00C0082E"/>
    <w:rsid w:val="00C00EDE"/>
    <w:rsid w:val="00C010C9"/>
    <w:rsid w:val="00C012D0"/>
    <w:rsid w:val="00C01F5D"/>
    <w:rsid w:val="00C03027"/>
    <w:rsid w:val="00C03538"/>
    <w:rsid w:val="00C0376D"/>
    <w:rsid w:val="00C039A6"/>
    <w:rsid w:val="00C04142"/>
    <w:rsid w:val="00C043F1"/>
    <w:rsid w:val="00C044AA"/>
    <w:rsid w:val="00C046B2"/>
    <w:rsid w:val="00C04D9B"/>
    <w:rsid w:val="00C051FD"/>
    <w:rsid w:val="00C06343"/>
    <w:rsid w:val="00C06AC3"/>
    <w:rsid w:val="00C06C56"/>
    <w:rsid w:val="00C07168"/>
    <w:rsid w:val="00C07533"/>
    <w:rsid w:val="00C07AE4"/>
    <w:rsid w:val="00C07B5D"/>
    <w:rsid w:val="00C07FCC"/>
    <w:rsid w:val="00C108A3"/>
    <w:rsid w:val="00C10D38"/>
    <w:rsid w:val="00C10FC2"/>
    <w:rsid w:val="00C122FC"/>
    <w:rsid w:val="00C127FE"/>
    <w:rsid w:val="00C13089"/>
    <w:rsid w:val="00C13BC4"/>
    <w:rsid w:val="00C14242"/>
    <w:rsid w:val="00C14730"/>
    <w:rsid w:val="00C14882"/>
    <w:rsid w:val="00C14FD9"/>
    <w:rsid w:val="00C15F12"/>
    <w:rsid w:val="00C161C5"/>
    <w:rsid w:val="00C163A4"/>
    <w:rsid w:val="00C16666"/>
    <w:rsid w:val="00C1705B"/>
    <w:rsid w:val="00C17335"/>
    <w:rsid w:val="00C176AC"/>
    <w:rsid w:val="00C17862"/>
    <w:rsid w:val="00C17C6E"/>
    <w:rsid w:val="00C17E09"/>
    <w:rsid w:val="00C2025E"/>
    <w:rsid w:val="00C20301"/>
    <w:rsid w:val="00C20342"/>
    <w:rsid w:val="00C20E0B"/>
    <w:rsid w:val="00C21EFC"/>
    <w:rsid w:val="00C21FFD"/>
    <w:rsid w:val="00C2235E"/>
    <w:rsid w:val="00C22646"/>
    <w:rsid w:val="00C22D51"/>
    <w:rsid w:val="00C2337F"/>
    <w:rsid w:val="00C23412"/>
    <w:rsid w:val="00C23A5C"/>
    <w:rsid w:val="00C24431"/>
    <w:rsid w:val="00C24E04"/>
    <w:rsid w:val="00C25919"/>
    <w:rsid w:val="00C261C2"/>
    <w:rsid w:val="00C274F7"/>
    <w:rsid w:val="00C305A1"/>
    <w:rsid w:val="00C30BB7"/>
    <w:rsid w:val="00C30C96"/>
    <w:rsid w:val="00C30ECC"/>
    <w:rsid w:val="00C30FF9"/>
    <w:rsid w:val="00C310F4"/>
    <w:rsid w:val="00C31157"/>
    <w:rsid w:val="00C31331"/>
    <w:rsid w:val="00C31533"/>
    <w:rsid w:val="00C31DE7"/>
    <w:rsid w:val="00C320A4"/>
    <w:rsid w:val="00C320BA"/>
    <w:rsid w:val="00C3226E"/>
    <w:rsid w:val="00C32404"/>
    <w:rsid w:val="00C3248B"/>
    <w:rsid w:val="00C32C93"/>
    <w:rsid w:val="00C32E74"/>
    <w:rsid w:val="00C333C2"/>
    <w:rsid w:val="00C3347E"/>
    <w:rsid w:val="00C339A5"/>
    <w:rsid w:val="00C34036"/>
    <w:rsid w:val="00C34AD0"/>
    <w:rsid w:val="00C35B22"/>
    <w:rsid w:val="00C363B9"/>
    <w:rsid w:val="00C366A3"/>
    <w:rsid w:val="00C36EFE"/>
    <w:rsid w:val="00C371E4"/>
    <w:rsid w:val="00C37468"/>
    <w:rsid w:val="00C3761D"/>
    <w:rsid w:val="00C400F2"/>
    <w:rsid w:val="00C406F6"/>
    <w:rsid w:val="00C40BC2"/>
    <w:rsid w:val="00C4172B"/>
    <w:rsid w:val="00C419D2"/>
    <w:rsid w:val="00C41FF7"/>
    <w:rsid w:val="00C426B0"/>
    <w:rsid w:val="00C42A90"/>
    <w:rsid w:val="00C42AE0"/>
    <w:rsid w:val="00C437B2"/>
    <w:rsid w:val="00C44587"/>
    <w:rsid w:val="00C44939"/>
    <w:rsid w:val="00C4498E"/>
    <w:rsid w:val="00C44CDA"/>
    <w:rsid w:val="00C44CFC"/>
    <w:rsid w:val="00C451C2"/>
    <w:rsid w:val="00C4526D"/>
    <w:rsid w:val="00C453F7"/>
    <w:rsid w:val="00C45573"/>
    <w:rsid w:val="00C455D4"/>
    <w:rsid w:val="00C45BD7"/>
    <w:rsid w:val="00C461AC"/>
    <w:rsid w:val="00C46314"/>
    <w:rsid w:val="00C46422"/>
    <w:rsid w:val="00C46C6E"/>
    <w:rsid w:val="00C47798"/>
    <w:rsid w:val="00C4779D"/>
    <w:rsid w:val="00C477ED"/>
    <w:rsid w:val="00C5022E"/>
    <w:rsid w:val="00C50CBE"/>
    <w:rsid w:val="00C51353"/>
    <w:rsid w:val="00C514FF"/>
    <w:rsid w:val="00C51EFD"/>
    <w:rsid w:val="00C5295D"/>
    <w:rsid w:val="00C52CBD"/>
    <w:rsid w:val="00C53AD6"/>
    <w:rsid w:val="00C53C8B"/>
    <w:rsid w:val="00C53FE0"/>
    <w:rsid w:val="00C54452"/>
    <w:rsid w:val="00C5458E"/>
    <w:rsid w:val="00C547B8"/>
    <w:rsid w:val="00C5483A"/>
    <w:rsid w:val="00C54853"/>
    <w:rsid w:val="00C54A80"/>
    <w:rsid w:val="00C5541B"/>
    <w:rsid w:val="00C55687"/>
    <w:rsid w:val="00C55F02"/>
    <w:rsid w:val="00C55F0B"/>
    <w:rsid w:val="00C561B2"/>
    <w:rsid w:val="00C562DD"/>
    <w:rsid w:val="00C56A82"/>
    <w:rsid w:val="00C57328"/>
    <w:rsid w:val="00C60C24"/>
    <w:rsid w:val="00C60E95"/>
    <w:rsid w:val="00C6188A"/>
    <w:rsid w:val="00C619FA"/>
    <w:rsid w:val="00C61ED7"/>
    <w:rsid w:val="00C62805"/>
    <w:rsid w:val="00C633BD"/>
    <w:rsid w:val="00C63B91"/>
    <w:rsid w:val="00C63D37"/>
    <w:rsid w:val="00C63F2D"/>
    <w:rsid w:val="00C64272"/>
    <w:rsid w:val="00C64DFB"/>
    <w:rsid w:val="00C64F1D"/>
    <w:rsid w:val="00C6581D"/>
    <w:rsid w:val="00C66C6A"/>
    <w:rsid w:val="00C66D78"/>
    <w:rsid w:val="00C66DF0"/>
    <w:rsid w:val="00C67528"/>
    <w:rsid w:val="00C6778B"/>
    <w:rsid w:val="00C677A3"/>
    <w:rsid w:val="00C70E9E"/>
    <w:rsid w:val="00C71F20"/>
    <w:rsid w:val="00C7202F"/>
    <w:rsid w:val="00C7270C"/>
    <w:rsid w:val="00C7291F"/>
    <w:rsid w:val="00C7312E"/>
    <w:rsid w:val="00C73576"/>
    <w:rsid w:val="00C744F2"/>
    <w:rsid w:val="00C74D72"/>
    <w:rsid w:val="00C74EF3"/>
    <w:rsid w:val="00C752D9"/>
    <w:rsid w:val="00C75718"/>
    <w:rsid w:val="00C762C8"/>
    <w:rsid w:val="00C76AD0"/>
    <w:rsid w:val="00C772EA"/>
    <w:rsid w:val="00C7784B"/>
    <w:rsid w:val="00C77992"/>
    <w:rsid w:val="00C779AB"/>
    <w:rsid w:val="00C779D7"/>
    <w:rsid w:val="00C8050F"/>
    <w:rsid w:val="00C80E05"/>
    <w:rsid w:val="00C818BF"/>
    <w:rsid w:val="00C81999"/>
    <w:rsid w:val="00C81A1C"/>
    <w:rsid w:val="00C81F1A"/>
    <w:rsid w:val="00C827F9"/>
    <w:rsid w:val="00C83592"/>
    <w:rsid w:val="00C83E05"/>
    <w:rsid w:val="00C85484"/>
    <w:rsid w:val="00C8683B"/>
    <w:rsid w:val="00C86B1B"/>
    <w:rsid w:val="00C87AFF"/>
    <w:rsid w:val="00C87B17"/>
    <w:rsid w:val="00C90BA2"/>
    <w:rsid w:val="00C90C7E"/>
    <w:rsid w:val="00C90E3E"/>
    <w:rsid w:val="00C91745"/>
    <w:rsid w:val="00C918D5"/>
    <w:rsid w:val="00C91EFF"/>
    <w:rsid w:val="00C92420"/>
    <w:rsid w:val="00C92CBE"/>
    <w:rsid w:val="00C92DDD"/>
    <w:rsid w:val="00C93A7D"/>
    <w:rsid w:val="00C93E15"/>
    <w:rsid w:val="00C9443C"/>
    <w:rsid w:val="00C94878"/>
    <w:rsid w:val="00C95433"/>
    <w:rsid w:val="00C95952"/>
    <w:rsid w:val="00C96151"/>
    <w:rsid w:val="00C96B3F"/>
    <w:rsid w:val="00C96D8D"/>
    <w:rsid w:val="00C97696"/>
    <w:rsid w:val="00C9777D"/>
    <w:rsid w:val="00CA07C9"/>
    <w:rsid w:val="00CA0B31"/>
    <w:rsid w:val="00CA154E"/>
    <w:rsid w:val="00CA156E"/>
    <w:rsid w:val="00CA20DF"/>
    <w:rsid w:val="00CA2771"/>
    <w:rsid w:val="00CA2868"/>
    <w:rsid w:val="00CA311E"/>
    <w:rsid w:val="00CA4ED5"/>
    <w:rsid w:val="00CA5036"/>
    <w:rsid w:val="00CA5156"/>
    <w:rsid w:val="00CA54E7"/>
    <w:rsid w:val="00CA5EDD"/>
    <w:rsid w:val="00CA6097"/>
    <w:rsid w:val="00CA6388"/>
    <w:rsid w:val="00CA6790"/>
    <w:rsid w:val="00CA728B"/>
    <w:rsid w:val="00CA7948"/>
    <w:rsid w:val="00CB01A5"/>
    <w:rsid w:val="00CB0DFA"/>
    <w:rsid w:val="00CB1B95"/>
    <w:rsid w:val="00CB1D6D"/>
    <w:rsid w:val="00CB2C83"/>
    <w:rsid w:val="00CB3FAF"/>
    <w:rsid w:val="00CB43B9"/>
    <w:rsid w:val="00CB5607"/>
    <w:rsid w:val="00CB5E7B"/>
    <w:rsid w:val="00CB62F6"/>
    <w:rsid w:val="00CB62FE"/>
    <w:rsid w:val="00CB6369"/>
    <w:rsid w:val="00CB6C90"/>
    <w:rsid w:val="00CB6DE6"/>
    <w:rsid w:val="00CB7098"/>
    <w:rsid w:val="00CB769C"/>
    <w:rsid w:val="00CB77DE"/>
    <w:rsid w:val="00CB79B2"/>
    <w:rsid w:val="00CC0523"/>
    <w:rsid w:val="00CC0F76"/>
    <w:rsid w:val="00CC1305"/>
    <w:rsid w:val="00CC1D85"/>
    <w:rsid w:val="00CC1ED2"/>
    <w:rsid w:val="00CC2357"/>
    <w:rsid w:val="00CC2566"/>
    <w:rsid w:val="00CC2A24"/>
    <w:rsid w:val="00CC31BC"/>
    <w:rsid w:val="00CC3C8A"/>
    <w:rsid w:val="00CC41FD"/>
    <w:rsid w:val="00CC4AF8"/>
    <w:rsid w:val="00CC4B2E"/>
    <w:rsid w:val="00CC4C6A"/>
    <w:rsid w:val="00CC5221"/>
    <w:rsid w:val="00CC55A4"/>
    <w:rsid w:val="00CC57DF"/>
    <w:rsid w:val="00CC5802"/>
    <w:rsid w:val="00CC5E37"/>
    <w:rsid w:val="00CC6553"/>
    <w:rsid w:val="00CC673D"/>
    <w:rsid w:val="00CC71C3"/>
    <w:rsid w:val="00CC7382"/>
    <w:rsid w:val="00CC7B41"/>
    <w:rsid w:val="00CD0245"/>
    <w:rsid w:val="00CD0E48"/>
    <w:rsid w:val="00CD13A6"/>
    <w:rsid w:val="00CD1D87"/>
    <w:rsid w:val="00CD22DA"/>
    <w:rsid w:val="00CD28D5"/>
    <w:rsid w:val="00CD2A75"/>
    <w:rsid w:val="00CD31E1"/>
    <w:rsid w:val="00CD345A"/>
    <w:rsid w:val="00CD389A"/>
    <w:rsid w:val="00CD4B03"/>
    <w:rsid w:val="00CD525C"/>
    <w:rsid w:val="00CD529F"/>
    <w:rsid w:val="00CD5553"/>
    <w:rsid w:val="00CD5712"/>
    <w:rsid w:val="00CD67D6"/>
    <w:rsid w:val="00CD6C0C"/>
    <w:rsid w:val="00CD6D05"/>
    <w:rsid w:val="00CD6FD6"/>
    <w:rsid w:val="00CD70BE"/>
    <w:rsid w:val="00CD7590"/>
    <w:rsid w:val="00CD777B"/>
    <w:rsid w:val="00CD7F77"/>
    <w:rsid w:val="00CE00A8"/>
    <w:rsid w:val="00CE07B1"/>
    <w:rsid w:val="00CE083F"/>
    <w:rsid w:val="00CE0B21"/>
    <w:rsid w:val="00CE0BE8"/>
    <w:rsid w:val="00CE1261"/>
    <w:rsid w:val="00CE16E7"/>
    <w:rsid w:val="00CE211F"/>
    <w:rsid w:val="00CE365C"/>
    <w:rsid w:val="00CE3DAE"/>
    <w:rsid w:val="00CE3E64"/>
    <w:rsid w:val="00CE4401"/>
    <w:rsid w:val="00CE4EF7"/>
    <w:rsid w:val="00CE5453"/>
    <w:rsid w:val="00CE56AB"/>
    <w:rsid w:val="00CE6302"/>
    <w:rsid w:val="00CE6460"/>
    <w:rsid w:val="00CE646D"/>
    <w:rsid w:val="00CE6E42"/>
    <w:rsid w:val="00CE7230"/>
    <w:rsid w:val="00CE7A21"/>
    <w:rsid w:val="00CE7AE0"/>
    <w:rsid w:val="00CE7CF9"/>
    <w:rsid w:val="00CF0045"/>
    <w:rsid w:val="00CF0800"/>
    <w:rsid w:val="00CF0B64"/>
    <w:rsid w:val="00CF0C6B"/>
    <w:rsid w:val="00CF0CB5"/>
    <w:rsid w:val="00CF0F10"/>
    <w:rsid w:val="00CF118D"/>
    <w:rsid w:val="00CF2672"/>
    <w:rsid w:val="00CF2EC9"/>
    <w:rsid w:val="00CF2FF4"/>
    <w:rsid w:val="00CF3048"/>
    <w:rsid w:val="00CF33E7"/>
    <w:rsid w:val="00CF3A28"/>
    <w:rsid w:val="00CF432D"/>
    <w:rsid w:val="00CF5AD1"/>
    <w:rsid w:val="00CF68E8"/>
    <w:rsid w:val="00CF7717"/>
    <w:rsid w:val="00CF7E95"/>
    <w:rsid w:val="00D00041"/>
    <w:rsid w:val="00D002C8"/>
    <w:rsid w:val="00D01594"/>
    <w:rsid w:val="00D02165"/>
    <w:rsid w:val="00D0260B"/>
    <w:rsid w:val="00D02F45"/>
    <w:rsid w:val="00D030FB"/>
    <w:rsid w:val="00D031A8"/>
    <w:rsid w:val="00D03472"/>
    <w:rsid w:val="00D037E1"/>
    <w:rsid w:val="00D03E32"/>
    <w:rsid w:val="00D03EFF"/>
    <w:rsid w:val="00D0429D"/>
    <w:rsid w:val="00D053C7"/>
    <w:rsid w:val="00D05473"/>
    <w:rsid w:val="00D05824"/>
    <w:rsid w:val="00D05CFE"/>
    <w:rsid w:val="00D06305"/>
    <w:rsid w:val="00D072E3"/>
    <w:rsid w:val="00D074DC"/>
    <w:rsid w:val="00D10203"/>
    <w:rsid w:val="00D10AEB"/>
    <w:rsid w:val="00D10CFC"/>
    <w:rsid w:val="00D118A2"/>
    <w:rsid w:val="00D11BB2"/>
    <w:rsid w:val="00D11CDD"/>
    <w:rsid w:val="00D11D87"/>
    <w:rsid w:val="00D11E69"/>
    <w:rsid w:val="00D1233B"/>
    <w:rsid w:val="00D132BB"/>
    <w:rsid w:val="00D13660"/>
    <w:rsid w:val="00D1403E"/>
    <w:rsid w:val="00D14382"/>
    <w:rsid w:val="00D148D7"/>
    <w:rsid w:val="00D14940"/>
    <w:rsid w:val="00D14C74"/>
    <w:rsid w:val="00D14CFA"/>
    <w:rsid w:val="00D14F36"/>
    <w:rsid w:val="00D1509D"/>
    <w:rsid w:val="00D151E0"/>
    <w:rsid w:val="00D15F45"/>
    <w:rsid w:val="00D1601F"/>
    <w:rsid w:val="00D160DB"/>
    <w:rsid w:val="00D16A8C"/>
    <w:rsid w:val="00D16D3F"/>
    <w:rsid w:val="00D17235"/>
    <w:rsid w:val="00D177C5"/>
    <w:rsid w:val="00D17B3E"/>
    <w:rsid w:val="00D200D1"/>
    <w:rsid w:val="00D20260"/>
    <w:rsid w:val="00D20DDE"/>
    <w:rsid w:val="00D2147E"/>
    <w:rsid w:val="00D2195A"/>
    <w:rsid w:val="00D21D20"/>
    <w:rsid w:val="00D221A4"/>
    <w:rsid w:val="00D23024"/>
    <w:rsid w:val="00D237F1"/>
    <w:rsid w:val="00D23A63"/>
    <w:rsid w:val="00D23E81"/>
    <w:rsid w:val="00D24C6F"/>
    <w:rsid w:val="00D253CB"/>
    <w:rsid w:val="00D2570F"/>
    <w:rsid w:val="00D25D00"/>
    <w:rsid w:val="00D26A45"/>
    <w:rsid w:val="00D275B5"/>
    <w:rsid w:val="00D27777"/>
    <w:rsid w:val="00D277CA"/>
    <w:rsid w:val="00D30C78"/>
    <w:rsid w:val="00D30ED2"/>
    <w:rsid w:val="00D314D3"/>
    <w:rsid w:val="00D31870"/>
    <w:rsid w:val="00D31A1F"/>
    <w:rsid w:val="00D31B79"/>
    <w:rsid w:val="00D320FC"/>
    <w:rsid w:val="00D32396"/>
    <w:rsid w:val="00D3249E"/>
    <w:rsid w:val="00D326A5"/>
    <w:rsid w:val="00D3485E"/>
    <w:rsid w:val="00D35F3F"/>
    <w:rsid w:val="00D36429"/>
    <w:rsid w:val="00D368EF"/>
    <w:rsid w:val="00D36959"/>
    <w:rsid w:val="00D37947"/>
    <w:rsid w:val="00D402E4"/>
    <w:rsid w:val="00D4092D"/>
    <w:rsid w:val="00D40E5A"/>
    <w:rsid w:val="00D4290C"/>
    <w:rsid w:val="00D43710"/>
    <w:rsid w:val="00D443A0"/>
    <w:rsid w:val="00D4440B"/>
    <w:rsid w:val="00D450DA"/>
    <w:rsid w:val="00D45614"/>
    <w:rsid w:val="00D4575A"/>
    <w:rsid w:val="00D46E42"/>
    <w:rsid w:val="00D47EF6"/>
    <w:rsid w:val="00D503CE"/>
    <w:rsid w:val="00D50C21"/>
    <w:rsid w:val="00D50EB1"/>
    <w:rsid w:val="00D51385"/>
    <w:rsid w:val="00D51781"/>
    <w:rsid w:val="00D51AB7"/>
    <w:rsid w:val="00D51C35"/>
    <w:rsid w:val="00D51EFE"/>
    <w:rsid w:val="00D5256D"/>
    <w:rsid w:val="00D52615"/>
    <w:rsid w:val="00D5272C"/>
    <w:rsid w:val="00D5371B"/>
    <w:rsid w:val="00D53AB3"/>
    <w:rsid w:val="00D53C32"/>
    <w:rsid w:val="00D53CC2"/>
    <w:rsid w:val="00D53DCC"/>
    <w:rsid w:val="00D546FE"/>
    <w:rsid w:val="00D5474A"/>
    <w:rsid w:val="00D549B7"/>
    <w:rsid w:val="00D56171"/>
    <w:rsid w:val="00D563BC"/>
    <w:rsid w:val="00D57B38"/>
    <w:rsid w:val="00D600C4"/>
    <w:rsid w:val="00D606E3"/>
    <w:rsid w:val="00D607CB"/>
    <w:rsid w:val="00D60DE0"/>
    <w:rsid w:val="00D60E48"/>
    <w:rsid w:val="00D620C6"/>
    <w:rsid w:val="00D6227F"/>
    <w:rsid w:val="00D623BB"/>
    <w:rsid w:val="00D633C7"/>
    <w:rsid w:val="00D636C0"/>
    <w:rsid w:val="00D63E82"/>
    <w:rsid w:val="00D642DB"/>
    <w:rsid w:val="00D64B68"/>
    <w:rsid w:val="00D6507B"/>
    <w:rsid w:val="00D65363"/>
    <w:rsid w:val="00D654C6"/>
    <w:rsid w:val="00D658D5"/>
    <w:rsid w:val="00D65A8A"/>
    <w:rsid w:val="00D668B9"/>
    <w:rsid w:val="00D66A21"/>
    <w:rsid w:val="00D67121"/>
    <w:rsid w:val="00D67588"/>
    <w:rsid w:val="00D70DE7"/>
    <w:rsid w:val="00D70E8E"/>
    <w:rsid w:val="00D71131"/>
    <w:rsid w:val="00D719CD"/>
    <w:rsid w:val="00D71C35"/>
    <w:rsid w:val="00D72E4B"/>
    <w:rsid w:val="00D731E2"/>
    <w:rsid w:val="00D7327B"/>
    <w:rsid w:val="00D73625"/>
    <w:rsid w:val="00D7374A"/>
    <w:rsid w:val="00D73832"/>
    <w:rsid w:val="00D73B50"/>
    <w:rsid w:val="00D73C74"/>
    <w:rsid w:val="00D742EC"/>
    <w:rsid w:val="00D7434F"/>
    <w:rsid w:val="00D74367"/>
    <w:rsid w:val="00D7473C"/>
    <w:rsid w:val="00D74B5D"/>
    <w:rsid w:val="00D74E30"/>
    <w:rsid w:val="00D7587F"/>
    <w:rsid w:val="00D76122"/>
    <w:rsid w:val="00D7686F"/>
    <w:rsid w:val="00D778B5"/>
    <w:rsid w:val="00D8035D"/>
    <w:rsid w:val="00D80534"/>
    <w:rsid w:val="00D81014"/>
    <w:rsid w:val="00D81252"/>
    <w:rsid w:val="00D816D4"/>
    <w:rsid w:val="00D816FF"/>
    <w:rsid w:val="00D819A1"/>
    <w:rsid w:val="00D81A2F"/>
    <w:rsid w:val="00D81E2A"/>
    <w:rsid w:val="00D81E87"/>
    <w:rsid w:val="00D82695"/>
    <w:rsid w:val="00D82B99"/>
    <w:rsid w:val="00D82BD3"/>
    <w:rsid w:val="00D8329D"/>
    <w:rsid w:val="00D83661"/>
    <w:rsid w:val="00D83BCC"/>
    <w:rsid w:val="00D84210"/>
    <w:rsid w:val="00D84F82"/>
    <w:rsid w:val="00D85374"/>
    <w:rsid w:val="00D869FD"/>
    <w:rsid w:val="00D86DF4"/>
    <w:rsid w:val="00D870FC"/>
    <w:rsid w:val="00D876A2"/>
    <w:rsid w:val="00D87722"/>
    <w:rsid w:val="00D87B6B"/>
    <w:rsid w:val="00D90F25"/>
    <w:rsid w:val="00D913AA"/>
    <w:rsid w:val="00D91430"/>
    <w:rsid w:val="00D917A3"/>
    <w:rsid w:val="00D91936"/>
    <w:rsid w:val="00D91ABF"/>
    <w:rsid w:val="00D927DF"/>
    <w:rsid w:val="00D93BF2"/>
    <w:rsid w:val="00D93F56"/>
    <w:rsid w:val="00D943ED"/>
    <w:rsid w:val="00D94C5A"/>
    <w:rsid w:val="00D959EA"/>
    <w:rsid w:val="00D95E0D"/>
    <w:rsid w:val="00D9686E"/>
    <w:rsid w:val="00D9695D"/>
    <w:rsid w:val="00D969DD"/>
    <w:rsid w:val="00D96C26"/>
    <w:rsid w:val="00D9798C"/>
    <w:rsid w:val="00DA0341"/>
    <w:rsid w:val="00DA0F07"/>
    <w:rsid w:val="00DA1069"/>
    <w:rsid w:val="00DA17A2"/>
    <w:rsid w:val="00DA1A3F"/>
    <w:rsid w:val="00DA1A4F"/>
    <w:rsid w:val="00DA1F84"/>
    <w:rsid w:val="00DA2329"/>
    <w:rsid w:val="00DA274A"/>
    <w:rsid w:val="00DA2D26"/>
    <w:rsid w:val="00DA3111"/>
    <w:rsid w:val="00DA39DF"/>
    <w:rsid w:val="00DA3F53"/>
    <w:rsid w:val="00DA497A"/>
    <w:rsid w:val="00DA52B1"/>
    <w:rsid w:val="00DA5423"/>
    <w:rsid w:val="00DA6D9C"/>
    <w:rsid w:val="00DA73F8"/>
    <w:rsid w:val="00DA79F4"/>
    <w:rsid w:val="00DA7AA4"/>
    <w:rsid w:val="00DA7FC1"/>
    <w:rsid w:val="00DB15A1"/>
    <w:rsid w:val="00DB1FB3"/>
    <w:rsid w:val="00DB26D8"/>
    <w:rsid w:val="00DB309E"/>
    <w:rsid w:val="00DB31C0"/>
    <w:rsid w:val="00DB32B3"/>
    <w:rsid w:val="00DB33E2"/>
    <w:rsid w:val="00DB37BD"/>
    <w:rsid w:val="00DB40DC"/>
    <w:rsid w:val="00DB44D2"/>
    <w:rsid w:val="00DB450C"/>
    <w:rsid w:val="00DB46A9"/>
    <w:rsid w:val="00DB530F"/>
    <w:rsid w:val="00DB53AC"/>
    <w:rsid w:val="00DB5CD5"/>
    <w:rsid w:val="00DB5E07"/>
    <w:rsid w:val="00DB5F8D"/>
    <w:rsid w:val="00DB7572"/>
    <w:rsid w:val="00DB75D0"/>
    <w:rsid w:val="00DB76D6"/>
    <w:rsid w:val="00DB78C7"/>
    <w:rsid w:val="00DB7D15"/>
    <w:rsid w:val="00DC0249"/>
    <w:rsid w:val="00DC07F6"/>
    <w:rsid w:val="00DC0805"/>
    <w:rsid w:val="00DC0EF6"/>
    <w:rsid w:val="00DC192E"/>
    <w:rsid w:val="00DC1E4E"/>
    <w:rsid w:val="00DC2377"/>
    <w:rsid w:val="00DC26CB"/>
    <w:rsid w:val="00DC2AFE"/>
    <w:rsid w:val="00DC2C0D"/>
    <w:rsid w:val="00DC3547"/>
    <w:rsid w:val="00DC381C"/>
    <w:rsid w:val="00DC3977"/>
    <w:rsid w:val="00DC3AA4"/>
    <w:rsid w:val="00DC4934"/>
    <w:rsid w:val="00DC4CDA"/>
    <w:rsid w:val="00DC4D3E"/>
    <w:rsid w:val="00DC4F8D"/>
    <w:rsid w:val="00DC5994"/>
    <w:rsid w:val="00DC690C"/>
    <w:rsid w:val="00DC6D11"/>
    <w:rsid w:val="00DC6FD1"/>
    <w:rsid w:val="00DC6FDD"/>
    <w:rsid w:val="00DC787E"/>
    <w:rsid w:val="00DC7D4C"/>
    <w:rsid w:val="00DD06FF"/>
    <w:rsid w:val="00DD0DAC"/>
    <w:rsid w:val="00DD1D7A"/>
    <w:rsid w:val="00DD2651"/>
    <w:rsid w:val="00DD38B5"/>
    <w:rsid w:val="00DD438A"/>
    <w:rsid w:val="00DD43B5"/>
    <w:rsid w:val="00DD493A"/>
    <w:rsid w:val="00DD4E03"/>
    <w:rsid w:val="00DD5064"/>
    <w:rsid w:val="00DD50ED"/>
    <w:rsid w:val="00DD7191"/>
    <w:rsid w:val="00DD73D1"/>
    <w:rsid w:val="00DE055F"/>
    <w:rsid w:val="00DE0729"/>
    <w:rsid w:val="00DE0880"/>
    <w:rsid w:val="00DE09AD"/>
    <w:rsid w:val="00DE15D6"/>
    <w:rsid w:val="00DE19D6"/>
    <w:rsid w:val="00DE1DC6"/>
    <w:rsid w:val="00DE4CEB"/>
    <w:rsid w:val="00DE5683"/>
    <w:rsid w:val="00DE56C6"/>
    <w:rsid w:val="00DE5767"/>
    <w:rsid w:val="00DE5CF5"/>
    <w:rsid w:val="00DE65DB"/>
    <w:rsid w:val="00DE6C45"/>
    <w:rsid w:val="00DE713B"/>
    <w:rsid w:val="00DE74FB"/>
    <w:rsid w:val="00DE75E0"/>
    <w:rsid w:val="00DE7A87"/>
    <w:rsid w:val="00DE7F87"/>
    <w:rsid w:val="00DF0C91"/>
    <w:rsid w:val="00DF0F4E"/>
    <w:rsid w:val="00DF1EF4"/>
    <w:rsid w:val="00DF2894"/>
    <w:rsid w:val="00DF2F44"/>
    <w:rsid w:val="00DF32DF"/>
    <w:rsid w:val="00DF33C4"/>
    <w:rsid w:val="00DF3C0F"/>
    <w:rsid w:val="00DF3E14"/>
    <w:rsid w:val="00DF48C5"/>
    <w:rsid w:val="00DF5E9B"/>
    <w:rsid w:val="00DF6301"/>
    <w:rsid w:val="00DF68B5"/>
    <w:rsid w:val="00DF69BC"/>
    <w:rsid w:val="00DF6BD5"/>
    <w:rsid w:val="00DF6DA9"/>
    <w:rsid w:val="00DF6E9B"/>
    <w:rsid w:val="00DF6FEF"/>
    <w:rsid w:val="00DF7551"/>
    <w:rsid w:val="00DF7C78"/>
    <w:rsid w:val="00E009DC"/>
    <w:rsid w:val="00E01111"/>
    <w:rsid w:val="00E01246"/>
    <w:rsid w:val="00E018A3"/>
    <w:rsid w:val="00E01D2E"/>
    <w:rsid w:val="00E02087"/>
    <w:rsid w:val="00E02182"/>
    <w:rsid w:val="00E02258"/>
    <w:rsid w:val="00E024CA"/>
    <w:rsid w:val="00E02A6C"/>
    <w:rsid w:val="00E03A63"/>
    <w:rsid w:val="00E04352"/>
    <w:rsid w:val="00E047EB"/>
    <w:rsid w:val="00E04ADB"/>
    <w:rsid w:val="00E04F55"/>
    <w:rsid w:val="00E0557A"/>
    <w:rsid w:val="00E05EA2"/>
    <w:rsid w:val="00E06B0B"/>
    <w:rsid w:val="00E077D1"/>
    <w:rsid w:val="00E078DA"/>
    <w:rsid w:val="00E07B1F"/>
    <w:rsid w:val="00E07C18"/>
    <w:rsid w:val="00E07FA8"/>
    <w:rsid w:val="00E1096A"/>
    <w:rsid w:val="00E10B13"/>
    <w:rsid w:val="00E111CE"/>
    <w:rsid w:val="00E11203"/>
    <w:rsid w:val="00E114DC"/>
    <w:rsid w:val="00E11688"/>
    <w:rsid w:val="00E11A24"/>
    <w:rsid w:val="00E11F9B"/>
    <w:rsid w:val="00E124E8"/>
    <w:rsid w:val="00E12FCD"/>
    <w:rsid w:val="00E146D2"/>
    <w:rsid w:val="00E1490D"/>
    <w:rsid w:val="00E150C0"/>
    <w:rsid w:val="00E1619C"/>
    <w:rsid w:val="00E16AB8"/>
    <w:rsid w:val="00E17789"/>
    <w:rsid w:val="00E17FBA"/>
    <w:rsid w:val="00E17FC6"/>
    <w:rsid w:val="00E20210"/>
    <w:rsid w:val="00E20528"/>
    <w:rsid w:val="00E210E3"/>
    <w:rsid w:val="00E21AE4"/>
    <w:rsid w:val="00E2234C"/>
    <w:rsid w:val="00E225F5"/>
    <w:rsid w:val="00E22745"/>
    <w:rsid w:val="00E22EF1"/>
    <w:rsid w:val="00E23060"/>
    <w:rsid w:val="00E2325E"/>
    <w:rsid w:val="00E2369B"/>
    <w:rsid w:val="00E236CB"/>
    <w:rsid w:val="00E23819"/>
    <w:rsid w:val="00E244D4"/>
    <w:rsid w:val="00E244D8"/>
    <w:rsid w:val="00E24581"/>
    <w:rsid w:val="00E2484B"/>
    <w:rsid w:val="00E24E9B"/>
    <w:rsid w:val="00E25569"/>
    <w:rsid w:val="00E2567E"/>
    <w:rsid w:val="00E270A1"/>
    <w:rsid w:val="00E2754C"/>
    <w:rsid w:val="00E279F2"/>
    <w:rsid w:val="00E27A5C"/>
    <w:rsid w:val="00E30699"/>
    <w:rsid w:val="00E3116E"/>
    <w:rsid w:val="00E311B3"/>
    <w:rsid w:val="00E3162A"/>
    <w:rsid w:val="00E317F4"/>
    <w:rsid w:val="00E31B55"/>
    <w:rsid w:val="00E31E94"/>
    <w:rsid w:val="00E32606"/>
    <w:rsid w:val="00E32800"/>
    <w:rsid w:val="00E32F6B"/>
    <w:rsid w:val="00E33705"/>
    <w:rsid w:val="00E33E32"/>
    <w:rsid w:val="00E34AC1"/>
    <w:rsid w:val="00E35723"/>
    <w:rsid w:val="00E3762F"/>
    <w:rsid w:val="00E377F3"/>
    <w:rsid w:val="00E37966"/>
    <w:rsid w:val="00E379AD"/>
    <w:rsid w:val="00E40061"/>
    <w:rsid w:val="00E404F7"/>
    <w:rsid w:val="00E40621"/>
    <w:rsid w:val="00E4097A"/>
    <w:rsid w:val="00E42596"/>
    <w:rsid w:val="00E425BF"/>
    <w:rsid w:val="00E42B91"/>
    <w:rsid w:val="00E42CE9"/>
    <w:rsid w:val="00E43050"/>
    <w:rsid w:val="00E43263"/>
    <w:rsid w:val="00E432E5"/>
    <w:rsid w:val="00E4337D"/>
    <w:rsid w:val="00E44306"/>
    <w:rsid w:val="00E44892"/>
    <w:rsid w:val="00E44DEE"/>
    <w:rsid w:val="00E45545"/>
    <w:rsid w:val="00E4562B"/>
    <w:rsid w:val="00E458BB"/>
    <w:rsid w:val="00E45B38"/>
    <w:rsid w:val="00E46165"/>
    <w:rsid w:val="00E46442"/>
    <w:rsid w:val="00E46AEB"/>
    <w:rsid w:val="00E46B53"/>
    <w:rsid w:val="00E470D7"/>
    <w:rsid w:val="00E50827"/>
    <w:rsid w:val="00E50A6B"/>
    <w:rsid w:val="00E514DF"/>
    <w:rsid w:val="00E51736"/>
    <w:rsid w:val="00E518EE"/>
    <w:rsid w:val="00E523B2"/>
    <w:rsid w:val="00E524C2"/>
    <w:rsid w:val="00E524E9"/>
    <w:rsid w:val="00E52E8C"/>
    <w:rsid w:val="00E53008"/>
    <w:rsid w:val="00E53506"/>
    <w:rsid w:val="00E538CF"/>
    <w:rsid w:val="00E543D9"/>
    <w:rsid w:val="00E54506"/>
    <w:rsid w:val="00E55D3A"/>
    <w:rsid w:val="00E56116"/>
    <w:rsid w:val="00E56259"/>
    <w:rsid w:val="00E562F3"/>
    <w:rsid w:val="00E56900"/>
    <w:rsid w:val="00E56C12"/>
    <w:rsid w:val="00E56EC3"/>
    <w:rsid w:val="00E57091"/>
    <w:rsid w:val="00E57C79"/>
    <w:rsid w:val="00E60068"/>
    <w:rsid w:val="00E60326"/>
    <w:rsid w:val="00E6070C"/>
    <w:rsid w:val="00E60878"/>
    <w:rsid w:val="00E60AE3"/>
    <w:rsid w:val="00E616B2"/>
    <w:rsid w:val="00E617BE"/>
    <w:rsid w:val="00E61972"/>
    <w:rsid w:val="00E61C43"/>
    <w:rsid w:val="00E61CE6"/>
    <w:rsid w:val="00E62053"/>
    <w:rsid w:val="00E624D9"/>
    <w:rsid w:val="00E62BBC"/>
    <w:rsid w:val="00E63D2E"/>
    <w:rsid w:val="00E64BD0"/>
    <w:rsid w:val="00E64C1A"/>
    <w:rsid w:val="00E64F17"/>
    <w:rsid w:val="00E6577C"/>
    <w:rsid w:val="00E65789"/>
    <w:rsid w:val="00E65A9F"/>
    <w:rsid w:val="00E65D57"/>
    <w:rsid w:val="00E6714D"/>
    <w:rsid w:val="00E674FD"/>
    <w:rsid w:val="00E676AA"/>
    <w:rsid w:val="00E70D91"/>
    <w:rsid w:val="00E70DA6"/>
    <w:rsid w:val="00E71A0F"/>
    <w:rsid w:val="00E72787"/>
    <w:rsid w:val="00E72C61"/>
    <w:rsid w:val="00E72DEA"/>
    <w:rsid w:val="00E739EF"/>
    <w:rsid w:val="00E73E2C"/>
    <w:rsid w:val="00E740D0"/>
    <w:rsid w:val="00E74C02"/>
    <w:rsid w:val="00E74D31"/>
    <w:rsid w:val="00E75448"/>
    <w:rsid w:val="00E756C2"/>
    <w:rsid w:val="00E75B84"/>
    <w:rsid w:val="00E75E1E"/>
    <w:rsid w:val="00E76018"/>
    <w:rsid w:val="00E7764C"/>
    <w:rsid w:val="00E80486"/>
    <w:rsid w:val="00E804D9"/>
    <w:rsid w:val="00E807F0"/>
    <w:rsid w:val="00E808ED"/>
    <w:rsid w:val="00E80A91"/>
    <w:rsid w:val="00E80F49"/>
    <w:rsid w:val="00E83487"/>
    <w:rsid w:val="00E83AF2"/>
    <w:rsid w:val="00E841F6"/>
    <w:rsid w:val="00E844AF"/>
    <w:rsid w:val="00E85453"/>
    <w:rsid w:val="00E854B5"/>
    <w:rsid w:val="00E85754"/>
    <w:rsid w:val="00E859A5"/>
    <w:rsid w:val="00E85C26"/>
    <w:rsid w:val="00E85D79"/>
    <w:rsid w:val="00E86061"/>
    <w:rsid w:val="00E862CA"/>
    <w:rsid w:val="00E8662C"/>
    <w:rsid w:val="00E87138"/>
    <w:rsid w:val="00E8781E"/>
    <w:rsid w:val="00E87860"/>
    <w:rsid w:val="00E87C67"/>
    <w:rsid w:val="00E90866"/>
    <w:rsid w:val="00E90B94"/>
    <w:rsid w:val="00E90BD1"/>
    <w:rsid w:val="00E90C67"/>
    <w:rsid w:val="00E90DCA"/>
    <w:rsid w:val="00E91441"/>
    <w:rsid w:val="00E91B2D"/>
    <w:rsid w:val="00E91C5F"/>
    <w:rsid w:val="00E91DBC"/>
    <w:rsid w:val="00E924E9"/>
    <w:rsid w:val="00E925CF"/>
    <w:rsid w:val="00E92CC3"/>
    <w:rsid w:val="00E92F0A"/>
    <w:rsid w:val="00E9360C"/>
    <w:rsid w:val="00E93B1A"/>
    <w:rsid w:val="00E93C36"/>
    <w:rsid w:val="00E94D1D"/>
    <w:rsid w:val="00E950A3"/>
    <w:rsid w:val="00E957CD"/>
    <w:rsid w:val="00E95946"/>
    <w:rsid w:val="00E960BA"/>
    <w:rsid w:val="00E96382"/>
    <w:rsid w:val="00E96572"/>
    <w:rsid w:val="00E96B8B"/>
    <w:rsid w:val="00E97493"/>
    <w:rsid w:val="00E979A0"/>
    <w:rsid w:val="00E97E9B"/>
    <w:rsid w:val="00EA03CB"/>
    <w:rsid w:val="00EA0D0D"/>
    <w:rsid w:val="00EA112A"/>
    <w:rsid w:val="00EA1997"/>
    <w:rsid w:val="00EA23B8"/>
    <w:rsid w:val="00EA2922"/>
    <w:rsid w:val="00EA294F"/>
    <w:rsid w:val="00EA2BA3"/>
    <w:rsid w:val="00EA2F98"/>
    <w:rsid w:val="00EA4364"/>
    <w:rsid w:val="00EA4539"/>
    <w:rsid w:val="00EA4709"/>
    <w:rsid w:val="00EA4772"/>
    <w:rsid w:val="00EA4817"/>
    <w:rsid w:val="00EA4F72"/>
    <w:rsid w:val="00EA525B"/>
    <w:rsid w:val="00EA55A1"/>
    <w:rsid w:val="00EA5632"/>
    <w:rsid w:val="00EA5937"/>
    <w:rsid w:val="00EA5A65"/>
    <w:rsid w:val="00EA5B5D"/>
    <w:rsid w:val="00EA5F32"/>
    <w:rsid w:val="00EA6183"/>
    <w:rsid w:val="00EA6427"/>
    <w:rsid w:val="00EA65B1"/>
    <w:rsid w:val="00EA6A1C"/>
    <w:rsid w:val="00EA6EAC"/>
    <w:rsid w:val="00EA740A"/>
    <w:rsid w:val="00EB056F"/>
    <w:rsid w:val="00EB11C7"/>
    <w:rsid w:val="00EB11ED"/>
    <w:rsid w:val="00EB17F1"/>
    <w:rsid w:val="00EB2E61"/>
    <w:rsid w:val="00EB453F"/>
    <w:rsid w:val="00EB4692"/>
    <w:rsid w:val="00EB63B7"/>
    <w:rsid w:val="00EB6513"/>
    <w:rsid w:val="00EB6987"/>
    <w:rsid w:val="00EB6D03"/>
    <w:rsid w:val="00EB7428"/>
    <w:rsid w:val="00EC04D0"/>
    <w:rsid w:val="00EC15B5"/>
    <w:rsid w:val="00EC1AB7"/>
    <w:rsid w:val="00EC1D72"/>
    <w:rsid w:val="00EC2258"/>
    <w:rsid w:val="00EC3141"/>
    <w:rsid w:val="00EC3195"/>
    <w:rsid w:val="00EC36EF"/>
    <w:rsid w:val="00EC3AF3"/>
    <w:rsid w:val="00EC4052"/>
    <w:rsid w:val="00EC41F6"/>
    <w:rsid w:val="00EC42CF"/>
    <w:rsid w:val="00EC4607"/>
    <w:rsid w:val="00EC50BA"/>
    <w:rsid w:val="00EC5E5B"/>
    <w:rsid w:val="00EC621C"/>
    <w:rsid w:val="00EC62DF"/>
    <w:rsid w:val="00EC6B11"/>
    <w:rsid w:val="00EC7264"/>
    <w:rsid w:val="00EC77E2"/>
    <w:rsid w:val="00ED0358"/>
    <w:rsid w:val="00ED05DC"/>
    <w:rsid w:val="00ED08AC"/>
    <w:rsid w:val="00ED09F5"/>
    <w:rsid w:val="00ED0A52"/>
    <w:rsid w:val="00ED0BDC"/>
    <w:rsid w:val="00ED10F7"/>
    <w:rsid w:val="00ED1732"/>
    <w:rsid w:val="00ED1762"/>
    <w:rsid w:val="00ED19C2"/>
    <w:rsid w:val="00ED21F9"/>
    <w:rsid w:val="00ED22CD"/>
    <w:rsid w:val="00ED2419"/>
    <w:rsid w:val="00ED28A8"/>
    <w:rsid w:val="00ED336F"/>
    <w:rsid w:val="00ED3418"/>
    <w:rsid w:val="00ED380E"/>
    <w:rsid w:val="00ED4AB9"/>
    <w:rsid w:val="00ED4BA9"/>
    <w:rsid w:val="00ED4D5B"/>
    <w:rsid w:val="00ED4F19"/>
    <w:rsid w:val="00ED54B6"/>
    <w:rsid w:val="00ED61FC"/>
    <w:rsid w:val="00ED6849"/>
    <w:rsid w:val="00ED6CDD"/>
    <w:rsid w:val="00ED6ED0"/>
    <w:rsid w:val="00ED718D"/>
    <w:rsid w:val="00ED766F"/>
    <w:rsid w:val="00EE048F"/>
    <w:rsid w:val="00EE1123"/>
    <w:rsid w:val="00EE1DE5"/>
    <w:rsid w:val="00EE2D92"/>
    <w:rsid w:val="00EE2FBA"/>
    <w:rsid w:val="00EE3A4C"/>
    <w:rsid w:val="00EE444A"/>
    <w:rsid w:val="00EE4CC0"/>
    <w:rsid w:val="00EE5294"/>
    <w:rsid w:val="00EE67E0"/>
    <w:rsid w:val="00EE6DB9"/>
    <w:rsid w:val="00EE6F8F"/>
    <w:rsid w:val="00EE7355"/>
    <w:rsid w:val="00EF0560"/>
    <w:rsid w:val="00EF0B42"/>
    <w:rsid w:val="00EF1B3A"/>
    <w:rsid w:val="00EF1C0C"/>
    <w:rsid w:val="00EF1F71"/>
    <w:rsid w:val="00EF22B0"/>
    <w:rsid w:val="00EF29A4"/>
    <w:rsid w:val="00EF2C44"/>
    <w:rsid w:val="00EF3A37"/>
    <w:rsid w:val="00EF3F96"/>
    <w:rsid w:val="00EF43C1"/>
    <w:rsid w:val="00EF4562"/>
    <w:rsid w:val="00EF48A2"/>
    <w:rsid w:val="00EF4A59"/>
    <w:rsid w:val="00EF5806"/>
    <w:rsid w:val="00EF5A44"/>
    <w:rsid w:val="00EF6395"/>
    <w:rsid w:val="00EF6521"/>
    <w:rsid w:val="00EF6872"/>
    <w:rsid w:val="00EF69A0"/>
    <w:rsid w:val="00EF69F8"/>
    <w:rsid w:val="00EF7314"/>
    <w:rsid w:val="00EF769B"/>
    <w:rsid w:val="00EF7CF4"/>
    <w:rsid w:val="00F004C2"/>
    <w:rsid w:val="00F005D4"/>
    <w:rsid w:val="00F00DA9"/>
    <w:rsid w:val="00F01065"/>
    <w:rsid w:val="00F019C9"/>
    <w:rsid w:val="00F022C5"/>
    <w:rsid w:val="00F027BA"/>
    <w:rsid w:val="00F02B60"/>
    <w:rsid w:val="00F02DC2"/>
    <w:rsid w:val="00F036FD"/>
    <w:rsid w:val="00F0384E"/>
    <w:rsid w:val="00F03A1A"/>
    <w:rsid w:val="00F04171"/>
    <w:rsid w:val="00F0426D"/>
    <w:rsid w:val="00F04CD5"/>
    <w:rsid w:val="00F05B25"/>
    <w:rsid w:val="00F0627D"/>
    <w:rsid w:val="00F06538"/>
    <w:rsid w:val="00F06C51"/>
    <w:rsid w:val="00F07193"/>
    <w:rsid w:val="00F071DD"/>
    <w:rsid w:val="00F077B3"/>
    <w:rsid w:val="00F07A66"/>
    <w:rsid w:val="00F07BF9"/>
    <w:rsid w:val="00F108E1"/>
    <w:rsid w:val="00F11073"/>
    <w:rsid w:val="00F113E0"/>
    <w:rsid w:val="00F12B14"/>
    <w:rsid w:val="00F13331"/>
    <w:rsid w:val="00F1360A"/>
    <w:rsid w:val="00F13673"/>
    <w:rsid w:val="00F1389F"/>
    <w:rsid w:val="00F14846"/>
    <w:rsid w:val="00F14874"/>
    <w:rsid w:val="00F14A04"/>
    <w:rsid w:val="00F15667"/>
    <w:rsid w:val="00F1572E"/>
    <w:rsid w:val="00F159B1"/>
    <w:rsid w:val="00F15A77"/>
    <w:rsid w:val="00F15D01"/>
    <w:rsid w:val="00F16084"/>
    <w:rsid w:val="00F16459"/>
    <w:rsid w:val="00F16BA7"/>
    <w:rsid w:val="00F177E6"/>
    <w:rsid w:val="00F20118"/>
    <w:rsid w:val="00F202D9"/>
    <w:rsid w:val="00F20523"/>
    <w:rsid w:val="00F208BB"/>
    <w:rsid w:val="00F20CAD"/>
    <w:rsid w:val="00F20EA4"/>
    <w:rsid w:val="00F22056"/>
    <w:rsid w:val="00F22415"/>
    <w:rsid w:val="00F2270C"/>
    <w:rsid w:val="00F228F7"/>
    <w:rsid w:val="00F22F0E"/>
    <w:rsid w:val="00F239CD"/>
    <w:rsid w:val="00F23B75"/>
    <w:rsid w:val="00F23C03"/>
    <w:rsid w:val="00F23E98"/>
    <w:rsid w:val="00F24476"/>
    <w:rsid w:val="00F245EF"/>
    <w:rsid w:val="00F24674"/>
    <w:rsid w:val="00F248BD"/>
    <w:rsid w:val="00F255E8"/>
    <w:rsid w:val="00F25843"/>
    <w:rsid w:val="00F25EBD"/>
    <w:rsid w:val="00F26398"/>
    <w:rsid w:val="00F26BEE"/>
    <w:rsid w:val="00F26FA1"/>
    <w:rsid w:val="00F2759B"/>
    <w:rsid w:val="00F27651"/>
    <w:rsid w:val="00F27BDC"/>
    <w:rsid w:val="00F27CC4"/>
    <w:rsid w:val="00F3028E"/>
    <w:rsid w:val="00F305CD"/>
    <w:rsid w:val="00F30FCB"/>
    <w:rsid w:val="00F31386"/>
    <w:rsid w:val="00F314F1"/>
    <w:rsid w:val="00F319B1"/>
    <w:rsid w:val="00F319B7"/>
    <w:rsid w:val="00F31A3D"/>
    <w:rsid w:val="00F31DCB"/>
    <w:rsid w:val="00F31FDE"/>
    <w:rsid w:val="00F323CA"/>
    <w:rsid w:val="00F32F98"/>
    <w:rsid w:val="00F333ED"/>
    <w:rsid w:val="00F33AB3"/>
    <w:rsid w:val="00F33B29"/>
    <w:rsid w:val="00F33FA8"/>
    <w:rsid w:val="00F34079"/>
    <w:rsid w:val="00F34BDB"/>
    <w:rsid w:val="00F35461"/>
    <w:rsid w:val="00F36498"/>
    <w:rsid w:val="00F378FE"/>
    <w:rsid w:val="00F37C04"/>
    <w:rsid w:val="00F4087D"/>
    <w:rsid w:val="00F4137C"/>
    <w:rsid w:val="00F415E0"/>
    <w:rsid w:val="00F4222B"/>
    <w:rsid w:val="00F425D5"/>
    <w:rsid w:val="00F42F97"/>
    <w:rsid w:val="00F433F3"/>
    <w:rsid w:val="00F43668"/>
    <w:rsid w:val="00F43895"/>
    <w:rsid w:val="00F44CBC"/>
    <w:rsid w:val="00F44D3D"/>
    <w:rsid w:val="00F4613B"/>
    <w:rsid w:val="00F467AD"/>
    <w:rsid w:val="00F46BD6"/>
    <w:rsid w:val="00F47A7E"/>
    <w:rsid w:val="00F504A6"/>
    <w:rsid w:val="00F504F1"/>
    <w:rsid w:val="00F50B43"/>
    <w:rsid w:val="00F50C45"/>
    <w:rsid w:val="00F51051"/>
    <w:rsid w:val="00F51A4C"/>
    <w:rsid w:val="00F521EC"/>
    <w:rsid w:val="00F53122"/>
    <w:rsid w:val="00F5404F"/>
    <w:rsid w:val="00F5407D"/>
    <w:rsid w:val="00F540F5"/>
    <w:rsid w:val="00F543E7"/>
    <w:rsid w:val="00F548DD"/>
    <w:rsid w:val="00F54CA2"/>
    <w:rsid w:val="00F55E17"/>
    <w:rsid w:val="00F55E1D"/>
    <w:rsid w:val="00F55F2F"/>
    <w:rsid w:val="00F56039"/>
    <w:rsid w:val="00F56060"/>
    <w:rsid w:val="00F566F5"/>
    <w:rsid w:val="00F56D81"/>
    <w:rsid w:val="00F5726E"/>
    <w:rsid w:val="00F57A06"/>
    <w:rsid w:val="00F57CAF"/>
    <w:rsid w:val="00F57F9C"/>
    <w:rsid w:val="00F6005E"/>
    <w:rsid w:val="00F601D2"/>
    <w:rsid w:val="00F6052F"/>
    <w:rsid w:val="00F60F8B"/>
    <w:rsid w:val="00F617A1"/>
    <w:rsid w:val="00F61950"/>
    <w:rsid w:val="00F61B17"/>
    <w:rsid w:val="00F61FC0"/>
    <w:rsid w:val="00F62496"/>
    <w:rsid w:val="00F624F6"/>
    <w:rsid w:val="00F62732"/>
    <w:rsid w:val="00F6293B"/>
    <w:rsid w:val="00F62D52"/>
    <w:rsid w:val="00F63021"/>
    <w:rsid w:val="00F63090"/>
    <w:rsid w:val="00F631E1"/>
    <w:rsid w:val="00F6362F"/>
    <w:rsid w:val="00F63A9E"/>
    <w:rsid w:val="00F63C92"/>
    <w:rsid w:val="00F64EFD"/>
    <w:rsid w:val="00F65069"/>
    <w:rsid w:val="00F6509B"/>
    <w:rsid w:val="00F654A8"/>
    <w:rsid w:val="00F655F3"/>
    <w:rsid w:val="00F65FA4"/>
    <w:rsid w:val="00F66110"/>
    <w:rsid w:val="00F66C92"/>
    <w:rsid w:val="00F67209"/>
    <w:rsid w:val="00F67387"/>
    <w:rsid w:val="00F673D8"/>
    <w:rsid w:val="00F67880"/>
    <w:rsid w:val="00F67AE2"/>
    <w:rsid w:val="00F67F6E"/>
    <w:rsid w:val="00F70858"/>
    <w:rsid w:val="00F70872"/>
    <w:rsid w:val="00F70D07"/>
    <w:rsid w:val="00F71259"/>
    <w:rsid w:val="00F715A4"/>
    <w:rsid w:val="00F715F4"/>
    <w:rsid w:val="00F71C6B"/>
    <w:rsid w:val="00F71D8F"/>
    <w:rsid w:val="00F721C0"/>
    <w:rsid w:val="00F7257F"/>
    <w:rsid w:val="00F72E2F"/>
    <w:rsid w:val="00F73793"/>
    <w:rsid w:val="00F73F1F"/>
    <w:rsid w:val="00F73FFD"/>
    <w:rsid w:val="00F74537"/>
    <w:rsid w:val="00F74D54"/>
    <w:rsid w:val="00F74D75"/>
    <w:rsid w:val="00F760FD"/>
    <w:rsid w:val="00F7625B"/>
    <w:rsid w:val="00F7656E"/>
    <w:rsid w:val="00F76590"/>
    <w:rsid w:val="00F76680"/>
    <w:rsid w:val="00F768A5"/>
    <w:rsid w:val="00F76F67"/>
    <w:rsid w:val="00F76FB3"/>
    <w:rsid w:val="00F77A77"/>
    <w:rsid w:val="00F801C7"/>
    <w:rsid w:val="00F80362"/>
    <w:rsid w:val="00F80872"/>
    <w:rsid w:val="00F81719"/>
    <w:rsid w:val="00F82265"/>
    <w:rsid w:val="00F8256D"/>
    <w:rsid w:val="00F825B0"/>
    <w:rsid w:val="00F829DF"/>
    <w:rsid w:val="00F829F7"/>
    <w:rsid w:val="00F8336B"/>
    <w:rsid w:val="00F83BA4"/>
    <w:rsid w:val="00F8472E"/>
    <w:rsid w:val="00F84774"/>
    <w:rsid w:val="00F859F2"/>
    <w:rsid w:val="00F85C3F"/>
    <w:rsid w:val="00F85DD3"/>
    <w:rsid w:val="00F8688F"/>
    <w:rsid w:val="00F868A3"/>
    <w:rsid w:val="00F8693B"/>
    <w:rsid w:val="00F871A2"/>
    <w:rsid w:val="00F87BD7"/>
    <w:rsid w:val="00F87F41"/>
    <w:rsid w:val="00F902A0"/>
    <w:rsid w:val="00F904CF"/>
    <w:rsid w:val="00F911F6"/>
    <w:rsid w:val="00F915D2"/>
    <w:rsid w:val="00F91A81"/>
    <w:rsid w:val="00F92892"/>
    <w:rsid w:val="00F92FD7"/>
    <w:rsid w:val="00F9361B"/>
    <w:rsid w:val="00F93DC1"/>
    <w:rsid w:val="00F93E2A"/>
    <w:rsid w:val="00F94AAB"/>
    <w:rsid w:val="00F94C21"/>
    <w:rsid w:val="00F95564"/>
    <w:rsid w:val="00F95E93"/>
    <w:rsid w:val="00F96467"/>
    <w:rsid w:val="00F96578"/>
    <w:rsid w:val="00F966CD"/>
    <w:rsid w:val="00F96889"/>
    <w:rsid w:val="00F9695B"/>
    <w:rsid w:val="00F96F6A"/>
    <w:rsid w:val="00F971A3"/>
    <w:rsid w:val="00F9785F"/>
    <w:rsid w:val="00F97A2F"/>
    <w:rsid w:val="00F97C4F"/>
    <w:rsid w:val="00F97C7A"/>
    <w:rsid w:val="00FA0585"/>
    <w:rsid w:val="00FA06C7"/>
    <w:rsid w:val="00FA0FB5"/>
    <w:rsid w:val="00FA1190"/>
    <w:rsid w:val="00FA1671"/>
    <w:rsid w:val="00FA1B41"/>
    <w:rsid w:val="00FA1B4F"/>
    <w:rsid w:val="00FA1C65"/>
    <w:rsid w:val="00FA1C81"/>
    <w:rsid w:val="00FA2137"/>
    <w:rsid w:val="00FA220A"/>
    <w:rsid w:val="00FA2E8B"/>
    <w:rsid w:val="00FA3A31"/>
    <w:rsid w:val="00FA422B"/>
    <w:rsid w:val="00FA45FC"/>
    <w:rsid w:val="00FA460C"/>
    <w:rsid w:val="00FA4754"/>
    <w:rsid w:val="00FA48DB"/>
    <w:rsid w:val="00FA5141"/>
    <w:rsid w:val="00FA53FE"/>
    <w:rsid w:val="00FA575A"/>
    <w:rsid w:val="00FA5B6A"/>
    <w:rsid w:val="00FA5F38"/>
    <w:rsid w:val="00FA6161"/>
    <w:rsid w:val="00FA67B2"/>
    <w:rsid w:val="00FA6980"/>
    <w:rsid w:val="00FA6A99"/>
    <w:rsid w:val="00FA70A5"/>
    <w:rsid w:val="00FA78F1"/>
    <w:rsid w:val="00FA7C51"/>
    <w:rsid w:val="00FB077F"/>
    <w:rsid w:val="00FB08AB"/>
    <w:rsid w:val="00FB0E08"/>
    <w:rsid w:val="00FB13E2"/>
    <w:rsid w:val="00FB1E14"/>
    <w:rsid w:val="00FB2029"/>
    <w:rsid w:val="00FB22DD"/>
    <w:rsid w:val="00FB2A28"/>
    <w:rsid w:val="00FB2CF1"/>
    <w:rsid w:val="00FB2EA6"/>
    <w:rsid w:val="00FB331A"/>
    <w:rsid w:val="00FB3442"/>
    <w:rsid w:val="00FB3A81"/>
    <w:rsid w:val="00FB3A95"/>
    <w:rsid w:val="00FB4146"/>
    <w:rsid w:val="00FB43BB"/>
    <w:rsid w:val="00FB4701"/>
    <w:rsid w:val="00FB4BC9"/>
    <w:rsid w:val="00FB5D59"/>
    <w:rsid w:val="00FB7078"/>
    <w:rsid w:val="00FB7168"/>
    <w:rsid w:val="00FB77CD"/>
    <w:rsid w:val="00FB7807"/>
    <w:rsid w:val="00FB79C1"/>
    <w:rsid w:val="00FB7CAB"/>
    <w:rsid w:val="00FC03A0"/>
    <w:rsid w:val="00FC0F79"/>
    <w:rsid w:val="00FC12D4"/>
    <w:rsid w:val="00FC190E"/>
    <w:rsid w:val="00FC286C"/>
    <w:rsid w:val="00FC334C"/>
    <w:rsid w:val="00FC38E2"/>
    <w:rsid w:val="00FC3DAD"/>
    <w:rsid w:val="00FC420C"/>
    <w:rsid w:val="00FC5E18"/>
    <w:rsid w:val="00FC5FD6"/>
    <w:rsid w:val="00FC6D95"/>
    <w:rsid w:val="00FC71D6"/>
    <w:rsid w:val="00FC7A89"/>
    <w:rsid w:val="00FD1E61"/>
    <w:rsid w:val="00FD2603"/>
    <w:rsid w:val="00FD3618"/>
    <w:rsid w:val="00FD3809"/>
    <w:rsid w:val="00FD3AD0"/>
    <w:rsid w:val="00FD3D73"/>
    <w:rsid w:val="00FD3F94"/>
    <w:rsid w:val="00FD4267"/>
    <w:rsid w:val="00FD4E52"/>
    <w:rsid w:val="00FD5028"/>
    <w:rsid w:val="00FD5078"/>
    <w:rsid w:val="00FD54A4"/>
    <w:rsid w:val="00FD6CAA"/>
    <w:rsid w:val="00FD7495"/>
    <w:rsid w:val="00FD79D0"/>
    <w:rsid w:val="00FE0EF4"/>
    <w:rsid w:val="00FE18E9"/>
    <w:rsid w:val="00FE1BA6"/>
    <w:rsid w:val="00FE1C48"/>
    <w:rsid w:val="00FE1DBC"/>
    <w:rsid w:val="00FE26D9"/>
    <w:rsid w:val="00FE27F9"/>
    <w:rsid w:val="00FE2A32"/>
    <w:rsid w:val="00FE2C83"/>
    <w:rsid w:val="00FE2F0B"/>
    <w:rsid w:val="00FE33EA"/>
    <w:rsid w:val="00FE37C0"/>
    <w:rsid w:val="00FE4882"/>
    <w:rsid w:val="00FE4A9B"/>
    <w:rsid w:val="00FE620F"/>
    <w:rsid w:val="00FE65AB"/>
    <w:rsid w:val="00FE6928"/>
    <w:rsid w:val="00FE6C53"/>
    <w:rsid w:val="00FE6D09"/>
    <w:rsid w:val="00FE6D42"/>
    <w:rsid w:val="00FE7206"/>
    <w:rsid w:val="00FE7311"/>
    <w:rsid w:val="00FE73FC"/>
    <w:rsid w:val="00FE7B02"/>
    <w:rsid w:val="00FF0E3E"/>
    <w:rsid w:val="00FF1465"/>
    <w:rsid w:val="00FF1900"/>
    <w:rsid w:val="00FF34C4"/>
    <w:rsid w:val="00FF35CD"/>
    <w:rsid w:val="00FF36E0"/>
    <w:rsid w:val="00FF40D0"/>
    <w:rsid w:val="00FF4464"/>
    <w:rsid w:val="00FF55DB"/>
    <w:rsid w:val="00FF6306"/>
    <w:rsid w:val="00FF689B"/>
    <w:rsid w:val="00FF6EC9"/>
    <w:rsid w:val="00FF728E"/>
    <w:rsid w:val="00FF74B0"/>
    <w:rsid w:val="00FF74E4"/>
    <w:rsid w:val="00FF7600"/>
    <w:rsid w:val="00FF7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76C86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03033"/>
    <w:pPr>
      <w:widowControl w:val="0"/>
      <w:autoSpaceDE w:val="0"/>
      <w:autoSpaceDN w:val="0"/>
      <w:adjustRightInd w:val="0"/>
      <w:spacing w:line="480" w:lineRule="auto"/>
      <w:ind w:firstLine="720"/>
      <w:jc w:val="both"/>
    </w:pPr>
    <w:rPr>
      <w:rFonts w:ascii="Times New Roman" w:hAnsi="Times New Roman" w:cs="Times New Roman"/>
      <w:sz w:val="22"/>
      <w:lang w:eastAsia="zh-CN"/>
    </w:rPr>
  </w:style>
  <w:style w:type="paragraph" w:styleId="Heading1">
    <w:name w:val="heading 1"/>
    <w:basedOn w:val="Normal"/>
    <w:next w:val="Normal"/>
    <w:link w:val="Heading1Char"/>
    <w:uiPriority w:val="9"/>
    <w:qFormat/>
    <w:rsid w:val="008A6352"/>
    <w:pPr>
      <w:spacing w:before="360" w:after="60"/>
      <w:jc w:val="center"/>
      <w:outlineLvl w:val="0"/>
    </w:pPr>
    <w:rPr>
      <w:b/>
      <w:sz w:val="24"/>
      <w:szCs w:val="26"/>
    </w:rPr>
  </w:style>
  <w:style w:type="paragraph" w:styleId="Heading2">
    <w:name w:val="heading 2"/>
    <w:basedOn w:val="Normal"/>
    <w:next w:val="Normal"/>
    <w:link w:val="Heading2Char"/>
    <w:uiPriority w:val="9"/>
    <w:unhideWhenUsed/>
    <w:qFormat/>
    <w:rsid w:val="003A6A69"/>
    <w:pPr>
      <w:spacing w:before="360"/>
      <w:outlineLvl w:val="1"/>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93B"/>
    <w:pPr>
      <w:tabs>
        <w:tab w:val="center" w:pos="4320"/>
        <w:tab w:val="right" w:pos="8640"/>
      </w:tabs>
    </w:pPr>
  </w:style>
  <w:style w:type="character" w:customStyle="1" w:styleId="HeaderChar">
    <w:name w:val="Header Char"/>
    <w:basedOn w:val="DefaultParagraphFont"/>
    <w:link w:val="Header"/>
    <w:uiPriority w:val="99"/>
    <w:rsid w:val="0024093B"/>
  </w:style>
  <w:style w:type="paragraph" w:styleId="Footer">
    <w:name w:val="footer"/>
    <w:basedOn w:val="Normal"/>
    <w:link w:val="FooterChar"/>
    <w:uiPriority w:val="99"/>
    <w:unhideWhenUsed/>
    <w:rsid w:val="0024093B"/>
    <w:pPr>
      <w:tabs>
        <w:tab w:val="center" w:pos="4320"/>
        <w:tab w:val="right" w:pos="8640"/>
      </w:tabs>
    </w:pPr>
  </w:style>
  <w:style w:type="character" w:customStyle="1" w:styleId="FooterChar">
    <w:name w:val="Footer Char"/>
    <w:basedOn w:val="DefaultParagraphFont"/>
    <w:link w:val="Footer"/>
    <w:uiPriority w:val="99"/>
    <w:rsid w:val="0024093B"/>
  </w:style>
  <w:style w:type="paragraph" w:styleId="BalloonText">
    <w:name w:val="Balloon Text"/>
    <w:basedOn w:val="Normal"/>
    <w:link w:val="BalloonTextChar"/>
    <w:uiPriority w:val="99"/>
    <w:semiHidden/>
    <w:unhideWhenUsed/>
    <w:rsid w:val="004A66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63B"/>
    <w:rPr>
      <w:rFonts w:ascii="Lucida Grande" w:hAnsi="Lucida Grande" w:cs="Lucida Grande"/>
      <w:sz w:val="18"/>
      <w:szCs w:val="18"/>
    </w:rPr>
  </w:style>
  <w:style w:type="paragraph" w:styleId="FootnoteText">
    <w:name w:val="footnote text"/>
    <w:basedOn w:val="Normal"/>
    <w:link w:val="FootnoteTextChar"/>
    <w:uiPriority w:val="99"/>
    <w:unhideWhenUsed/>
    <w:rsid w:val="00D927DF"/>
    <w:pPr>
      <w:spacing w:line="240" w:lineRule="auto"/>
    </w:pPr>
    <w:rPr>
      <w:sz w:val="20"/>
    </w:rPr>
  </w:style>
  <w:style w:type="character" w:customStyle="1" w:styleId="FootnoteTextChar">
    <w:name w:val="Footnote Text Char"/>
    <w:basedOn w:val="DefaultParagraphFont"/>
    <w:link w:val="FootnoteText"/>
    <w:uiPriority w:val="99"/>
    <w:rsid w:val="00D927DF"/>
    <w:rPr>
      <w:rFonts w:ascii="Times New Roman" w:hAnsi="Times New Roman" w:cs="Times New Roman"/>
      <w:sz w:val="20"/>
      <w:lang w:eastAsia="zh-CN"/>
    </w:rPr>
  </w:style>
  <w:style w:type="character" w:styleId="FootnoteReference">
    <w:name w:val="footnote reference"/>
    <w:basedOn w:val="DefaultParagraphFont"/>
    <w:uiPriority w:val="99"/>
    <w:unhideWhenUsed/>
    <w:rsid w:val="005C6CDC"/>
    <w:rPr>
      <w:vertAlign w:val="superscript"/>
    </w:rPr>
  </w:style>
  <w:style w:type="paragraph" w:styleId="DocumentMap">
    <w:name w:val="Document Map"/>
    <w:basedOn w:val="Normal"/>
    <w:link w:val="DocumentMapChar"/>
    <w:uiPriority w:val="99"/>
    <w:semiHidden/>
    <w:unhideWhenUsed/>
    <w:rsid w:val="00C66C6A"/>
  </w:style>
  <w:style w:type="character" w:customStyle="1" w:styleId="DocumentMapChar">
    <w:name w:val="Document Map Char"/>
    <w:basedOn w:val="DefaultParagraphFont"/>
    <w:link w:val="DocumentMap"/>
    <w:uiPriority w:val="99"/>
    <w:semiHidden/>
    <w:rsid w:val="00C66C6A"/>
    <w:rPr>
      <w:rFonts w:ascii="Times New Roman" w:hAnsi="Times New Roman" w:cs="Times New Roman"/>
    </w:rPr>
  </w:style>
  <w:style w:type="character" w:styleId="CommentReference">
    <w:name w:val="annotation reference"/>
    <w:basedOn w:val="DefaultParagraphFont"/>
    <w:uiPriority w:val="99"/>
    <w:semiHidden/>
    <w:unhideWhenUsed/>
    <w:rsid w:val="004F6687"/>
    <w:rPr>
      <w:sz w:val="18"/>
      <w:szCs w:val="18"/>
    </w:rPr>
  </w:style>
  <w:style w:type="paragraph" w:styleId="CommentText">
    <w:name w:val="annotation text"/>
    <w:basedOn w:val="Normal"/>
    <w:link w:val="CommentTextChar"/>
    <w:uiPriority w:val="99"/>
    <w:unhideWhenUsed/>
    <w:rsid w:val="004F6687"/>
  </w:style>
  <w:style w:type="character" w:customStyle="1" w:styleId="CommentTextChar">
    <w:name w:val="Comment Text Char"/>
    <w:basedOn w:val="DefaultParagraphFont"/>
    <w:link w:val="CommentText"/>
    <w:uiPriority w:val="99"/>
    <w:rsid w:val="004F6687"/>
  </w:style>
  <w:style w:type="paragraph" w:styleId="CommentSubject">
    <w:name w:val="annotation subject"/>
    <w:basedOn w:val="CommentText"/>
    <w:next w:val="CommentText"/>
    <w:link w:val="CommentSubjectChar"/>
    <w:uiPriority w:val="99"/>
    <w:semiHidden/>
    <w:unhideWhenUsed/>
    <w:rsid w:val="004F6687"/>
    <w:rPr>
      <w:b/>
      <w:bCs/>
      <w:sz w:val="20"/>
      <w:szCs w:val="20"/>
    </w:rPr>
  </w:style>
  <w:style w:type="character" w:customStyle="1" w:styleId="CommentSubjectChar">
    <w:name w:val="Comment Subject Char"/>
    <w:basedOn w:val="CommentTextChar"/>
    <w:link w:val="CommentSubject"/>
    <w:uiPriority w:val="99"/>
    <w:semiHidden/>
    <w:rsid w:val="004F6687"/>
    <w:rPr>
      <w:b/>
      <w:bCs/>
      <w:sz w:val="20"/>
      <w:szCs w:val="20"/>
    </w:rPr>
  </w:style>
  <w:style w:type="paragraph" w:styleId="Revision">
    <w:name w:val="Revision"/>
    <w:hidden/>
    <w:uiPriority w:val="99"/>
    <w:semiHidden/>
    <w:rsid w:val="00FA575A"/>
  </w:style>
  <w:style w:type="character" w:styleId="Strong">
    <w:name w:val="Strong"/>
    <w:basedOn w:val="DefaultParagraphFont"/>
    <w:uiPriority w:val="22"/>
    <w:qFormat/>
    <w:rsid w:val="00881815"/>
    <w:rPr>
      <w:b/>
      <w:bCs/>
    </w:rPr>
  </w:style>
  <w:style w:type="paragraph" w:styleId="ListParagraph">
    <w:name w:val="List Paragraph"/>
    <w:basedOn w:val="Normal"/>
    <w:uiPriority w:val="34"/>
    <w:qFormat/>
    <w:rsid w:val="00853FA3"/>
    <w:pPr>
      <w:ind w:left="720"/>
      <w:contextualSpacing/>
    </w:pPr>
  </w:style>
  <w:style w:type="paragraph" w:styleId="Caption">
    <w:name w:val="caption"/>
    <w:basedOn w:val="Normal"/>
    <w:next w:val="Normal"/>
    <w:uiPriority w:val="35"/>
    <w:unhideWhenUsed/>
    <w:qFormat/>
    <w:rsid w:val="00C310F4"/>
    <w:pPr>
      <w:spacing w:after="360" w:line="240" w:lineRule="auto"/>
      <w:ind w:left="907" w:hanging="907"/>
    </w:pPr>
    <w:rPr>
      <w:i/>
      <w:iCs/>
      <w:color w:val="000000" w:themeColor="text1"/>
      <w:szCs w:val="18"/>
    </w:rPr>
  </w:style>
  <w:style w:type="character" w:styleId="EndnoteReference">
    <w:name w:val="endnote reference"/>
    <w:basedOn w:val="DefaultParagraphFont"/>
    <w:uiPriority w:val="99"/>
    <w:semiHidden/>
    <w:unhideWhenUsed/>
    <w:rsid w:val="00315BDE"/>
    <w:rPr>
      <w:vertAlign w:val="superscript"/>
    </w:rPr>
  </w:style>
  <w:style w:type="character" w:styleId="PlaceholderText">
    <w:name w:val="Placeholder Text"/>
    <w:basedOn w:val="DefaultParagraphFont"/>
    <w:uiPriority w:val="99"/>
    <w:semiHidden/>
    <w:rsid w:val="00315BDE"/>
    <w:rPr>
      <w:color w:val="808080"/>
    </w:rPr>
  </w:style>
  <w:style w:type="character" w:styleId="PageNumber">
    <w:name w:val="page number"/>
    <w:basedOn w:val="DefaultParagraphFont"/>
    <w:uiPriority w:val="99"/>
    <w:semiHidden/>
    <w:unhideWhenUsed/>
    <w:rsid w:val="006A5093"/>
  </w:style>
  <w:style w:type="paragraph" w:styleId="NoSpacing">
    <w:name w:val="No Spacing"/>
    <w:uiPriority w:val="1"/>
    <w:qFormat/>
    <w:rsid w:val="009C3E9E"/>
    <w:rPr>
      <w:rFonts w:ascii="Times New Roman" w:hAnsi="Times New Roman" w:cs="Times New Roman"/>
      <w:sz w:val="22"/>
      <w:lang w:eastAsia="zh-CN"/>
    </w:rPr>
  </w:style>
  <w:style w:type="character" w:customStyle="1" w:styleId="Heading2Char">
    <w:name w:val="Heading 2 Char"/>
    <w:basedOn w:val="DefaultParagraphFont"/>
    <w:link w:val="Heading2"/>
    <w:uiPriority w:val="9"/>
    <w:rsid w:val="003A6A69"/>
    <w:rPr>
      <w:rFonts w:ascii="Times New Roman" w:hAnsi="Times New Roman" w:cs="Times New Roman"/>
      <w:b/>
      <w:bCs/>
      <w:sz w:val="22"/>
      <w:lang w:eastAsia="zh-CN"/>
    </w:rPr>
  </w:style>
  <w:style w:type="character" w:customStyle="1" w:styleId="Heading1Char">
    <w:name w:val="Heading 1 Char"/>
    <w:basedOn w:val="DefaultParagraphFont"/>
    <w:link w:val="Heading1"/>
    <w:uiPriority w:val="9"/>
    <w:rsid w:val="008A6352"/>
    <w:rPr>
      <w:rFonts w:ascii="Times New Roman" w:hAnsi="Times New Roman" w:cs="Times New Roman"/>
      <w:b/>
      <w:szCs w:val="26"/>
      <w:lang w:eastAsia="zh-CN"/>
    </w:rPr>
  </w:style>
  <w:style w:type="character" w:styleId="Hyperlink">
    <w:name w:val="Hyperlink"/>
    <w:basedOn w:val="DefaultParagraphFont"/>
    <w:uiPriority w:val="99"/>
    <w:unhideWhenUsed/>
    <w:rsid w:val="002407C6"/>
    <w:rPr>
      <w:color w:val="0000FF"/>
      <w:u w:val="single"/>
    </w:rPr>
  </w:style>
  <w:style w:type="character" w:styleId="UnresolvedMention">
    <w:name w:val="Unresolved Mention"/>
    <w:basedOn w:val="DefaultParagraphFont"/>
    <w:uiPriority w:val="99"/>
    <w:rsid w:val="00A20EE4"/>
    <w:rPr>
      <w:color w:val="605E5C"/>
      <w:shd w:val="clear" w:color="auto" w:fill="E1DFDD"/>
    </w:rPr>
  </w:style>
  <w:style w:type="paragraph" w:styleId="NormalWeb">
    <w:name w:val="Normal (Web)"/>
    <w:basedOn w:val="Normal"/>
    <w:uiPriority w:val="99"/>
    <w:unhideWhenUsed/>
    <w:rsid w:val="00620763"/>
    <w:pPr>
      <w:widowControl/>
      <w:autoSpaceDE/>
      <w:autoSpaceDN/>
      <w:adjustRightInd/>
      <w:spacing w:before="100" w:beforeAutospacing="1" w:after="100" w:afterAutospacing="1" w:line="240" w:lineRule="auto"/>
    </w:pPr>
    <w:rPr>
      <w:rFonts w:eastAsia="Times New Roman"/>
      <w:sz w:val="24"/>
    </w:rPr>
  </w:style>
  <w:style w:type="paragraph" w:styleId="Title">
    <w:name w:val="Title"/>
    <w:basedOn w:val="Normal"/>
    <w:next w:val="Normal"/>
    <w:link w:val="TitleChar"/>
    <w:uiPriority w:val="10"/>
    <w:qFormat/>
    <w:rsid w:val="00F23E98"/>
    <w:pPr>
      <w:widowControl/>
      <w:autoSpaceDE/>
      <w:autoSpaceDN/>
      <w:adjustRightInd/>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sid w:val="00F23E98"/>
    <w:rPr>
      <w:rFonts w:asciiTheme="majorHAnsi" w:eastAsiaTheme="majorEastAsia" w:hAnsiTheme="majorHAnsi" w:cstheme="majorBidi"/>
      <w:kern w:val="24"/>
      <w:sz w:val="22"/>
      <w:lang w:eastAsia="ja-JP"/>
    </w:rPr>
  </w:style>
  <w:style w:type="table" w:customStyle="1" w:styleId="TableGrid">
    <w:name w:val="TableGrid"/>
    <w:rsid w:val="00E02A6C"/>
    <w:rPr>
      <w:sz w:val="22"/>
      <w:szCs w:val="22"/>
    </w:rPr>
    <w:tblPr>
      <w:tblCellMar>
        <w:top w:w="0" w:type="dxa"/>
        <w:left w:w="0" w:type="dxa"/>
        <w:bottom w:w="0" w:type="dxa"/>
        <w:right w:w="0" w:type="dxa"/>
      </w:tblCellMar>
    </w:tblPr>
  </w:style>
  <w:style w:type="table" w:styleId="TableGrid0">
    <w:name w:val="Table Grid"/>
    <w:basedOn w:val="TableNormal"/>
    <w:uiPriority w:val="59"/>
    <w:rsid w:val="003F5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8292">
      <w:bodyDiv w:val="1"/>
      <w:marLeft w:val="0"/>
      <w:marRight w:val="0"/>
      <w:marTop w:val="0"/>
      <w:marBottom w:val="0"/>
      <w:divBdr>
        <w:top w:val="none" w:sz="0" w:space="0" w:color="auto"/>
        <w:left w:val="none" w:sz="0" w:space="0" w:color="auto"/>
        <w:bottom w:val="none" w:sz="0" w:space="0" w:color="auto"/>
        <w:right w:val="none" w:sz="0" w:space="0" w:color="auto"/>
      </w:divBdr>
    </w:div>
    <w:div w:id="51512725">
      <w:bodyDiv w:val="1"/>
      <w:marLeft w:val="0"/>
      <w:marRight w:val="0"/>
      <w:marTop w:val="0"/>
      <w:marBottom w:val="0"/>
      <w:divBdr>
        <w:top w:val="none" w:sz="0" w:space="0" w:color="auto"/>
        <w:left w:val="none" w:sz="0" w:space="0" w:color="auto"/>
        <w:bottom w:val="none" w:sz="0" w:space="0" w:color="auto"/>
        <w:right w:val="none" w:sz="0" w:space="0" w:color="auto"/>
      </w:divBdr>
    </w:div>
    <w:div w:id="68550840">
      <w:bodyDiv w:val="1"/>
      <w:marLeft w:val="0"/>
      <w:marRight w:val="0"/>
      <w:marTop w:val="0"/>
      <w:marBottom w:val="0"/>
      <w:divBdr>
        <w:top w:val="none" w:sz="0" w:space="0" w:color="auto"/>
        <w:left w:val="none" w:sz="0" w:space="0" w:color="auto"/>
        <w:bottom w:val="none" w:sz="0" w:space="0" w:color="auto"/>
        <w:right w:val="none" w:sz="0" w:space="0" w:color="auto"/>
      </w:divBdr>
    </w:div>
    <w:div w:id="77993516">
      <w:bodyDiv w:val="1"/>
      <w:marLeft w:val="0"/>
      <w:marRight w:val="0"/>
      <w:marTop w:val="0"/>
      <w:marBottom w:val="0"/>
      <w:divBdr>
        <w:top w:val="none" w:sz="0" w:space="0" w:color="auto"/>
        <w:left w:val="none" w:sz="0" w:space="0" w:color="auto"/>
        <w:bottom w:val="none" w:sz="0" w:space="0" w:color="auto"/>
        <w:right w:val="none" w:sz="0" w:space="0" w:color="auto"/>
      </w:divBdr>
    </w:div>
    <w:div w:id="165634805">
      <w:bodyDiv w:val="1"/>
      <w:marLeft w:val="0"/>
      <w:marRight w:val="0"/>
      <w:marTop w:val="0"/>
      <w:marBottom w:val="0"/>
      <w:divBdr>
        <w:top w:val="none" w:sz="0" w:space="0" w:color="auto"/>
        <w:left w:val="none" w:sz="0" w:space="0" w:color="auto"/>
        <w:bottom w:val="none" w:sz="0" w:space="0" w:color="auto"/>
        <w:right w:val="none" w:sz="0" w:space="0" w:color="auto"/>
      </w:divBdr>
    </w:div>
    <w:div w:id="171453061">
      <w:bodyDiv w:val="1"/>
      <w:marLeft w:val="0"/>
      <w:marRight w:val="0"/>
      <w:marTop w:val="0"/>
      <w:marBottom w:val="0"/>
      <w:divBdr>
        <w:top w:val="none" w:sz="0" w:space="0" w:color="auto"/>
        <w:left w:val="none" w:sz="0" w:space="0" w:color="auto"/>
        <w:bottom w:val="none" w:sz="0" w:space="0" w:color="auto"/>
        <w:right w:val="none" w:sz="0" w:space="0" w:color="auto"/>
      </w:divBdr>
    </w:div>
    <w:div w:id="190648296">
      <w:bodyDiv w:val="1"/>
      <w:marLeft w:val="0"/>
      <w:marRight w:val="0"/>
      <w:marTop w:val="0"/>
      <w:marBottom w:val="0"/>
      <w:divBdr>
        <w:top w:val="none" w:sz="0" w:space="0" w:color="auto"/>
        <w:left w:val="none" w:sz="0" w:space="0" w:color="auto"/>
        <w:bottom w:val="none" w:sz="0" w:space="0" w:color="auto"/>
        <w:right w:val="none" w:sz="0" w:space="0" w:color="auto"/>
      </w:divBdr>
    </w:div>
    <w:div w:id="234246219">
      <w:bodyDiv w:val="1"/>
      <w:marLeft w:val="0"/>
      <w:marRight w:val="0"/>
      <w:marTop w:val="0"/>
      <w:marBottom w:val="0"/>
      <w:divBdr>
        <w:top w:val="none" w:sz="0" w:space="0" w:color="auto"/>
        <w:left w:val="none" w:sz="0" w:space="0" w:color="auto"/>
        <w:bottom w:val="none" w:sz="0" w:space="0" w:color="auto"/>
        <w:right w:val="none" w:sz="0" w:space="0" w:color="auto"/>
      </w:divBdr>
    </w:div>
    <w:div w:id="248999394">
      <w:bodyDiv w:val="1"/>
      <w:marLeft w:val="0"/>
      <w:marRight w:val="0"/>
      <w:marTop w:val="0"/>
      <w:marBottom w:val="0"/>
      <w:divBdr>
        <w:top w:val="none" w:sz="0" w:space="0" w:color="auto"/>
        <w:left w:val="none" w:sz="0" w:space="0" w:color="auto"/>
        <w:bottom w:val="none" w:sz="0" w:space="0" w:color="auto"/>
        <w:right w:val="none" w:sz="0" w:space="0" w:color="auto"/>
      </w:divBdr>
    </w:div>
    <w:div w:id="325597835">
      <w:bodyDiv w:val="1"/>
      <w:marLeft w:val="0"/>
      <w:marRight w:val="0"/>
      <w:marTop w:val="0"/>
      <w:marBottom w:val="0"/>
      <w:divBdr>
        <w:top w:val="none" w:sz="0" w:space="0" w:color="auto"/>
        <w:left w:val="none" w:sz="0" w:space="0" w:color="auto"/>
        <w:bottom w:val="none" w:sz="0" w:space="0" w:color="auto"/>
        <w:right w:val="none" w:sz="0" w:space="0" w:color="auto"/>
      </w:divBdr>
    </w:div>
    <w:div w:id="344792012">
      <w:bodyDiv w:val="1"/>
      <w:marLeft w:val="0"/>
      <w:marRight w:val="0"/>
      <w:marTop w:val="0"/>
      <w:marBottom w:val="0"/>
      <w:divBdr>
        <w:top w:val="none" w:sz="0" w:space="0" w:color="auto"/>
        <w:left w:val="none" w:sz="0" w:space="0" w:color="auto"/>
        <w:bottom w:val="none" w:sz="0" w:space="0" w:color="auto"/>
        <w:right w:val="none" w:sz="0" w:space="0" w:color="auto"/>
      </w:divBdr>
    </w:div>
    <w:div w:id="361246662">
      <w:bodyDiv w:val="1"/>
      <w:marLeft w:val="0"/>
      <w:marRight w:val="0"/>
      <w:marTop w:val="0"/>
      <w:marBottom w:val="0"/>
      <w:divBdr>
        <w:top w:val="none" w:sz="0" w:space="0" w:color="auto"/>
        <w:left w:val="none" w:sz="0" w:space="0" w:color="auto"/>
        <w:bottom w:val="none" w:sz="0" w:space="0" w:color="auto"/>
        <w:right w:val="none" w:sz="0" w:space="0" w:color="auto"/>
      </w:divBdr>
    </w:div>
    <w:div w:id="422458808">
      <w:bodyDiv w:val="1"/>
      <w:marLeft w:val="0"/>
      <w:marRight w:val="0"/>
      <w:marTop w:val="0"/>
      <w:marBottom w:val="0"/>
      <w:divBdr>
        <w:top w:val="none" w:sz="0" w:space="0" w:color="auto"/>
        <w:left w:val="none" w:sz="0" w:space="0" w:color="auto"/>
        <w:bottom w:val="none" w:sz="0" w:space="0" w:color="auto"/>
        <w:right w:val="none" w:sz="0" w:space="0" w:color="auto"/>
      </w:divBdr>
    </w:div>
    <w:div w:id="428165034">
      <w:bodyDiv w:val="1"/>
      <w:marLeft w:val="0"/>
      <w:marRight w:val="0"/>
      <w:marTop w:val="0"/>
      <w:marBottom w:val="0"/>
      <w:divBdr>
        <w:top w:val="none" w:sz="0" w:space="0" w:color="auto"/>
        <w:left w:val="none" w:sz="0" w:space="0" w:color="auto"/>
        <w:bottom w:val="none" w:sz="0" w:space="0" w:color="auto"/>
        <w:right w:val="none" w:sz="0" w:space="0" w:color="auto"/>
      </w:divBdr>
    </w:div>
    <w:div w:id="492070151">
      <w:bodyDiv w:val="1"/>
      <w:marLeft w:val="0"/>
      <w:marRight w:val="0"/>
      <w:marTop w:val="0"/>
      <w:marBottom w:val="0"/>
      <w:divBdr>
        <w:top w:val="none" w:sz="0" w:space="0" w:color="auto"/>
        <w:left w:val="none" w:sz="0" w:space="0" w:color="auto"/>
        <w:bottom w:val="none" w:sz="0" w:space="0" w:color="auto"/>
        <w:right w:val="none" w:sz="0" w:space="0" w:color="auto"/>
      </w:divBdr>
    </w:div>
    <w:div w:id="497501681">
      <w:bodyDiv w:val="1"/>
      <w:marLeft w:val="0"/>
      <w:marRight w:val="0"/>
      <w:marTop w:val="0"/>
      <w:marBottom w:val="0"/>
      <w:divBdr>
        <w:top w:val="none" w:sz="0" w:space="0" w:color="auto"/>
        <w:left w:val="none" w:sz="0" w:space="0" w:color="auto"/>
        <w:bottom w:val="none" w:sz="0" w:space="0" w:color="auto"/>
        <w:right w:val="none" w:sz="0" w:space="0" w:color="auto"/>
      </w:divBdr>
    </w:div>
    <w:div w:id="512956448">
      <w:bodyDiv w:val="1"/>
      <w:marLeft w:val="0"/>
      <w:marRight w:val="0"/>
      <w:marTop w:val="0"/>
      <w:marBottom w:val="0"/>
      <w:divBdr>
        <w:top w:val="none" w:sz="0" w:space="0" w:color="auto"/>
        <w:left w:val="none" w:sz="0" w:space="0" w:color="auto"/>
        <w:bottom w:val="none" w:sz="0" w:space="0" w:color="auto"/>
        <w:right w:val="none" w:sz="0" w:space="0" w:color="auto"/>
      </w:divBdr>
    </w:div>
    <w:div w:id="538127125">
      <w:bodyDiv w:val="1"/>
      <w:marLeft w:val="0"/>
      <w:marRight w:val="0"/>
      <w:marTop w:val="0"/>
      <w:marBottom w:val="0"/>
      <w:divBdr>
        <w:top w:val="none" w:sz="0" w:space="0" w:color="auto"/>
        <w:left w:val="none" w:sz="0" w:space="0" w:color="auto"/>
        <w:bottom w:val="none" w:sz="0" w:space="0" w:color="auto"/>
        <w:right w:val="none" w:sz="0" w:space="0" w:color="auto"/>
      </w:divBdr>
    </w:div>
    <w:div w:id="551157980">
      <w:bodyDiv w:val="1"/>
      <w:marLeft w:val="0"/>
      <w:marRight w:val="0"/>
      <w:marTop w:val="0"/>
      <w:marBottom w:val="0"/>
      <w:divBdr>
        <w:top w:val="none" w:sz="0" w:space="0" w:color="auto"/>
        <w:left w:val="none" w:sz="0" w:space="0" w:color="auto"/>
        <w:bottom w:val="none" w:sz="0" w:space="0" w:color="auto"/>
        <w:right w:val="none" w:sz="0" w:space="0" w:color="auto"/>
      </w:divBdr>
    </w:div>
    <w:div w:id="563101142">
      <w:bodyDiv w:val="1"/>
      <w:marLeft w:val="0"/>
      <w:marRight w:val="0"/>
      <w:marTop w:val="0"/>
      <w:marBottom w:val="0"/>
      <w:divBdr>
        <w:top w:val="none" w:sz="0" w:space="0" w:color="auto"/>
        <w:left w:val="none" w:sz="0" w:space="0" w:color="auto"/>
        <w:bottom w:val="none" w:sz="0" w:space="0" w:color="auto"/>
        <w:right w:val="none" w:sz="0" w:space="0" w:color="auto"/>
      </w:divBdr>
    </w:div>
    <w:div w:id="581451677">
      <w:bodyDiv w:val="1"/>
      <w:marLeft w:val="0"/>
      <w:marRight w:val="0"/>
      <w:marTop w:val="0"/>
      <w:marBottom w:val="0"/>
      <w:divBdr>
        <w:top w:val="none" w:sz="0" w:space="0" w:color="auto"/>
        <w:left w:val="none" w:sz="0" w:space="0" w:color="auto"/>
        <w:bottom w:val="none" w:sz="0" w:space="0" w:color="auto"/>
        <w:right w:val="none" w:sz="0" w:space="0" w:color="auto"/>
      </w:divBdr>
    </w:div>
    <w:div w:id="595527593">
      <w:bodyDiv w:val="1"/>
      <w:marLeft w:val="0"/>
      <w:marRight w:val="0"/>
      <w:marTop w:val="0"/>
      <w:marBottom w:val="0"/>
      <w:divBdr>
        <w:top w:val="none" w:sz="0" w:space="0" w:color="auto"/>
        <w:left w:val="none" w:sz="0" w:space="0" w:color="auto"/>
        <w:bottom w:val="none" w:sz="0" w:space="0" w:color="auto"/>
        <w:right w:val="none" w:sz="0" w:space="0" w:color="auto"/>
      </w:divBdr>
    </w:div>
    <w:div w:id="595598902">
      <w:bodyDiv w:val="1"/>
      <w:marLeft w:val="0"/>
      <w:marRight w:val="0"/>
      <w:marTop w:val="0"/>
      <w:marBottom w:val="0"/>
      <w:divBdr>
        <w:top w:val="none" w:sz="0" w:space="0" w:color="auto"/>
        <w:left w:val="none" w:sz="0" w:space="0" w:color="auto"/>
        <w:bottom w:val="none" w:sz="0" w:space="0" w:color="auto"/>
        <w:right w:val="none" w:sz="0" w:space="0" w:color="auto"/>
      </w:divBdr>
    </w:div>
    <w:div w:id="672225585">
      <w:bodyDiv w:val="1"/>
      <w:marLeft w:val="0"/>
      <w:marRight w:val="0"/>
      <w:marTop w:val="0"/>
      <w:marBottom w:val="0"/>
      <w:divBdr>
        <w:top w:val="none" w:sz="0" w:space="0" w:color="auto"/>
        <w:left w:val="none" w:sz="0" w:space="0" w:color="auto"/>
        <w:bottom w:val="none" w:sz="0" w:space="0" w:color="auto"/>
        <w:right w:val="none" w:sz="0" w:space="0" w:color="auto"/>
      </w:divBdr>
    </w:div>
    <w:div w:id="695237382">
      <w:bodyDiv w:val="1"/>
      <w:marLeft w:val="0"/>
      <w:marRight w:val="0"/>
      <w:marTop w:val="0"/>
      <w:marBottom w:val="0"/>
      <w:divBdr>
        <w:top w:val="none" w:sz="0" w:space="0" w:color="auto"/>
        <w:left w:val="none" w:sz="0" w:space="0" w:color="auto"/>
        <w:bottom w:val="none" w:sz="0" w:space="0" w:color="auto"/>
        <w:right w:val="none" w:sz="0" w:space="0" w:color="auto"/>
      </w:divBdr>
    </w:div>
    <w:div w:id="714813337">
      <w:bodyDiv w:val="1"/>
      <w:marLeft w:val="0"/>
      <w:marRight w:val="0"/>
      <w:marTop w:val="0"/>
      <w:marBottom w:val="0"/>
      <w:divBdr>
        <w:top w:val="none" w:sz="0" w:space="0" w:color="auto"/>
        <w:left w:val="none" w:sz="0" w:space="0" w:color="auto"/>
        <w:bottom w:val="none" w:sz="0" w:space="0" w:color="auto"/>
        <w:right w:val="none" w:sz="0" w:space="0" w:color="auto"/>
      </w:divBdr>
    </w:div>
    <w:div w:id="721751282">
      <w:bodyDiv w:val="1"/>
      <w:marLeft w:val="0"/>
      <w:marRight w:val="0"/>
      <w:marTop w:val="0"/>
      <w:marBottom w:val="0"/>
      <w:divBdr>
        <w:top w:val="none" w:sz="0" w:space="0" w:color="auto"/>
        <w:left w:val="none" w:sz="0" w:space="0" w:color="auto"/>
        <w:bottom w:val="none" w:sz="0" w:space="0" w:color="auto"/>
        <w:right w:val="none" w:sz="0" w:space="0" w:color="auto"/>
      </w:divBdr>
    </w:div>
    <w:div w:id="758211925">
      <w:bodyDiv w:val="1"/>
      <w:marLeft w:val="0"/>
      <w:marRight w:val="0"/>
      <w:marTop w:val="0"/>
      <w:marBottom w:val="0"/>
      <w:divBdr>
        <w:top w:val="none" w:sz="0" w:space="0" w:color="auto"/>
        <w:left w:val="none" w:sz="0" w:space="0" w:color="auto"/>
        <w:bottom w:val="none" w:sz="0" w:space="0" w:color="auto"/>
        <w:right w:val="none" w:sz="0" w:space="0" w:color="auto"/>
      </w:divBdr>
    </w:div>
    <w:div w:id="760955059">
      <w:bodyDiv w:val="1"/>
      <w:marLeft w:val="0"/>
      <w:marRight w:val="0"/>
      <w:marTop w:val="0"/>
      <w:marBottom w:val="0"/>
      <w:divBdr>
        <w:top w:val="none" w:sz="0" w:space="0" w:color="auto"/>
        <w:left w:val="none" w:sz="0" w:space="0" w:color="auto"/>
        <w:bottom w:val="none" w:sz="0" w:space="0" w:color="auto"/>
        <w:right w:val="none" w:sz="0" w:space="0" w:color="auto"/>
      </w:divBdr>
    </w:div>
    <w:div w:id="806970009">
      <w:bodyDiv w:val="1"/>
      <w:marLeft w:val="0"/>
      <w:marRight w:val="0"/>
      <w:marTop w:val="0"/>
      <w:marBottom w:val="0"/>
      <w:divBdr>
        <w:top w:val="none" w:sz="0" w:space="0" w:color="auto"/>
        <w:left w:val="none" w:sz="0" w:space="0" w:color="auto"/>
        <w:bottom w:val="none" w:sz="0" w:space="0" w:color="auto"/>
        <w:right w:val="none" w:sz="0" w:space="0" w:color="auto"/>
      </w:divBdr>
    </w:div>
    <w:div w:id="822819187">
      <w:bodyDiv w:val="1"/>
      <w:marLeft w:val="0"/>
      <w:marRight w:val="0"/>
      <w:marTop w:val="0"/>
      <w:marBottom w:val="0"/>
      <w:divBdr>
        <w:top w:val="none" w:sz="0" w:space="0" w:color="auto"/>
        <w:left w:val="none" w:sz="0" w:space="0" w:color="auto"/>
        <w:bottom w:val="none" w:sz="0" w:space="0" w:color="auto"/>
        <w:right w:val="none" w:sz="0" w:space="0" w:color="auto"/>
      </w:divBdr>
    </w:div>
    <w:div w:id="937979069">
      <w:bodyDiv w:val="1"/>
      <w:marLeft w:val="0"/>
      <w:marRight w:val="0"/>
      <w:marTop w:val="0"/>
      <w:marBottom w:val="0"/>
      <w:divBdr>
        <w:top w:val="none" w:sz="0" w:space="0" w:color="auto"/>
        <w:left w:val="none" w:sz="0" w:space="0" w:color="auto"/>
        <w:bottom w:val="none" w:sz="0" w:space="0" w:color="auto"/>
        <w:right w:val="none" w:sz="0" w:space="0" w:color="auto"/>
      </w:divBdr>
    </w:div>
    <w:div w:id="1035738972">
      <w:bodyDiv w:val="1"/>
      <w:marLeft w:val="0"/>
      <w:marRight w:val="0"/>
      <w:marTop w:val="0"/>
      <w:marBottom w:val="0"/>
      <w:divBdr>
        <w:top w:val="none" w:sz="0" w:space="0" w:color="auto"/>
        <w:left w:val="none" w:sz="0" w:space="0" w:color="auto"/>
        <w:bottom w:val="none" w:sz="0" w:space="0" w:color="auto"/>
        <w:right w:val="none" w:sz="0" w:space="0" w:color="auto"/>
      </w:divBdr>
    </w:div>
    <w:div w:id="1104299880">
      <w:bodyDiv w:val="1"/>
      <w:marLeft w:val="0"/>
      <w:marRight w:val="0"/>
      <w:marTop w:val="0"/>
      <w:marBottom w:val="0"/>
      <w:divBdr>
        <w:top w:val="none" w:sz="0" w:space="0" w:color="auto"/>
        <w:left w:val="none" w:sz="0" w:space="0" w:color="auto"/>
        <w:bottom w:val="none" w:sz="0" w:space="0" w:color="auto"/>
        <w:right w:val="none" w:sz="0" w:space="0" w:color="auto"/>
      </w:divBdr>
    </w:div>
    <w:div w:id="1152915264">
      <w:bodyDiv w:val="1"/>
      <w:marLeft w:val="0"/>
      <w:marRight w:val="0"/>
      <w:marTop w:val="0"/>
      <w:marBottom w:val="0"/>
      <w:divBdr>
        <w:top w:val="none" w:sz="0" w:space="0" w:color="auto"/>
        <w:left w:val="none" w:sz="0" w:space="0" w:color="auto"/>
        <w:bottom w:val="none" w:sz="0" w:space="0" w:color="auto"/>
        <w:right w:val="none" w:sz="0" w:space="0" w:color="auto"/>
      </w:divBdr>
    </w:div>
    <w:div w:id="1154486584">
      <w:bodyDiv w:val="1"/>
      <w:marLeft w:val="0"/>
      <w:marRight w:val="0"/>
      <w:marTop w:val="0"/>
      <w:marBottom w:val="0"/>
      <w:divBdr>
        <w:top w:val="none" w:sz="0" w:space="0" w:color="auto"/>
        <w:left w:val="none" w:sz="0" w:space="0" w:color="auto"/>
        <w:bottom w:val="none" w:sz="0" w:space="0" w:color="auto"/>
        <w:right w:val="none" w:sz="0" w:space="0" w:color="auto"/>
      </w:divBdr>
    </w:div>
    <w:div w:id="1158762794">
      <w:bodyDiv w:val="1"/>
      <w:marLeft w:val="0"/>
      <w:marRight w:val="0"/>
      <w:marTop w:val="0"/>
      <w:marBottom w:val="0"/>
      <w:divBdr>
        <w:top w:val="none" w:sz="0" w:space="0" w:color="auto"/>
        <w:left w:val="none" w:sz="0" w:space="0" w:color="auto"/>
        <w:bottom w:val="none" w:sz="0" w:space="0" w:color="auto"/>
        <w:right w:val="none" w:sz="0" w:space="0" w:color="auto"/>
      </w:divBdr>
    </w:div>
    <w:div w:id="1178497864">
      <w:bodyDiv w:val="1"/>
      <w:marLeft w:val="0"/>
      <w:marRight w:val="0"/>
      <w:marTop w:val="0"/>
      <w:marBottom w:val="0"/>
      <w:divBdr>
        <w:top w:val="none" w:sz="0" w:space="0" w:color="auto"/>
        <w:left w:val="none" w:sz="0" w:space="0" w:color="auto"/>
        <w:bottom w:val="none" w:sz="0" w:space="0" w:color="auto"/>
        <w:right w:val="none" w:sz="0" w:space="0" w:color="auto"/>
      </w:divBdr>
      <w:divsChild>
        <w:div w:id="913659489">
          <w:marLeft w:val="0"/>
          <w:marRight w:val="0"/>
          <w:marTop w:val="0"/>
          <w:marBottom w:val="0"/>
          <w:divBdr>
            <w:top w:val="none" w:sz="0" w:space="0" w:color="auto"/>
            <w:left w:val="none" w:sz="0" w:space="0" w:color="auto"/>
            <w:bottom w:val="none" w:sz="0" w:space="0" w:color="auto"/>
            <w:right w:val="none" w:sz="0" w:space="0" w:color="auto"/>
          </w:divBdr>
        </w:div>
        <w:div w:id="1483231284">
          <w:marLeft w:val="0"/>
          <w:marRight w:val="0"/>
          <w:marTop w:val="0"/>
          <w:marBottom w:val="0"/>
          <w:divBdr>
            <w:top w:val="none" w:sz="0" w:space="0" w:color="auto"/>
            <w:left w:val="none" w:sz="0" w:space="0" w:color="auto"/>
            <w:bottom w:val="none" w:sz="0" w:space="0" w:color="auto"/>
            <w:right w:val="none" w:sz="0" w:space="0" w:color="auto"/>
          </w:divBdr>
        </w:div>
        <w:div w:id="143160953">
          <w:marLeft w:val="0"/>
          <w:marRight w:val="0"/>
          <w:marTop w:val="0"/>
          <w:marBottom w:val="0"/>
          <w:divBdr>
            <w:top w:val="none" w:sz="0" w:space="0" w:color="auto"/>
            <w:left w:val="none" w:sz="0" w:space="0" w:color="auto"/>
            <w:bottom w:val="none" w:sz="0" w:space="0" w:color="auto"/>
            <w:right w:val="none" w:sz="0" w:space="0" w:color="auto"/>
          </w:divBdr>
        </w:div>
        <w:div w:id="720590068">
          <w:marLeft w:val="0"/>
          <w:marRight w:val="0"/>
          <w:marTop w:val="0"/>
          <w:marBottom w:val="0"/>
          <w:divBdr>
            <w:top w:val="none" w:sz="0" w:space="0" w:color="auto"/>
            <w:left w:val="none" w:sz="0" w:space="0" w:color="auto"/>
            <w:bottom w:val="none" w:sz="0" w:space="0" w:color="auto"/>
            <w:right w:val="none" w:sz="0" w:space="0" w:color="auto"/>
          </w:divBdr>
        </w:div>
      </w:divsChild>
    </w:div>
    <w:div w:id="1231234395">
      <w:bodyDiv w:val="1"/>
      <w:marLeft w:val="0"/>
      <w:marRight w:val="0"/>
      <w:marTop w:val="0"/>
      <w:marBottom w:val="0"/>
      <w:divBdr>
        <w:top w:val="none" w:sz="0" w:space="0" w:color="auto"/>
        <w:left w:val="none" w:sz="0" w:space="0" w:color="auto"/>
        <w:bottom w:val="none" w:sz="0" w:space="0" w:color="auto"/>
        <w:right w:val="none" w:sz="0" w:space="0" w:color="auto"/>
      </w:divBdr>
    </w:div>
    <w:div w:id="1300379758">
      <w:bodyDiv w:val="1"/>
      <w:marLeft w:val="0"/>
      <w:marRight w:val="0"/>
      <w:marTop w:val="0"/>
      <w:marBottom w:val="0"/>
      <w:divBdr>
        <w:top w:val="none" w:sz="0" w:space="0" w:color="auto"/>
        <w:left w:val="none" w:sz="0" w:space="0" w:color="auto"/>
        <w:bottom w:val="none" w:sz="0" w:space="0" w:color="auto"/>
        <w:right w:val="none" w:sz="0" w:space="0" w:color="auto"/>
      </w:divBdr>
    </w:div>
    <w:div w:id="1312171360">
      <w:bodyDiv w:val="1"/>
      <w:marLeft w:val="0"/>
      <w:marRight w:val="0"/>
      <w:marTop w:val="0"/>
      <w:marBottom w:val="0"/>
      <w:divBdr>
        <w:top w:val="none" w:sz="0" w:space="0" w:color="auto"/>
        <w:left w:val="none" w:sz="0" w:space="0" w:color="auto"/>
        <w:bottom w:val="none" w:sz="0" w:space="0" w:color="auto"/>
        <w:right w:val="none" w:sz="0" w:space="0" w:color="auto"/>
      </w:divBdr>
    </w:div>
    <w:div w:id="1350256801">
      <w:bodyDiv w:val="1"/>
      <w:marLeft w:val="0"/>
      <w:marRight w:val="0"/>
      <w:marTop w:val="0"/>
      <w:marBottom w:val="0"/>
      <w:divBdr>
        <w:top w:val="none" w:sz="0" w:space="0" w:color="auto"/>
        <w:left w:val="none" w:sz="0" w:space="0" w:color="auto"/>
        <w:bottom w:val="none" w:sz="0" w:space="0" w:color="auto"/>
        <w:right w:val="none" w:sz="0" w:space="0" w:color="auto"/>
      </w:divBdr>
      <w:divsChild>
        <w:div w:id="1380089547">
          <w:marLeft w:val="0"/>
          <w:marRight w:val="0"/>
          <w:marTop w:val="0"/>
          <w:marBottom w:val="0"/>
          <w:divBdr>
            <w:top w:val="none" w:sz="0" w:space="0" w:color="auto"/>
            <w:left w:val="none" w:sz="0" w:space="0" w:color="auto"/>
            <w:bottom w:val="none" w:sz="0" w:space="0" w:color="auto"/>
            <w:right w:val="none" w:sz="0" w:space="0" w:color="auto"/>
          </w:divBdr>
          <w:divsChild>
            <w:div w:id="442649667">
              <w:marLeft w:val="0"/>
              <w:marRight w:val="0"/>
              <w:marTop w:val="0"/>
              <w:marBottom w:val="0"/>
              <w:divBdr>
                <w:top w:val="none" w:sz="0" w:space="0" w:color="auto"/>
                <w:left w:val="none" w:sz="0" w:space="0" w:color="auto"/>
                <w:bottom w:val="none" w:sz="0" w:space="0" w:color="auto"/>
                <w:right w:val="none" w:sz="0" w:space="0" w:color="auto"/>
              </w:divBdr>
              <w:divsChild>
                <w:div w:id="18702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60990">
      <w:bodyDiv w:val="1"/>
      <w:marLeft w:val="0"/>
      <w:marRight w:val="0"/>
      <w:marTop w:val="0"/>
      <w:marBottom w:val="0"/>
      <w:divBdr>
        <w:top w:val="none" w:sz="0" w:space="0" w:color="auto"/>
        <w:left w:val="none" w:sz="0" w:space="0" w:color="auto"/>
        <w:bottom w:val="none" w:sz="0" w:space="0" w:color="auto"/>
        <w:right w:val="none" w:sz="0" w:space="0" w:color="auto"/>
      </w:divBdr>
    </w:div>
    <w:div w:id="1362515739">
      <w:bodyDiv w:val="1"/>
      <w:marLeft w:val="0"/>
      <w:marRight w:val="0"/>
      <w:marTop w:val="0"/>
      <w:marBottom w:val="0"/>
      <w:divBdr>
        <w:top w:val="none" w:sz="0" w:space="0" w:color="auto"/>
        <w:left w:val="none" w:sz="0" w:space="0" w:color="auto"/>
        <w:bottom w:val="none" w:sz="0" w:space="0" w:color="auto"/>
        <w:right w:val="none" w:sz="0" w:space="0" w:color="auto"/>
      </w:divBdr>
    </w:div>
    <w:div w:id="1414812483">
      <w:bodyDiv w:val="1"/>
      <w:marLeft w:val="0"/>
      <w:marRight w:val="0"/>
      <w:marTop w:val="0"/>
      <w:marBottom w:val="0"/>
      <w:divBdr>
        <w:top w:val="none" w:sz="0" w:space="0" w:color="auto"/>
        <w:left w:val="none" w:sz="0" w:space="0" w:color="auto"/>
        <w:bottom w:val="none" w:sz="0" w:space="0" w:color="auto"/>
        <w:right w:val="none" w:sz="0" w:space="0" w:color="auto"/>
      </w:divBdr>
    </w:div>
    <w:div w:id="1448890394">
      <w:bodyDiv w:val="1"/>
      <w:marLeft w:val="0"/>
      <w:marRight w:val="0"/>
      <w:marTop w:val="0"/>
      <w:marBottom w:val="0"/>
      <w:divBdr>
        <w:top w:val="none" w:sz="0" w:space="0" w:color="auto"/>
        <w:left w:val="none" w:sz="0" w:space="0" w:color="auto"/>
        <w:bottom w:val="none" w:sz="0" w:space="0" w:color="auto"/>
        <w:right w:val="none" w:sz="0" w:space="0" w:color="auto"/>
      </w:divBdr>
    </w:div>
    <w:div w:id="1475294369">
      <w:bodyDiv w:val="1"/>
      <w:marLeft w:val="0"/>
      <w:marRight w:val="0"/>
      <w:marTop w:val="0"/>
      <w:marBottom w:val="0"/>
      <w:divBdr>
        <w:top w:val="none" w:sz="0" w:space="0" w:color="auto"/>
        <w:left w:val="none" w:sz="0" w:space="0" w:color="auto"/>
        <w:bottom w:val="none" w:sz="0" w:space="0" w:color="auto"/>
        <w:right w:val="none" w:sz="0" w:space="0" w:color="auto"/>
      </w:divBdr>
    </w:div>
    <w:div w:id="1617634693">
      <w:bodyDiv w:val="1"/>
      <w:marLeft w:val="0"/>
      <w:marRight w:val="0"/>
      <w:marTop w:val="0"/>
      <w:marBottom w:val="0"/>
      <w:divBdr>
        <w:top w:val="none" w:sz="0" w:space="0" w:color="auto"/>
        <w:left w:val="none" w:sz="0" w:space="0" w:color="auto"/>
        <w:bottom w:val="none" w:sz="0" w:space="0" w:color="auto"/>
        <w:right w:val="none" w:sz="0" w:space="0" w:color="auto"/>
      </w:divBdr>
    </w:div>
    <w:div w:id="1700084458">
      <w:bodyDiv w:val="1"/>
      <w:marLeft w:val="0"/>
      <w:marRight w:val="0"/>
      <w:marTop w:val="0"/>
      <w:marBottom w:val="0"/>
      <w:divBdr>
        <w:top w:val="none" w:sz="0" w:space="0" w:color="auto"/>
        <w:left w:val="none" w:sz="0" w:space="0" w:color="auto"/>
        <w:bottom w:val="none" w:sz="0" w:space="0" w:color="auto"/>
        <w:right w:val="none" w:sz="0" w:space="0" w:color="auto"/>
      </w:divBdr>
      <w:divsChild>
        <w:div w:id="204373252">
          <w:marLeft w:val="0"/>
          <w:marRight w:val="0"/>
          <w:marTop w:val="0"/>
          <w:marBottom w:val="0"/>
          <w:divBdr>
            <w:top w:val="none" w:sz="0" w:space="0" w:color="auto"/>
            <w:left w:val="none" w:sz="0" w:space="0" w:color="auto"/>
            <w:bottom w:val="none" w:sz="0" w:space="0" w:color="auto"/>
            <w:right w:val="none" w:sz="0" w:space="0" w:color="auto"/>
          </w:divBdr>
        </w:div>
        <w:div w:id="888298569">
          <w:marLeft w:val="0"/>
          <w:marRight w:val="0"/>
          <w:marTop w:val="0"/>
          <w:marBottom w:val="0"/>
          <w:divBdr>
            <w:top w:val="none" w:sz="0" w:space="0" w:color="auto"/>
            <w:left w:val="none" w:sz="0" w:space="0" w:color="auto"/>
            <w:bottom w:val="none" w:sz="0" w:space="0" w:color="auto"/>
            <w:right w:val="none" w:sz="0" w:space="0" w:color="auto"/>
          </w:divBdr>
        </w:div>
        <w:div w:id="1942495970">
          <w:marLeft w:val="0"/>
          <w:marRight w:val="0"/>
          <w:marTop w:val="0"/>
          <w:marBottom w:val="0"/>
          <w:divBdr>
            <w:top w:val="none" w:sz="0" w:space="0" w:color="auto"/>
            <w:left w:val="none" w:sz="0" w:space="0" w:color="auto"/>
            <w:bottom w:val="none" w:sz="0" w:space="0" w:color="auto"/>
            <w:right w:val="none" w:sz="0" w:space="0" w:color="auto"/>
          </w:divBdr>
        </w:div>
        <w:div w:id="1527669126">
          <w:marLeft w:val="0"/>
          <w:marRight w:val="0"/>
          <w:marTop w:val="0"/>
          <w:marBottom w:val="0"/>
          <w:divBdr>
            <w:top w:val="none" w:sz="0" w:space="0" w:color="auto"/>
            <w:left w:val="none" w:sz="0" w:space="0" w:color="auto"/>
            <w:bottom w:val="none" w:sz="0" w:space="0" w:color="auto"/>
            <w:right w:val="none" w:sz="0" w:space="0" w:color="auto"/>
          </w:divBdr>
        </w:div>
      </w:divsChild>
    </w:div>
    <w:div w:id="1775708433">
      <w:bodyDiv w:val="1"/>
      <w:marLeft w:val="0"/>
      <w:marRight w:val="0"/>
      <w:marTop w:val="0"/>
      <w:marBottom w:val="0"/>
      <w:divBdr>
        <w:top w:val="none" w:sz="0" w:space="0" w:color="auto"/>
        <w:left w:val="none" w:sz="0" w:space="0" w:color="auto"/>
        <w:bottom w:val="none" w:sz="0" w:space="0" w:color="auto"/>
        <w:right w:val="none" w:sz="0" w:space="0" w:color="auto"/>
      </w:divBdr>
    </w:div>
    <w:div w:id="1818381613">
      <w:bodyDiv w:val="1"/>
      <w:marLeft w:val="0"/>
      <w:marRight w:val="0"/>
      <w:marTop w:val="0"/>
      <w:marBottom w:val="0"/>
      <w:divBdr>
        <w:top w:val="none" w:sz="0" w:space="0" w:color="auto"/>
        <w:left w:val="none" w:sz="0" w:space="0" w:color="auto"/>
        <w:bottom w:val="none" w:sz="0" w:space="0" w:color="auto"/>
        <w:right w:val="none" w:sz="0" w:space="0" w:color="auto"/>
      </w:divBdr>
    </w:div>
    <w:div w:id="1830824542">
      <w:bodyDiv w:val="1"/>
      <w:marLeft w:val="0"/>
      <w:marRight w:val="0"/>
      <w:marTop w:val="0"/>
      <w:marBottom w:val="0"/>
      <w:divBdr>
        <w:top w:val="none" w:sz="0" w:space="0" w:color="auto"/>
        <w:left w:val="none" w:sz="0" w:space="0" w:color="auto"/>
        <w:bottom w:val="none" w:sz="0" w:space="0" w:color="auto"/>
        <w:right w:val="none" w:sz="0" w:space="0" w:color="auto"/>
      </w:divBdr>
      <w:divsChild>
        <w:div w:id="867763234">
          <w:marLeft w:val="0"/>
          <w:marRight w:val="0"/>
          <w:marTop w:val="0"/>
          <w:marBottom w:val="0"/>
          <w:divBdr>
            <w:top w:val="none" w:sz="0" w:space="0" w:color="auto"/>
            <w:left w:val="none" w:sz="0" w:space="0" w:color="auto"/>
            <w:bottom w:val="none" w:sz="0" w:space="0" w:color="auto"/>
            <w:right w:val="none" w:sz="0" w:space="0" w:color="auto"/>
          </w:divBdr>
        </w:div>
        <w:div w:id="62681750">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5341373">
          <w:marLeft w:val="0"/>
          <w:marRight w:val="0"/>
          <w:marTop w:val="0"/>
          <w:marBottom w:val="0"/>
          <w:divBdr>
            <w:top w:val="none" w:sz="0" w:space="0" w:color="auto"/>
            <w:left w:val="none" w:sz="0" w:space="0" w:color="auto"/>
            <w:bottom w:val="none" w:sz="0" w:space="0" w:color="auto"/>
            <w:right w:val="none" w:sz="0" w:space="0" w:color="auto"/>
          </w:divBdr>
        </w:div>
        <w:div w:id="1251352241">
          <w:marLeft w:val="0"/>
          <w:marRight w:val="0"/>
          <w:marTop w:val="0"/>
          <w:marBottom w:val="0"/>
          <w:divBdr>
            <w:top w:val="none" w:sz="0" w:space="0" w:color="auto"/>
            <w:left w:val="none" w:sz="0" w:space="0" w:color="auto"/>
            <w:bottom w:val="none" w:sz="0" w:space="0" w:color="auto"/>
            <w:right w:val="none" w:sz="0" w:space="0" w:color="auto"/>
          </w:divBdr>
        </w:div>
        <w:div w:id="1973510740">
          <w:marLeft w:val="0"/>
          <w:marRight w:val="0"/>
          <w:marTop w:val="0"/>
          <w:marBottom w:val="0"/>
          <w:divBdr>
            <w:top w:val="none" w:sz="0" w:space="0" w:color="auto"/>
            <w:left w:val="none" w:sz="0" w:space="0" w:color="auto"/>
            <w:bottom w:val="none" w:sz="0" w:space="0" w:color="auto"/>
            <w:right w:val="none" w:sz="0" w:space="0" w:color="auto"/>
          </w:divBdr>
        </w:div>
        <w:div w:id="1189561712">
          <w:marLeft w:val="0"/>
          <w:marRight w:val="0"/>
          <w:marTop w:val="0"/>
          <w:marBottom w:val="0"/>
          <w:divBdr>
            <w:top w:val="none" w:sz="0" w:space="0" w:color="auto"/>
            <w:left w:val="none" w:sz="0" w:space="0" w:color="auto"/>
            <w:bottom w:val="none" w:sz="0" w:space="0" w:color="auto"/>
            <w:right w:val="none" w:sz="0" w:space="0" w:color="auto"/>
          </w:divBdr>
        </w:div>
        <w:div w:id="1849369262">
          <w:marLeft w:val="0"/>
          <w:marRight w:val="0"/>
          <w:marTop w:val="0"/>
          <w:marBottom w:val="0"/>
          <w:divBdr>
            <w:top w:val="none" w:sz="0" w:space="0" w:color="auto"/>
            <w:left w:val="none" w:sz="0" w:space="0" w:color="auto"/>
            <w:bottom w:val="none" w:sz="0" w:space="0" w:color="auto"/>
            <w:right w:val="none" w:sz="0" w:space="0" w:color="auto"/>
          </w:divBdr>
        </w:div>
        <w:div w:id="140392964">
          <w:marLeft w:val="0"/>
          <w:marRight w:val="0"/>
          <w:marTop w:val="0"/>
          <w:marBottom w:val="0"/>
          <w:divBdr>
            <w:top w:val="none" w:sz="0" w:space="0" w:color="auto"/>
            <w:left w:val="none" w:sz="0" w:space="0" w:color="auto"/>
            <w:bottom w:val="none" w:sz="0" w:space="0" w:color="auto"/>
            <w:right w:val="none" w:sz="0" w:space="0" w:color="auto"/>
          </w:divBdr>
        </w:div>
        <w:div w:id="883295225">
          <w:marLeft w:val="0"/>
          <w:marRight w:val="0"/>
          <w:marTop w:val="0"/>
          <w:marBottom w:val="0"/>
          <w:divBdr>
            <w:top w:val="none" w:sz="0" w:space="0" w:color="auto"/>
            <w:left w:val="none" w:sz="0" w:space="0" w:color="auto"/>
            <w:bottom w:val="none" w:sz="0" w:space="0" w:color="auto"/>
            <w:right w:val="none" w:sz="0" w:space="0" w:color="auto"/>
          </w:divBdr>
        </w:div>
        <w:div w:id="1700466314">
          <w:marLeft w:val="0"/>
          <w:marRight w:val="0"/>
          <w:marTop w:val="0"/>
          <w:marBottom w:val="0"/>
          <w:divBdr>
            <w:top w:val="none" w:sz="0" w:space="0" w:color="auto"/>
            <w:left w:val="none" w:sz="0" w:space="0" w:color="auto"/>
            <w:bottom w:val="none" w:sz="0" w:space="0" w:color="auto"/>
            <w:right w:val="none" w:sz="0" w:space="0" w:color="auto"/>
          </w:divBdr>
        </w:div>
        <w:div w:id="1469392348">
          <w:marLeft w:val="0"/>
          <w:marRight w:val="0"/>
          <w:marTop w:val="0"/>
          <w:marBottom w:val="0"/>
          <w:divBdr>
            <w:top w:val="none" w:sz="0" w:space="0" w:color="auto"/>
            <w:left w:val="none" w:sz="0" w:space="0" w:color="auto"/>
            <w:bottom w:val="none" w:sz="0" w:space="0" w:color="auto"/>
            <w:right w:val="none" w:sz="0" w:space="0" w:color="auto"/>
          </w:divBdr>
        </w:div>
      </w:divsChild>
    </w:div>
    <w:div w:id="1840658258">
      <w:bodyDiv w:val="1"/>
      <w:marLeft w:val="0"/>
      <w:marRight w:val="0"/>
      <w:marTop w:val="0"/>
      <w:marBottom w:val="0"/>
      <w:divBdr>
        <w:top w:val="none" w:sz="0" w:space="0" w:color="auto"/>
        <w:left w:val="none" w:sz="0" w:space="0" w:color="auto"/>
        <w:bottom w:val="none" w:sz="0" w:space="0" w:color="auto"/>
        <w:right w:val="none" w:sz="0" w:space="0" w:color="auto"/>
      </w:divBdr>
    </w:div>
    <w:div w:id="1863978512">
      <w:bodyDiv w:val="1"/>
      <w:marLeft w:val="0"/>
      <w:marRight w:val="0"/>
      <w:marTop w:val="0"/>
      <w:marBottom w:val="0"/>
      <w:divBdr>
        <w:top w:val="none" w:sz="0" w:space="0" w:color="auto"/>
        <w:left w:val="none" w:sz="0" w:space="0" w:color="auto"/>
        <w:bottom w:val="none" w:sz="0" w:space="0" w:color="auto"/>
        <w:right w:val="none" w:sz="0" w:space="0" w:color="auto"/>
      </w:divBdr>
    </w:div>
    <w:div w:id="1913810903">
      <w:bodyDiv w:val="1"/>
      <w:marLeft w:val="0"/>
      <w:marRight w:val="0"/>
      <w:marTop w:val="0"/>
      <w:marBottom w:val="0"/>
      <w:divBdr>
        <w:top w:val="none" w:sz="0" w:space="0" w:color="auto"/>
        <w:left w:val="none" w:sz="0" w:space="0" w:color="auto"/>
        <w:bottom w:val="none" w:sz="0" w:space="0" w:color="auto"/>
        <w:right w:val="none" w:sz="0" w:space="0" w:color="auto"/>
      </w:divBdr>
    </w:div>
    <w:div w:id="1930001575">
      <w:bodyDiv w:val="1"/>
      <w:marLeft w:val="0"/>
      <w:marRight w:val="0"/>
      <w:marTop w:val="0"/>
      <w:marBottom w:val="0"/>
      <w:divBdr>
        <w:top w:val="none" w:sz="0" w:space="0" w:color="auto"/>
        <w:left w:val="none" w:sz="0" w:space="0" w:color="auto"/>
        <w:bottom w:val="none" w:sz="0" w:space="0" w:color="auto"/>
        <w:right w:val="none" w:sz="0" w:space="0" w:color="auto"/>
      </w:divBdr>
    </w:div>
    <w:div w:id="1931548709">
      <w:bodyDiv w:val="1"/>
      <w:marLeft w:val="0"/>
      <w:marRight w:val="0"/>
      <w:marTop w:val="0"/>
      <w:marBottom w:val="0"/>
      <w:divBdr>
        <w:top w:val="none" w:sz="0" w:space="0" w:color="auto"/>
        <w:left w:val="none" w:sz="0" w:space="0" w:color="auto"/>
        <w:bottom w:val="none" w:sz="0" w:space="0" w:color="auto"/>
        <w:right w:val="none" w:sz="0" w:space="0" w:color="auto"/>
      </w:divBdr>
    </w:div>
    <w:div w:id="1949123051">
      <w:bodyDiv w:val="1"/>
      <w:marLeft w:val="0"/>
      <w:marRight w:val="0"/>
      <w:marTop w:val="0"/>
      <w:marBottom w:val="0"/>
      <w:divBdr>
        <w:top w:val="none" w:sz="0" w:space="0" w:color="auto"/>
        <w:left w:val="none" w:sz="0" w:space="0" w:color="auto"/>
        <w:bottom w:val="none" w:sz="0" w:space="0" w:color="auto"/>
        <w:right w:val="none" w:sz="0" w:space="0" w:color="auto"/>
      </w:divBdr>
      <w:divsChild>
        <w:div w:id="1558055641">
          <w:marLeft w:val="0"/>
          <w:marRight w:val="0"/>
          <w:marTop w:val="0"/>
          <w:marBottom w:val="0"/>
          <w:divBdr>
            <w:top w:val="none" w:sz="0" w:space="0" w:color="auto"/>
            <w:left w:val="none" w:sz="0" w:space="0" w:color="auto"/>
            <w:bottom w:val="none" w:sz="0" w:space="0" w:color="auto"/>
            <w:right w:val="none" w:sz="0" w:space="0" w:color="auto"/>
          </w:divBdr>
        </w:div>
        <w:div w:id="678505639">
          <w:marLeft w:val="0"/>
          <w:marRight w:val="0"/>
          <w:marTop w:val="0"/>
          <w:marBottom w:val="0"/>
          <w:divBdr>
            <w:top w:val="none" w:sz="0" w:space="0" w:color="auto"/>
            <w:left w:val="none" w:sz="0" w:space="0" w:color="auto"/>
            <w:bottom w:val="none" w:sz="0" w:space="0" w:color="auto"/>
            <w:right w:val="none" w:sz="0" w:space="0" w:color="auto"/>
          </w:divBdr>
        </w:div>
        <w:div w:id="708260222">
          <w:marLeft w:val="0"/>
          <w:marRight w:val="0"/>
          <w:marTop w:val="0"/>
          <w:marBottom w:val="0"/>
          <w:divBdr>
            <w:top w:val="none" w:sz="0" w:space="0" w:color="auto"/>
            <w:left w:val="none" w:sz="0" w:space="0" w:color="auto"/>
            <w:bottom w:val="none" w:sz="0" w:space="0" w:color="auto"/>
            <w:right w:val="none" w:sz="0" w:space="0" w:color="auto"/>
          </w:divBdr>
        </w:div>
        <w:div w:id="848105218">
          <w:marLeft w:val="0"/>
          <w:marRight w:val="0"/>
          <w:marTop w:val="0"/>
          <w:marBottom w:val="0"/>
          <w:divBdr>
            <w:top w:val="none" w:sz="0" w:space="0" w:color="auto"/>
            <w:left w:val="none" w:sz="0" w:space="0" w:color="auto"/>
            <w:bottom w:val="none" w:sz="0" w:space="0" w:color="auto"/>
            <w:right w:val="none" w:sz="0" w:space="0" w:color="auto"/>
          </w:divBdr>
        </w:div>
        <w:div w:id="1046950019">
          <w:marLeft w:val="0"/>
          <w:marRight w:val="0"/>
          <w:marTop w:val="0"/>
          <w:marBottom w:val="0"/>
          <w:divBdr>
            <w:top w:val="none" w:sz="0" w:space="0" w:color="auto"/>
            <w:left w:val="none" w:sz="0" w:space="0" w:color="auto"/>
            <w:bottom w:val="none" w:sz="0" w:space="0" w:color="auto"/>
            <w:right w:val="none" w:sz="0" w:space="0" w:color="auto"/>
          </w:divBdr>
        </w:div>
        <w:div w:id="460148702">
          <w:marLeft w:val="0"/>
          <w:marRight w:val="0"/>
          <w:marTop w:val="0"/>
          <w:marBottom w:val="0"/>
          <w:divBdr>
            <w:top w:val="none" w:sz="0" w:space="0" w:color="auto"/>
            <w:left w:val="none" w:sz="0" w:space="0" w:color="auto"/>
            <w:bottom w:val="none" w:sz="0" w:space="0" w:color="auto"/>
            <w:right w:val="none" w:sz="0" w:space="0" w:color="auto"/>
          </w:divBdr>
        </w:div>
        <w:div w:id="213663024">
          <w:marLeft w:val="0"/>
          <w:marRight w:val="0"/>
          <w:marTop w:val="0"/>
          <w:marBottom w:val="0"/>
          <w:divBdr>
            <w:top w:val="none" w:sz="0" w:space="0" w:color="auto"/>
            <w:left w:val="none" w:sz="0" w:space="0" w:color="auto"/>
            <w:bottom w:val="none" w:sz="0" w:space="0" w:color="auto"/>
            <w:right w:val="none" w:sz="0" w:space="0" w:color="auto"/>
          </w:divBdr>
        </w:div>
        <w:div w:id="13579310">
          <w:marLeft w:val="0"/>
          <w:marRight w:val="0"/>
          <w:marTop w:val="0"/>
          <w:marBottom w:val="0"/>
          <w:divBdr>
            <w:top w:val="none" w:sz="0" w:space="0" w:color="auto"/>
            <w:left w:val="none" w:sz="0" w:space="0" w:color="auto"/>
            <w:bottom w:val="none" w:sz="0" w:space="0" w:color="auto"/>
            <w:right w:val="none" w:sz="0" w:space="0" w:color="auto"/>
          </w:divBdr>
        </w:div>
        <w:div w:id="1533230303">
          <w:marLeft w:val="0"/>
          <w:marRight w:val="0"/>
          <w:marTop w:val="0"/>
          <w:marBottom w:val="0"/>
          <w:divBdr>
            <w:top w:val="none" w:sz="0" w:space="0" w:color="auto"/>
            <w:left w:val="none" w:sz="0" w:space="0" w:color="auto"/>
            <w:bottom w:val="none" w:sz="0" w:space="0" w:color="auto"/>
            <w:right w:val="none" w:sz="0" w:space="0" w:color="auto"/>
          </w:divBdr>
        </w:div>
        <w:div w:id="1507869029">
          <w:marLeft w:val="0"/>
          <w:marRight w:val="0"/>
          <w:marTop w:val="0"/>
          <w:marBottom w:val="0"/>
          <w:divBdr>
            <w:top w:val="none" w:sz="0" w:space="0" w:color="auto"/>
            <w:left w:val="none" w:sz="0" w:space="0" w:color="auto"/>
            <w:bottom w:val="none" w:sz="0" w:space="0" w:color="auto"/>
            <w:right w:val="none" w:sz="0" w:space="0" w:color="auto"/>
          </w:divBdr>
        </w:div>
        <w:div w:id="1438212833">
          <w:marLeft w:val="0"/>
          <w:marRight w:val="0"/>
          <w:marTop w:val="0"/>
          <w:marBottom w:val="0"/>
          <w:divBdr>
            <w:top w:val="none" w:sz="0" w:space="0" w:color="auto"/>
            <w:left w:val="none" w:sz="0" w:space="0" w:color="auto"/>
            <w:bottom w:val="none" w:sz="0" w:space="0" w:color="auto"/>
            <w:right w:val="none" w:sz="0" w:space="0" w:color="auto"/>
          </w:divBdr>
        </w:div>
        <w:div w:id="2043507660">
          <w:marLeft w:val="0"/>
          <w:marRight w:val="0"/>
          <w:marTop w:val="0"/>
          <w:marBottom w:val="0"/>
          <w:divBdr>
            <w:top w:val="none" w:sz="0" w:space="0" w:color="auto"/>
            <w:left w:val="none" w:sz="0" w:space="0" w:color="auto"/>
            <w:bottom w:val="none" w:sz="0" w:space="0" w:color="auto"/>
            <w:right w:val="none" w:sz="0" w:space="0" w:color="auto"/>
          </w:divBdr>
        </w:div>
      </w:divsChild>
    </w:div>
    <w:div w:id="2063824329">
      <w:bodyDiv w:val="1"/>
      <w:marLeft w:val="0"/>
      <w:marRight w:val="0"/>
      <w:marTop w:val="0"/>
      <w:marBottom w:val="0"/>
      <w:divBdr>
        <w:top w:val="none" w:sz="0" w:space="0" w:color="auto"/>
        <w:left w:val="none" w:sz="0" w:space="0" w:color="auto"/>
        <w:bottom w:val="none" w:sz="0" w:space="0" w:color="auto"/>
        <w:right w:val="none" w:sz="0" w:space="0" w:color="auto"/>
      </w:divBdr>
    </w:div>
    <w:div w:id="2091998450">
      <w:bodyDiv w:val="1"/>
      <w:marLeft w:val="0"/>
      <w:marRight w:val="0"/>
      <w:marTop w:val="0"/>
      <w:marBottom w:val="0"/>
      <w:divBdr>
        <w:top w:val="none" w:sz="0" w:space="0" w:color="auto"/>
        <w:left w:val="none" w:sz="0" w:space="0" w:color="auto"/>
        <w:bottom w:val="none" w:sz="0" w:space="0" w:color="auto"/>
        <w:right w:val="none" w:sz="0" w:space="0" w:color="auto"/>
      </w:divBdr>
    </w:div>
    <w:div w:id="2095124434">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47047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3.png"/><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F1B5B-9771-4D44-90B5-D8625BEA4A12}">
  <we:reference id="wa104382081" version="1.5.0.0" store="en-US" storeType="OMEX"/>
  <we:alternateReferences>
    <we:reference id="WA104382081" version="1.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0ED14E-20BD-0342-A447-925FFA2C3804}">
  <ds:schemaRefs>
    <ds:schemaRef ds:uri="http://schemas.openxmlformats.org/officeDocument/2006/bibliography"/>
  </ds:schemaRefs>
</ds:datastoreItem>
</file>

<file path=customXml/itemProps2.xml><?xml version="1.0" encoding="utf-8"?>
<ds:datastoreItem xmlns:ds="http://schemas.openxmlformats.org/officeDocument/2006/customXml" ds:itemID="{CEAF82DD-8E2B-F442-854C-D22AA8B44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46</Pages>
  <Words>11616</Words>
  <Characters>66214</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UIowa</Company>
  <LinksUpToDate>false</LinksUpToDate>
  <CharactersWithSpaces>77675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Shaorong Yan</dc:creator>
  <cp:keywords/>
  <dc:description/>
  <cp:lastModifiedBy>Cummings, Shawn</cp:lastModifiedBy>
  <cp:revision>32</cp:revision>
  <cp:lastPrinted>2019-03-12T19:51:00Z</cp:lastPrinted>
  <dcterms:created xsi:type="dcterms:W3CDTF">2023-05-18T20:07:00Z</dcterms:created>
  <dcterms:modified xsi:type="dcterms:W3CDTF">2023-06-02T17:14:00Z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9d8226aa-5455-337d-9beb-8eff2d77ec58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