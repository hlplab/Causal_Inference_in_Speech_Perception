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8" w:author="Jaeger, Florian" w:date="2023-05-13T09:15:00Z"/>
        </w:rPr>
      </w:pPr>
      <w:ins w:id="9"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0" w:author="Jaeger, Florian" w:date="2023-05-13T09:15:00Z"/>
        </w:rPr>
      </w:pPr>
      <w:ins w:id="11" w:author="Jaeger, Florian" w:date="2023-05-13T09:15:00Z">
        <w:r>
          <w:t>Update websi</w:t>
        </w:r>
      </w:ins>
      <w:ins w:id="12"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3" w:author="Jaeger, Florian" w:date="2023-05-13T09:15:00Z"/>
        </w:rPr>
      </w:pPr>
      <w:ins w:id="14"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5" w:author="Cummings, Shawn" w:date="2023-05-22T13:33:00Z"/>
        </w:rPr>
      </w:pPr>
      <w:ins w:id="16" w:author="Jaeger, Florian" w:date="2023-05-13T09:14:00Z">
        <w:r w:rsidRPr="00B92F7F">
          <w:t xml:space="preserve">Run analyses for experiment 1a-c </w:t>
        </w:r>
      </w:ins>
      <w:ins w:id="17"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p>
    <w:p w14:paraId="5FADA8AF" w14:textId="77777777" w:rsidR="00D037E1" w:rsidRDefault="00D037E1" w:rsidP="00D037E1">
      <w:pPr>
        <w:widowControl/>
        <w:autoSpaceDE/>
        <w:autoSpaceDN/>
        <w:adjustRightInd/>
        <w:spacing w:line="240" w:lineRule="auto"/>
        <w:ind w:firstLine="0"/>
        <w:jc w:val="left"/>
        <w:rPr>
          <w:ins w:id="18" w:author="Cummings, Shawn" w:date="2023-05-22T13:33:00Z"/>
          <w:b/>
          <w:bCs/>
        </w:rPr>
      </w:pPr>
      <w:ins w:id="19"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20" w:author="Cummings, Shawn" w:date="2023-05-22T13:33:00Z"/>
          <w:b/>
          <w:bCs/>
        </w:rPr>
      </w:pPr>
      <w:ins w:id="21" w:author="Cummings, Shawn" w:date="2023-05-22T13:33:00Z">
        <w:r>
          <w:rPr>
            <w:b/>
            <w:bCs/>
          </w:rPr>
          <w:t xml:space="preserve">We should decide on either italics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gramStart"/>
        <w:r>
          <w:rPr>
            <w:b/>
            <w:bCs/>
          </w:rPr>
          <w:t>-“</w:t>
        </w:r>
        <w:proofErr w:type="spellStart"/>
        <w:proofErr w:type="gramEnd"/>
        <w:r>
          <w:rPr>
            <w:b/>
            <w:bCs/>
          </w:rPr>
          <w:t>ashi</w:t>
        </w:r>
        <w:proofErr w:type="spellEnd"/>
        <w:r>
          <w:rPr>
            <w:b/>
            <w:bCs/>
          </w:rPr>
          <w:t xml:space="preserve">”) and use just one consistently </w:t>
        </w:r>
        <w:commentRangeStart w:id="22"/>
        <w:r>
          <w:rPr>
            <w:b/>
            <w:bCs/>
          </w:rPr>
          <w:t>throughout</w:t>
        </w:r>
      </w:ins>
      <w:commentRangeEnd w:id="22"/>
      <w:r w:rsidR="003F5649">
        <w:rPr>
          <w:rStyle w:val="CommentReference"/>
        </w:rPr>
        <w:commentReference w:id="22"/>
      </w:r>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23" w:author="Jaeger, Florian" w:date="2023-05-13T09:13:00Z"/>
        </w:rPr>
        <w:pPrChange w:id="24" w:author="Jaeger, Florian" w:date="2023-05-22T16:28:00Z">
          <w:pPr>
            <w:pStyle w:val="ListParagraph"/>
            <w:widowControl/>
            <w:numPr>
              <w:numId w:val="32"/>
            </w:numPr>
            <w:autoSpaceDE/>
            <w:autoSpaceDN/>
            <w:adjustRightInd/>
            <w:spacing w:line="240" w:lineRule="auto"/>
            <w:ind w:hanging="360"/>
            <w:jc w:val="left"/>
          </w:pPr>
        </w:pPrChange>
      </w:pPr>
      <w:ins w:id="25"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26"/>
      <w:r w:rsidR="00AD0E69">
        <w:rPr>
          <w:szCs w:val="22"/>
        </w:rPr>
        <w:t>URL</w:t>
      </w:r>
      <w:commentRangeEnd w:id="26"/>
      <w:r w:rsidR="00AD0E69">
        <w:rPr>
          <w:rStyle w:val="CommentReference"/>
        </w:rPr>
        <w:commentReference w:id="26"/>
      </w:r>
      <w:r w:rsidR="00AD0E69">
        <w:rPr>
          <w:szCs w:val="22"/>
        </w:rPr>
        <w:t>)</w:t>
      </w:r>
      <w:r w:rsidR="00423FF8" w:rsidRPr="00ED3418">
        <w:rPr>
          <w:szCs w:val="22"/>
        </w:rPr>
        <w:t>.</w:t>
      </w:r>
      <w:r w:rsidR="003F5649" w:rsidDel="003F5649">
        <w:rPr>
          <w:szCs w:val="22"/>
        </w:rPr>
        <w:t xml:space="preserve"> </w:t>
      </w:r>
      <w:bookmarkStart w:id="27" w:name="OLE_LINK14"/>
      <w:bookmarkStart w:id="28" w:name="OLE_LINK15"/>
      <w:bookmarkStart w:id="29"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0"/>
      <w:commentRangeStart w:id="31"/>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27"/>
      <w:bookmarkEnd w:id="28"/>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0"/>
      <w:r w:rsidR="000922F6" w:rsidRPr="00ED3418">
        <w:rPr>
          <w:rStyle w:val="CommentReference"/>
          <w:sz w:val="22"/>
          <w:szCs w:val="22"/>
        </w:rPr>
        <w:commentReference w:id="30"/>
      </w:r>
      <w:commentRangeEnd w:id="31"/>
      <w:r w:rsidR="003F5649">
        <w:rPr>
          <w:rStyle w:val="CommentReference"/>
        </w:rPr>
        <w:commentReference w:id="31"/>
      </w:r>
    </w:p>
    <w:bookmarkEnd w:id="29"/>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32"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33" w:author="Jaeger, Florian" w:date="2023-05-27T12:05:00Z"/>
        </w:rPr>
        <w:pPrChange w:id="34" w:author="Jaeger, Florian" w:date="2023-05-27T12:05:00Z">
          <w:pPr/>
        </w:pPrChange>
      </w:pPr>
    </w:p>
    <w:p w14:paraId="34E607E6" w14:textId="48CEDD95" w:rsidR="008A6F3D" w:rsidRPr="00ED3418" w:rsidDel="00E80486" w:rsidRDefault="00BD2D04">
      <w:pPr>
        <w:pStyle w:val="Heading1"/>
        <w:rPr>
          <w:del w:id="35" w:author="Jaeger, Florian" w:date="2023-05-27T12:05:00Z"/>
          <w:bCs/>
        </w:rPr>
        <w:pPrChange w:id="36" w:author="Jaeger, Florian" w:date="2023-05-27T12:05:00Z">
          <w:pPr/>
        </w:pPrChange>
      </w:pPr>
      <w:del w:id="37"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38"/>
        <w:r w:rsidRPr="00ED3418" w:rsidDel="00E80486">
          <w:rPr>
            <w:highlight w:val="cyan"/>
          </w:rPr>
          <w:delText>XYZ</w:delText>
        </w:r>
        <w:commentRangeEnd w:id="38"/>
        <w:r w:rsidRPr="00ED3418" w:rsidDel="00E80486">
          <w:rPr>
            <w:rStyle w:val="CommentReference"/>
            <w:sz w:val="22"/>
            <w:szCs w:val="22"/>
          </w:rPr>
          <w:commentReference w:id="38"/>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39"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0"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1" w:author="Jaeger, Florian" w:date="2023-05-27T12:04:00Z"/>
          <w:szCs w:val="22"/>
        </w:rPr>
        <w:pPrChange w:id="42" w:author="Jaeger, Florian" w:date="2023-05-27T12:05:00Z">
          <w:pPr/>
        </w:pPrChange>
      </w:pPr>
      <w:ins w:id="43" w:author="Jaeger, Florian" w:date="2023-05-27T12:04:00Z">
        <w:r w:rsidRPr="00E80486">
          <w:rPr>
            <w:sz w:val="22"/>
            <w:szCs w:val="22"/>
            <w:rPrChange w:id="44" w:author="Jaeger, Florian" w:date="2023-05-27T12:05:00Z">
              <w:rPr>
                <w:b/>
                <w:szCs w:val="22"/>
              </w:rPr>
            </w:rPrChange>
          </w:rPr>
          <w:t>Open science statement</w:t>
        </w:r>
      </w:ins>
    </w:p>
    <w:p w14:paraId="6C8C0BCD" w14:textId="7EB9FCE3" w:rsidR="00E80486" w:rsidRPr="00E80486" w:rsidRDefault="00E80486" w:rsidP="00E80486">
      <w:pPr>
        <w:rPr>
          <w:b/>
          <w:bCs/>
          <w:i/>
          <w:iCs/>
          <w:szCs w:val="22"/>
          <w:rPrChange w:id="45" w:author="Jaeger, Florian" w:date="2023-05-27T12:11:00Z">
            <w:rPr>
              <w:szCs w:val="22"/>
            </w:rPr>
          </w:rPrChange>
        </w:rPr>
      </w:pPr>
      <w:ins w:id="46" w:author="Jaeger, Florian" w:date="2023-05-27T12:05:00Z">
        <w:r>
          <w:rPr>
            <w:szCs w:val="22"/>
          </w:rPr>
          <w:t xml:space="preserve">All </w:t>
        </w:r>
      </w:ins>
      <w:ins w:id="47" w:author="Jaeger, Florian" w:date="2023-05-27T12:09:00Z">
        <w:r>
          <w:rPr>
            <w:szCs w:val="22"/>
          </w:rPr>
          <w:t xml:space="preserve">experimental </w:t>
        </w:r>
      </w:ins>
      <w:ins w:id="48" w:author="Jaeger, Florian" w:date="2023-05-27T12:05:00Z">
        <w:r>
          <w:rPr>
            <w:szCs w:val="22"/>
          </w:rPr>
          <w:t>materials—</w:t>
        </w:r>
      </w:ins>
      <w:ins w:id="49"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0" w:author="Jaeger, Florian" w:date="2023-05-27T12:09:00Z">
        <w:r>
          <w:rPr>
            <w:szCs w:val="22"/>
          </w:rPr>
          <w:t xml:space="preserve">lists, and trial-level data </w:t>
        </w:r>
      </w:ins>
      <w:ins w:id="51"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2" w:author="Jaeger, Florian" w:date="2023-05-27T12:11:00Z">
        <w:r>
          <w:rPr>
            <w:szCs w:val="22"/>
          </w:rPr>
          <w:t xml:space="preserve">the </w:t>
        </w:r>
      </w:ins>
      <w:ins w:id="53" w:author="Jaeger, Florian" w:date="2023-05-27T12:12:00Z">
        <w:r w:rsidRPr="00ED3418">
          <w:rPr>
            <w:szCs w:val="22"/>
          </w:rPr>
          <w:t>JavaScript</w:t>
        </w:r>
      </w:ins>
      <w:ins w:id="54" w:author="Jaeger, Florian" w:date="2023-05-27T12:05:00Z">
        <w:r w:rsidRPr="00ED3418">
          <w:rPr>
            <w:szCs w:val="22"/>
          </w:rPr>
          <w:t xml:space="preserve"> code</w:t>
        </w:r>
      </w:ins>
      <w:ins w:id="55" w:author="Jaeger, Florian" w:date="2023-05-27T12:06:00Z">
        <w:r>
          <w:rPr>
            <w:szCs w:val="22"/>
          </w:rPr>
          <w:t xml:space="preserve"> f</w:t>
        </w:r>
      </w:ins>
      <w:ins w:id="56" w:author="Jaeger, Florian" w:date="2023-05-27T12:07:00Z">
        <w:r>
          <w:rPr>
            <w:szCs w:val="22"/>
          </w:rPr>
          <w:t>or the experiments</w:t>
        </w:r>
      </w:ins>
      <w:ins w:id="57" w:author="Jaeger, Florian" w:date="2023-05-27T12:08:00Z">
        <w:r>
          <w:rPr>
            <w:szCs w:val="22"/>
          </w:rPr>
          <w:t>,</w:t>
        </w:r>
      </w:ins>
      <w:ins w:id="58" w:author="Jaeger, Florian" w:date="2023-05-27T12:07:00Z">
        <w:r>
          <w:rPr>
            <w:szCs w:val="22"/>
          </w:rPr>
          <w:t xml:space="preserve"> and the R code for analyses and visualizations</w:t>
        </w:r>
      </w:ins>
      <w:ins w:id="59" w:author="Jaeger, Florian" w:date="2023-05-27T12:08:00Z">
        <w:r>
          <w:rPr>
            <w:szCs w:val="22"/>
          </w:rPr>
          <w:t>. The latter is made available</w:t>
        </w:r>
      </w:ins>
      <w:ins w:id="60" w:author="Jaeger, Florian" w:date="2023-05-27T12:07:00Z">
        <w:r>
          <w:rPr>
            <w:szCs w:val="22"/>
          </w:rPr>
          <w:t xml:space="preserve"> in the form of a</w:t>
        </w:r>
      </w:ins>
      <w:ins w:id="61" w:author="Jaeger, Florian" w:date="2023-05-27T12:09:00Z">
        <w:r>
          <w:rPr>
            <w:szCs w:val="22"/>
          </w:rPr>
          <w:t xml:space="preserve"> </w:t>
        </w:r>
        <w:r w:rsidRPr="00ED3418">
          <w:rPr>
            <w:szCs w:val="22"/>
          </w:rPr>
          <w:t xml:space="preserve">“knittable” </w:t>
        </w:r>
      </w:ins>
      <w:ins w:id="62" w:author="Jaeger, Florian" w:date="2023-05-27T12:07:00Z">
        <w:r>
          <w:rPr>
            <w:szCs w:val="22"/>
          </w:rPr>
          <w:t xml:space="preserve">R Markdown </w:t>
        </w:r>
      </w:ins>
      <w:ins w:id="63" w:author="Jaeger, Florian" w:date="2023-05-27T12:08:00Z">
        <w:r>
          <w:rPr>
            <w:szCs w:val="22"/>
          </w:rPr>
          <w:t>(REF) document that generates the supplementary information for this article through a single click in a freely available software (R, REF; RStudio, REF).</w:t>
        </w:r>
      </w:ins>
      <w:ins w:id="64"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65" w:author="Jaeger, Florian" w:date="2023-05-27T12:11:00Z">
        <w:r>
          <w:rPr>
            <w:szCs w:val="22"/>
          </w:rPr>
          <w:t>available</w:t>
        </w:r>
      </w:ins>
      <w:ins w:id="66" w:author="Jaeger, Florian" w:date="2023-05-27T12:10:00Z">
        <w:r w:rsidRPr="00ED3418">
          <w:rPr>
            <w:szCs w:val="22"/>
          </w:rPr>
          <w:t xml:space="preserve"> at </w:t>
        </w:r>
        <w:commentRangeStart w:id="67"/>
        <w:r w:rsidRPr="00ED3418">
          <w:rPr>
            <w:szCs w:val="22"/>
            <w:highlight w:val="cyan"/>
          </w:rPr>
          <w:t>XYZ</w:t>
        </w:r>
        <w:commentRangeEnd w:id="67"/>
        <w:r w:rsidRPr="00ED3418">
          <w:rPr>
            <w:rStyle w:val="CommentReference"/>
            <w:sz w:val="22"/>
            <w:szCs w:val="22"/>
          </w:rPr>
          <w:commentReference w:id="67"/>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68"/>
      <w:r w:rsidR="00FD3AD0">
        <w:rPr>
          <w:szCs w:val="22"/>
        </w:rPr>
        <w:t>XXX</w:t>
      </w:r>
      <w:commentRangeEnd w:id="68"/>
      <w:r w:rsidR="00FD3AD0">
        <w:rPr>
          <w:rStyle w:val="CommentReference"/>
        </w:rPr>
        <w:commentReference w:id="68"/>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69"/>
      <w:r w:rsidR="00F05B25">
        <w:rPr>
          <w:szCs w:val="22"/>
        </w:rPr>
        <w:t>REFS</w:t>
      </w:r>
      <w:commentRangeEnd w:id="69"/>
      <w:r w:rsidR="00F05B25">
        <w:rPr>
          <w:rStyle w:val="CommentReference"/>
        </w:rPr>
        <w:commentReference w:id="69"/>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70" w:author="Jaeger, Florian" w:date="2023-05-27T13:27:00Z">
        <w:r w:rsidR="00D70DE7">
          <w:rPr>
            <w:szCs w:val="22"/>
          </w:rPr>
          <w:t>[</w:t>
        </w:r>
      </w:ins>
      <w:del w:id="71" w:author="Jaeger, Florian" w:date="2023-05-27T13:27:00Z">
        <w:r w:rsidR="00D037E1" w:rsidDel="00D70DE7">
          <w:rPr>
            <w:szCs w:val="22"/>
          </w:rPr>
          <w:delText>(</w:delText>
        </w:r>
      </w:del>
      <w:r w:rsidR="0066319E">
        <w:rPr>
          <w:szCs w:val="22"/>
        </w:rPr>
        <w:t>prior to articulation of the /d/-/g/ sound</w:t>
      </w:r>
      <w:ins w:id="72" w:author="Jaeger, Florian" w:date="2023-05-27T13:27:00Z">
        <w:r w:rsidR="00D70DE7">
          <w:rPr>
            <w:szCs w:val="22"/>
          </w:rPr>
          <w:t>]</w:t>
        </w:r>
      </w:ins>
      <w:del w:id="73"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74"/>
      <w:r w:rsidR="00B93163" w:rsidRPr="00ED3418">
        <w:rPr>
          <w:szCs w:val="22"/>
        </w:rPr>
        <w:t>2006</w:t>
      </w:r>
      <w:commentRangeEnd w:id="74"/>
      <w:r w:rsidR="0066319E">
        <w:rPr>
          <w:rStyle w:val="CommentReference"/>
        </w:rPr>
        <w:commentReference w:id="74"/>
      </w:r>
      <w:r w:rsidR="00B93163" w:rsidRPr="00ED3418">
        <w:rPr>
          <w:szCs w:val="22"/>
        </w:rPr>
        <w:t xml:space="preserve">). </w:t>
      </w:r>
    </w:p>
    <w:p w14:paraId="27C57315" w14:textId="40DB0126" w:rsidR="00B93163" w:rsidRPr="00ED3418" w:rsidRDefault="00244AD2" w:rsidP="00244AD2">
      <w:pPr>
        <w:rPr>
          <w:szCs w:val="22"/>
        </w:rPr>
      </w:pPr>
      <w:commentRangeStart w:id="75"/>
      <w:ins w:id="76" w:author="Jaeger, Florian" w:date="2023-05-22T16:52:00Z">
        <w:r>
          <w:rPr>
            <w:szCs w:val="22"/>
          </w:rPr>
          <w:t xml:space="preserve">To the best of our knowledge, it is an open question whether </w:t>
        </w:r>
      </w:ins>
      <w:ins w:id="77" w:author="Jaeger, Florian" w:date="2023-05-22T16:53:00Z">
        <w:r>
          <w:rPr>
            <w:szCs w:val="22"/>
          </w:rPr>
          <w:t xml:space="preserve">listeners indeed compensate  for expected effect on articulation </w:t>
        </w:r>
      </w:ins>
      <w:ins w:id="78" w:author="Jaeger, Florian" w:date="2023-05-22T16:54:00Z">
        <w:r>
          <w:rPr>
            <w:szCs w:val="22"/>
          </w:rPr>
          <w:t xml:space="preserve">of visually evident </w:t>
        </w:r>
      </w:ins>
      <w:ins w:id="79" w:author="Jaeger, Florian" w:date="2023-05-22T16:53:00Z">
        <w:r>
          <w:rPr>
            <w:szCs w:val="22"/>
          </w:rPr>
          <w:t>non-linguistic causes</w:t>
        </w:r>
      </w:ins>
      <w:ins w:id="80" w:author="Jaeger, Florian" w:date="2023-05-22T16:54:00Z">
        <w:r>
          <w:rPr>
            <w:szCs w:val="22"/>
          </w:rPr>
          <w:t>, such as kissing a loved one, or having a pen in the mouth.</w:t>
        </w:r>
      </w:ins>
      <w:moveFromRangeStart w:id="81" w:author="Jaeger, Florian" w:date="2023-05-22T16:51:00Z" w:name="move135666718"/>
      <w:moveFrom w:id="82" w:author="Jaeger, Florian" w:date="2023-05-22T16:51:00Z">
        <w:del w:id="83"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1"/>
      <w:del w:id="84"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75"/>
      <w:r>
        <w:rPr>
          <w:rStyle w:val="CommentReference"/>
        </w:rPr>
        <w:commentReference w:id="75"/>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Audio was dubbed onto video of a young female talker holding a pen</w:t>
      </w:r>
      <w:del w:id="85"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86"/>
      <w:commentRangeStart w:id="87"/>
      <w:r w:rsidR="00C161C5" w:rsidRPr="00ED3418">
        <w:rPr>
          <w:szCs w:val="22"/>
        </w:rPr>
        <w:t xml:space="preserve">thought the talker in the video </w:t>
      </w:r>
      <w:r w:rsidR="00D037E1">
        <w:rPr>
          <w:szCs w:val="22"/>
        </w:rPr>
        <w:t>said</w:t>
      </w:r>
      <w:r w:rsidR="000079D6" w:rsidRPr="00ED3418">
        <w:rPr>
          <w:szCs w:val="22"/>
        </w:rPr>
        <w:t xml:space="preserve"> </w:t>
      </w:r>
      <w:commentRangeEnd w:id="86"/>
      <w:r w:rsidR="00D037E1">
        <w:rPr>
          <w:rStyle w:val="CommentReference"/>
        </w:rPr>
        <w:commentReference w:id="86"/>
      </w:r>
      <w:commentRangeEnd w:id="87"/>
      <w:r w:rsidR="003F5649">
        <w:rPr>
          <w:rStyle w:val="CommentReference"/>
        </w:rPr>
        <w:commentReference w:id="87"/>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88"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8"/>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9"/>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90"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9"/>
      <w:r w:rsidR="00057517">
        <w:rPr>
          <w:rStyle w:val="CommentReference"/>
        </w:rPr>
        <w:commentReference w:id="89"/>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91" w:author="Jaeger, Florian" w:date="2023-05-20T20:06:00Z">
        <w:r w:rsidR="00D5256D">
          <w:rPr>
            <w:szCs w:val="22"/>
          </w:rPr>
          <w:t>counter-</w:t>
        </w:r>
      </w:ins>
      <w:r w:rsidR="005032D8" w:rsidRPr="00ED3418">
        <w:rPr>
          <w:szCs w:val="22"/>
        </w:rPr>
        <w:t xml:space="preserve">balanced nuisance </w:t>
      </w:r>
      <w:del w:id="92" w:author="Jaeger, Florian" w:date="2023-05-20T20:06:00Z">
        <w:r w:rsidR="005032D8" w:rsidRPr="00ED3418" w:rsidDel="00D5256D">
          <w:rPr>
            <w:szCs w:val="22"/>
          </w:rPr>
          <w:delText xml:space="preserve">factors </w:delText>
        </w:r>
      </w:del>
      <w:ins w:id="93" w:author="Jaeger, Florian" w:date="2023-05-20T20:06:00Z">
        <w:r w:rsidR="00D5256D">
          <w:rPr>
            <w:szCs w:val="22"/>
          </w:rPr>
          <w:t>variables</w:t>
        </w:r>
        <w:r w:rsidR="00D5256D" w:rsidRPr="00ED3418">
          <w:rPr>
            <w:szCs w:val="22"/>
          </w:rPr>
          <w:t xml:space="preserve"> </w:t>
        </w:r>
      </w:ins>
      <w:del w:id="94" w:author="Jaeger, Florian" w:date="2023-05-20T20:06:00Z">
        <w:r w:rsidR="005032D8" w:rsidRPr="00ED3418" w:rsidDel="00D5256D">
          <w:rPr>
            <w:szCs w:val="22"/>
          </w:rPr>
          <w:delText xml:space="preserve">and are </w:delText>
        </w:r>
      </w:del>
      <w:r w:rsidRPr="00ED3418">
        <w:rPr>
          <w:szCs w:val="22"/>
        </w:rPr>
        <w:t xml:space="preserve">described below. </w:t>
      </w:r>
      <w:del w:id="95"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96" w:author="Jaeger, Florian" w:date="2023-05-22T16:28:00Z">
        <w:r w:rsidRPr="00ED3418">
          <w:rPr>
            <w:szCs w:val="22"/>
          </w:rPr>
          <w:delText>Participations</w:delText>
        </w:r>
      </w:del>
      <w:ins w:id="97" w:author="Jaeger, Florian" w:date="2023-05-22T16:28:00Z">
        <w:r w:rsidRPr="00ED3418">
          <w:rPr>
            <w:szCs w:val="22"/>
          </w:rPr>
          <w:t>Participa</w:t>
        </w:r>
      </w:ins>
      <w:ins w:id="98" w:author="Jaeger, Florian" w:date="2023-05-20T20:09:00Z">
        <w:r w:rsidR="00C96151">
          <w:rPr>
            <w:szCs w:val="22"/>
          </w:rPr>
          <w:t>nts</w:t>
        </w:r>
      </w:ins>
      <w:del w:id="99"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del w:id="100" w:author="Jaeger, Florian" w:date="2023-05-22T16:28:00Z">
        <w:r w:rsidR="00134C06" w:rsidRPr="00ED3418">
          <w:rPr>
            <w:szCs w:val="22"/>
          </w:rPr>
          <w:delText>and (iii</w:delText>
        </w:r>
      </w:del>
      <w:ins w:id="101"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02" w:author="Jaeger, Florian" w:date="2023-05-22T16:28:00Z">
        <w:r w:rsidR="00134C06" w:rsidRPr="00ED3418">
          <w:rPr>
            <w:szCs w:val="22"/>
          </w:rPr>
          <w:t>and (i</w:t>
        </w:r>
      </w:ins>
      <w:ins w:id="103" w:author="Jaeger, Florian" w:date="2023-05-20T20:10:00Z">
        <w:r w:rsidR="00EC41F6">
          <w:rPr>
            <w:szCs w:val="22"/>
          </w:rPr>
          <w:t>v</w:t>
        </w:r>
      </w:ins>
      <w:del w:id="104"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05" w:author="Jaeger, Florian" w:date="2023-05-20T20:24:00Z">
        <w:r w:rsidR="000D32C8">
          <w:rPr>
            <w:szCs w:val="22"/>
          </w:rPr>
          <w:t xml:space="preserve">Before the experiment </w:t>
        </w:r>
      </w:ins>
      <w:ins w:id="106" w:author="Jaeger, Florian" w:date="2023-05-20T20:27:00Z">
        <w:r w:rsidR="007F52B4">
          <w:rPr>
            <w:szCs w:val="22"/>
          </w:rPr>
          <w:t>could be accepted</w:t>
        </w:r>
      </w:ins>
      <w:ins w:id="107" w:author="Jaeger, Florian" w:date="2023-05-20T20:24:00Z">
        <w:r w:rsidR="000D32C8">
          <w:rPr>
            <w:szCs w:val="22"/>
          </w:rPr>
          <w:t>, p</w:t>
        </w:r>
      </w:ins>
      <w:commentRangeStart w:id="108"/>
      <w:ins w:id="109" w:author="Jaeger, Florian" w:date="2023-05-20T20:19:00Z">
        <w:r w:rsidR="003D6AB3">
          <w:rPr>
            <w:szCs w:val="22"/>
          </w:rPr>
          <w:t xml:space="preserve">articipants </w:t>
        </w:r>
      </w:ins>
      <w:ins w:id="110" w:author="Jaeger, Florian" w:date="2023-05-20T20:22:00Z">
        <w:r w:rsidR="003D6AB3">
          <w:rPr>
            <w:szCs w:val="22"/>
          </w:rPr>
          <w:t>had to</w:t>
        </w:r>
      </w:ins>
      <w:ins w:id="111" w:author="Jaeger, Florian" w:date="2023-05-20T20:24:00Z">
        <w:r w:rsidR="000D32C8">
          <w:rPr>
            <w:szCs w:val="22"/>
          </w:rPr>
          <w:t xml:space="preserve"> </w:t>
        </w:r>
      </w:ins>
      <w:ins w:id="112" w:author="Jaeger, Florian" w:date="2023-05-20T20:25:00Z">
        <w:r w:rsidR="000D32C8">
          <w:rPr>
            <w:szCs w:val="22"/>
          </w:rPr>
          <w:t xml:space="preserve">confirm </w:t>
        </w:r>
      </w:ins>
      <w:ins w:id="113" w:author="Jaeger, Florian" w:date="2023-05-20T20:26:00Z">
        <w:r w:rsidR="000D32C8">
          <w:rPr>
            <w:szCs w:val="22"/>
          </w:rPr>
          <w:t>that</w:t>
        </w:r>
      </w:ins>
      <w:ins w:id="114" w:author="Jaeger, Florian" w:date="2023-05-20T20:27:00Z">
        <w:r w:rsidR="000D32C8">
          <w:rPr>
            <w:szCs w:val="22"/>
          </w:rPr>
          <w:t xml:space="preserve"> they were</w:t>
        </w:r>
      </w:ins>
      <w:ins w:id="115"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116" w:author="Jaeger, Florian" w:date="2023-05-20T20:20:00Z">
        <w:r w:rsidR="003D6AB3">
          <w:rPr>
            <w:szCs w:val="22"/>
          </w:rPr>
          <w:t xml:space="preserve">native speakers of US English (defined as </w:t>
        </w:r>
        <w:r w:rsidR="003D6AB3" w:rsidRPr="003D6AB3">
          <w:rPr>
            <w:szCs w:val="22"/>
            <w:highlight w:val="yellow"/>
            <w:rPrChange w:id="117" w:author="Jaeger, Florian" w:date="2023-05-20T20:20:00Z">
              <w:rPr>
                <w:szCs w:val="22"/>
              </w:rPr>
            </w:rPrChange>
          </w:rPr>
          <w:t>XXX</w:t>
        </w:r>
      </w:ins>
      <w:ins w:id="118" w:author="Jaeger, Florian" w:date="2023-05-20T20:26:00Z">
        <w:r w:rsidR="000D32C8">
          <w:rPr>
            <w:szCs w:val="22"/>
          </w:rPr>
          <w:t>), (ii) in a quiet room</w:t>
        </w:r>
      </w:ins>
      <w:ins w:id="119" w:author="Jaeger, Florian" w:date="2023-05-20T20:27:00Z">
        <w:r w:rsidR="000D32C8">
          <w:rPr>
            <w:szCs w:val="22"/>
          </w:rPr>
          <w:t xml:space="preserve"> without distractions</w:t>
        </w:r>
      </w:ins>
      <w:ins w:id="120" w:author="Jaeger, Florian" w:date="2023-05-20T20:26:00Z">
        <w:r w:rsidR="000D32C8">
          <w:rPr>
            <w:szCs w:val="22"/>
          </w:rPr>
          <w:t>, (ii) wear</w:t>
        </w:r>
      </w:ins>
      <w:ins w:id="121" w:author="Jaeger, Florian" w:date="2023-05-20T20:27:00Z">
        <w:r w:rsidR="000D32C8">
          <w:rPr>
            <w:szCs w:val="22"/>
          </w:rPr>
          <w:t xml:space="preserve">ing </w:t>
        </w:r>
      </w:ins>
      <w:ins w:id="122" w:author="Jaeger, Florian" w:date="2023-05-20T20:26:00Z">
        <w:r w:rsidR="000D32C8">
          <w:rPr>
            <w:szCs w:val="22"/>
          </w:rPr>
          <w:t>over-the-ear headphones</w:t>
        </w:r>
      </w:ins>
      <w:ins w:id="123" w:author="Jaeger, Florian" w:date="2023-05-20T20:27:00Z">
        <w:r w:rsidR="000D32C8">
          <w:rPr>
            <w:szCs w:val="22"/>
          </w:rPr>
          <w:t>.</w:t>
        </w:r>
      </w:ins>
      <w:del w:id="124"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25"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08"/>
      <w:r w:rsidR="003D6AB3">
        <w:rPr>
          <w:rStyle w:val="CommentReference"/>
        </w:rPr>
        <w:commentReference w:id="108"/>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asi</w:t>
      </w:r>
      <w:proofErr w:type="spellEnd"/>
      <w:r w:rsidR="00620763" w:rsidRPr="00ED3418">
        <w:rPr>
          <w:szCs w:val="22"/>
        </w:rPr>
        <w:t xml:space="preserve"> responses, four steps that would yield close to 50% </w:t>
      </w:r>
      <w:proofErr w:type="spellStart"/>
      <w:r w:rsidR="00BA1F61">
        <w:rPr>
          <w:i/>
          <w:iCs/>
          <w:szCs w:val="22"/>
        </w:rPr>
        <w:t>asi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26"/>
      <w:commentRangeStart w:id="127"/>
      <w:commentRangeStart w:id="128"/>
      <w:commentRangeEnd w:id="126"/>
      <w:r w:rsidRPr="00ED3418">
        <w:rPr>
          <w:rStyle w:val="CommentReference"/>
          <w:sz w:val="22"/>
          <w:szCs w:val="22"/>
          <w:highlight w:val="cyan"/>
        </w:rPr>
        <w:commentReference w:id="126"/>
      </w:r>
      <w:commentRangeEnd w:id="127"/>
      <w:r w:rsidR="00BC1055">
        <w:rPr>
          <w:rStyle w:val="CommentReference"/>
        </w:rPr>
        <w:commentReference w:id="127"/>
      </w:r>
      <w:commentRangeEnd w:id="128"/>
      <w:r w:rsidR="003F5649">
        <w:rPr>
          <w:rStyle w:val="CommentReference"/>
        </w:rPr>
        <w:commentReference w:id="128"/>
      </w:r>
      <w:r w:rsidR="00641E18">
        <w:rPr>
          <w:szCs w:val="22"/>
        </w:rPr>
        <w:t xml:space="preserve">, </w:t>
      </w:r>
      <w:r w:rsidRPr="00ED3418">
        <w:rPr>
          <w:szCs w:val="22"/>
        </w:rPr>
        <w:t>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29"/>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29"/>
    <w:p w14:paraId="27383D7F" w14:textId="77777777" w:rsidR="00641E18" w:rsidRPr="002D3F41" w:rsidRDefault="003F5649" w:rsidP="003F5649">
      <w:pPr>
        <w:ind w:firstLine="0"/>
        <w:rPr>
          <w:szCs w:val="22"/>
        </w:rPr>
      </w:pPr>
      <w:r>
        <w:rPr>
          <w:rStyle w:val="CommentReference"/>
        </w:rPr>
        <w:commentReference w:id="129"/>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w:t>
      </w:r>
      <w:proofErr w:type="gramStart"/>
      <w:r w:rsidR="002D3F41">
        <w:rPr>
          <w:szCs w:val="22"/>
        </w:rPr>
        <w:t>e.g.</w:t>
      </w:r>
      <w:proofErr w:type="gramEnd"/>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 xml:space="preserve">(e.g.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30" w:author="Jaeger, Florian" w:date="2023-05-27T12:04:00Z" w:name="move136081475"/>
      <w:commentRangeStart w:id="131"/>
      <w:moveFrom w:id="132" w:author="Jaeger, Florian" w:date="2023-05-27T12:04:00Z">
        <w:r w:rsidRPr="00ED3418" w:rsidDel="00E80486">
          <w:rPr>
            <w:szCs w:val="22"/>
          </w:rPr>
          <w:t>The original video and audio recordings as well as all audiovisual test stimuli for both experiments are available as part of the OSF repository.</w:t>
        </w:r>
        <w:commentRangeEnd w:id="131"/>
        <w:r w:rsidR="00E85D79" w:rsidDel="00E80486">
          <w:rPr>
            <w:rStyle w:val="CommentReference"/>
          </w:rPr>
          <w:commentReference w:id="131"/>
        </w:r>
      </w:moveFrom>
      <w:moveFromRangeEnd w:id="130"/>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33" w:author="Jaeger, Florian" w:date="2023-05-27T12:04:00Z">
        <w:r w:rsidR="00E80486" w:rsidRPr="00E80486">
          <w:rPr>
            <w:szCs w:val="22"/>
          </w:rPr>
          <w:t xml:space="preserve"> </w:t>
        </w:r>
      </w:ins>
      <w:moveToRangeStart w:id="134" w:author="Jaeger, Florian" w:date="2023-05-27T12:04:00Z" w:name="move136081475"/>
      <w:commentRangeStart w:id="135"/>
      <w:moveTo w:id="136" w:author="Jaeger, Florian" w:date="2023-05-27T12:04:00Z">
        <w:del w:id="137"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35"/>
          <w:r w:rsidR="00E80486" w:rsidDel="00E80486">
            <w:rPr>
              <w:rStyle w:val="CommentReference"/>
            </w:rPr>
            <w:commentReference w:id="135"/>
          </w:r>
        </w:del>
      </w:moveTo>
      <w:moveToRangeEnd w:id="134"/>
      <w:del w:id="138" w:author="Jaeger, Florian" w:date="2023-05-27T12:04:00Z">
        <w:r w:rsidR="003A0879" w:rsidRPr="00ED3418" w:rsidDel="00E80486">
          <w:rPr>
            <w:szCs w:val="22"/>
          </w:rPr>
          <w:delText xml:space="preserve"> </w:delText>
        </w:r>
        <w:commentRangeStart w:id="139"/>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40"/>
        <w:r w:rsidR="003A0879" w:rsidRPr="00ED3418" w:rsidDel="00E80486">
          <w:rPr>
            <w:szCs w:val="22"/>
            <w:highlight w:val="cyan"/>
          </w:rPr>
          <w:delText>XYZ</w:delText>
        </w:r>
        <w:commentRangeEnd w:id="140"/>
        <w:r w:rsidR="00E538CF" w:rsidDel="00E80486">
          <w:rPr>
            <w:rStyle w:val="CommentReference"/>
          </w:rPr>
          <w:commentReference w:id="140"/>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39"/>
        <w:r w:rsidR="00E85D79" w:rsidDel="00E80486">
          <w:rPr>
            <w:rStyle w:val="CommentReference"/>
          </w:rPr>
          <w:commentReference w:id="139"/>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41"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42" w:author="Jaeger, Florian" w:date="2023-05-12T21:13:00Z">
        <w:r w:rsidRPr="00ED3418" w:rsidDel="00CA07C9">
          <w:rPr>
            <w:szCs w:val="22"/>
          </w:rPr>
          <w:delText>20</w:delText>
        </w:r>
      </w:del>
      <w:del w:id="143"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44"/>
      <w:commentRangeStart w:id="145"/>
      <w:r w:rsidRPr="00ED3418">
        <w:rPr>
          <w:szCs w:val="22"/>
        </w:rPr>
        <w:t xml:space="preserve">results. </w:t>
      </w:r>
      <w:r w:rsidR="006D2EFB" w:rsidRPr="00ED3418">
        <w:rPr>
          <w:szCs w:val="22"/>
        </w:rPr>
        <w:t xml:space="preserve">For </w:t>
      </w:r>
      <w:commentRangeEnd w:id="144"/>
      <w:r w:rsidR="00E85D79">
        <w:rPr>
          <w:rStyle w:val="CommentReference"/>
        </w:rPr>
        <w:commentReference w:id="144"/>
      </w:r>
      <w:commentRangeEnd w:id="145"/>
      <w:r w:rsidR="00B834D2">
        <w:rPr>
          <w:rStyle w:val="CommentReference"/>
        </w:rPr>
        <w:commentReference w:id="145"/>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46"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47"/>
      <w:r w:rsidR="00E44892">
        <w:rPr>
          <w:szCs w:val="22"/>
        </w:rPr>
        <w:t>XXX</w:t>
      </w:r>
      <w:commentRangeEnd w:id="147"/>
      <w:r w:rsidR="00E44892">
        <w:rPr>
          <w:rStyle w:val="CommentReference"/>
        </w:rPr>
        <w:commentReference w:id="147"/>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48" w:author="Jaeger, Florian" w:date="2023-05-27T13:51:00Z">
        <w:r w:rsidR="00172D88" w:rsidRPr="00ED3418" w:rsidDel="005A63E5">
          <w:rPr>
            <w:szCs w:val="22"/>
          </w:rPr>
          <w:delText>.</w:delText>
        </w:r>
      </w:del>
      <w:r w:rsidR="00172D88" w:rsidRPr="00ED3418">
        <w:rPr>
          <w:rStyle w:val="FootnoteReference"/>
          <w:szCs w:val="22"/>
        </w:rPr>
        <w:footnoteReference w:id="2"/>
      </w:r>
      <w:ins w:id="149"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ins>
      <w:r w:rsidR="005A63E5">
        <w:rPr>
          <w:szCs w:val="22"/>
        </w:rPr>
      </w:r>
      <w:r w:rsidR="005A63E5">
        <w:rPr>
          <w:szCs w:val="22"/>
        </w:rPr>
        <w:fldChar w:fldCharType="separate"/>
      </w:r>
      <w:ins w:id="150"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51" w:author="Jaeger, Florian" w:date="2023-05-27T13:54:00Z">
        <w:r w:rsidR="005A63E5">
          <w:rPr>
            <w:szCs w:val="22"/>
          </w:rPr>
          <w:t xml:space="preserve">. </w:t>
        </w:r>
      </w:ins>
      <w:del w:id="152" w:author="Jaeger, Florian" w:date="2023-05-27T13:53:00Z">
        <w:r w:rsidR="00172D88" w:rsidRPr="00ED3418" w:rsidDel="005A63E5">
          <w:rPr>
            <w:szCs w:val="22"/>
          </w:rPr>
          <w:delText xml:space="preserve"> </w:delText>
        </w:r>
      </w:del>
      <w:del w:id="153"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10DE8D03" w14:textId="44E0172E" w:rsidR="005A63E5" w:rsidRPr="00ED3418" w:rsidRDefault="005A63E5">
      <w:pPr>
        <w:pStyle w:val="Caption"/>
        <w:rPr>
          <w:szCs w:val="22"/>
        </w:rPr>
        <w:pPrChange w:id="154" w:author="Jaeger, Florian" w:date="2023-05-27T13:51:00Z">
          <w:pPr/>
        </w:pPrChange>
      </w:pPr>
      <w:bookmarkStart w:id="155" w:name="_Ref136088042"/>
      <w:ins w:id="156" w:author="Jaeger, Florian" w:date="2023-05-27T13:51:00Z">
        <w:r>
          <w:t xml:space="preserve">Table </w:t>
        </w:r>
        <w:r>
          <w:fldChar w:fldCharType="begin"/>
        </w:r>
        <w:r>
          <w:instrText xml:space="preserve"> SEQ Table \* ARABIC </w:instrText>
        </w:r>
      </w:ins>
      <w:r>
        <w:fldChar w:fldCharType="separate"/>
      </w:r>
      <w:ins w:id="157" w:author="Jaeger, Florian" w:date="2023-05-27T13:51:00Z">
        <w:r>
          <w:rPr>
            <w:noProof/>
          </w:rPr>
          <w:t>1</w:t>
        </w:r>
        <w:r>
          <w:fldChar w:fldCharType="end"/>
        </w:r>
        <w:bookmarkEnd w:id="155"/>
        <w:r>
          <w:tab/>
          <w:t>Exclusions for all experiments</w:t>
        </w:r>
      </w:ins>
      <w:ins w:id="158" w:author="Jaeger, Florian" w:date="2023-05-27T13:52:00Z">
        <w:r>
          <w:t xml:space="preserve"> reported. The SI </w:t>
        </w:r>
      </w:ins>
      <w:ins w:id="159" w:author="Jaeger, Florian" w:date="2023-05-27T13:53:00Z">
        <w:r>
          <w:t>(</w:t>
        </w:r>
        <w:r w:rsidRPr="005A63E5">
          <w:rPr>
            <w:highlight w:val="yellow"/>
            <w:rPrChange w:id="160" w:author="Jaeger, Florian" w:date="2023-05-27T13:53:00Z">
              <w:rPr>
                <w:i/>
                <w:iCs/>
              </w:rPr>
            </w:rPrChange>
          </w:rPr>
          <w:t>XXX</w:t>
        </w:r>
        <w:r>
          <w:t xml:space="preserve">) </w:t>
        </w:r>
      </w:ins>
      <w:ins w:id="161"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162"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163">
          <w:tblGrid>
            <w:gridCol w:w="2082"/>
            <w:gridCol w:w="927"/>
            <w:gridCol w:w="941"/>
            <w:gridCol w:w="2395"/>
            <w:gridCol w:w="2395"/>
          </w:tblGrid>
        </w:tblGridChange>
      </w:tblGrid>
      <w:tr w:rsidR="005A63E5" w:rsidRPr="0072511C" w14:paraId="481AA135" w14:textId="1262A805" w:rsidTr="005A63E5">
        <w:trPr>
          <w:tblCellSpacing w:w="15" w:type="dxa"/>
          <w:trPrChange w:id="164" w:author="Jaeger, Florian" w:date="2023-05-27T13:56:00Z">
            <w:trPr>
              <w:tblCellSpacing w:w="15" w:type="dxa"/>
            </w:trPr>
          </w:trPrChange>
        </w:trPr>
        <w:tc>
          <w:tcPr>
            <w:tcW w:w="2037" w:type="dxa"/>
            <w:vAlign w:val="center"/>
            <w:hideMark/>
            <w:tcPrChange w:id="165"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6"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167" w:author="Jaeger, Florian" w:date="2023-05-27T13:49:00Z">
                  <w:rPr>
                    <w:rFonts w:ascii="Times" w:eastAsia="Times New Roman" w:hAnsi="Times"/>
                    <w:sz w:val="24"/>
                    <w:lang w:eastAsia="en-US"/>
                  </w:rPr>
                </w:rPrChange>
              </w:rPr>
              <w:t>Experiment</w:t>
            </w:r>
          </w:p>
        </w:tc>
        <w:tc>
          <w:tcPr>
            <w:tcW w:w="897" w:type="dxa"/>
            <w:vAlign w:val="center"/>
            <w:hideMark/>
            <w:tcPrChange w:id="168"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9" w:author="Jaeger, Florian" w:date="2023-05-27T13:49:00Z">
                  <w:rPr>
                    <w:rFonts w:ascii="Times" w:eastAsia="Times New Roman" w:hAnsi="Times"/>
                    <w:sz w:val="24"/>
                    <w:lang w:eastAsia="en-US"/>
                  </w:rPr>
                </w:rPrChange>
              </w:rPr>
            </w:pPr>
            <w:del w:id="170" w:author="Jaeger, Florian" w:date="2023-05-27T13:49:00Z">
              <w:r w:rsidRPr="005A63E5" w:rsidDel="005A63E5">
                <w:rPr>
                  <w:rFonts w:ascii="Times" w:eastAsia="Times New Roman" w:hAnsi="Times"/>
                  <w:b/>
                  <w:bCs/>
                  <w:sz w:val="24"/>
                  <w:lang w:eastAsia="en-US"/>
                  <w:rPrChange w:id="171"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72" w:author="Jaeger, Florian" w:date="2023-05-27T13:49:00Z">
                  <w:rPr>
                    <w:rFonts w:ascii="Times" w:eastAsia="Times New Roman" w:hAnsi="Times"/>
                    <w:sz w:val="24"/>
                    <w:lang w:eastAsia="en-US"/>
                  </w:rPr>
                </w:rPrChange>
              </w:rPr>
              <w:t>1a</w:t>
            </w:r>
          </w:p>
        </w:tc>
        <w:tc>
          <w:tcPr>
            <w:tcW w:w="911" w:type="dxa"/>
            <w:vAlign w:val="center"/>
            <w:hideMark/>
            <w:tcPrChange w:id="173"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74" w:author="Jaeger, Florian" w:date="2023-05-27T13:49:00Z">
                  <w:rPr>
                    <w:rFonts w:ascii="Times" w:eastAsia="Times New Roman" w:hAnsi="Times"/>
                    <w:sz w:val="24"/>
                    <w:lang w:eastAsia="en-US"/>
                  </w:rPr>
                </w:rPrChange>
              </w:rPr>
            </w:pPr>
            <w:del w:id="175" w:author="Jaeger, Florian" w:date="2023-05-27T13:50:00Z">
              <w:r w:rsidRPr="005A63E5" w:rsidDel="005A63E5">
                <w:rPr>
                  <w:rFonts w:ascii="Times" w:eastAsia="Times New Roman" w:hAnsi="Times"/>
                  <w:b/>
                  <w:bCs/>
                  <w:sz w:val="24"/>
                  <w:lang w:eastAsia="en-US"/>
                  <w:rPrChange w:id="176" w:author="Jaeger, Florian" w:date="2023-05-27T13:49:00Z">
                    <w:rPr>
                      <w:rFonts w:ascii="Times" w:eastAsia="Times New Roman" w:hAnsi="Times"/>
                      <w:sz w:val="24"/>
                      <w:lang w:eastAsia="en-US"/>
                    </w:rPr>
                  </w:rPrChange>
                </w:rPr>
                <w:delText>CI</w:delText>
              </w:r>
            </w:del>
            <w:del w:id="177" w:author="Jaeger, Florian" w:date="2023-05-27T13:49:00Z">
              <w:r w:rsidRPr="005A63E5" w:rsidDel="005A63E5">
                <w:rPr>
                  <w:rFonts w:ascii="Times" w:eastAsia="Times New Roman" w:hAnsi="Times"/>
                  <w:b/>
                  <w:bCs/>
                  <w:sz w:val="24"/>
                  <w:lang w:eastAsia="en-US"/>
                  <w:rPrChange w:id="178"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179" w:author="Jaeger, Florian" w:date="2023-05-27T13:49:00Z">
                  <w:rPr>
                    <w:rFonts w:ascii="Times" w:eastAsia="Times New Roman" w:hAnsi="Times"/>
                    <w:sz w:val="24"/>
                    <w:lang w:eastAsia="en-US"/>
                  </w:rPr>
                </w:rPrChange>
              </w:rPr>
              <w:t>1b</w:t>
            </w:r>
          </w:p>
        </w:tc>
        <w:tc>
          <w:tcPr>
            <w:tcW w:w="970" w:type="dxa"/>
            <w:vAlign w:val="center"/>
            <w:hideMark/>
            <w:tcPrChange w:id="180"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81" w:author="Jaeger, Florian" w:date="2023-05-27T13:49:00Z">
                  <w:rPr>
                    <w:rFonts w:ascii="Times" w:eastAsia="Times New Roman" w:hAnsi="Times"/>
                    <w:sz w:val="24"/>
                    <w:lang w:eastAsia="en-US"/>
                  </w:rPr>
                </w:rPrChange>
              </w:rPr>
            </w:pPr>
            <w:del w:id="182" w:author="Jaeger, Florian" w:date="2023-05-27T13:50:00Z">
              <w:r w:rsidRPr="005A63E5" w:rsidDel="005A63E5">
                <w:rPr>
                  <w:rFonts w:ascii="Times" w:eastAsia="Times New Roman" w:hAnsi="Times"/>
                  <w:b/>
                  <w:bCs/>
                  <w:sz w:val="24"/>
                  <w:lang w:eastAsia="en-US"/>
                  <w:rPrChange w:id="183"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84" w:author="Jaeger, Florian" w:date="2023-05-27T13:49:00Z">
                  <w:rPr>
                    <w:rFonts w:ascii="Times" w:eastAsia="Times New Roman" w:hAnsi="Times"/>
                    <w:sz w:val="24"/>
                    <w:lang w:eastAsia="en-US"/>
                  </w:rPr>
                </w:rPrChange>
              </w:rPr>
              <w:t>1c</w:t>
            </w:r>
          </w:p>
        </w:tc>
        <w:tc>
          <w:tcPr>
            <w:tcW w:w="2335" w:type="dxa"/>
            <w:tcPrChange w:id="185"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186"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187" w:author="Jaeger, Florian" w:date="2023-05-27T13:50:00Z"/>
          <w:trPrChange w:id="188" w:author="Jaeger, Florian" w:date="2023-05-27T13:56:00Z">
            <w:trPr>
              <w:tblCellSpacing w:w="15" w:type="dxa"/>
            </w:trPr>
          </w:trPrChange>
        </w:trPr>
        <w:tc>
          <w:tcPr>
            <w:tcW w:w="2037" w:type="dxa"/>
            <w:vAlign w:val="center"/>
            <w:tcPrChange w:id="189"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190" w:author="Jaeger, Florian" w:date="2023-05-27T13:50:00Z"/>
                <w:rFonts w:ascii="Times" w:eastAsia="Times New Roman" w:hAnsi="Times"/>
                <w:i/>
                <w:iCs/>
                <w:sz w:val="24"/>
                <w:lang w:eastAsia="en-US"/>
                <w:rPrChange w:id="191" w:author="Jaeger, Florian" w:date="2023-05-27T13:50:00Z">
                  <w:rPr>
                    <w:ins w:id="192" w:author="Jaeger, Florian" w:date="2023-05-27T13:50:00Z"/>
                    <w:rFonts w:ascii="Times" w:eastAsia="Times New Roman" w:hAnsi="Times"/>
                    <w:sz w:val="24"/>
                    <w:lang w:eastAsia="en-US"/>
                  </w:rPr>
                </w:rPrChange>
              </w:rPr>
            </w:pPr>
            <w:ins w:id="193" w:author="Jaeger, Florian" w:date="2023-05-27T13:50:00Z">
              <w:r w:rsidRPr="005A63E5">
                <w:rPr>
                  <w:rFonts w:ascii="Times" w:eastAsia="Times New Roman" w:hAnsi="Times"/>
                  <w:i/>
                  <w:iCs/>
                  <w:sz w:val="24"/>
                  <w:lang w:eastAsia="en-US"/>
                  <w:rPrChange w:id="194" w:author="Jaeger, Florian" w:date="2023-05-27T13:50:00Z">
                    <w:rPr>
                      <w:rFonts w:ascii="Times" w:eastAsia="Times New Roman" w:hAnsi="Times"/>
                      <w:sz w:val="24"/>
                      <w:lang w:eastAsia="en-US"/>
                    </w:rPr>
                  </w:rPrChange>
                </w:rPr>
                <w:t>Recruited</w:t>
              </w:r>
            </w:ins>
          </w:p>
        </w:tc>
        <w:tc>
          <w:tcPr>
            <w:tcW w:w="897" w:type="dxa"/>
            <w:vAlign w:val="center"/>
            <w:tcPrChange w:id="195"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196" w:author="Jaeger, Florian" w:date="2023-05-27T13:50:00Z"/>
                <w:rFonts w:ascii="Times" w:eastAsia="Times New Roman" w:hAnsi="Times"/>
                <w:sz w:val="24"/>
                <w:lang w:eastAsia="en-US"/>
              </w:rPr>
            </w:pPr>
          </w:p>
        </w:tc>
        <w:tc>
          <w:tcPr>
            <w:tcW w:w="911" w:type="dxa"/>
            <w:vAlign w:val="center"/>
            <w:tcPrChange w:id="197"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198" w:author="Jaeger, Florian" w:date="2023-05-27T13:50:00Z"/>
                <w:rFonts w:ascii="Times" w:eastAsia="Times New Roman" w:hAnsi="Times"/>
                <w:sz w:val="24"/>
                <w:lang w:eastAsia="en-US"/>
              </w:rPr>
            </w:pPr>
          </w:p>
        </w:tc>
        <w:tc>
          <w:tcPr>
            <w:tcW w:w="970" w:type="dxa"/>
            <w:vAlign w:val="center"/>
            <w:tcPrChange w:id="199"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200" w:author="Jaeger, Florian" w:date="2023-05-27T13:50:00Z"/>
                <w:rFonts w:ascii="Times" w:eastAsia="Times New Roman" w:hAnsi="Times"/>
                <w:sz w:val="24"/>
                <w:lang w:eastAsia="en-US"/>
              </w:rPr>
            </w:pPr>
          </w:p>
        </w:tc>
        <w:tc>
          <w:tcPr>
            <w:tcW w:w="2335" w:type="dxa"/>
            <w:tcPrChange w:id="201"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02"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03" w:author="Jaeger, Florian" w:date="2023-05-27T13:56:00Z">
            <w:trPr>
              <w:tblCellSpacing w:w="15" w:type="dxa"/>
            </w:trPr>
          </w:trPrChange>
        </w:trPr>
        <w:tc>
          <w:tcPr>
            <w:tcW w:w="2037" w:type="dxa"/>
            <w:vAlign w:val="center"/>
            <w:hideMark/>
            <w:tcPrChange w:id="204"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05" w:author="Jaeger, Florian" w:date="2023-05-27T13:48:00Z">
              <w:r>
                <w:rPr>
                  <w:rFonts w:ascii="Times" w:eastAsia="Times New Roman" w:hAnsi="Times"/>
                  <w:sz w:val="24"/>
                  <w:lang w:eastAsia="en-US"/>
                </w:rPr>
                <w:t xml:space="preserve"> i</w:t>
              </w:r>
            </w:ins>
            <w:del w:id="206"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07"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08"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09"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10"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11"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12" w:author="Jaeger, Florian" w:date="2023-05-27T13:56:00Z">
            <w:trPr>
              <w:tblCellSpacing w:w="15" w:type="dxa"/>
            </w:trPr>
          </w:trPrChange>
        </w:trPr>
        <w:tc>
          <w:tcPr>
            <w:tcW w:w="2037" w:type="dxa"/>
            <w:vAlign w:val="center"/>
            <w:hideMark/>
            <w:tcPrChange w:id="213"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14" w:author="Jaeger, Florian" w:date="2023-05-27T13:48:00Z">
              <w:r>
                <w:rPr>
                  <w:rFonts w:ascii="Times" w:eastAsia="Times New Roman" w:hAnsi="Times"/>
                  <w:sz w:val="24"/>
                  <w:lang w:eastAsia="en-US"/>
                </w:rPr>
                <w:t xml:space="preserve"> </w:t>
              </w:r>
            </w:ins>
            <w:ins w:id="215" w:author="Jaeger, Florian" w:date="2023-05-27T13:49:00Z">
              <w:r>
                <w:rPr>
                  <w:rFonts w:ascii="Times" w:eastAsia="Times New Roman" w:hAnsi="Times"/>
                  <w:sz w:val="24"/>
                  <w:lang w:eastAsia="en-US"/>
                </w:rPr>
                <w:t>q</w:t>
              </w:r>
            </w:ins>
            <w:del w:id="216"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17"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18"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19"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20"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1"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22" w:author="Jaeger, Florian" w:date="2023-05-27T13:56:00Z">
            <w:trPr>
              <w:tblCellSpacing w:w="15" w:type="dxa"/>
            </w:trPr>
          </w:trPrChange>
        </w:trPr>
        <w:tc>
          <w:tcPr>
            <w:tcW w:w="2037" w:type="dxa"/>
            <w:vAlign w:val="center"/>
            <w:hideMark/>
            <w:tcPrChange w:id="223"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24" w:author="Jaeger, Florian" w:date="2023-05-27T13:49:00Z">
              <w:r>
                <w:rPr>
                  <w:rFonts w:ascii="Times" w:eastAsia="Times New Roman" w:hAnsi="Times"/>
                  <w:sz w:val="24"/>
                  <w:lang w:eastAsia="en-US"/>
                </w:rPr>
                <w:t xml:space="preserve"> k</w:t>
              </w:r>
            </w:ins>
            <w:del w:id="225"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26"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27"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28"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29"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0"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31" w:author="Jaeger, Florian" w:date="2023-05-27T13:56:00Z">
            <w:trPr>
              <w:tblCellSpacing w:w="15" w:type="dxa"/>
            </w:trPr>
          </w:trPrChange>
        </w:trPr>
        <w:tc>
          <w:tcPr>
            <w:tcW w:w="2037" w:type="dxa"/>
            <w:vAlign w:val="center"/>
            <w:hideMark/>
            <w:tcPrChange w:id="232"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3"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34"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35"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36"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37"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8"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39" w:author="Jaeger, Florian" w:date="2023-05-27T13:56:00Z">
            <w:trPr>
              <w:tblCellSpacing w:w="15" w:type="dxa"/>
            </w:trPr>
          </w:trPrChange>
        </w:trPr>
        <w:tc>
          <w:tcPr>
            <w:tcW w:w="2037" w:type="dxa"/>
            <w:vAlign w:val="center"/>
            <w:hideMark/>
            <w:tcPrChange w:id="240"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41" w:author="Jaeger, Florian" w:date="2023-05-27T13:49:00Z">
              <w:r>
                <w:rPr>
                  <w:rFonts w:ascii="Times" w:eastAsia="Times New Roman" w:hAnsi="Times"/>
                  <w:sz w:val="24"/>
                  <w:lang w:eastAsia="en-US"/>
                </w:rPr>
                <w:t xml:space="preserve"> t</w:t>
              </w:r>
            </w:ins>
            <w:del w:id="242"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43"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44"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45"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46"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47"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48" w:author="Jaeger, Florian" w:date="2023-05-27T13:56:00Z">
            <w:trPr>
              <w:tblCellSpacing w:w="15" w:type="dxa"/>
            </w:trPr>
          </w:trPrChange>
        </w:trPr>
        <w:tc>
          <w:tcPr>
            <w:tcW w:w="2037" w:type="dxa"/>
            <w:vAlign w:val="center"/>
            <w:hideMark/>
            <w:tcPrChange w:id="249"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50" w:author="Jaeger, Florian" w:date="2023-05-27T13:50:00Z">
                  <w:rPr>
                    <w:rFonts w:ascii="Times" w:eastAsia="Times New Roman" w:hAnsi="Times"/>
                    <w:sz w:val="24"/>
                    <w:lang w:eastAsia="en-US"/>
                  </w:rPr>
                </w:rPrChange>
              </w:rPr>
            </w:pPr>
            <w:ins w:id="251" w:author="Jaeger, Florian" w:date="2023-05-27T13:50:00Z">
              <w:r>
                <w:rPr>
                  <w:rFonts w:ascii="Times" w:eastAsia="Times New Roman" w:hAnsi="Times"/>
                  <w:i/>
                  <w:iCs/>
                  <w:sz w:val="24"/>
                  <w:lang w:eastAsia="en-US"/>
                </w:rPr>
                <w:t>Total</w:t>
              </w:r>
            </w:ins>
            <w:commentRangeStart w:id="252"/>
            <w:commentRangeStart w:id="253"/>
            <w:commentRangeStart w:id="254"/>
            <w:del w:id="255" w:author="Jaeger, Florian" w:date="2023-05-27T13:50:00Z">
              <w:r w:rsidRPr="005A63E5" w:rsidDel="005A63E5">
                <w:rPr>
                  <w:rFonts w:ascii="Times" w:eastAsia="Times New Roman" w:hAnsi="Times"/>
                  <w:i/>
                  <w:iCs/>
                  <w:sz w:val="24"/>
                  <w:lang w:eastAsia="en-US"/>
                  <w:rPrChange w:id="256" w:author="Jaeger, Florian" w:date="2023-05-27T13:50:00Z">
                    <w:rPr>
                      <w:rFonts w:ascii="Times" w:eastAsia="Times New Roman" w:hAnsi="Times"/>
                      <w:sz w:val="24"/>
                      <w:lang w:eastAsia="en-US"/>
                    </w:rPr>
                  </w:rPrChange>
                </w:rPr>
                <w:delText>TOTAL</w:delText>
              </w:r>
            </w:del>
          </w:p>
        </w:tc>
        <w:tc>
          <w:tcPr>
            <w:tcW w:w="897" w:type="dxa"/>
            <w:vAlign w:val="center"/>
            <w:hideMark/>
            <w:tcPrChange w:id="257"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58"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59" w:author="Jaeger, Florian" w:date="2023-05-27T13:53:00Z">
                  <w:rPr>
                    <w:rFonts w:ascii="Times" w:eastAsia="Times New Roman" w:hAnsi="Times"/>
                    <w:sz w:val="24"/>
                    <w:lang w:eastAsia="en-US"/>
                  </w:rPr>
                </w:rPrChange>
              </w:rPr>
              <w:t>4 (6.2%)</w:t>
            </w:r>
          </w:p>
        </w:tc>
        <w:tc>
          <w:tcPr>
            <w:tcW w:w="911" w:type="dxa"/>
            <w:vAlign w:val="center"/>
            <w:hideMark/>
            <w:tcPrChange w:id="260"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1"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2" w:author="Jaeger, Florian" w:date="2023-05-27T13:53:00Z">
                  <w:rPr>
                    <w:rFonts w:ascii="Times" w:eastAsia="Times New Roman" w:hAnsi="Times"/>
                    <w:sz w:val="24"/>
                    <w:lang w:eastAsia="en-US"/>
                  </w:rPr>
                </w:rPrChange>
              </w:rPr>
              <w:t>4 (6.2%)</w:t>
            </w:r>
          </w:p>
        </w:tc>
        <w:tc>
          <w:tcPr>
            <w:tcW w:w="970" w:type="dxa"/>
            <w:vAlign w:val="center"/>
            <w:hideMark/>
            <w:tcPrChange w:id="263"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4"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5" w:author="Jaeger, Florian" w:date="2023-05-27T13:53:00Z">
                  <w:rPr>
                    <w:rFonts w:ascii="Times" w:eastAsia="Times New Roman" w:hAnsi="Times"/>
                    <w:sz w:val="24"/>
                    <w:lang w:eastAsia="en-US"/>
                  </w:rPr>
                </w:rPrChange>
              </w:rPr>
              <w:t>4 (6.3%)</w:t>
            </w:r>
            <w:commentRangeEnd w:id="252"/>
            <w:r w:rsidRPr="005A63E5">
              <w:rPr>
                <w:rStyle w:val="CommentReference"/>
                <w:i/>
                <w:iCs/>
                <w:rPrChange w:id="266" w:author="Jaeger, Florian" w:date="2023-05-27T13:53:00Z">
                  <w:rPr>
                    <w:rStyle w:val="CommentReference"/>
                  </w:rPr>
                </w:rPrChange>
              </w:rPr>
              <w:commentReference w:id="252"/>
            </w:r>
            <w:r w:rsidRPr="005A63E5">
              <w:rPr>
                <w:rStyle w:val="CommentReference"/>
                <w:i/>
                <w:iCs/>
                <w:rPrChange w:id="267" w:author="Jaeger, Florian" w:date="2023-05-27T13:53:00Z">
                  <w:rPr>
                    <w:rStyle w:val="CommentReference"/>
                  </w:rPr>
                </w:rPrChange>
              </w:rPr>
              <w:commentReference w:id="253"/>
            </w:r>
            <w:r w:rsidRPr="005A63E5">
              <w:rPr>
                <w:rStyle w:val="CommentReference"/>
                <w:i/>
                <w:iCs/>
                <w:rPrChange w:id="268" w:author="Jaeger, Florian" w:date="2023-05-27T13:53:00Z">
                  <w:rPr>
                    <w:rStyle w:val="CommentReference"/>
                  </w:rPr>
                </w:rPrChange>
              </w:rPr>
              <w:commentReference w:id="254"/>
            </w:r>
          </w:p>
        </w:tc>
        <w:tc>
          <w:tcPr>
            <w:tcW w:w="2335" w:type="dxa"/>
            <w:tcPrChange w:id="269"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70" w:author="Jaeger, Florian" w:date="2023-05-27T13:56:00Z">
              <w:r>
                <w:rPr>
                  <w:rFonts w:ascii="Times" w:eastAsia="Times New Roman" w:hAnsi="Times"/>
                  <w:sz w:val="24"/>
                  <w:lang w:eastAsia="en-US"/>
                </w:rPr>
                <w:t>4 (6.2%)</w:t>
              </w:r>
            </w:ins>
          </w:p>
        </w:tc>
      </w:tr>
      <w:commentRangeEnd w:id="253"/>
      <w:commentRangeEnd w:id="254"/>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271" w:author="Jaeger, Florian" w:date="2023-05-27T13:53:00Z"/>
          <w:szCs w:val="22"/>
        </w:rPr>
      </w:pPr>
      <w:del w:id="272"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273" w:author="Jaeger, Florian" w:date="2023-05-27T13:53:00Z"/>
        </w:rPr>
      </w:pPr>
      <w:bookmarkStart w:id="274" w:name="_Ref135474057"/>
      <w:del w:id="275" w:author="Jaeger, Florian" w:date="2023-05-27T13:53:00Z">
        <w:r w:rsidRPr="00C310F4" w:rsidDel="005A63E5">
          <w:delText xml:space="preserve">Figure </w:delText>
        </w:r>
        <w:r w:rsidRPr="00C310F4" w:rsidDel="005A63E5">
          <w:rPr>
            <w:i w:val="0"/>
            <w:iCs w:val="0"/>
          </w:rPr>
          <w:fldChar w:fldCharType="begin"/>
        </w:r>
        <w:r w:rsidRPr="00C310F4" w:rsidDel="005A63E5">
          <w:delInstrText xml:space="preserve"> SEQ Figure \* ARABIC </w:delInstrText>
        </w:r>
        <w:r w:rsidRPr="00C310F4" w:rsidDel="005A63E5">
          <w:rPr>
            <w:i w:val="0"/>
            <w:iCs w:val="0"/>
          </w:rPr>
          <w:fldChar w:fldCharType="separate"/>
        </w:r>
        <w:r w:rsidRPr="003F5649" w:rsidDel="005A63E5">
          <w:delText>3</w:delText>
        </w:r>
        <w:r w:rsidRPr="00C310F4" w:rsidDel="005A63E5">
          <w:rPr>
            <w:i w:val="0"/>
            <w:iCs w:val="0"/>
          </w:rPr>
          <w:fldChar w:fldCharType="end"/>
        </w:r>
        <w:bookmarkEnd w:id="274"/>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276" w:author="Jaeger, Florian" w:date="2023-05-20T11:19:00Z"/>
          <w:szCs w:val="22"/>
        </w:rPr>
      </w:pPr>
      <w:bookmarkStart w:id="277" w:name="_Ref81589633"/>
      <w:del w:id="278"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277"/>
        <w:r w:rsidRPr="00ED3418" w:rsidDel="00C310F4">
          <w:rPr>
            <w:szCs w:val="22"/>
          </w:rPr>
          <w:tab/>
          <w:delText>Summary of participant exclusions for Experiments 1a-</w:delText>
        </w:r>
      </w:del>
      <w:del w:id="279" w:author="Jaeger, Florian" w:date="2023-05-20T10:20:00Z">
        <w:r w:rsidRPr="00ED3418" w:rsidDel="00FA67B2">
          <w:rPr>
            <w:szCs w:val="22"/>
          </w:rPr>
          <w:delText>1</w:delText>
        </w:r>
      </w:del>
      <w:del w:id="280"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281"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282"/>
      <w:r w:rsidR="00CE6460" w:rsidRPr="003F5649">
        <w:t>test block</w:t>
      </w:r>
      <w:commentRangeEnd w:id="282"/>
      <w:r w:rsidR="007E5D3F" w:rsidRPr="00BC07C7">
        <w:rPr>
          <w:rStyle w:val="CommentReference"/>
        </w:rPr>
        <w:commentReference w:id="282"/>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83"/>
      <w:r w:rsidR="0024688C" w:rsidRPr="003F5649">
        <w:t>Charpentier</w:t>
      </w:r>
      <w:commentRangeEnd w:id="283"/>
      <w:r w:rsidR="0024688C" w:rsidRPr="00BC07C7">
        <w:rPr>
          <w:rStyle w:val="CommentReference"/>
        </w:rPr>
        <w:commentReference w:id="283"/>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284" w:author="Jaeger, Florian" w:date="2023-05-22T16:42:00Z">
        <w:r w:rsidR="00CE7AE0" w:rsidRPr="00ED3418">
          <w:rPr>
            <w:szCs w:val="22"/>
          </w:rPr>
          <w:t>Liu &amp; Jaeger, 2018, 2019</w:t>
        </w:r>
      </w:ins>
      <w:del w:id="285"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286"/>
      <w:commentRangeStart w:id="287"/>
      <w:r w:rsidR="0072511C">
        <w:rPr>
          <w:szCs w:val="22"/>
        </w:rPr>
        <w:t>Zhang &amp; Samuel, 2023; Hodges, Cummings, &amp; Theodore, in prep.</w:t>
      </w:r>
      <w:commentRangeEnd w:id="286"/>
      <w:r w:rsidR="0072511C">
        <w:rPr>
          <w:rStyle w:val="CommentReference"/>
        </w:rPr>
        <w:commentReference w:id="286"/>
      </w:r>
      <w:commentRangeEnd w:id="287"/>
      <w:r w:rsidR="00CE7AE0">
        <w:rPr>
          <w:rStyle w:val="CommentReference"/>
        </w:rPr>
        <w:commentReference w:id="287"/>
      </w:r>
      <w:r w:rsidR="00B26E09">
        <w:rPr>
          <w:szCs w:val="22"/>
        </w:rPr>
        <w:t xml:space="preserve">). </w:t>
      </w:r>
      <w:del w:id="288"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377B7B2A"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Pr>
          <w:szCs w:val="22"/>
        </w:rPr>
        <w:t xml:space="preserve"> </w:t>
      </w:r>
      <w:r w:rsidR="004D065A" w:rsidRPr="00CE7AE0">
        <w:rPr>
          <w:szCs w:val="22"/>
          <w:highlight w:val="yellow"/>
        </w:rPr>
        <w:t xml:space="preserve">Table/Figure </w:t>
      </w:r>
      <w:r w:rsidR="00571B57" w:rsidRPr="00CE7AE0">
        <w:rPr>
          <w:szCs w:val="22"/>
          <w:highlight w:val="yellow"/>
        </w:rPr>
        <w:t>XXX</w:t>
      </w:r>
      <w:r w:rsidR="00571B57">
        <w:rPr>
          <w:szCs w:val="22"/>
        </w:rPr>
        <w:t xml:space="preserve"> summarizes those tests for all three experiments.</w:t>
      </w:r>
      <w:r w:rsidR="000A4738">
        <w:rPr>
          <w:rStyle w:val="FootnoteReference"/>
          <w:szCs w:val="22"/>
        </w:rPr>
        <w:footnoteReference w:id="4"/>
      </w:r>
      <w:r w:rsidR="00571B57">
        <w:rPr>
          <w:szCs w:val="22"/>
        </w:rPr>
        <w:t xml:space="preserve"> </w:t>
      </w:r>
    </w:p>
    <w:p w14:paraId="00266130" w14:textId="77777777" w:rsidR="009625D1" w:rsidRDefault="009625D1" w:rsidP="00571B57">
      <w:pPr>
        <w:rPr>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89"/>
      <w:r w:rsidR="00825EE6" w:rsidRPr="003F5649">
        <w:t xml:space="preserve">for which we had not strong expectations are </w:t>
      </w:r>
      <w:commentRangeStart w:id="290"/>
      <w:r w:rsidR="00825EE6" w:rsidRPr="003F5649">
        <w:t>shown with shaded backgrounds.</w:t>
      </w:r>
      <w:commentRangeEnd w:id="290"/>
      <w:r w:rsidR="00825EE6" w:rsidRPr="003F5649">
        <w:rPr>
          <w:rStyle w:val="CommentReference"/>
          <w:color w:val="auto"/>
        </w:rPr>
        <w:commentReference w:id="290"/>
      </w:r>
      <w:commentRangeEnd w:id="289"/>
      <w:r w:rsidR="004F276B">
        <w:rPr>
          <w:rStyle w:val="CommentReference"/>
          <w:i w:val="0"/>
          <w:iCs w:val="0"/>
          <w:color w:val="auto"/>
        </w:rPr>
        <w:commentReference w:id="289"/>
      </w:r>
    </w:p>
    <w:p w14:paraId="367CD34B" w14:textId="77777777" w:rsidR="006D093A" w:rsidRDefault="006D093A" w:rsidP="006D093A">
      <w:pPr>
        <w:rPr>
          <w:szCs w:val="22"/>
        </w:rPr>
      </w:pPr>
      <w:r>
        <w:rPr>
          <w:szCs w:val="22"/>
        </w:rPr>
        <w:t>Of primary interest, participants in all three experiments were less likely to respond “</w:t>
      </w:r>
      <w:proofErr w:type="spellStart"/>
      <w:r>
        <w:rPr>
          <w:szCs w:val="22"/>
        </w:rPr>
        <w:t>ashi</w:t>
      </w:r>
      <w:proofErr w:type="spellEnd"/>
      <w:r>
        <w:rPr>
          <w:szCs w:val="22"/>
        </w:rPr>
        <w:t>” if the pen was in the mouth (BFs &gt; 19.6), as predicted by the compensation hypothesis. There also was evidence that this effect increased for stimuli that were acoustically or visually more “</w:t>
      </w:r>
      <w:proofErr w:type="spellStart"/>
      <w:r>
        <w:rPr>
          <w:szCs w:val="22"/>
        </w:rPr>
        <w:t>ashi</w:t>
      </w:r>
      <w:proofErr w:type="spellEnd"/>
      <w:r>
        <w:rPr>
          <w:szCs w:val="22"/>
        </w:rPr>
        <w:t>”-</w:t>
      </w:r>
      <w:r>
        <w:rPr>
          <w:szCs w:val="22"/>
        </w:rPr>
        <w:lastRenderedPageBreak/>
        <w:t>like. This evidence was strongest for Experiment 1c (BFs &gt; 13.5),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p>
    <w:p w14:paraId="6DC2C1D4" w14:textId="77777777" w:rsidR="006D093A" w:rsidRDefault="006D093A" w:rsidP="006D093A">
      <w:pPr>
        <w:rPr>
          <w:szCs w:val="22"/>
        </w:rPr>
      </w:pPr>
    </w:p>
    <w:p w14:paraId="6392DD32" w14:textId="77777777" w:rsidR="006D093A" w:rsidRDefault="006D093A" w:rsidP="006D093A">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143CB8AF" w14:textId="77777777" w:rsidR="006D093A" w:rsidRDefault="006D093A" w:rsidP="006D093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9E8843E"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listeners were more likely to categorize an audiovisual input as “</w:t>
      </w:r>
      <w:proofErr w:type="spellStart"/>
      <w:r w:rsidR="00A47696">
        <w:rPr>
          <w:szCs w:val="22"/>
        </w:rPr>
        <w:t>ashi</w:t>
      </w:r>
      <w:proofErr w:type="spellEnd"/>
      <w:r w:rsidR="00A47696">
        <w:rPr>
          <w:szCs w:val="22"/>
        </w:rPr>
        <w:t>”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0D6B07C7"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del w:id="291" w:author="Jaeger, Florian" w:date="2023-05-22T16:56:00Z">
        <w:r w:rsidR="00A9453C" w:rsidDel="00244AD2">
          <w:rPr>
            <w:szCs w:val="22"/>
          </w:rPr>
          <w:delText>(REFS)</w:delText>
        </w:r>
      </w:del>
      <w:ins w:id="292" w:author="Jaeger, Florian" w:date="2023-05-22T16:56:00Z">
        <w:r w:rsidR="00244AD2">
          <w:rPr>
            <w:szCs w:val="22"/>
          </w:rPr>
          <w:t xml:space="preserve">(similar to the effects of a </w:t>
        </w:r>
        <w:commentRangeStart w:id="293"/>
        <w:r w:rsidR="00244AD2">
          <w:rPr>
            <w:szCs w:val="22"/>
          </w:rPr>
          <w:t>bite block</w:t>
        </w:r>
      </w:ins>
      <w:commentRangeEnd w:id="293"/>
      <w:ins w:id="294" w:author="Jaeger, Florian" w:date="2023-05-22T16:57:00Z">
        <w:r w:rsidR="00244AD2">
          <w:rPr>
            <w:rStyle w:val="CommentReference"/>
          </w:rPr>
          <w:commentReference w:id="293"/>
        </w:r>
      </w:ins>
      <w:ins w:id="295" w:author="Jaeger, Florian" w:date="2023-05-22T16:56:00Z">
        <w:r w:rsidR="00244AD2">
          <w:rPr>
            <w:szCs w:val="22"/>
          </w:rPr>
          <w:t>,</w:t>
        </w:r>
      </w:ins>
      <w:ins w:id="296" w:author="Jaeger, Florian" w:date="2023-05-22T16:57:00Z">
        <w:r w:rsidR="00244AD2">
          <w:rPr>
            <w:szCs w:val="22"/>
          </w:rPr>
          <w:t xml:space="preserve"> </w:t>
        </w:r>
        <w:r w:rsidR="00244AD2" w:rsidRPr="00ED3418">
          <w:rPr>
            <w:szCs w:val="22"/>
          </w:rPr>
          <w:t>McFarland &amp; Baum, 1995; Baum et al. 1996</w:t>
        </w:r>
        <w:r w:rsidR="00244AD2">
          <w:rPr>
            <w:szCs w:val="22"/>
          </w:rPr>
          <w:t>)</w:t>
        </w:r>
      </w:ins>
      <w:r w:rsidR="00A9453C">
        <w:rPr>
          <w:szCs w:val="22"/>
        </w:rPr>
        <w:t xml:space="preserve">, making a sound </w:t>
      </w:r>
      <w:r w:rsidR="00A9453C">
        <w:rPr>
          <w:szCs w:val="22"/>
        </w:rPr>
        <w:lastRenderedPageBreak/>
        <w:t xml:space="preserve">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commentRangeStart w:id="297"/>
      <w:commentRangeStart w:id="298"/>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del w:id="299" w:author="Jaeger, Florian" w:date="2023-05-22T16:47:00Z">
        <w:r w:rsidR="001D0660" w:rsidDel="00CE7AE0">
          <w:rPr>
            <w:szCs w:val="22"/>
          </w:rPr>
          <w:delText>other v</w:delText>
        </w:r>
        <w:r w:rsidDel="00CE7AE0">
          <w:rPr>
            <w:szCs w:val="22"/>
          </w:rPr>
          <w:delText>isually evident articulatory obstructions (</w:delText>
        </w:r>
        <w:r w:rsidR="0072511C" w:rsidDel="00CE7AE0">
          <w:rPr>
            <w:szCs w:val="22"/>
          </w:rPr>
          <w:delText>McFarland &amp; Baum, 1995</w:delText>
        </w:r>
        <w:commentRangeStart w:id="300"/>
        <w:commentRangeEnd w:id="300"/>
        <w:r w:rsidDel="00CE7AE0">
          <w:rPr>
            <w:rStyle w:val="CommentReference"/>
          </w:rPr>
          <w:commentReference w:id="300"/>
        </w:r>
        <w:r w:rsidDel="00CE7AE0">
          <w:rPr>
            <w:szCs w:val="22"/>
          </w:rPr>
          <w:delText>)</w:delText>
        </w:r>
        <w:r w:rsidR="001D0660" w:rsidDel="00CE7AE0">
          <w:rPr>
            <w:szCs w:val="22"/>
          </w:rPr>
          <w:delText xml:space="preserve"> </w:delText>
        </w:r>
        <w:commentRangeEnd w:id="297"/>
        <w:r w:rsidR="00067907" w:rsidDel="00CE7AE0">
          <w:rPr>
            <w:rStyle w:val="CommentReference"/>
          </w:rPr>
          <w:commentReference w:id="297"/>
        </w:r>
      </w:del>
      <w:commentRangeEnd w:id="298"/>
      <w:r w:rsidR="00CE7AE0">
        <w:rPr>
          <w:rStyle w:val="CommentReference"/>
        </w:rPr>
        <w:commentReference w:id="298"/>
      </w:r>
      <w:del w:id="301" w:author="Jaeger, Florian" w:date="2023-05-22T16:47:00Z">
        <w:r w:rsidR="001D0660" w:rsidDel="00CE7AE0">
          <w:rPr>
            <w:szCs w:val="22"/>
          </w:rPr>
          <w:delText xml:space="preserve">as well as </w:delText>
        </w:r>
      </w:del>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302"/>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303" w:author="Jaeger, Florian" w:date="2023-05-27T12:41:00Z">
        <w:r w:rsidR="00E17FC6" w:rsidRPr="00CE7AE0" w:rsidDel="008D6284">
          <w:rPr>
            <w:szCs w:val="22"/>
            <w:highlight w:val="yellow"/>
          </w:rPr>
          <w:delText>XXXXX</w:delText>
        </w:r>
        <w:commentRangeEnd w:id="302"/>
        <w:r w:rsidR="0080495B" w:rsidDel="008D6284">
          <w:rPr>
            <w:rStyle w:val="CommentReference"/>
          </w:rPr>
          <w:commentReference w:id="302"/>
        </w:r>
      </w:del>
      <w:ins w:id="304" w:author="Jaeger, Florian" w:date="2023-05-27T12:41:00Z">
        <w:r w:rsidR="008D6284">
          <w:rPr>
            <w:szCs w:val="22"/>
            <w:highlight w:val="yellow"/>
          </w:rPr>
          <w:t>This altern</w:t>
        </w:r>
      </w:ins>
      <w:ins w:id="305" w:author="Jaeger, Florian" w:date="2023-05-27T12:42:00Z">
        <w:r w:rsidR="008D6284">
          <w:rPr>
            <w:szCs w:val="22"/>
            <w:highlight w:val="yellow"/>
          </w:rPr>
          <w:t>ative explanation is addressed in Exper</w:t>
        </w:r>
      </w:ins>
      <w:ins w:id="306" w:author="Jaeger, Florian" w:date="2023-05-27T12:45:00Z">
        <w:r w:rsidR="008D6284">
          <w:rPr>
            <w:szCs w:val="22"/>
            <w:highlight w:val="yellow"/>
          </w:rPr>
          <w:t>iments 2.</w:t>
        </w:r>
      </w:ins>
    </w:p>
    <w:p w14:paraId="4804E457" w14:textId="22F71E63" w:rsidR="000E2896" w:rsidRDefault="00E17FC6" w:rsidP="000E2896">
      <w:pPr>
        <w:rPr>
          <w:szCs w:val="22"/>
        </w:rPr>
      </w:pPr>
      <w:commentRangeStart w:id="307"/>
      <w:del w:id="308" w:author="Jaeger, Florian" w:date="2023-05-27T12:45:00Z">
        <w:r w:rsidRPr="00CE7AE0" w:rsidDel="008D6284">
          <w:rPr>
            <w:szCs w:val="22"/>
          </w:rPr>
          <w:delText>Beyond the effects of the pen</w:delText>
        </w:r>
      </w:del>
      <w:ins w:id="309" w:author="Jaeger, Florian" w:date="2023-05-27T12:45:00Z">
        <w:r w:rsidR="008D6284">
          <w:rPr>
            <w:szCs w:val="22"/>
          </w:rPr>
          <w:t>Before we turn to those experiments</w:t>
        </w:r>
      </w:ins>
      <w:ins w:id="310" w:author="Jaeger, Florian" w:date="2023-05-27T12:47:00Z">
        <w:r w:rsidR="008D6284">
          <w:rPr>
            <w:szCs w:val="22"/>
          </w:rPr>
          <w:t>,</w:t>
        </w:r>
      </w:ins>
      <w:ins w:id="311" w:author="Jaeger, Florian" w:date="2023-05-27T12:45:00Z">
        <w:r w:rsidR="008D6284">
          <w:rPr>
            <w:szCs w:val="22"/>
          </w:rPr>
          <w:t xml:space="preserve"> we note</w:t>
        </w:r>
      </w:ins>
      <w:ins w:id="312" w:author="Jaeger, Florian" w:date="2023-05-27T12:47:00Z">
        <w:r w:rsidR="008D6284">
          <w:rPr>
            <w:szCs w:val="22"/>
          </w:rPr>
          <w:t xml:space="preserve"> that</w:t>
        </w:r>
      </w:ins>
      <w:del w:id="313" w:author="Jaeger, Florian" w:date="2023-05-27T12:47:00Z">
        <w:r w:rsidRPr="00CE7AE0" w:rsidDel="008D6284">
          <w:rPr>
            <w:szCs w:val="22"/>
          </w:rPr>
          <w:delText>,</w:delText>
        </w:r>
      </w:del>
      <w:r w:rsidRPr="00CE7AE0">
        <w:rPr>
          <w:szCs w:val="22"/>
        </w:rPr>
        <w:t xml:space="preserve"> Experiments 1a-c </w:t>
      </w:r>
      <w:ins w:id="314" w:author="Jaeger, Florian" w:date="2023-05-27T12:47:00Z">
        <w:r w:rsidR="008D6284">
          <w:rPr>
            <w:szCs w:val="22"/>
          </w:rPr>
          <w:t xml:space="preserve">also </w:t>
        </w:r>
      </w:ins>
      <w:r w:rsidRPr="00CE7AE0">
        <w:rPr>
          <w:szCs w:val="22"/>
        </w:rPr>
        <w:t>validate</w:t>
      </w:r>
      <w:del w:id="315" w:author="Jaeger, Florian" w:date="2023-05-27T12:47:00Z">
        <w:r w:rsidRPr="00CE7AE0" w:rsidDel="008D6284">
          <w:rPr>
            <w:szCs w:val="22"/>
          </w:rPr>
          <w:delText>d</w:delText>
        </w:r>
      </w:del>
      <w:r w:rsidRPr="00CE7AE0">
        <w:rPr>
          <w:szCs w:val="22"/>
        </w:rPr>
        <w:t xml:space="preserv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ins w:id="316" w:author="Jaeger, Florian" w:date="2023-05-27T14:04:00Z">
            <w:rPr>
              <w:rFonts w:ascii="Cambria Math" w:hAnsi="Cambria Math"/>
              <w:szCs w:val="22"/>
            </w:rPr>
            <m:t xml:space="preserve">.28&lt; </m:t>
          </w:ins>
        </m:r>
        <m:acc>
          <m:accPr>
            <m:ctrlPr>
              <w:ins w:id="317" w:author="Jaeger, Florian" w:date="2023-05-27T14:04:00Z">
                <w:rPr>
                  <w:rFonts w:ascii="Cambria Math" w:hAnsi="Cambria Math"/>
                  <w:i/>
                  <w:szCs w:val="22"/>
                </w:rPr>
              </w:ins>
            </m:ctrlPr>
          </m:accPr>
          <m:e>
            <m:r>
              <w:ins w:id="318" w:author="Jaeger, Florian" w:date="2023-05-27T14:04:00Z">
                <w:rPr>
                  <w:rFonts w:ascii="Cambria Math" w:hAnsi="Cambria Math"/>
                  <w:szCs w:val="22"/>
                </w:rPr>
                <m:t>β</m:t>
              </w:ins>
            </m:r>
          </m:e>
        </m:acc>
        <m:r>
          <w:ins w:id="319" w:author="Jaeger, Florian" w:date="2023-05-27T14:04:00Z">
            <w:rPr>
              <w:rFonts w:ascii="Cambria Math" w:hAnsi="Cambria Math"/>
              <w:szCs w:val="22"/>
            </w:rPr>
            <m:t>s=.34</m:t>
          </w:ins>
        </m:r>
        <m:r>
          <w:del w:id="320" w:author="Jaeger, Florian" w:date="2023-05-27T14:05:00Z">
            <m:rPr>
              <m:sty m:val="p"/>
            </m:rPr>
            <w:rPr>
              <w:rFonts w:ascii="Cambria Math" w:hAnsi="Cambria Math"/>
              <w:szCs w:val="22"/>
            </w:rPr>
            <m:t>.</m:t>
          </w:del>
        </m:r>
      </m:oMath>
      <w:del w:id="321" w:author="Jaeger, Florian" w:date="2023-05-27T14:05:00Z">
        <w:r w:rsidR="007C1B6D" w:rsidDel="00315C40">
          <w:rPr>
            <w:szCs w:val="22"/>
          </w:rPr>
          <w:delText>28 to .34</w:delText>
        </w:r>
      </w:del>
      <w:r w:rsidR="007C1B6D">
        <w:rPr>
          <w:szCs w:val="22"/>
        </w:rPr>
        <w:t xml:space="preserve"> in Experiment 1a-c vs. </w:t>
      </w:r>
      <m:oMath>
        <m:acc>
          <m:accPr>
            <m:ctrlPr>
              <w:ins w:id="322" w:author="Jaeger, Florian" w:date="2023-05-27T14:05:00Z">
                <w:rPr>
                  <w:rFonts w:ascii="Cambria Math" w:hAnsi="Cambria Math"/>
                  <w:i/>
                  <w:szCs w:val="22"/>
                </w:rPr>
              </w:ins>
            </m:ctrlPr>
          </m:accPr>
          <m:e>
            <m:r>
              <w:ins w:id="323" w:author="Jaeger, Florian" w:date="2023-05-27T14:05:00Z">
                <w:rPr>
                  <w:rFonts w:ascii="Cambria Math" w:hAnsi="Cambria Math"/>
                  <w:szCs w:val="22"/>
                </w:rPr>
                <m:t>β</m:t>
              </w:ins>
            </m:r>
          </m:e>
        </m:acc>
        <m:r>
          <w:ins w:id="324" w:author="Jaeger, Florian" w:date="2023-05-27T14:05:00Z">
            <w:rPr>
              <w:rFonts w:ascii="Cambria Math" w:hAnsi="Cambria Math"/>
              <w:szCs w:val="22"/>
            </w:rPr>
            <m:t>=.3</m:t>
          </w:ins>
        </m:r>
        <m:r>
          <w:ins w:id="325" w:author="Jaeger, Florian" w:date="2023-05-27T14:06:00Z">
            <w:rPr>
              <w:rFonts w:ascii="Cambria Math" w:hAnsi="Cambria Math"/>
              <w:szCs w:val="22"/>
            </w:rPr>
            <m:t>0</m:t>
          </w:ins>
        </m:r>
        <m:r>
          <w:ins w:id="326" w:author="Jaeger, Florian" w:date="2023-05-27T14:05:00Z">
            <w:rPr>
              <w:rFonts w:ascii="Cambria Math" w:hAnsi="Cambria Math"/>
              <w:szCs w:val="22"/>
            </w:rPr>
            <m:t>, SE=</m:t>
          </w:ins>
        </m:r>
        <m:r>
          <w:ins w:id="327" w:author="Jaeger, Florian" w:date="2023-05-27T14:06:00Z">
            <w:rPr>
              <w:rFonts w:ascii="Cambria Math" w:hAnsi="Cambria Math"/>
              <w:szCs w:val="22"/>
            </w:rPr>
            <m:t>.069</m:t>
          </w:ins>
        </m:r>
      </m:oMath>
      <w:del w:id="328"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329"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29"/>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307"/>
      <w:r w:rsidR="008D6284">
        <w:rPr>
          <w:rStyle w:val="CommentReference"/>
          <w:i w:val="0"/>
          <w:iCs w:val="0"/>
          <w:color w:val="auto"/>
        </w:rPr>
        <w:commentReference w:id="307"/>
      </w:r>
    </w:p>
    <w:p w14:paraId="43A122D0" w14:textId="5365B9A3" w:rsidR="002E008A" w:rsidRPr="00ED3418" w:rsidRDefault="002E008A" w:rsidP="002E008A">
      <w:pPr>
        <w:pStyle w:val="Heading1"/>
        <w:rPr>
          <w:ins w:id="330" w:author="Jaeger, Florian" w:date="2023-05-27T12:49:00Z"/>
          <w:sz w:val="22"/>
          <w:szCs w:val="22"/>
        </w:rPr>
      </w:pPr>
      <w:ins w:id="331" w:author="Jaeger, Florian" w:date="2023-05-27T12:49:00Z">
        <w:r w:rsidRPr="00ED3418">
          <w:rPr>
            <w:sz w:val="22"/>
            <w:szCs w:val="22"/>
          </w:rPr>
          <w:lastRenderedPageBreak/>
          <w:t>Experiment</w:t>
        </w:r>
        <w:r>
          <w:rPr>
            <w:sz w:val="22"/>
            <w:szCs w:val="22"/>
          </w:rPr>
          <w:t xml:space="preserve"> 2</w:t>
        </w:r>
      </w:ins>
    </w:p>
    <w:p w14:paraId="16D68E76" w14:textId="6B50BD82" w:rsidR="00E739EF" w:rsidRDefault="002E008A" w:rsidP="00972CE3">
      <w:pPr>
        <w:rPr>
          <w:ins w:id="332" w:author="Jaeger, Florian" w:date="2023-05-27T13:10:00Z"/>
          <w:szCs w:val="22"/>
        </w:rPr>
      </w:pPr>
      <w:ins w:id="333" w:author="Jaeger, Florian" w:date="2023-05-27T12:51:00Z">
        <w:r>
          <w:rPr>
            <w:szCs w:val="22"/>
          </w:rPr>
          <w:t xml:space="preserve">The </w:t>
        </w:r>
        <w:r w:rsidR="00703116">
          <w:rPr>
            <w:szCs w:val="22"/>
          </w:rPr>
          <w:t xml:space="preserve">materials and procedure of </w:t>
        </w:r>
      </w:ins>
      <w:ins w:id="334" w:author="Jaeger, Florian" w:date="2023-05-27T13:00:00Z">
        <w:r w:rsidR="004F7088">
          <w:rPr>
            <w:szCs w:val="22"/>
          </w:rPr>
          <w:t>E</w:t>
        </w:r>
      </w:ins>
      <w:ins w:id="335" w:author="Jaeger, Florian" w:date="2023-05-27T12:51:00Z">
        <w:r>
          <w:rPr>
            <w:szCs w:val="22"/>
          </w:rPr>
          <w:t xml:space="preserve">xperiment </w:t>
        </w:r>
      </w:ins>
      <w:ins w:id="336" w:author="Jaeger, Florian" w:date="2023-05-27T13:00:00Z">
        <w:r w:rsidR="004F7088">
          <w:rPr>
            <w:szCs w:val="22"/>
          </w:rPr>
          <w:t xml:space="preserve">2 </w:t>
        </w:r>
      </w:ins>
      <w:ins w:id="337" w:author="Jaeger, Florian" w:date="2023-05-27T12:51:00Z">
        <w:r>
          <w:rPr>
            <w:szCs w:val="22"/>
          </w:rPr>
          <w:t>w</w:t>
        </w:r>
        <w:r w:rsidR="00703116">
          <w:rPr>
            <w:szCs w:val="22"/>
          </w:rPr>
          <w:t>ere</w:t>
        </w:r>
        <w:r>
          <w:rPr>
            <w:szCs w:val="22"/>
          </w:rPr>
          <w:t xml:space="preserve"> identical to Experiment 1c, except that</w:t>
        </w:r>
      </w:ins>
      <w:ins w:id="338" w:author="Jaeger, Florian" w:date="2023-05-27T12:52:00Z">
        <w:r w:rsidR="00703116">
          <w:rPr>
            <w:szCs w:val="22"/>
          </w:rPr>
          <w:t xml:space="preserve"> the talker’s mouth </w:t>
        </w:r>
      </w:ins>
      <w:ins w:id="339" w:author="Jaeger, Florian" w:date="2023-05-27T12:54:00Z">
        <w:r w:rsidR="00703116">
          <w:rPr>
            <w:szCs w:val="22"/>
          </w:rPr>
          <w:t xml:space="preserve">was occluded by a black rectangle during the production of the </w:t>
        </w:r>
        <w:r w:rsidR="00703116" w:rsidRPr="00ED3418">
          <w:rPr>
            <w:szCs w:val="22"/>
          </w:rPr>
          <w:t>/s/-/ʃ/ fricative</w:t>
        </w:r>
      </w:ins>
      <w:ins w:id="340" w:author="Jaeger, Florian" w:date="2023-05-27T13:02:00Z">
        <w:r w:rsidR="004F7088">
          <w:rPr>
            <w:szCs w:val="22"/>
          </w:rPr>
          <w:t xml:space="preserve"> (see </w:t>
        </w:r>
      </w:ins>
      <w:del w:id="341" w:author="Jaeger, Florian" w:date="2023-05-27T13:01:00Z">
        <w:r w:rsidR="00703116" w:rsidDel="004F7088">
          <w:rPr>
            <w:szCs w:val="22"/>
          </w:rPr>
          <w:delText xml:space="preserve">in </w:delText>
        </w:r>
      </w:del>
      <w:ins w:id="342" w:author="Jaeger, Florian" w:date="2023-05-27T13:01:00Z">
        <w:r w:rsidR="004F7088">
          <w:rPr>
            <w:szCs w:val="22"/>
          </w:rPr>
          <w:fldChar w:fldCharType="begin"/>
        </w:r>
        <w:r w:rsidR="004F7088">
          <w:rPr>
            <w:szCs w:val="22"/>
          </w:rPr>
          <w:instrText xml:space="preserve"> REF _Ref136084921 \h </w:instrText>
        </w:r>
      </w:ins>
      <w:r w:rsidR="004F7088">
        <w:rPr>
          <w:szCs w:val="22"/>
        </w:rPr>
      </w:r>
      <w:r w:rsidR="004F7088">
        <w:rPr>
          <w:szCs w:val="22"/>
        </w:rPr>
        <w:fldChar w:fldCharType="separate"/>
      </w:r>
      <w:ins w:id="343" w:author="Jaeger, Florian" w:date="2023-05-27T13:01:00Z">
        <w:r w:rsidR="004F7088" w:rsidRPr="00ED3418">
          <w:rPr>
            <w:szCs w:val="22"/>
          </w:rPr>
          <w:t xml:space="preserve">Figure </w:t>
        </w:r>
        <w:r w:rsidR="004F7088">
          <w:rPr>
            <w:noProof/>
            <w:szCs w:val="22"/>
          </w:rPr>
          <w:t>6</w:t>
        </w:r>
        <w:r w:rsidR="004F7088">
          <w:rPr>
            <w:szCs w:val="22"/>
          </w:rPr>
          <w:fldChar w:fldCharType="end"/>
        </w:r>
        <w:r w:rsidR="004F7088">
          <w:rPr>
            <w:szCs w:val="22"/>
          </w:rPr>
          <w:t>)</w:t>
        </w:r>
      </w:ins>
      <w:del w:id="344" w:author="Jaeger, Florian" w:date="2023-05-27T13:01:00Z">
        <w:r w:rsidRPr="00ED3418" w:rsidDel="004F7088">
          <w:rPr>
            <w:szCs w:val="22"/>
          </w:rPr>
          <w:fldChar w:fldCharType="begin"/>
        </w:r>
        <w:r w:rsidRPr="00ED3418" w:rsidDel="004F7088">
          <w:rPr>
            <w:szCs w:val="22"/>
          </w:rPr>
          <w:delInstrText xml:space="preserve"> REF _Ref81579849 \h  \* MERGEFORMAT </w:delInstrText>
        </w:r>
        <w:r w:rsidRPr="00ED3418" w:rsidDel="004F7088">
          <w:rPr>
            <w:szCs w:val="22"/>
          </w:rPr>
        </w:r>
        <w:r w:rsidRPr="00ED3418" w:rsidDel="004F7088">
          <w:rPr>
            <w:szCs w:val="22"/>
          </w:rPr>
          <w:fldChar w:fldCharType="separate"/>
        </w:r>
        <w:r w:rsidRPr="00ED3418" w:rsidDel="004F7088">
          <w:rPr>
            <w:szCs w:val="22"/>
          </w:rPr>
          <w:delText xml:space="preserve">Figure </w:delText>
        </w:r>
        <w:r w:rsidRPr="00ED3418" w:rsidDel="004F7088">
          <w:rPr>
            <w:noProof/>
            <w:szCs w:val="22"/>
          </w:rPr>
          <w:delText>1</w:delText>
        </w:r>
        <w:r w:rsidRPr="00ED3418" w:rsidDel="004F7088">
          <w:rPr>
            <w:szCs w:val="22"/>
          </w:rPr>
          <w:fldChar w:fldCharType="end"/>
        </w:r>
      </w:del>
      <w:ins w:id="345" w:author="Jaeger, Florian" w:date="2023-05-27T12:49:00Z">
        <w:r w:rsidRPr="00ED3418">
          <w:rPr>
            <w:szCs w:val="22"/>
          </w:rPr>
          <w:t xml:space="preserve">. </w:t>
        </w:r>
      </w:ins>
      <w:ins w:id="346" w:author="Jaeger, Florian" w:date="2023-05-27T13:03:00Z">
        <w:r w:rsidR="00E739EF">
          <w:rPr>
            <w:szCs w:val="22"/>
          </w:rPr>
          <w:t xml:space="preserve">The rectangle was absent at the start and end of the video, appearing XXX msecs before the start of the fricative and </w:t>
        </w:r>
      </w:ins>
      <w:ins w:id="347" w:author="Jaeger, Florian" w:date="2023-05-27T13:04:00Z">
        <w:r w:rsidR="00E739EF">
          <w:rPr>
            <w:szCs w:val="22"/>
          </w:rPr>
          <w:t xml:space="preserve">disappearing XXX msecs after the end of the fricative. This left it rather clear </w:t>
        </w:r>
        <w:r w:rsidR="00E739EF">
          <w:rPr>
            <w:i/>
            <w:iCs/>
            <w:szCs w:val="22"/>
          </w:rPr>
          <w:t>that</w:t>
        </w:r>
        <w:r w:rsidR="00E739EF">
          <w:rPr>
            <w:szCs w:val="22"/>
          </w:rPr>
          <w:t xml:space="preserve"> the pen was in the mouth during the production of the fricative</w:t>
        </w:r>
      </w:ins>
      <w:ins w:id="348" w:author="Jaeger, Florian" w:date="2023-05-27T13:05:00Z">
        <w:r w:rsidR="00E739EF">
          <w:rPr>
            <w:szCs w:val="22"/>
          </w:rPr>
          <w:t>, while occluding most</w:t>
        </w:r>
      </w:ins>
      <w:ins w:id="349" w:author="Jaeger, Florian" w:date="2023-05-27T13:06:00Z">
        <w:r w:rsidR="00E739EF">
          <w:rPr>
            <w:szCs w:val="22"/>
          </w:rPr>
          <w:t xml:space="preserve"> direct</w:t>
        </w:r>
      </w:ins>
      <w:ins w:id="350" w:author="Jaeger, Florian" w:date="2023-05-27T13:05:00Z">
        <w:r w:rsidR="00E739EF">
          <w:rPr>
            <w:szCs w:val="22"/>
          </w:rPr>
          <w:t xml:space="preserve"> evidence </w:t>
        </w:r>
      </w:ins>
      <w:ins w:id="351" w:author="Jaeger, Florian" w:date="2023-05-27T13:06:00Z">
        <w:r w:rsidR="00E739EF">
          <w:rPr>
            <w:szCs w:val="22"/>
          </w:rPr>
          <w:t xml:space="preserve">of the </w:t>
        </w:r>
      </w:ins>
      <w:commentRangeStart w:id="352"/>
      <w:ins w:id="353" w:author="Jaeger, Florian" w:date="2023-05-27T13:15:00Z">
        <w:r w:rsidR="00375884">
          <w:rPr>
            <w:szCs w:val="22"/>
          </w:rPr>
          <w:t xml:space="preserve">effect of the pen on the </w:t>
        </w:r>
      </w:ins>
      <w:ins w:id="354" w:author="Jaeger, Florian" w:date="2023-05-27T13:06:00Z">
        <w:r w:rsidR="00E739EF">
          <w:rPr>
            <w:szCs w:val="22"/>
          </w:rPr>
          <w:t>specific state of the articulators (lip rounding, oral cavity opening) during the production of the fricative.</w:t>
        </w:r>
      </w:ins>
      <w:ins w:id="355" w:author="Jaeger, Florian" w:date="2023-05-27T13:05:00Z">
        <w:r w:rsidR="00E739EF">
          <w:rPr>
            <w:szCs w:val="22"/>
          </w:rPr>
          <w:t xml:space="preserve"> </w:t>
        </w:r>
      </w:ins>
      <w:commentRangeEnd w:id="352"/>
      <w:ins w:id="356" w:author="Jaeger, Florian" w:date="2023-05-27T13:15:00Z">
        <w:r w:rsidR="00375884">
          <w:rPr>
            <w:rStyle w:val="CommentReference"/>
          </w:rPr>
          <w:commentReference w:id="352"/>
        </w:r>
      </w:ins>
    </w:p>
    <w:p w14:paraId="15154D13" w14:textId="2A550FEF" w:rsidR="002E008A" w:rsidRPr="00ED3418" w:rsidRDefault="002E008A">
      <w:pPr>
        <w:ind w:firstLine="0"/>
        <w:rPr>
          <w:ins w:id="357" w:author="Jaeger, Florian" w:date="2023-05-27T12:49:00Z"/>
          <w:szCs w:val="22"/>
        </w:rPr>
        <w:pPrChange w:id="358" w:author="Jaeger, Florian" w:date="2023-05-27T13:29:00Z">
          <w:pPr/>
        </w:pPrChange>
      </w:pPr>
      <w:commentRangeStart w:id="359"/>
      <w:ins w:id="360" w:author="Jaeger, Florian" w:date="2023-05-27T12:49:00Z">
        <w:r>
          <w:rPr>
            <w:noProof/>
          </w:rPr>
          <w:drawing>
            <wp:anchor distT="0" distB="0" distL="114300" distR="114300" simplePos="0" relativeHeight="251683840" behindDoc="0" locked="0" layoutInCell="1" allowOverlap="1" wp14:anchorId="7D3375EE" wp14:editId="3A402033">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852630634" name="Picture 85263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ins>
      <w:commentRangeEnd w:id="359"/>
      <w:ins w:id="361" w:author="Jaeger, Florian" w:date="2023-05-27T12:57:00Z">
        <w:r w:rsidR="00703116">
          <w:rPr>
            <w:rStyle w:val="CommentReference"/>
          </w:rPr>
          <w:commentReference w:id="359"/>
        </w:r>
      </w:ins>
    </w:p>
    <w:p w14:paraId="6D3AA166" w14:textId="7E07F2AB" w:rsidR="002E008A" w:rsidRPr="00ED3418" w:rsidRDefault="002E008A" w:rsidP="002E008A">
      <w:pPr>
        <w:pStyle w:val="Caption"/>
        <w:rPr>
          <w:ins w:id="362" w:author="Jaeger, Florian" w:date="2023-05-27T12:49:00Z"/>
          <w:szCs w:val="22"/>
        </w:rPr>
      </w:pPr>
      <w:bookmarkStart w:id="363" w:name="_Ref13608492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ins w:id="364" w:author="Jaeger, Florian" w:date="2023-05-27T13:01:00Z">
        <w:r w:rsidR="004F7088">
          <w:rPr>
            <w:noProof/>
            <w:szCs w:val="22"/>
          </w:rPr>
          <w:t>6</w:t>
        </w:r>
      </w:ins>
      <w:del w:id="365" w:author="Jaeger, Florian" w:date="2023-05-27T13:01:00Z">
        <w:r w:rsidDel="004F7088">
          <w:rPr>
            <w:noProof/>
            <w:szCs w:val="22"/>
          </w:rPr>
          <w:delText>1</w:delText>
        </w:r>
      </w:del>
      <w:r w:rsidRPr="00ED3418">
        <w:rPr>
          <w:noProof/>
          <w:szCs w:val="22"/>
        </w:rPr>
        <w:fldChar w:fldCharType="end"/>
      </w:r>
      <w:bookmarkEnd w:id="363"/>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del w:id="366" w:author="Jaeger, Florian" w:date="2023-05-27T13:05:00Z">
        <w:r w:rsidRPr="00ED3418" w:rsidDel="00E739EF">
          <w:rPr>
            <w:szCs w:val="22"/>
          </w:rPr>
          <w:delText>illustrating the critical manipulation</w:delText>
        </w:r>
      </w:del>
      <w:ins w:id="367" w:author="Jaeger, Florian" w:date="2023-05-27T13:05:00Z">
        <w:r w:rsidR="00E739EF">
          <w:rPr>
            <w:szCs w:val="22"/>
          </w:rPr>
          <w:t>during the production of the fricative</w:t>
        </w:r>
      </w:ins>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w:t>
      </w:r>
      <w:ins w:id="368" w:author="Jaeger, Florian" w:date="2023-05-27T12:56:00Z">
        <w:r w:rsidR="00703116">
          <w:rPr>
            <w:szCs w:val="22"/>
          </w:rPr>
          <w:t>1a-c, a black box occluded the</w:t>
        </w:r>
      </w:ins>
      <w:ins w:id="369" w:author="Jaeger, Florian" w:date="2023-05-27T12:57:00Z">
        <w:r w:rsidR="00703116">
          <w:rPr>
            <w:szCs w:val="22"/>
          </w:rPr>
          <w:t xml:space="preserve"> talker’s mouth during the production of the fricative. This block box was absent at the start and end of the experiment.</w:t>
        </w:r>
      </w:ins>
    </w:p>
    <w:p w14:paraId="6600DD62" w14:textId="12DDB38E" w:rsidR="00972CE3" w:rsidRDefault="00972CE3" w:rsidP="00972CE3">
      <w:pPr>
        <w:rPr>
          <w:ins w:id="370" w:author="Jaeger, Florian" w:date="2023-05-27T13:30:00Z"/>
          <w:szCs w:val="22"/>
        </w:rPr>
      </w:pPr>
      <w:ins w:id="371" w:author="Jaeger, Florian" w:date="2023-05-27T13:30:00Z">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w:t>
        </w:r>
        <w:r>
          <w:rPr>
            <w:szCs w:val="22"/>
          </w:rPr>
          <w:lastRenderedPageBreak/>
          <w:t>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(Fowler, 2006, p. XXX).</w:t>
        </w:r>
      </w:ins>
    </w:p>
    <w:p w14:paraId="4A39DE5B" w14:textId="77777777" w:rsidR="00972CE3" w:rsidRDefault="00972CE3" w:rsidP="00972CE3">
      <w:pPr>
        <w:rPr>
          <w:ins w:id="372" w:author="Jaeger, Florian" w:date="2023-05-27T13:30:00Z"/>
          <w:szCs w:val="22"/>
        </w:rPr>
      </w:pPr>
      <w:ins w:id="373" w:author="Jaeger, Florian" w:date="2023-05-27T13:30:00Z">
        <w:r>
          <w:rPr>
            <w:szCs w:val="22"/>
          </w:rPr>
          <w:t>Second, Experiment 2 allows us to test whether the decreased rate of “</w:t>
        </w:r>
        <w:proofErr w:type="spellStart"/>
        <w:r>
          <w:rPr>
            <w:szCs w:val="22"/>
          </w:rPr>
          <w:t>ashi</w:t>
        </w:r>
        <w:proofErr w:type="spellEnd"/>
        <w:r>
          <w:rPr>
            <w:szCs w:val="22"/>
          </w:rPr>
          <w:t>”-responses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Pr>
            <w:szCs w:val="22"/>
          </w:rPr>
          <w:t>ashi</w:t>
        </w:r>
        <w:proofErr w:type="spellEnd"/>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ins>
    </w:p>
    <w:p w14:paraId="7CF5CA67" w14:textId="77777777" w:rsidR="002E008A" w:rsidRPr="00ED3418" w:rsidRDefault="002E008A" w:rsidP="002E008A">
      <w:pPr>
        <w:pStyle w:val="Heading2"/>
        <w:rPr>
          <w:ins w:id="374" w:author="Jaeger, Florian" w:date="2023-05-27T12:49:00Z"/>
          <w:szCs w:val="22"/>
        </w:rPr>
      </w:pPr>
      <w:ins w:id="375" w:author="Jaeger, Florian" w:date="2023-05-27T12:49:00Z">
        <w:r w:rsidRPr="00ED3418">
          <w:rPr>
            <w:szCs w:val="22"/>
          </w:rPr>
          <w:t>Methods</w:t>
        </w:r>
      </w:ins>
    </w:p>
    <w:p w14:paraId="7316D4DA" w14:textId="5408FDC0" w:rsidR="002E008A" w:rsidRPr="00ED3418" w:rsidRDefault="002E008A" w:rsidP="002E008A">
      <w:pPr>
        <w:rPr>
          <w:ins w:id="376" w:author="Jaeger, Florian" w:date="2023-05-27T12:49:00Z"/>
          <w:szCs w:val="22"/>
        </w:rPr>
      </w:pPr>
      <w:ins w:id="377" w:author="Jaeger, Florian" w:date="2023-05-27T12:49:00Z">
        <w:r w:rsidRPr="00ED3418">
          <w:rPr>
            <w:b/>
            <w:bCs/>
            <w:i/>
            <w:iCs/>
            <w:szCs w:val="22"/>
          </w:rPr>
          <w:t>Participants.</w:t>
        </w:r>
        <w:r w:rsidRPr="00ED3418">
          <w:rPr>
            <w:szCs w:val="22"/>
          </w:rPr>
          <w:t xml:space="preserve"> </w:t>
        </w:r>
      </w:ins>
      <w:ins w:id="378" w:author="Jaeger, Florian" w:date="2023-05-27T13:30:00Z">
        <w:r w:rsidR="00972CE3">
          <w:rPr>
            <w:szCs w:val="22"/>
          </w:rPr>
          <w:t>We again recruited</w:t>
        </w:r>
      </w:ins>
      <w:ins w:id="379" w:author="Jaeger, Florian" w:date="2023-05-27T12:49:00Z">
        <w:r w:rsidRPr="00ED3418">
          <w:rPr>
            <w:szCs w:val="22"/>
          </w:rPr>
          <w:t xml:space="preserve"> 64 participants, </w:t>
        </w:r>
      </w:ins>
      <w:ins w:id="380" w:author="Jaeger, Florian" w:date="2023-05-27T13:31:00Z">
        <w:r w:rsidR="00972CE3">
          <w:rPr>
            <w:szCs w:val="22"/>
          </w:rPr>
          <w:t>using the same approach, payment, etc. as in Experiment 1</w:t>
        </w:r>
        <w:commentRangeStart w:id="381"/>
        <w:r w:rsidR="00972CE3">
          <w:rPr>
            <w:szCs w:val="22"/>
          </w:rPr>
          <w:t>c.</w:t>
        </w:r>
        <w:commentRangeEnd w:id="381"/>
        <w:r w:rsidR="00972CE3">
          <w:rPr>
            <w:rStyle w:val="CommentReference"/>
          </w:rPr>
          <w:commentReference w:id="381"/>
        </w:r>
      </w:ins>
    </w:p>
    <w:p w14:paraId="630B8C5C" w14:textId="75F31759" w:rsidR="002E008A" w:rsidRPr="00972CE3" w:rsidRDefault="002E008A">
      <w:pPr>
        <w:rPr>
          <w:ins w:id="382" w:author="Jaeger, Florian" w:date="2023-05-27T12:49:00Z"/>
          <w:szCs w:val="22"/>
        </w:rPr>
        <w:pPrChange w:id="383" w:author="Jaeger, Florian" w:date="2023-05-27T13:32:00Z">
          <w:pPr>
            <w:ind w:firstLine="0"/>
          </w:pPr>
        </w:pPrChange>
      </w:pPr>
      <w:ins w:id="384" w:author="Jaeger, Florian" w:date="2023-05-27T12:49:00Z">
        <w:r w:rsidRPr="00ED3418">
          <w:rPr>
            <w:b/>
            <w:bCs/>
            <w:i/>
            <w:iCs/>
            <w:szCs w:val="22"/>
          </w:rPr>
          <w:t xml:space="preserve">Materials. </w:t>
        </w:r>
      </w:ins>
      <w:ins w:id="385" w:author="Jaeger, Florian" w:date="2023-05-27T13:32:00Z">
        <w:r w:rsidR="00972CE3" w:rsidRPr="00972CE3">
          <w:rPr>
            <w:szCs w:val="22"/>
            <w:rPrChange w:id="386" w:author="Jaeger, Florian" w:date="2023-05-27T13:33:00Z">
              <w:rPr>
                <w:b/>
                <w:bCs/>
                <w:i/>
                <w:iCs/>
                <w:szCs w:val="22"/>
              </w:rPr>
            </w:rPrChange>
          </w:rPr>
          <w:t>All materials were the same as in Exper</w:t>
        </w:r>
      </w:ins>
      <w:ins w:id="387" w:author="Jaeger, Florian" w:date="2023-05-27T13:33:00Z">
        <w:r w:rsidR="00972CE3">
          <w:rPr>
            <w:szCs w:val="22"/>
          </w:rPr>
          <w:t>i</w:t>
        </w:r>
      </w:ins>
      <w:ins w:id="388" w:author="Jaeger, Florian" w:date="2023-05-27T13:32:00Z">
        <w:r w:rsidR="00972CE3" w:rsidRPr="00972CE3">
          <w:rPr>
            <w:szCs w:val="22"/>
            <w:rPrChange w:id="389" w:author="Jaeger, Florian" w:date="2023-05-27T13:33:00Z">
              <w:rPr>
                <w:b/>
                <w:bCs/>
                <w:i/>
                <w:iCs/>
                <w:szCs w:val="22"/>
              </w:rPr>
            </w:rPrChange>
          </w:rPr>
          <w:t>ment 1c, except for the addition of a black rectangle to the video, as described above.</w:t>
        </w:r>
      </w:ins>
      <w:ins w:id="390" w:author="Jaeger, Florian" w:date="2023-05-27T13:33:00Z">
        <w:r w:rsidR="00972CE3">
          <w:rPr>
            <w:szCs w:val="22"/>
          </w:rPr>
          <w:t xml:space="preserve"> </w:t>
        </w:r>
        <w:r w:rsidR="00972CE3" w:rsidRPr="00972CE3">
          <w:rPr>
            <w:szCs w:val="22"/>
            <w:highlight w:val="yellow"/>
            <w:rPrChange w:id="391" w:author="Jaeger, Florian" w:date="2023-05-27T13:33:00Z">
              <w:rPr>
                <w:szCs w:val="22"/>
              </w:rPr>
            </w:rPrChange>
          </w:rPr>
          <w:t xml:space="preserve">MORE DETAILS </w:t>
        </w:r>
        <w:commentRangeStart w:id="392"/>
        <w:r w:rsidR="00972CE3" w:rsidRPr="00972CE3">
          <w:rPr>
            <w:szCs w:val="22"/>
            <w:highlight w:val="yellow"/>
            <w:rPrChange w:id="393" w:author="Jaeger, Florian" w:date="2023-05-27T13:33:00Z">
              <w:rPr>
                <w:szCs w:val="22"/>
              </w:rPr>
            </w:rPrChange>
          </w:rPr>
          <w:t>HERE</w:t>
        </w:r>
        <w:commentRangeEnd w:id="392"/>
        <w:r w:rsidR="00972CE3">
          <w:rPr>
            <w:rStyle w:val="CommentReference"/>
          </w:rPr>
          <w:commentReference w:id="392"/>
        </w:r>
        <w:r w:rsidR="00972CE3" w:rsidRPr="00972CE3">
          <w:rPr>
            <w:szCs w:val="22"/>
            <w:highlight w:val="yellow"/>
            <w:rPrChange w:id="394" w:author="Jaeger, Florian" w:date="2023-05-27T13:33:00Z">
              <w:rPr>
                <w:szCs w:val="22"/>
              </w:rPr>
            </w:rPrChange>
          </w:rPr>
          <w:t>.</w:t>
        </w:r>
      </w:ins>
    </w:p>
    <w:p w14:paraId="52FC772A" w14:textId="02B856B1" w:rsidR="002E008A" w:rsidRDefault="002E008A" w:rsidP="002E008A">
      <w:pPr>
        <w:rPr>
          <w:ins w:id="395" w:author="Jaeger, Florian" w:date="2023-05-27T12:49:00Z"/>
          <w:szCs w:val="22"/>
        </w:rPr>
      </w:pPr>
      <w:ins w:id="396" w:author="Jaeger, Florian" w:date="2023-05-27T12:49:00Z">
        <w:r w:rsidRPr="00ED3418">
          <w:rPr>
            <w:szCs w:val="22"/>
          </w:rPr>
          <w:t xml:space="preserve"> </w:t>
        </w:r>
      </w:ins>
    </w:p>
    <w:p w14:paraId="3A7459A7" w14:textId="72A20E4A" w:rsidR="002E008A" w:rsidRPr="00ED3418" w:rsidRDefault="002E008A" w:rsidP="002E008A">
      <w:pPr>
        <w:rPr>
          <w:ins w:id="397" w:author="Jaeger, Florian" w:date="2023-05-27T12:49:00Z"/>
          <w:b/>
          <w:bCs/>
          <w:i/>
          <w:iCs/>
          <w:szCs w:val="22"/>
        </w:rPr>
      </w:pPr>
      <w:ins w:id="398" w:author="Jaeger, Florian" w:date="2023-05-27T12:49:00Z">
        <w:r w:rsidRPr="00ED3418">
          <w:rPr>
            <w:b/>
            <w:bCs/>
            <w:i/>
            <w:iCs/>
            <w:szCs w:val="22"/>
          </w:rPr>
          <w:t xml:space="preserve">Procedure. </w:t>
        </w:r>
      </w:ins>
      <w:ins w:id="399" w:author="Jaeger, Florian" w:date="2023-05-27T13:34:00Z">
        <w:r w:rsidR="006904D7">
          <w:rPr>
            <w:szCs w:val="22"/>
          </w:rPr>
          <w:t xml:space="preserve">The procedure was identical to Experiment </w:t>
        </w:r>
        <w:commentRangeStart w:id="400"/>
        <w:r w:rsidR="006904D7">
          <w:rPr>
            <w:szCs w:val="22"/>
          </w:rPr>
          <w:t>1c</w:t>
        </w:r>
        <w:commentRangeEnd w:id="400"/>
        <w:r w:rsidR="006904D7">
          <w:rPr>
            <w:rStyle w:val="CommentReference"/>
          </w:rPr>
          <w:commentReference w:id="400"/>
        </w:r>
        <w:r w:rsidR="006904D7">
          <w:rPr>
            <w:szCs w:val="22"/>
          </w:rPr>
          <w:t>.</w:t>
        </w:r>
      </w:ins>
    </w:p>
    <w:p w14:paraId="667A03D8" w14:textId="52A0D188" w:rsidR="002E008A" w:rsidRPr="00ED3418" w:rsidRDefault="002E008A" w:rsidP="002E008A">
      <w:pPr>
        <w:rPr>
          <w:ins w:id="401" w:author="Jaeger, Florian" w:date="2023-05-27T12:49:00Z"/>
          <w:szCs w:val="22"/>
        </w:rPr>
      </w:pPr>
      <w:ins w:id="402" w:author="Jaeger, Florian" w:date="2023-05-27T12:49:00Z">
        <w:r w:rsidRPr="00ED3418">
          <w:rPr>
            <w:b/>
            <w:bCs/>
            <w:i/>
            <w:iCs/>
            <w:szCs w:val="22"/>
          </w:rPr>
          <w:t xml:space="preserve">Exclusions. </w:t>
        </w:r>
        <w:r w:rsidRPr="00ED3418">
          <w:rPr>
            <w:szCs w:val="22"/>
          </w:rPr>
          <w:t>We</w:t>
        </w:r>
        <w:r>
          <w:rPr>
            <w:szCs w:val="22"/>
          </w:rPr>
          <w:t xml:space="preserve"> </w:t>
        </w:r>
      </w:ins>
      <w:ins w:id="403" w:author="Jaeger, Florian" w:date="2023-05-27T13:35:00Z">
        <w:r w:rsidR="006904D7">
          <w:rPr>
            <w:szCs w:val="22"/>
          </w:rPr>
          <w:t>applied the same exclusion criteria as in Experiments 1a-c</w:t>
        </w:r>
      </w:ins>
      <w:ins w:id="404" w:author="Jaeger, Florian" w:date="2023-05-27T13:47:00Z">
        <w:r w:rsidR="003F7B00">
          <w:rPr>
            <w:szCs w:val="22"/>
          </w:rPr>
          <w:t xml:space="preserve">, removing four </w:t>
        </w:r>
        <w:r w:rsidR="003F7B00">
          <w:rPr>
            <w:szCs w:val="22"/>
          </w:rPr>
          <w:lastRenderedPageBreak/>
          <w:t xml:space="preserve">participants (6.2%; see </w:t>
        </w:r>
      </w:ins>
      <w:ins w:id="405" w:author="Jaeger, Florian" w:date="2023-05-27T13:57:00Z">
        <w:r w:rsidR="00A27D9D">
          <w:rPr>
            <w:szCs w:val="22"/>
          </w:rPr>
          <w:fldChar w:fldCharType="begin"/>
        </w:r>
        <w:r w:rsidR="00A27D9D">
          <w:rPr>
            <w:szCs w:val="22"/>
          </w:rPr>
          <w:instrText xml:space="preserve"> REF _Ref136088042 \h </w:instrText>
        </w:r>
      </w:ins>
      <w:r w:rsidR="00A27D9D">
        <w:rPr>
          <w:szCs w:val="22"/>
        </w:rPr>
      </w:r>
      <w:r w:rsidR="00A27D9D">
        <w:rPr>
          <w:szCs w:val="22"/>
        </w:rPr>
        <w:fldChar w:fldCharType="separate"/>
      </w:r>
      <w:ins w:id="406" w:author="Jaeger, Florian" w:date="2023-05-27T13:57:00Z">
        <w:r w:rsidR="00A27D9D">
          <w:t xml:space="preserve">Table </w:t>
        </w:r>
        <w:r w:rsidR="00A27D9D">
          <w:rPr>
            <w:noProof/>
          </w:rPr>
          <w:t>1</w:t>
        </w:r>
        <w:r w:rsidR="00A27D9D">
          <w:rPr>
            <w:szCs w:val="22"/>
          </w:rPr>
          <w:fldChar w:fldCharType="end"/>
        </w:r>
      </w:ins>
      <w:ins w:id="407" w:author="Jaeger, Florian" w:date="2023-05-27T13:47:00Z">
        <w:r w:rsidR="003F7B00">
          <w:rPr>
            <w:szCs w:val="22"/>
          </w:rPr>
          <w:t>)</w:t>
        </w:r>
      </w:ins>
      <w:ins w:id="408" w:author="Jaeger, Florian" w:date="2023-05-27T13:35:00Z">
        <w:r w:rsidR="006904D7">
          <w:rPr>
            <w:szCs w:val="22"/>
          </w:rPr>
          <w:t>.</w:t>
        </w:r>
      </w:ins>
      <w:ins w:id="409" w:author="Jaeger, Florian" w:date="2023-05-27T12:49:00Z">
        <w:r w:rsidRPr="00ED3418">
          <w:rPr>
            <w:szCs w:val="22"/>
          </w:rPr>
          <w:t xml:space="preserve"> </w:t>
        </w:r>
        <w:r>
          <w:rPr>
            <w:szCs w:val="22"/>
          </w:rPr>
          <w:t xml:space="preserve">After participant exclusions, </w:t>
        </w:r>
      </w:ins>
      <w:ins w:id="410" w:author="Jaeger, Florian" w:date="2023-05-27T13:47:00Z">
        <w:r w:rsidR="006904D7">
          <w:rPr>
            <w:szCs w:val="22"/>
          </w:rPr>
          <w:t>11</w:t>
        </w:r>
      </w:ins>
      <w:ins w:id="411" w:author="Jaeger, Florian" w:date="2023-05-27T12:49:00Z">
        <w:r w:rsidRPr="00C310F4">
          <w:rPr>
            <w:szCs w:val="22"/>
          </w:rPr>
          <w:t xml:space="preserve"> </w:t>
        </w:r>
        <w:r>
          <w:rPr>
            <w:szCs w:val="22"/>
          </w:rPr>
          <w:t xml:space="preserve">trials </w:t>
        </w:r>
        <w:r w:rsidRPr="00C310F4">
          <w:rPr>
            <w:szCs w:val="22"/>
          </w:rPr>
          <w:t>(0.</w:t>
        </w:r>
      </w:ins>
      <w:ins w:id="412" w:author="Jaeger, Florian" w:date="2023-05-27T13:47:00Z">
        <w:r w:rsidR="006904D7">
          <w:rPr>
            <w:szCs w:val="22"/>
          </w:rPr>
          <w:t>3</w:t>
        </w:r>
      </w:ins>
      <w:ins w:id="413" w:author="Jaeger, Florian" w:date="2023-05-27T12:49:00Z">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ins>
      <w:ins w:id="414" w:author="Jaeger, Florian" w:date="2023-05-27T13:57:00Z">
        <w:r w:rsidR="00315C40" w:rsidRPr="00315C40">
          <w:rPr>
            <w:szCs w:val="22"/>
          </w:rPr>
          <w:t>4214</w:t>
        </w:r>
      </w:ins>
      <w:ins w:id="415" w:author="Jaeger, Florian" w:date="2023-05-27T12:49:00Z">
        <w:r w:rsidRPr="00C310F4">
          <w:rPr>
            <w:szCs w:val="22"/>
          </w:rPr>
          <w:t xml:space="preserve"> observations from </w:t>
        </w:r>
      </w:ins>
      <w:ins w:id="416" w:author="Jaeger, Florian" w:date="2023-05-27T13:57:00Z">
        <w:r w:rsidR="00A27D9D">
          <w:rPr>
            <w:szCs w:val="22"/>
          </w:rPr>
          <w:t>60</w:t>
        </w:r>
      </w:ins>
      <w:ins w:id="417" w:author="Jaeger, Florian" w:date="2023-05-27T12:49:00Z">
        <w:r w:rsidRPr="00C310F4">
          <w:rPr>
            <w:szCs w:val="22"/>
          </w:rPr>
          <w:t xml:space="preserve"> participants</w:t>
        </w:r>
      </w:ins>
      <w:ins w:id="418" w:author="Jaeger, Florian" w:date="2023-05-27T13:57:00Z">
        <w:r w:rsidR="00315C40">
          <w:rPr>
            <w:szCs w:val="22"/>
          </w:rPr>
          <w:t xml:space="preserve"> for analysis</w:t>
        </w:r>
      </w:ins>
      <w:ins w:id="419" w:author="Jaeger, Florian" w:date="2023-05-27T12:49:00Z">
        <w:r w:rsidRPr="00C310F4">
          <w:rPr>
            <w:szCs w:val="22"/>
          </w:rPr>
          <w:t>.</w:t>
        </w:r>
      </w:ins>
    </w:p>
    <w:p w14:paraId="212B84A9" w14:textId="66598F99" w:rsidR="002E008A" w:rsidRPr="00ED3418" w:rsidRDefault="002E008A" w:rsidP="002E008A">
      <w:pPr>
        <w:pStyle w:val="Heading2"/>
        <w:rPr>
          <w:ins w:id="420" w:author="Jaeger, Florian" w:date="2023-05-27T12:49:00Z"/>
          <w:szCs w:val="22"/>
        </w:rPr>
      </w:pPr>
      <w:ins w:id="421" w:author="Jaeger, Florian" w:date="2023-05-27T12:49:00Z">
        <w:r w:rsidRPr="00ED3418">
          <w:rPr>
            <w:szCs w:val="22"/>
          </w:rPr>
          <w:t>Results</w:t>
        </w:r>
      </w:ins>
      <w:ins w:id="422" w:author="Jaeger, Florian" w:date="2023-05-27T14:09:00Z">
        <w:r w:rsidR="0044611A">
          <w:rPr>
            <w:szCs w:val="22"/>
          </w:rPr>
          <w:t xml:space="preserve"> and Discussion</w:t>
        </w:r>
      </w:ins>
    </w:p>
    <w:p w14:paraId="76DA84F6" w14:textId="0E2B90C4" w:rsidR="002E008A" w:rsidRDefault="00315C40" w:rsidP="00315C40">
      <w:pPr>
        <w:rPr>
          <w:ins w:id="423" w:author="Jaeger, Florian" w:date="2023-05-27T12:49:00Z"/>
          <w:szCs w:val="22"/>
        </w:rPr>
      </w:pPr>
      <w:ins w:id="424" w:author="Jaeger, Florian" w:date="2023-05-27T13:58:00Z">
        <w:r>
          <w:rPr>
            <w:szCs w:val="22"/>
          </w:rPr>
          <w:t>We used the exact same analysis approach as in Experiments 1a-c.</w:t>
        </w:r>
      </w:ins>
      <w:ins w:id="425" w:author="Jaeger, Florian" w:date="2023-05-27T12:49:00Z">
        <w:r w:rsidR="002E008A">
          <w:rPr>
            <w:b/>
            <w:bCs/>
            <w:i/>
            <w:iCs/>
            <w:szCs w:val="22"/>
          </w:rPr>
          <w:t xml:space="preserve"> </w:t>
        </w:r>
        <w:r w:rsidR="002E008A">
          <w:rPr>
            <w:szCs w:val="22"/>
          </w:rPr>
          <w:t xml:space="preserve">The SI lists the full model summary for all analyses. </w:t>
        </w:r>
        <w:r w:rsidR="002E008A" w:rsidRPr="00CE7AE0">
          <w:rPr>
            <w:szCs w:val="22"/>
            <w:highlight w:val="yellow"/>
          </w:rPr>
          <w:t>Table/Figure XXX</w:t>
        </w:r>
        <w:r w:rsidR="002E008A">
          <w:rPr>
            <w:szCs w:val="22"/>
          </w:rPr>
          <w:t xml:space="preserve"> summarizes </w:t>
        </w:r>
      </w:ins>
      <w:ins w:id="426" w:author="Jaeger, Florian" w:date="2023-05-27T13:58:00Z">
        <w:r>
          <w:rPr>
            <w:szCs w:val="22"/>
          </w:rPr>
          <w:t xml:space="preserve">the hypothesis </w:t>
        </w:r>
      </w:ins>
      <w:ins w:id="427" w:author="Jaeger, Florian" w:date="2023-05-27T12:49:00Z">
        <w:r w:rsidR="002E008A">
          <w:rPr>
            <w:szCs w:val="22"/>
          </w:rPr>
          <w:t>tests.</w:t>
        </w:r>
      </w:ins>
      <w:ins w:id="428" w:author="Jaeger, Florian" w:date="2023-05-27T13:59:00Z">
        <w:r>
          <w:rPr>
            <w:szCs w:val="22"/>
          </w:rPr>
          <w:t xml:space="preserve"> In</w:t>
        </w:r>
      </w:ins>
      <w:ins w:id="429" w:author="Jaeger, Florian" w:date="2023-05-27T14:00:00Z">
        <w:r>
          <w:rPr>
            <w:szCs w:val="22"/>
          </w:rPr>
          <w:t xml:space="preserve"> </w:t>
        </w:r>
      </w:ins>
      <w:ins w:id="430" w:author="Jaeger, Florian" w:date="2023-05-27T13:59:00Z">
        <w:r>
          <w:rPr>
            <w:szCs w:val="22"/>
          </w:rPr>
          <w:t>contrast to Expe</w:t>
        </w:r>
      </w:ins>
      <w:ins w:id="431" w:author="Jaeger, Florian" w:date="2023-05-27T14:00:00Z">
        <w:r>
          <w:rPr>
            <w:szCs w:val="22"/>
          </w:rPr>
          <w:t xml:space="preserve">riments 1a-c, we did not find notable evidence for an effect of pen </w:t>
        </w:r>
      </w:ins>
      <w:ins w:id="432" w:author="Jaeger, Florian" w:date="2023-05-27T14:10:00Z">
        <w:r w:rsidR="0044611A">
          <w:rPr>
            <w:szCs w:val="22"/>
          </w:rPr>
          <w:t xml:space="preserve">location </w:t>
        </w:r>
      </w:ins>
      <w:ins w:id="433" w:author="Jaeger, Florian" w:date="2023-05-27T14:00:00Z">
        <w:r>
          <w:rPr>
            <w:szCs w:val="22"/>
          </w:rPr>
          <w:t>(BF = 1.1)</w:t>
        </w:r>
      </w:ins>
      <w:ins w:id="434" w:author="Jaeger, Florian" w:date="2023-05-27T14:01:00Z">
        <w:r>
          <w:rPr>
            <w:szCs w:val="22"/>
          </w:rPr>
          <w:t>.</w:t>
        </w:r>
      </w:ins>
      <w:ins w:id="435" w:author="Jaeger, Florian" w:date="2023-05-27T14:02:00Z">
        <w:r>
          <w:rPr>
            <w:szCs w:val="22"/>
          </w:rPr>
          <w:t xml:space="preserve"> </w:t>
        </w:r>
      </w:ins>
      <w:ins w:id="436" w:author="Jaeger, Florian" w:date="2023-05-27T14:07:00Z">
        <w:r>
          <w:rPr>
            <w:szCs w:val="22"/>
          </w:rPr>
          <w:t xml:space="preserve">Unsurprisingly, the effect of visual bias was also substantially reduced (BF = 2.2). </w:t>
        </w:r>
      </w:ins>
      <w:ins w:id="437" w:author="Jaeger, Florian" w:date="2023-05-27T14:02:00Z">
        <w:r>
          <w:rPr>
            <w:szCs w:val="22"/>
          </w:rPr>
          <w:t xml:space="preserve">Participants did, however, continue to be strongly affected by the acoustic continuum (BF &gt; 4000), </w:t>
        </w:r>
      </w:ins>
      <w:ins w:id="438" w:author="Jaeger, Florian" w:date="2023-05-27T14:03:00Z">
        <w:r>
          <w:rPr>
            <w:szCs w:val="22"/>
          </w:rPr>
          <w:t>the effect of which was of similar magnitude (</w:t>
        </w:r>
      </w:ins>
      <m:oMath>
        <m:acc>
          <m:accPr>
            <m:ctrlPr>
              <w:ins w:id="439" w:author="Jaeger, Florian" w:date="2023-05-27T14:03:00Z">
                <w:rPr>
                  <w:rFonts w:ascii="Cambria Math" w:hAnsi="Cambria Math"/>
                  <w:i/>
                  <w:szCs w:val="22"/>
                </w:rPr>
              </w:ins>
            </m:ctrlPr>
          </m:accPr>
          <m:e>
            <m:r>
              <w:ins w:id="440" w:author="Jaeger, Florian" w:date="2023-05-27T14:03:00Z">
                <w:rPr>
                  <w:rFonts w:ascii="Cambria Math" w:hAnsi="Cambria Math"/>
                  <w:szCs w:val="22"/>
                </w:rPr>
                <m:t>β</m:t>
              </w:ins>
            </m:r>
          </m:e>
        </m:acc>
        <m:r>
          <w:ins w:id="441" w:author="Jaeger, Florian" w:date="2023-05-27T14:03:00Z">
            <w:rPr>
              <w:rFonts w:ascii="Cambria Math" w:hAnsi="Cambria Math"/>
              <w:szCs w:val="22"/>
            </w:rPr>
            <m:t>=.33</m:t>
          </w:ins>
        </m:r>
        <m:r>
          <w:ins w:id="442" w:author="Jaeger, Florian" w:date="2023-05-27T14:04:00Z">
            <w:rPr>
              <w:rFonts w:ascii="Cambria Math" w:hAnsi="Cambria Math"/>
              <w:szCs w:val="22"/>
            </w:rPr>
            <m:t>, SE= .026</m:t>
          </w:ins>
        </m:r>
      </m:oMath>
      <w:ins w:id="443" w:author="Jaeger, Florian" w:date="2023-05-27T14:04:00Z">
        <w:r>
          <w:rPr>
            <w:szCs w:val="22"/>
          </w:rPr>
          <w:t xml:space="preserve">) as in Experiments 1a-c </w:t>
        </w:r>
      </w:ins>
      <w:ins w:id="444" w:author="Jaeger, Florian" w:date="2023-05-27T14:06:00Z">
        <w:r>
          <w:rPr>
            <w:szCs w:val="22"/>
          </w:rPr>
          <w:t>(</w:t>
        </w:r>
      </w:ins>
      <m:oMath>
        <m:r>
          <w:ins w:id="445" w:author="Jaeger, Florian" w:date="2023-05-27T14:06:00Z">
            <w:rPr>
              <w:rFonts w:ascii="Cambria Math" w:hAnsi="Cambria Math"/>
              <w:szCs w:val="22"/>
            </w:rPr>
            <m:t xml:space="preserve">.28&lt; </m:t>
          </w:ins>
        </m:r>
        <m:acc>
          <m:accPr>
            <m:ctrlPr>
              <w:ins w:id="446" w:author="Jaeger, Florian" w:date="2023-05-27T14:06:00Z">
                <w:rPr>
                  <w:rFonts w:ascii="Cambria Math" w:hAnsi="Cambria Math"/>
                  <w:i/>
                  <w:szCs w:val="22"/>
                </w:rPr>
              </w:ins>
            </m:ctrlPr>
          </m:accPr>
          <m:e>
            <m:r>
              <w:ins w:id="447" w:author="Jaeger, Florian" w:date="2023-05-27T14:06:00Z">
                <w:rPr>
                  <w:rFonts w:ascii="Cambria Math" w:hAnsi="Cambria Math"/>
                  <w:szCs w:val="22"/>
                </w:rPr>
                <m:t>β</m:t>
              </w:ins>
            </m:r>
          </m:e>
        </m:acc>
        <m:r>
          <w:ins w:id="448" w:author="Jaeger, Florian" w:date="2023-05-27T14:06:00Z">
            <w:rPr>
              <w:rFonts w:ascii="Cambria Math" w:hAnsi="Cambria Math"/>
              <w:szCs w:val="22"/>
            </w:rPr>
            <m:t>s=.34</m:t>
          </w:ins>
        </m:r>
      </m:oMath>
      <w:ins w:id="449" w:author="Jaeger, Florian" w:date="2023-05-27T14:04:00Z">
        <w:r>
          <w:rPr>
            <w:szCs w:val="22"/>
          </w:rPr>
          <w:t>)</w:t>
        </w:r>
      </w:ins>
      <w:ins w:id="450" w:author="Jaeger, Florian" w:date="2023-05-27T14:07:00Z">
        <w:r>
          <w:rPr>
            <w:szCs w:val="22"/>
          </w:rPr>
          <w:t>.</w:t>
        </w:r>
      </w:ins>
    </w:p>
    <w:p w14:paraId="382BBF96" w14:textId="77777777" w:rsidR="002E008A" w:rsidRDefault="002E008A" w:rsidP="002E008A">
      <w:pPr>
        <w:rPr>
          <w:ins w:id="451" w:author="Jaeger, Florian" w:date="2023-05-27T12:49:00Z"/>
          <w:szCs w:val="22"/>
        </w:rPr>
      </w:pPr>
    </w:p>
    <w:p w14:paraId="0161BED4" w14:textId="77777777" w:rsidR="002E008A" w:rsidRPr="00ED3418" w:rsidRDefault="002E008A" w:rsidP="002E008A">
      <w:pPr>
        <w:jc w:val="center"/>
        <w:rPr>
          <w:ins w:id="452" w:author="Jaeger, Florian" w:date="2023-05-27T12:49:00Z"/>
          <w:szCs w:val="22"/>
        </w:rPr>
      </w:pPr>
      <w:ins w:id="453" w:author="Jaeger, Florian" w:date="2023-05-27T12:49:00Z">
        <w:r w:rsidRPr="00ED3418">
          <w:rPr>
            <w:szCs w:val="22"/>
            <w:highlight w:val="cyan"/>
          </w:rPr>
          <w:t>[INSERT TABLE]</w:t>
        </w:r>
      </w:ins>
    </w:p>
    <w:p w14:paraId="3196B1E5" w14:textId="5D24B9AB" w:rsidR="002E008A" w:rsidRPr="00ED3418" w:rsidRDefault="002E008A">
      <w:pPr>
        <w:pStyle w:val="Caption"/>
        <w:rPr>
          <w:ins w:id="454" w:author="Jaeger, Florian" w:date="2023-05-27T12:49:00Z"/>
          <w:szCs w:val="22"/>
        </w:rPr>
        <w:pPrChange w:id="455" w:author="Jaeger, Florian" w:date="2023-05-27T14:10:00Z">
          <w:pPr>
            <w:pStyle w:val="Heading2"/>
          </w:pPr>
        </w:pPrChange>
      </w:pPr>
      <w:ins w:id="456" w:author="Jaeger, Florian" w:date="2023-05-27T12:49:00Z">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r w:rsidRPr="00ED3418">
          <w:rPr>
            <w:szCs w:val="22"/>
          </w:rPr>
          <w:tab/>
        </w:r>
        <w:r>
          <w:rPr>
            <w:szCs w:val="22"/>
          </w:rPr>
          <w:t>Summary of hypothesis tests based on GLMM analyses for</w:t>
        </w:r>
        <w:r w:rsidRPr="00ED3418">
          <w:rPr>
            <w:szCs w:val="22"/>
          </w:rPr>
          <w:t xml:space="preserve"> Experiment</w:t>
        </w:r>
      </w:ins>
      <w:ins w:id="457" w:author="Jaeger, Florian" w:date="2023-05-27T14:07:00Z">
        <w:r w:rsidR="0044611A">
          <w:rPr>
            <w:szCs w:val="22"/>
          </w:rPr>
          <w:t xml:space="preserve"> 2</w:t>
        </w:r>
      </w:ins>
      <w:ins w:id="458" w:author="Jaeger, Florian" w:date="2023-05-27T12:49:00Z">
        <w:r w:rsidRPr="00ED3418">
          <w:rPr>
            <w:szCs w:val="22"/>
          </w:rPr>
          <w:t>.</w:t>
        </w:r>
        <w:r>
          <w:rPr>
            <w:szCs w:val="22"/>
          </w:rPr>
          <w:t xml:space="preserve"> </w:t>
        </w:r>
        <w:r w:rsidRPr="003F5649">
          <w:t xml:space="preserve">Hypotheses </w:t>
        </w:r>
        <w:commentRangeStart w:id="459"/>
        <w:r w:rsidRPr="003F5649">
          <w:t xml:space="preserve">for which we had not strong expectations are </w:t>
        </w:r>
        <w:commentRangeStart w:id="460"/>
        <w:r w:rsidRPr="003F5649">
          <w:t>shown with shaded backgrounds.</w:t>
        </w:r>
        <w:commentRangeEnd w:id="460"/>
        <w:r w:rsidRPr="003F5649">
          <w:rPr>
            <w:rStyle w:val="CommentReference"/>
            <w:color w:val="auto"/>
          </w:rPr>
          <w:commentReference w:id="460"/>
        </w:r>
        <w:commentRangeEnd w:id="459"/>
        <w:r>
          <w:rPr>
            <w:rStyle w:val="CommentReference"/>
            <w:i w:val="0"/>
            <w:iCs w:val="0"/>
            <w:color w:val="auto"/>
          </w:rPr>
          <w:commentReference w:id="459"/>
        </w:r>
      </w:ins>
    </w:p>
    <w:p w14:paraId="3055CA77" w14:textId="6CD288C3" w:rsidR="000E2896" w:rsidRDefault="0044611A" w:rsidP="00E17FC6">
      <w:pPr>
        <w:rPr>
          <w:ins w:id="461" w:author="Jaeger, Florian" w:date="2023-05-27T14:29:00Z"/>
          <w:szCs w:val="22"/>
        </w:rPr>
      </w:pPr>
      <w:ins w:id="462" w:author="Jaeger, Florian" w:date="2023-05-27T14:10:00Z">
        <w:r>
          <w:rPr>
            <w:szCs w:val="22"/>
          </w:rPr>
          <w:t>These results suggest that listeners paid attention to the stimuli, and yet failed to exhibit any effects of pen location</w:t>
        </w:r>
      </w:ins>
      <w:ins w:id="463" w:author="Jaeger, Florian" w:date="2023-05-27T14:12:00Z">
        <w:r>
          <w:rPr>
            <w:szCs w:val="22"/>
          </w:rPr>
          <w:t xml:space="preserve"> (a</w:t>
        </w:r>
      </w:ins>
      <w:ins w:id="464" w:author="Jaeger, Florian" w:date="2023-05-27T14:11:00Z">
        <w:r>
          <w:rPr>
            <w:szCs w:val="22"/>
          </w:rPr>
          <w:t xml:space="preserve">n auxiliary experiment </w:t>
        </w:r>
      </w:ins>
      <w:ins w:id="465" w:author="Jaeger, Florian" w:date="2023-05-27T14:12:00Z">
        <w:r>
          <w:rPr>
            <w:szCs w:val="22"/>
          </w:rPr>
          <w:t xml:space="preserve">with </w:t>
        </w:r>
      </w:ins>
      <w:ins w:id="466" w:author="Jaeger, Florian" w:date="2023-05-27T14:11:00Z">
        <w:r>
          <w:rPr>
            <w:szCs w:val="22"/>
          </w:rPr>
          <w:t>N = 64 participant</w:t>
        </w:r>
      </w:ins>
      <w:ins w:id="467" w:author="Jaeger, Florian" w:date="2023-05-27T14:12:00Z">
        <w:r>
          <w:rPr>
            <w:szCs w:val="22"/>
          </w:rPr>
          <w:t>s</w:t>
        </w:r>
      </w:ins>
      <w:ins w:id="468" w:author="Jaeger, Florian" w:date="2023-05-27T14:11:00Z">
        <w:r>
          <w:rPr>
            <w:szCs w:val="22"/>
          </w:rPr>
          <w:t xml:space="preserve"> </w:t>
        </w:r>
      </w:ins>
      <w:ins w:id="469" w:author="Jaeger, Florian" w:date="2023-05-27T14:12:00Z">
        <w:r>
          <w:rPr>
            <w:szCs w:val="22"/>
          </w:rPr>
          <w:t xml:space="preserve">reported in the SI </w:t>
        </w:r>
      </w:ins>
      <w:ins w:id="470" w:author="Jaeger, Florian" w:date="2023-05-27T14:11:00Z">
        <w:r>
          <w:rPr>
            <w:szCs w:val="22"/>
          </w:rPr>
          <w:t xml:space="preserve">provides additional evidence that </w:t>
        </w:r>
      </w:ins>
      <w:ins w:id="471" w:author="Jaeger, Florian" w:date="2023-05-27T14:12:00Z">
        <w:r>
          <w:rPr>
            <w:szCs w:val="22"/>
          </w:rPr>
          <w:t>participants noticed the presence and location of the</w:t>
        </w:r>
      </w:ins>
      <w:commentRangeStart w:id="472"/>
      <w:ins w:id="473" w:author="Jaeger, Florian" w:date="2023-05-27T14:09:00Z">
        <w:r>
          <w:rPr>
            <w:szCs w:val="22"/>
          </w:rPr>
          <w:t xml:space="preserve"> pen</w:t>
        </w:r>
      </w:ins>
      <w:ins w:id="474" w:author="Jaeger, Florian" w:date="2023-05-27T14:12:00Z">
        <w:r>
          <w:rPr>
            <w:szCs w:val="22"/>
          </w:rPr>
          <w:t>)</w:t>
        </w:r>
      </w:ins>
      <w:ins w:id="475" w:author="Jaeger, Florian" w:date="2023-05-27T14:09:00Z">
        <w:r>
          <w:rPr>
            <w:szCs w:val="22"/>
          </w:rPr>
          <w:t>.</w:t>
        </w:r>
        <w:commentRangeEnd w:id="472"/>
        <w:r>
          <w:rPr>
            <w:rStyle w:val="CommentReference"/>
          </w:rPr>
          <w:commentReference w:id="472"/>
        </w:r>
      </w:ins>
      <w:ins w:id="476" w:author="Jaeger, Florian" w:date="2023-05-27T14:12:00Z">
        <w:r>
          <w:rPr>
            <w:szCs w:val="22"/>
          </w:rPr>
          <w:t xml:space="preserve"> </w:t>
        </w:r>
      </w:ins>
      <w:ins w:id="477" w:author="Jaeger, Florian" w:date="2023-05-27T14:13:00Z">
        <w:r>
          <w:rPr>
            <w:szCs w:val="22"/>
          </w:rPr>
          <w:t xml:space="preserve">This finding suggests that </w:t>
        </w:r>
      </w:ins>
      <w:ins w:id="478" w:author="Jaeger, Florian" w:date="2023-05-27T14:14:00Z">
        <w:r>
          <w:rPr>
            <w:szCs w:val="22"/>
          </w:rPr>
          <w:t xml:space="preserve">a </w:t>
        </w:r>
      </w:ins>
      <w:ins w:id="479" w:author="Jaeger, Florian" w:date="2023-05-27T14:13:00Z">
        <w:r>
          <w:rPr>
            <w:szCs w:val="22"/>
          </w:rPr>
          <w:t xml:space="preserve">pen in the mouth of the talker is not sufficient to elicit </w:t>
        </w:r>
      </w:ins>
      <w:ins w:id="480" w:author="Jaeger, Florian" w:date="2023-05-27T14:14:00Z">
        <w:r>
          <w:rPr>
            <w:szCs w:val="22"/>
          </w:rPr>
          <w:t>the effect observed in Experiments 1a-c. This raises the question, as to whether the e</w:t>
        </w:r>
      </w:ins>
      <w:ins w:id="481" w:author="Jaeger, Florian" w:date="2023-05-27T14:15:00Z">
        <w:r>
          <w:rPr>
            <w:szCs w:val="22"/>
          </w:rPr>
          <w:t>ffects of pen location in Experiments 1a-c were due to visual occlusion of articulatory cues, or due to compensation. To address this question, we compared Experiment 2 to Experiment 1a</w:t>
        </w:r>
      </w:ins>
      <w:ins w:id="482" w:author="Jaeger, Florian" w:date="2023-05-27T14:16:00Z">
        <w:r>
          <w:rPr>
            <w:szCs w:val="22"/>
          </w:rPr>
          <w:t xml:space="preserve"> using the same mixed-effects logistic regression as above while also including Experiment </w:t>
        </w:r>
      </w:ins>
      <w:ins w:id="483" w:author="Jaeger, Florian" w:date="2023-05-27T14:17:00Z">
        <w:r>
          <w:rPr>
            <w:szCs w:val="22"/>
          </w:rPr>
          <w:t>and all of its interaction in the analysis</w:t>
        </w:r>
      </w:ins>
      <w:ins w:id="484" w:author="Jaeger, Florian" w:date="2023-05-27T14:15:00Z">
        <w:r>
          <w:rPr>
            <w:szCs w:val="22"/>
          </w:rPr>
          <w:t xml:space="preserve">. The two experiments were identical except for the </w:t>
        </w:r>
      </w:ins>
      <w:ins w:id="485" w:author="Jaeger, Florian" w:date="2023-05-27T14:16:00Z">
        <w:r>
          <w:rPr>
            <w:szCs w:val="22"/>
          </w:rPr>
          <w:t>presence of the black rectangle during the production of the fricative.</w:t>
        </w:r>
      </w:ins>
    </w:p>
    <w:p w14:paraId="560D7002" w14:textId="7DF6C04E" w:rsidR="00D70E8E" w:rsidRPr="00CE7AE0" w:rsidRDefault="00D70E8E" w:rsidP="00E17FC6">
      <w:pPr>
        <w:rPr>
          <w:szCs w:val="22"/>
        </w:rPr>
      </w:pPr>
      <w:ins w:id="486" w:author="Jaeger, Florian" w:date="2023-05-27T14:29:00Z">
        <w:r>
          <w:rPr>
            <w:szCs w:val="22"/>
          </w:rPr>
          <w:lastRenderedPageBreak/>
          <w:t>CONTINUE HERE WITH RESULTS OF COMPARISON ACROSS 2 vs. 1c.</w:t>
        </w:r>
      </w:ins>
      <w:ins w:id="487" w:author="Jaeger, Florian" w:date="2023-05-27T17:08:00Z">
        <w:r w:rsidR="004C54B1">
          <w:rPr>
            <w:szCs w:val="22"/>
          </w:rPr>
          <w:t xml:space="preserve"> </w:t>
        </w:r>
        <w:r w:rsidR="004C54B1" w:rsidRPr="004C54B1">
          <w:rPr>
            <w:szCs w:val="22"/>
            <w:highlight w:val="yellow"/>
            <w:rPrChange w:id="488" w:author="Jaeger, Florian" w:date="2023-05-27T17:08:00Z">
              <w:rPr>
                <w:szCs w:val="22"/>
              </w:rPr>
            </w:rPrChange>
          </w:rPr>
          <w:t>THIS LOOKS POTENTIALLY QUITE COMPATIBLE WITH SIMPLE OBSTRUCTION OF CUE, EXCEPT FOR THE RIGHT END OF THE CONTINUUM.</w:t>
        </w:r>
      </w:ins>
    </w:p>
    <w:p w14:paraId="07C541D8" w14:textId="3D1C3250" w:rsidR="00244AD2" w:rsidRDefault="004C54B1" w:rsidP="00CE7AE0">
      <w:pPr>
        <w:ind w:firstLine="0"/>
        <w:rPr>
          <w:ins w:id="489" w:author="Jaeger, Florian" w:date="2023-05-22T16:51:00Z"/>
          <w:szCs w:val="22"/>
        </w:rPr>
      </w:pPr>
      <w:ins w:id="490" w:author="Jaeger, Florian" w:date="2023-05-27T17:08:00Z">
        <w:r w:rsidRPr="004C54B1">
          <w:rPr>
            <w:szCs w:val="22"/>
          </w:rPr>
          <w:drawing>
            <wp:inline distT="0" distB="0" distL="0" distR="0" wp14:anchorId="7DC3041F" wp14:editId="3D820A07">
              <wp:extent cx="4203700" cy="1930400"/>
              <wp:effectExtent l="0" t="0" r="0" b="0"/>
              <wp:docPr id="193491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13384" name=""/>
                      <pic:cNvPicPr/>
                    </pic:nvPicPr>
                    <pic:blipFill>
                      <a:blip r:embed="rId19"/>
                      <a:stretch>
                        <a:fillRect/>
                      </a:stretch>
                    </pic:blipFill>
                    <pic:spPr>
                      <a:xfrm>
                        <a:off x="0" y="0"/>
                        <a:ext cx="4203700" cy="1930400"/>
                      </a:xfrm>
                      <a:prstGeom prst="rect">
                        <a:avLst/>
                      </a:prstGeom>
                    </pic:spPr>
                  </pic:pic>
                </a:graphicData>
              </a:graphic>
            </wp:inline>
          </w:drawing>
        </w:r>
      </w:ins>
    </w:p>
    <w:p w14:paraId="64F90B53" w14:textId="77777777" w:rsidR="00244AD2" w:rsidRDefault="00244AD2" w:rsidP="00CE7AE0">
      <w:pPr>
        <w:ind w:firstLine="0"/>
        <w:rPr>
          <w:ins w:id="491" w:author="Jaeger, Florian" w:date="2023-05-22T16:51:00Z"/>
          <w:szCs w:val="22"/>
        </w:rPr>
      </w:pPr>
    </w:p>
    <w:p w14:paraId="243D23C7" w14:textId="77777777" w:rsidR="00244AD2" w:rsidRDefault="00244AD2" w:rsidP="00CE7AE0">
      <w:pPr>
        <w:ind w:firstLine="0"/>
        <w:rPr>
          <w:ins w:id="492" w:author="Jaeger, Florian" w:date="2023-05-22T16:51:00Z"/>
          <w:szCs w:val="22"/>
        </w:rPr>
      </w:pPr>
    </w:p>
    <w:p w14:paraId="5C9FDFCE" w14:textId="77777777" w:rsidR="00244AD2" w:rsidRDefault="00244AD2" w:rsidP="00CE7AE0">
      <w:pPr>
        <w:ind w:firstLine="0"/>
        <w:rPr>
          <w:ins w:id="493" w:author="Jaeger, Florian" w:date="2023-05-22T16:51:00Z"/>
          <w:szCs w:val="22"/>
        </w:rPr>
      </w:pPr>
      <w:ins w:id="494" w:author="Jaeger, Florian" w:date="2023-05-22T16:51:00Z">
        <w:r>
          <w:rPr>
            <w:szCs w:val="22"/>
          </w:rPr>
          <w:t>MOVED HERE TO BE INTEGRATED INTO LATER EXPERIMENTS:</w:t>
        </w:r>
      </w:ins>
    </w:p>
    <w:p w14:paraId="2AA42922" w14:textId="7C59BDFF" w:rsidR="004526C4" w:rsidRDefault="00244AD2" w:rsidP="00CE7AE0">
      <w:pPr>
        <w:ind w:firstLine="0"/>
        <w:rPr>
          <w:szCs w:val="22"/>
        </w:rPr>
      </w:pPr>
      <w:moveToRangeStart w:id="495" w:author="Jaeger, Florian" w:date="2023-05-22T16:51:00Z" w:name="move135666718"/>
      <w:moveTo w:id="496"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495"/>
      <w:r w:rsidR="00620763" w:rsidRPr="00BF6D97">
        <w:rPr>
          <w:szCs w:val="22"/>
        </w:rPr>
        <w:t xml:space="preserve"> </w:t>
      </w:r>
      <w:bookmarkStart w:id="497"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lastRenderedPageBreak/>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497"/>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w:t>
      </w:r>
      <w:r w:rsidRPr="008736CF">
        <w:rPr>
          <w:szCs w:val="22"/>
        </w:rPr>
        <w:lastRenderedPageBreak/>
        <w:t xml:space="preserve">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w:t>
      </w:r>
      <w:r w:rsidRPr="008736CF">
        <w:rPr>
          <w:szCs w:val="22"/>
        </w:rPr>
        <w:lastRenderedPageBreak/>
        <w:t>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w:t>
      </w:r>
      <w:r w:rsidRPr="008736CF">
        <w:rPr>
          <w:szCs w:val="22"/>
        </w:rPr>
        <w:lastRenderedPageBreak/>
        <w:t>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w:t>
      </w:r>
      <w:r w:rsidRPr="00ED3418">
        <w:rPr>
          <w:szCs w:val="22"/>
        </w:rPr>
        <w:lastRenderedPageBreak/>
        <w:t>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lastRenderedPageBreak/>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w:t>
      </w:r>
      <w:r w:rsidRPr="005E5AD7">
        <w:rPr>
          <w:szCs w:val="22"/>
          <w:shd w:val="clear" w:color="auto" w:fill="EFEFEF"/>
        </w:rPr>
        <w:lastRenderedPageBreak/>
        <w:t>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 xml:space="preserve">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w:t>
      </w:r>
      <w:r w:rsidRPr="005E5AD7">
        <w:rPr>
          <w:szCs w:val="22"/>
          <w:shd w:val="clear" w:color="auto" w:fill="EFEFEF"/>
        </w:rPr>
        <w:lastRenderedPageBreak/>
        <w:t>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lastRenderedPageBreak/>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rPr>
        <w:t>ollowing  Liu</w:t>
      </w:r>
      <w:proofErr w:type="gramEnd"/>
      <w:r w:rsidR="00866FDD" w:rsidRPr="005E5AD7">
        <w:rPr>
          <w:szCs w:val="22"/>
        </w:rPr>
        <w:t xml:space="preserve">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498" w:author="Jaeger, Florian" w:date="2023-05-27T12:53:00Z"/>
          <w:szCs w:val="22"/>
        </w:rPr>
      </w:pPr>
      <w:del w:id="499"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500" w:author="Jaeger, Florian" w:date="2023-05-27T12:53:00Z"/>
          <w:szCs w:val="22"/>
          <w:shd w:val="clear" w:color="auto" w:fill="EFEFEF"/>
        </w:rPr>
      </w:pPr>
      <w:del w:id="501"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502" w:author="Jaeger, Florian" w:date="2023-05-27T12:53:00Z"/>
          <w:szCs w:val="22"/>
          <w:shd w:val="clear" w:color="auto" w:fill="EFEFEF"/>
        </w:rPr>
      </w:pPr>
      <w:del w:id="503"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Jaeger, Florian" w:date="2023-05-22T16:28:00Z" w:initials="TJ">
    <w:p w14:paraId="70B4209A" w14:textId="0675E83E" w:rsidR="003F5649" w:rsidRPr="00375884" w:rsidRDefault="003F5649">
      <w:pPr>
        <w:pStyle w:val="CommentText"/>
        <w:rPr>
          <w:b/>
          <w:bCs/>
        </w:rPr>
      </w:pPr>
      <w:r w:rsidRPr="00375884">
        <w:rPr>
          <w:rStyle w:val="CommentReference"/>
          <w:b/>
          <w:bCs/>
        </w:rPr>
        <w:annotationRef/>
      </w:r>
      <w:r w:rsidRPr="00375884">
        <w:rPr>
          <w:b/>
          <w:bCs/>
        </w:rPr>
        <w:t>Good point. I’d say italics? But up to you.</w:t>
      </w:r>
    </w:p>
  </w:comment>
  <w:comment w:id="26" w:author="Jaeger, Florian" w:date="2023-05-12T13:56:00Z" w:initials="TJ">
    <w:p w14:paraId="33F0508C" w14:textId="10AB8C50" w:rsidR="00AD0E69" w:rsidRPr="00375884" w:rsidRDefault="00AD0E69">
      <w:pPr>
        <w:pStyle w:val="CommentText"/>
        <w:rPr>
          <w:b/>
          <w:bCs/>
        </w:rPr>
      </w:pPr>
      <w:r w:rsidRPr="00375884">
        <w:rPr>
          <w:rStyle w:val="CommentReference"/>
          <w:b/>
          <w:bCs/>
        </w:rPr>
        <w:annotationRef/>
      </w:r>
      <w:r w:rsidRPr="00375884">
        <w:rPr>
          <w:b/>
          <w:bCs/>
        </w:rPr>
        <w:t xml:space="preserve">Add link to </w:t>
      </w:r>
      <w:proofErr w:type="spellStart"/>
      <w:r w:rsidRPr="00375884">
        <w:rPr>
          <w:b/>
          <w:bCs/>
        </w:rPr>
        <w:t>hlplab</w:t>
      </w:r>
      <w:proofErr w:type="spellEnd"/>
      <w:r w:rsidRPr="00375884">
        <w:rPr>
          <w:b/>
          <w:bCs/>
        </w:rPr>
        <w:t xml:space="preserve"> repo</w:t>
      </w:r>
    </w:p>
  </w:comment>
  <w:comment w:id="30" w:author="Shawn Cummings" w:date="2022-12-09T03:57:00Z" w:initials="SC">
    <w:p w14:paraId="47B34FBA" w14:textId="77777777" w:rsidR="000922F6" w:rsidRPr="00375884" w:rsidRDefault="000922F6" w:rsidP="00E56997">
      <w:pPr>
        <w:pStyle w:val="CommentText"/>
        <w:jc w:val="left"/>
        <w:rPr>
          <w:b/>
          <w:bCs/>
        </w:rPr>
      </w:pPr>
      <w:r w:rsidRPr="00375884">
        <w:rPr>
          <w:rStyle w:val="CommentReference"/>
          <w:b/>
          <w:bCs/>
        </w:rPr>
        <w:annotationRef/>
      </w:r>
      <w:r w:rsidRPr="00375884">
        <w:rPr>
          <w:b/>
          <w:bCs/>
        </w:rPr>
        <w:t>Worth a revisit before we submit</w:t>
      </w:r>
    </w:p>
  </w:comment>
  <w:comment w:id="31" w:author="Jaeger, Florian" w:date="2023-05-22T16:31:00Z" w:initials="TJ">
    <w:p w14:paraId="12C0C908" w14:textId="1FF7675A" w:rsidR="003F5649" w:rsidRPr="00375884" w:rsidRDefault="003F5649">
      <w:pPr>
        <w:pStyle w:val="CommentText"/>
        <w:rPr>
          <w:b/>
          <w:bCs/>
        </w:rPr>
      </w:pPr>
      <w:r w:rsidRPr="00375884">
        <w:rPr>
          <w:rStyle w:val="CommentReference"/>
          <w:b/>
          <w:bCs/>
        </w:rPr>
        <w:annotationRef/>
      </w:r>
      <w:r w:rsidRPr="00375884">
        <w:rPr>
          <w:b/>
          <w:bCs/>
        </w:rPr>
        <w:t>Yes, good point.</w:t>
      </w:r>
    </w:p>
  </w:comment>
  <w:comment w:id="38" w:author="Jaeger, Florian" w:date="2021-09-03T17:46:00Z" w:initials="JF">
    <w:p w14:paraId="6D8C15F5" w14:textId="67888252" w:rsidR="003D72BC" w:rsidRPr="00375884" w:rsidRDefault="003D72BC">
      <w:pPr>
        <w:pStyle w:val="CommentText"/>
        <w:rPr>
          <w:b/>
          <w:bCs/>
        </w:rPr>
      </w:pPr>
      <w:r w:rsidRPr="00375884">
        <w:rPr>
          <w:rStyle w:val="CommentReference"/>
          <w:b/>
          <w:bCs/>
        </w:rPr>
        <w:annotationRef/>
      </w:r>
      <w:r w:rsidR="001B57A7" w:rsidRPr="00375884">
        <w:rPr>
          <w:b/>
          <w:bCs/>
        </w:rPr>
        <w:t xml:space="preserve">IF </w:t>
      </w:r>
      <w:proofErr w:type="spellStart"/>
      <w:r w:rsidRPr="00375884">
        <w:rPr>
          <w:b/>
          <w:bCs/>
        </w:rPr>
        <w:t>Gevher’s</w:t>
      </w:r>
      <w:proofErr w:type="spellEnd"/>
      <w:r w:rsidRPr="00375884">
        <w:rPr>
          <w:b/>
          <w:bCs/>
        </w:rPr>
        <w:t xml:space="preserve"> </w:t>
      </w:r>
      <w:r w:rsidR="001B57A7" w:rsidRPr="00375884">
        <w:rPr>
          <w:b/>
          <w:bCs/>
        </w:rPr>
        <w:t xml:space="preserve">page has all links on it, add it here. But first make sure that we move it to a location where it will </w:t>
      </w:r>
      <w:r w:rsidR="008E4D28" w:rsidRPr="00375884">
        <w:rPr>
          <w:b/>
          <w:bCs/>
        </w:rPr>
        <w:t>‘</w:t>
      </w:r>
      <w:r w:rsidR="001B57A7" w:rsidRPr="00375884">
        <w:rPr>
          <w:b/>
          <w:bCs/>
        </w:rPr>
        <w:t>always</w:t>
      </w:r>
      <w:r w:rsidR="008E4D28" w:rsidRPr="00375884">
        <w:rPr>
          <w:b/>
          <w:bCs/>
        </w:rPr>
        <w:t>’</w:t>
      </w:r>
      <w:r w:rsidR="001B57A7" w:rsidRPr="00375884">
        <w:rPr>
          <w:b/>
          <w:bCs/>
        </w:rPr>
        <w:t xml:space="preserve"> be available (e.g., the lab server)</w:t>
      </w:r>
      <w:r w:rsidRPr="00375884">
        <w:rPr>
          <w:b/>
          <w:bCs/>
        </w:rPr>
        <w:t>.</w:t>
      </w:r>
    </w:p>
  </w:comment>
  <w:comment w:id="67" w:author="Jaeger, Florian" w:date="2021-09-03T17:46:00Z" w:initials="JF">
    <w:p w14:paraId="2266F42A" w14:textId="77777777" w:rsidR="00E80486" w:rsidRPr="00375884" w:rsidRDefault="00E80486" w:rsidP="00E80486">
      <w:pPr>
        <w:pStyle w:val="CommentText"/>
        <w:rPr>
          <w:b/>
          <w:bCs/>
        </w:rPr>
      </w:pPr>
      <w:r w:rsidRPr="00375884">
        <w:rPr>
          <w:rStyle w:val="CommentReference"/>
          <w:b/>
          <w:bCs/>
        </w:rPr>
        <w:annotationRef/>
      </w:r>
      <w:r w:rsidRPr="00375884">
        <w:rPr>
          <w:b/>
          <w:bCs/>
        </w:rPr>
        <w:t xml:space="preserve">IF </w:t>
      </w:r>
      <w:proofErr w:type="spellStart"/>
      <w:r w:rsidRPr="00375884">
        <w:rPr>
          <w:b/>
          <w:bCs/>
        </w:rPr>
        <w:t>Gevher’s</w:t>
      </w:r>
      <w:proofErr w:type="spellEnd"/>
      <w:r w:rsidRPr="00375884">
        <w:rPr>
          <w:b/>
          <w:bCs/>
        </w:rPr>
        <w:t xml:space="preserve"> page has all links on it, add it here. But first make sure that we move it to a location where it will ‘always’ be available (e.g., the lab server).</w:t>
      </w:r>
    </w:p>
  </w:comment>
  <w:comment w:id="68" w:author="Jaeger, Florian" w:date="2023-05-12T14:19:00Z" w:initials="TJ">
    <w:p w14:paraId="75996D08" w14:textId="7FB27DF8" w:rsidR="00FD3AD0" w:rsidRPr="00375884" w:rsidRDefault="00FD3AD0" w:rsidP="00FD3AD0">
      <w:pPr>
        <w:pStyle w:val="CommentText"/>
        <w:ind w:firstLine="0"/>
        <w:rPr>
          <w:b/>
          <w:bCs/>
        </w:rPr>
      </w:pPr>
      <w:r w:rsidRPr="00375884">
        <w:rPr>
          <w:rStyle w:val="CommentReference"/>
          <w:b/>
          <w:bCs/>
        </w:rPr>
        <w:annotationRef/>
      </w:r>
      <w:r w:rsidRPr="00375884">
        <w:rPr>
          <w:b/>
          <w:bCs/>
        </w:rPr>
        <w:t>Left: production distribution of /s/ and /</w:t>
      </w:r>
      <w:proofErr w:type="spellStart"/>
      <w:r w:rsidRPr="00375884">
        <w:rPr>
          <w:b/>
          <w:bCs/>
        </w:rPr>
        <w:t>sh</w:t>
      </w:r>
      <w:proofErr w:type="spellEnd"/>
      <w:r w:rsidRPr="00375884">
        <w:rPr>
          <w:b/>
          <w:bCs/>
        </w:rPr>
        <w:t xml:space="preserve">/ over </w:t>
      </w:r>
      <w:proofErr w:type="spellStart"/>
      <w:r w:rsidRPr="00375884">
        <w:rPr>
          <w:b/>
          <w:bCs/>
        </w:rPr>
        <w:t>CoG</w:t>
      </w:r>
      <w:proofErr w:type="spellEnd"/>
      <w:r w:rsidRPr="00375884">
        <w:rPr>
          <w:b/>
          <w:bCs/>
        </w:rPr>
        <w:t>, ideally somewhat realistic (e.g., roughly following previous papers) along with effect of /u/ context.</w:t>
      </w:r>
    </w:p>
    <w:p w14:paraId="7709135E" w14:textId="77777777" w:rsidR="00FD3AD0" w:rsidRPr="00375884" w:rsidRDefault="00FD3AD0" w:rsidP="00FD3AD0">
      <w:pPr>
        <w:pStyle w:val="CommentText"/>
        <w:ind w:firstLine="0"/>
        <w:rPr>
          <w:b/>
          <w:bCs/>
        </w:rPr>
      </w:pPr>
    </w:p>
    <w:p w14:paraId="6AFE30E0" w14:textId="77777777" w:rsidR="00FD3AD0" w:rsidRPr="00375884" w:rsidRDefault="00FD3AD0" w:rsidP="00FD3AD0">
      <w:pPr>
        <w:pStyle w:val="CommentText"/>
        <w:ind w:firstLine="0"/>
        <w:rPr>
          <w:b/>
          <w:bCs/>
        </w:rPr>
      </w:pPr>
      <w:r w:rsidRPr="00375884">
        <w:rPr>
          <w:b/>
          <w:bCs/>
        </w:rPr>
        <w:t xml:space="preserve">Right: x-axis is </w:t>
      </w:r>
      <w:proofErr w:type="spellStart"/>
      <w:r w:rsidRPr="00375884">
        <w:rPr>
          <w:b/>
          <w:bCs/>
        </w:rPr>
        <w:t>CoG</w:t>
      </w:r>
      <w:proofErr w:type="spellEnd"/>
      <w:r w:rsidRPr="00375884">
        <w:rPr>
          <w:b/>
          <w:bCs/>
        </w:rPr>
        <w:t xml:space="preserve">, y-axis is proportion of </w:t>
      </w:r>
      <w:proofErr w:type="spellStart"/>
      <w:r w:rsidRPr="00375884">
        <w:rPr>
          <w:b/>
          <w:bCs/>
        </w:rPr>
        <w:t>sh</w:t>
      </w:r>
      <w:proofErr w:type="spellEnd"/>
      <w:r w:rsidRPr="00375884">
        <w:rPr>
          <w:b/>
          <w:bCs/>
        </w:rPr>
        <w:t xml:space="preserve"> responses. Illustrate typical curve along with effect of /u/ context.</w:t>
      </w:r>
    </w:p>
    <w:p w14:paraId="5B029147" w14:textId="77777777" w:rsidR="002767EB" w:rsidRPr="00375884" w:rsidRDefault="002767EB" w:rsidP="00FD3AD0">
      <w:pPr>
        <w:pStyle w:val="CommentText"/>
        <w:ind w:firstLine="0"/>
        <w:rPr>
          <w:b/>
          <w:bCs/>
        </w:rPr>
      </w:pPr>
    </w:p>
    <w:p w14:paraId="23F8FA6C" w14:textId="747CDCF6" w:rsidR="002767EB" w:rsidRPr="00375884" w:rsidRDefault="002767EB" w:rsidP="00FD3AD0">
      <w:pPr>
        <w:pStyle w:val="CommentText"/>
        <w:ind w:firstLine="0"/>
        <w:rPr>
          <w:b/>
          <w:bCs/>
        </w:rPr>
      </w:pPr>
      <w:r w:rsidRPr="00375884">
        <w:rPr>
          <w:b/>
          <w:bCs/>
        </w:rPr>
        <w:t>Second row: same for lip-rounding context</w:t>
      </w:r>
      <w:r w:rsidR="00F05B25" w:rsidRPr="00375884">
        <w:rPr>
          <w:b/>
          <w:bCs/>
        </w:rPr>
        <w:t>?</w:t>
      </w:r>
    </w:p>
  </w:comment>
  <w:comment w:id="69" w:author="Jaeger, Florian" w:date="2023-05-12T14:54:00Z" w:initials="TJ">
    <w:p w14:paraId="29F77D53" w14:textId="77777777" w:rsidR="00F05B25" w:rsidRPr="00375884" w:rsidRDefault="00F05B25">
      <w:pPr>
        <w:pStyle w:val="CommentText"/>
        <w:rPr>
          <w:b/>
          <w:bCs/>
        </w:rPr>
      </w:pPr>
      <w:r w:rsidRPr="00375884">
        <w:rPr>
          <w:rStyle w:val="CommentReference"/>
          <w:b/>
          <w:bCs/>
        </w:rPr>
        <w:annotationRef/>
      </w:r>
      <w:proofErr w:type="spellStart"/>
      <w:r w:rsidRPr="00375884">
        <w:rPr>
          <w:b/>
          <w:bCs/>
        </w:rPr>
        <w:t>Mcmurray</w:t>
      </w:r>
      <w:proofErr w:type="spellEnd"/>
      <w:r w:rsidRPr="00375884">
        <w:rPr>
          <w:b/>
          <w:bCs/>
        </w:rPr>
        <w:t>, vowel formant transition literature, etc.</w:t>
      </w:r>
    </w:p>
    <w:p w14:paraId="20EC964B" w14:textId="77777777" w:rsidR="0066319E" w:rsidRPr="00375884" w:rsidRDefault="0066319E">
      <w:pPr>
        <w:pStyle w:val="CommentText"/>
        <w:rPr>
          <w:b/>
          <w:bCs/>
        </w:rPr>
      </w:pPr>
    </w:p>
    <w:p w14:paraId="3B386856" w14:textId="5D30A019" w:rsidR="0066319E" w:rsidRPr="00375884" w:rsidRDefault="0066319E">
      <w:pPr>
        <w:pStyle w:val="CommentText"/>
        <w:rPr>
          <w:b/>
          <w:bCs/>
        </w:rPr>
      </w:pPr>
      <w:r w:rsidRPr="00375884">
        <w:rPr>
          <w:b/>
          <w:bCs/>
        </w:rPr>
        <w:t>(</w:t>
      </w:r>
      <w:proofErr w:type="gramStart"/>
      <w:r w:rsidRPr="00375884">
        <w:rPr>
          <w:b/>
          <w:bCs/>
        </w:rPr>
        <w:t>actually</w:t>
      </w:r>
      <w:proofErr w:type="gramEnd"/>
      <w:r w:rsidRPr="00375884">
        <w:rPr>
          <w:b/>
          <w:bCs/>
        </w:rPr>
        <w:t>, they might even replicate the vowel context effect?)</w:t>
      </w:r>
    </w:p>
  </w:comment>
  <w:comment w:id="74" w:author="Jaeger, Florian" w:date="2023-05-12T15:05:00Z" w:initials="TJ">
    <w:p w14:paraId="258EE3E5" w14:textId="77777777" w:rsidR="0066319E" w:rsidRPr="00375884" w:rsidRDefault="0066319E">
      <w:pPr>
        <w:pStyle w:val="CommentText"/>
        <w:rPr>
          <w:b/>
          <w:bCs/>
        </w:rPr>
      </w:pPr>
      <w:r w:rsidRPr="00375884">
        <w:rPr>
          <w:rStyle w:val="CommentReference"/>
          <w:b/>
          <w:bCs/>
        </w:rPr>
        <w:annotationRef/>
      </w:r>
      <w:r w:rsidRPr="00375884">
        <w:rPr>
          <w:b/>
          <w:bCs/>
        </w:rPr>
        <w:t>Move to discussion of exp 1a-c:</w:t>
      </w:r>
    </w:p>
    <w:p w14:paraId="4EB993DC" w14:textId="77777777" w:rsidR="0066319E" w:rsidRPr="00375884" w:rsidRDefault="0066319E">
      <w:pPr>
        <w:pStyle w:val="CommentText"/>
        <w:rPr>
          <w:b/>
          <w:bCs/>
        </w:rPr>
      </w:pPr>
    </w:p>
    <w:p w14:paraId="11E2510F" w14:textId="406A425A" w:rsidR="0066319E" w:rsidRPr="00375884" w:rsidRDefault="0066319E">
      <w:pPr>
        <w:pStyle w:val="CommentText"/>
        <w:rPr>
          <w:b/>
          <w:bCs/>
        </w:rPr>
      </w:pPr>
      <w:r w:rsidRPr="00375884">
        <w:rPr>
          <w:b/>
          <w:bCs/>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5" w:author="Jaeger, Florian" w:date="2023-05-22T16:55:00Z" w:initials="TJ">
    <w:p w14:paraId="526C352E" w14:textId="3059D0A0" w:rsidR="00244AD2" w:rsidRPr="00375884" w:rsidRDefault="00244AD2">
      <w:pPr>
        <w:pStyle w:val="CommentText"/>
        <w:rPr>
          <w:b/>
          <w:bCs/>
        </w:rPr>
      </w:pPr>
      <w:r w:rsidRPr="00375884">
        <w:rPr>
          <w:rStyle w:val="CommentReference"/>
          <w:b/>
          <w:bCs/>
        </w:rPr>
        <w:annotationRef/>
      </w:r>
      <w:r w:rsidRPr="00375884">
        <w:rPr>
          <w:b/>
          <w:bCs/>
        </w:rPr>
        <w:t xml:space="preserve">Changed this since the bite block experiment was about adaptation, not discounting upon presentation of visual evidence. If </w:t>
      </w:r>
      <w:proofErr w:type="gramStart"/>
      <w:r w:rsidRPr="00375884">
        <w:rPr>
          <w:b/>
          <w:bCs/>
        </w:rPr>
        <w:t>anything</w:t>
      </w:r>
      <w:proofErr w:type="gramEnd"/>
      <w:r w:rsidRPr="00375884">
        <w:rPr>
          <w:b/>
          <w:bCs/>
        </w:rPr>
        <w:t xml:space="preserve"> that makes our finding more exciting, I think.</w:t>
      </w:r>
    </w:p>
  </w:comment>
  <w:comment w:id="86" w:author="Cummings, Shawn" w:date="2023-05-22T13:40:00Z" w:initials="SC">
    <w:p w14:paraId="566FB58C" w14:textId="77777777" w:rsidR="00D037E1" w:rsidRPr="00375884" w:rsidRDefault="00D037E1" w:rsidP="0055726C">
      <w:pPr>
        <w:jc w:val="left"/>
        <w:rPr>
          <w:b/>
          <w:bCs/>
        </w:rPr>
      </w:pPr>
      <w:r w:rsidRPr="00375884">
        <w:rPr>
          <w:rStyle w:val="CommentReference"/>
          <w:b/>
          <w:bCs/>
        </w:rPr>
        <w:annotationRef/>
      </w:r>
      <w:r w:rsidRPr="00375884">
        <w:rPr>
          <w:b/>
          <w:bCs/>
        </w:rPr>
        <w:t xml:space="preserve">Our instructions are “what word the speaker is </w:t>
      </w:r>
      <w:proofErr w:type="gramStart"/>
      <w:r w:rsidRPr="00375884">
        <w:rPr>
          <w:b/>
          <w:bCs/>
        </w:rPr>
        <w:t>saying”…</w:t>
      </w:r>
      <w:proofErr w:type="gramEnd"/>
      <w:r w:rsidRPr="00375884">
        <w:rPr>
          <w:b/>
          <w:bCs/>
        </w:rPr>
        <w:t xml:space="preserve"> don’t know how much this differs from “what word the talker produced” or “what word the talker intended” or “what you hear”, but don’t want to open that can of worms</w:t>
      </w:r>
    </w:p>
  </w:comment>
  <w:comment w:id="87" w:author="Jaeger, Florian" w:date="2023-05-22T16:35:00Z" w:initials="TJ">
    <w:p w14:paraId="1C07DA84" w14:textId="77777777" w:rsidR="003F5649" w:rsidRPr="00375884" w:rsidRDefault="003F5649">
      <w:pPr>
        <w:pStyle w:val="CommentText"/>
        <w:rPr>
          <w:b/>
          <w:bCs/>
        </w:rPr>
      </w:pPr>
      <w:r w:rsidRPr="00375884">
        <w:rPr>
          <w:rStyle w:val="CommentReference"/>
          <w:b/>
          <w:bCs/>
        </w:rPr>
        <w:annotationRef/>
      </w:r>
      <w:r w:rsidRPr="00375884">
        <w:rPr>
          <w:b/>
          <w:bCs/>
        </w:rPr>
        <w:t xml:space="preserve">I agree. </w:t>
      </w:r>
    </w:p>
    <w:p w14:paraId="4BFD310E" w14:textId="2F64BA7C" w:rsidR="003F5649" w:rsidRPr="00375884" w:rsidRDefault="003F5649" w:rsidP="003F5649">
      <w:pPr>
        <w:pStyle w:val="CommentText"/>
        <w:ind w:firstLine="0"/>
        <w:rPr>
          <w:b/>
          <w:bCs/>
        </w:rPr>
      </w:pPr>
    </w:p>
  </w:comment>
  <w:comment w:id="89" w:author="Jaeger, Florian" w:date="2023-05-12T18:01:00Z" w:initials="TJ">
    <w:p w14:paraId="2860EFAB" w14:textId="5A3FFF31" w:rsidR="00057517" w:rsidRPr="00375884" w:rsidRDefault="00057517">
      <w:pPr>
        <w:pStyle w:val="CommentText"/>
        <w:rPr>
          <w:b/>
          <w:bCs/>
        </w:rPr>
      </w:pPr>
      <w:r w:rsidRPr="00375884">
        <w:rPr>
          <w:rStyle w:val="CommentReference"/>
          <w:b/>
          <w:bCs/>
        </w:rPr>
        <w:annotationRef/>
      </w:r>
      <w:r w:rsidRPr="00375884">
        <w:rPr>
          <w:b/>
          <w:bCs/>
        </w:rPr>
        <w:t>Move down?</w:t>
      </w:r>
    </w:p>
  </w:comment>
  <w:comment w:id="108" w:author="Jaeger, Florian" w:date="2023-05-20T20:22:00Z" w:initials="TJ">
    <w:p w14:paraId="5DD8C306" w14:textId="5EEF7259" w:rsidR="003D6AB3" w:rsidRPr="00375884" w:rsidRDefault="003D6AB3">
      <w:pPr>
        <w:pStyle w:val="CommentText"/>
        <w:rPr>
          <w:b/>
          <w:bCs/>
        </w:rPr>
      </w:pPr>
      <w:r w:rsidRPr="00375884">
        <w:rPr>
          <w:rStyle w:val="CommentReference"/>
          <w:b/>
          <w:bCs/>
        </w:rPr>
        <w:annotationRef/>
      </w:r>
      <w:r w:rsidRPr="00375884">
        <w:rPr>
          <w:b/>
          <w:bCs/>
        </w:rPr>
        <w:t>Correct?</w:t>
      </w:r>
    </w:p>
  </w:comment>
  <w:comment w:id="126" w:author="Jaeger, Florian" w:date="2021-09-03T18:20:00Z" w:initials="JF">
    <w:p w14:paraId="7F19C6A1" w14:textId="36A59113" w:rsidR="003D72BC" w:rsidRPr="00375884" w:rsidRDefault="003D72BC">
      <w:pPr>
        <w:pStyle w:val="CommentText"/>
        <w:rPr>
          <w:b/>
          <w:bCs/>
        </w:rPr>
      </w:pPr>
      <w:r w:rsidRPr="00375884">
        <w:rPr>
          <w:rStyle w:val="CommentReference"/>
          <w:b/>
          <w:bCs/>
        </w:rPr>
        <w:annotationRef/>
      </w:r>
      <w:r w:rsidRPr="00375884">
        <w:rPr>
          <w:b/>
          <w:bCs/>
          <w:highlight w:val="cyan"/>
        </w:rPr>
        <w:t xml:space="preserve">Is this correct? Please double check. We should use one labeling scheme here (higher </w:t>
      </w:r>
      <w:r w:rsidRPr="00375884">
        <w:rPr>
          <w:b/>
          <w:bCs/>
          <w:highlight w:val="cyan"/>
        </w:rPr>
        <w:sym w:font="Wingdings" w:char="F0E0"/>
      </w:r>
      <w:r w:rsidRPr="00375884">
        <w:rPr>
          <w:b/>
          <w:bCs/>
          <w:highlight w:val="cyan"/>
        </w:rPr>
        <w:t xml:space="preserve"> more </w:t>
      </w:r>
      <w:proofErr w:type="spellStart"/>
      <w:r w:rsidRPr="00375884">
        <w:rPr>
          <w:b/>
          <w:bCs/>
          <w:highlight w:val="cyan"/>
        </w:rPr>
        <w:t>ashi</w:t>
      </w:r>
      <w:proofErr w:type="spellEnd"/>
      <w:r w:rsidRPr="00375884">
        <w:rPr>
          <w:b/>
          <w:bCs/>
          <w:highlight w:val="cyan"/>
        </w:rPr>
        <w:t>)</w:t>
      </w:r>
    </w:p>
  </w:comment>
  <w:comment w:id="127" w:author="Cummings, Shawn" w:date="2023-05-22T14:26:00Z" w:initials="SC">
    <w:p w14:paraId="097A5E5E" w14:textId="77777777" w:rsidR="00BC1055" w:rsidRPr="00375884" w:rsidRDefault="00BC1055" w:rsidP="003837B8">
      <w:pPr>
        <w:jc w:val="left"/>
        <w:rPr>
          <w:b/>
          <w:bCs/>
        </w:rPr>
      </w:pPr>
      <w:r w:rsidRPr="00375884">
        <w:rPr>
          <w:rStyle w:val="CommentReference"/>
          <w:b/>
          <w:bCs/>
        </w:rPr>
        <w:annotationRef/>
      </w:r>
      <w:r w:rsidRPr="00375884">
        <w:rPr>
          <w:b/>
          <w:bCs/>
        </w:rPr>
        <w:t xml:space="preserve">Why would we not scale to make ASI high, such that our X axis scales positively with </w:t>
      </w:r>
      <w:proofErr w:type="spellStart"/>
      <w:r w:rsidRPr="00375884">
        <w:rPr>
          <w:b/>
          <w:bCs/>
        </w:rPr>
        <w:t>CoG</w:t>
      </w:r>
      <w:proofErr w:type="spellEnd"/>
      <w:r w:rsidRPr="00375884">
        <w:rPr>
          <w:b/>
          <w:bCs/>
        </w:rPr>
        <w:t>?</w:t>
      </w:r>
    </w:p>
  </w:comment>
  <w:comment w:id="128" w:author="Jaeger, Florian" w:date="2023-05-22T16:37:00Z" w:initials="TJ">
    <w:p w14:paraId="1F1E39AC" w14:textId="2BADE4D7" w:rsidR="003F5649" w:rsidRPr="00375884" w:rsidRDefault="003F5649">
      <w:pPr>
        <w:pStyle w:val="CommentText"/>
        <w:rPr>
          <w:b/>
          <w:bCs/>
        </w:rPr>
      </w:pPr>
      <w:r w:rsidRPr="00375884">
        <w:rPr>
          <w:rStyle w:val="CommentReference"/>
          <w:b/>
          <w:bCs/>
        </w:rPr>
        <w:annotationRef/>
      </w:r>
      <w:r w:rsidRPr="00375884">
        <w:rPr>
          <w:b/>
          <w:bCs/>
        </w:rPr>
        <w:t xml:space="preserve">We could but I think all of our previous work plotted it this way? We can reverse the </w:t>
      </w:r>
      <w:proofErr w:type="spellStart"/>
      <w:r w:rsidRPr="00375884">
        <w:rPr>
          <w:b/>
          <w:bCs/>
        </w:rPr>
        <w:t>CoG</w:t>
      </w:r>
      <w:proofErr w:type="spellEnd"/>
      <w:r w:rsidRPr="00375884">
        <w:rPr>
          <w:b/>
          <w:bCs/>
        </w:rPr>
        <w:t xml:space="preserve"> axis later?</w:t>
      </w:r>
    </w:p>
  </w:comment>
  <w:comment w:id="129" w:author="Jaeger, Florian" w:date="2023-05-22T16:38:00Z" w:initials="TJ">
    <w:p w14:paraId="283D8E19" w14:textId="54C1C635" w:rsidR="003F5649" w:rsidRPr="00375884" w:rsidRDefault="003F5649">
      <w:pPr>
        <w:pStyle w:val="CommentText"/>
        <w:rPr>
          <w:b/>
          <w:bCs/>
        </w:rPr>
      </w:pPr>
      <w:r w:rsidRPr="00375884">
        <w:rPr>
          <w:rStyle w:val="CommentReference"/>
          <w:b/>
          <w:bCs/>
        </w:rPr>
        <w:annotationRef/>
      </w:r>
      <w:r w:rsidRPr="00375884">
        <w:rPr>
          <w:b/>
          <w:bCs/>
        </w:rPr>
        <w:t>I think we can delete this? I appreciate it but perhaps it’s more info for the SI, if at all?</w:t>
      </w:r>
    </w:p>
  </w:comment>
  <w:comment w:id="131" w:author="Jaeger, Florian" w:date="2023-05-12T18:11:00Z" w:initials="TJ">
    <w:p w14:paraId="73984CB4" w14:textId="314FA4A8" w:rsidR="00E85D79" w:rsidRPr="00375884" w:rsidRDefault="00E85D79">
      <w:pPr>
        <w:pStyle w:val="CommentText"/>
        <w:rPr>
          <w:b/>
          <w:bCs/>
        </w:rPr>
      </w:pPr>
      <w:r w:rsidRPr="00375884">
        <w:rPr>
          <w:rStyle w:val="CommentReference"/>
          <w:b/>
          <w:bCs/>
        </w:rPr>
        <w:annotationRef/>
      </w:r>
      <w:r w:rsidRPr="00375884">
        <w:rPr>
          <w:b/>
          <w:bCs/>
        </w:rPr>
        <w:t xml:space="preserve">Let’s consolidate these statements </w:t>
      </w:r>
      <w:r w:rsidRPr="00375884">
        <w:rPr>
          <w:b/>
          <w:bCs/>
          <w:i/>
          <w:iCs/>
        </w:rPr>
        <w:t xml:space="preserve">prior </w:t>
      </w:r>
      <w:r w:rsidRPr="00375884">
        <w:rPr>
          <w:b/>
          <w:bCs/>
        </w:rPr>
        <w:t>to any of the experiments. Reviewers seem to not like this repetition.</w:t>
      </w:r>
    </w:p>
  </w:comment>
  <w:comment w:id="135" w:author="Jaeger, Florian" w:date="2023-05-12T18:11:00Z" w:initials="TJ">
    <w:p w14:paraId="209B2D64" w14:textId="77777777" w:rsidR="00E80486" w:rsidRPr="00375884" w:rsidRDefault="00E80486" w:rsidP="00E80486">
      <w:pPr>
        <w:pStyle w:val="CommentText"/>
        <w:rPr>
          <w:b/>
          <w:bCs/>
        </w:rPr>
      </w:pPr>
      <w:r w:rsidRPr="00375884">
        <w:rPr>
          <w:rStyle w:val="CommentReference"/>
          <w:b/>
          <w:bCs/>
        </w:rPr>
        <w:annotationRef/>
      </w:r>
      <w:r w:rsidRPr="00375884">
        <w:rPr>
          <w:b/>
          <w:bCs/>
        </w:rPr>
        <w:t xml:space="preserve">Let’s consolidate these statements </w:t>
      </w:r>
      <w:r w:rsidRPr="00375884">
        <w:rPr>
          <w:b/>
          <w:bCs/>
          <w:i/>
          <w:iCs/>
        </w:rPr>
        <w:t xml:space="preserve">prior </w:t>
      </w:r>
      <w:r w:rsidRPr="00375884">
        <w:rPr>
          <w:b/>
          <w:bCs/>
        </w:rPr>
        <w:t>to any of the experiments. Reviewers seem to not like this repetition.</w:t>
      </w:r>
    </w:p>
  </w:comment>
  <w:comment w:id="140" w:author="Jaeger, Florian" w:date="2023-05-12T20:56:00Z" w:initials="TJ">
    <w:p w14:paraId="74C09277" w14:textId="5073175F" w:rsidR="00E538CF" w:rsidRPr="00375884" w:rsidRDefault="00E538CF">
      <w:pPr>
        <w:pStyle w:val="CommentText"/>
        <w:rPr>
          <w:b/>
          <w:bCs/>
        </w:rPr>
      </w:pPr>
      <w:r w:rsidRPr="00375884">
        <w:rPr>
          <w:rStyle w:val="CommentReference"/>
          <w:b/>
          <w:bCs/>
        </w:rPr>
        <w:annotationRef/>
      </w:r>
      <w:r w:rsidRPr="00375884">
        <w:rPr>
          <w:b/>
          <w:bCs/>
        </w:rPr>
        <w:t>Gevher, could we make the HTML such that it works as part of our OSF? Then we could just link to the exact OSF location here.</w:t>
      </w:r>
    </w:p>
  </w:comment>
  <w:comment w:id="139" w:author="Jaeger, Florian" w:date="2023-05-12T18:12:00Z" w:initials="TJ">
    <w:p w14:paraId="2B8D7E1E" w14:textId="7B9AEECC" w:rsidR="00E85D79" w:rsidRPr="00375884" w:rsidRDefault="00E85D79">
      <w:pPr>
        <w:pStyle w:val="CommentText"/>
        <w:rPr>
          <w:b/>
          <w:bCs/>
        </w:rPr>
      </w:pPr>
      <w:r w:rsidRPr="00375884">
        <w:rPr>
          <w:rStyle w:val="CommentReference"/>
          <w:b/>
          <w:bCs/>
        </w:rPr>
        <w:annotationRef/>
      </w:r>
      <w:r w:rsidRPr="00375884">
        <w:rPr>
          <w:b/>
          <w:bCs/>
        </w:rPr>
        <w:t>Same of this. Let’s move it up to the intro.</w:t>
      </w:r>
    </w:p>
  </w:comment>
  <w:comment w:id="144" w:author="Jaeger, Florian" w:date="2023-05-12T18:16:00Z" w:initials="TJ">
    <w:p w14:paraId="4D72B468" w14:textId="48F176C4" w:rsidR="00E85D79" w:rsidRPr="00375884" w:rsidRDefault="00E85D79">
      <w:pPr>
        <w:pStyle w:val="CommentText"/>
        <w:rPr>
          <w:b/>
          <w:bCs/>
        </w:rPr>
      </w:pPr>
      <w:r w:rsidRPr="00375884">
        <w:rPr>
          <w:rStyle w:val="CommentReference"/>
          <w:b/>
          <w:bCs/>
        </w:rPr>
        <w:annotationRef/>
      </w:r>
      <w:r w:rsidRPr="00375884">
        <w:rPr>
          <w:b/>
          <w:bCs/>
        </w:rPr>
        <w:t>If you agree with this cut, let’s completely remove this health sensitive data from our data set and never look at it again? If we keep it, we should mention it.</w:t>
      </w:r>
    </w:p>
  </w:comment>
  <w:comment w:id="145" w:author="Cummings, Shawn" w:date="2023-05-22T13:44:00Z" w:initials="SC">
    <w:p w14:paraId="6077A889" w14:textId="77777777" w:rsidR="00B834D2" w:rsidRPr="00375884" w:rsidRDefault="00B834D2" w:rsidP="008F7F79">
      <w:pPr>
        <w:jc w:val="left"/>
        <w:rPr>
          <w:b/>
          <w:bCs/>
        </w:rPr>
      </w:pPr>
      <w:r w:rsidRPr="00375884">
        <w:rPr>
          <w:rStyle w:val="CommentReference"/>
          <w:b/>
          <w:bCs/>
        </w:rPr>
        <w:annotationRef/>
      </w:r>
      <w:r w:rsidRPr="00375884">
        <w:rPr>
          <w:b/>
          <w:bCs/>
        </w:rPr>
        <w:t>Agreed! 2021 Shawn really thought this was crucial… thanks to 2021 Florian for humoring it but I agree it can and should disappear forever</w:t>
      </w:r>
    </w:p>
  </w:comment>
  <w:comment w:id="147" w:author="Jaeger, Florian" w:date="2023-05-20T20:15:00Z" w:initials="TJ">
    <w:p w14:paraId="7B801A9C" w14:textId="4135B890" w:rsidR="00E44892" w:rsidRPr="00375884" w:rsidRDefault="00E44892">
      <w:pPr>
        <w:pStyle w:val="CommentText"/>
        <w:rPr>
          <w:b/>
          <w:bCs/>
        </w:rPr>
      </w:pPr>
      <w:r w:rsidRPr="00375884">
        <w:rPr>
          <w:rStyle w:val="CommentReference"/>
          <w:b/>
          <w:bCs/>
        </w:rPr>
        <w:annotationRef/>
      </w:r>
      <w:r w:rsidRPr="00375884">
        <w:rPr>
          <w:b/>
          <w:bCs/>
        </w:rPr>
        <w:t>Fill in criterion!</w:t>
      </w:r>
    </w:p>
  </w:comment>
  <w:comment w:id="252" w:author="Cummings, Shawn" w:date="2023-05-22T13:55:00Z" w:initials="SC">
    <w:p w14:paraId="26E90B05" w14:textId="77777777" w:rsidR="005A63E5" w:rsidRPr="00375884" w:rsidRDefault="005A63E5" w:rsidP="00363A46">
      <w:pPr>
        <w:jc w:val="left"/>
        <w:rPr>
          <w:b/>
          <w:bCs/>
        </w:rPr>
      </w:pPr>
      <w:r w:rsidRPr="00375884">
        <w:rPr>
          <w:rStyle w:val="CommentReference"/>
          <w:b/>
          <w:bCs/>
        </w:rPr>
        <w:annotationRef/>
      </w:r>
      <w:r w:rsidRPr="00375884">
        <w:rPr>
          <w:b/>
          <w:bCs/>
        </w:rPr>
        <w:t>This is probably redundant now, seeing the summary below, but attaching just in case!</w:t>
      </w:r>
    </w:p>
  </w:comment>
  <w:comment w:id="253" w:author="Jaeger, Florian" w:date="2023-05-22T16:41:00Z" w:initials="TJ">
    <w:p w14:paraId="27D7A350" w14:textId="4749C38A" w:rsidR="005A63E5" w:rsidRPr="003F7B00" w:rsidRDefault="005A63E5">
      <w:pPr>
        <w:pStyle w:val="CommentText"/>
      </w:pPr>
      <w:r w:rsidRPr="00375884">
        <w:rPr>
          <w:rStyle w:val="CommentReference"/>
          <w:b/>
          <w:bCs/>
        </w:rPr>
        <w:annotationRef/>
      </w:r>
      <w:r w:rsidRPr="003F7B00">
        <w:t>Which one should we keep? People are more used to tables, I guess. We could move the figure into the SI (where it’s already included). What do you think?</w:t>
      </w:r>
    </w:p>
  </w:comment>
  <w:comment w:id="254" w:author="Jaeger, Florian" w:date="2023-05-27T13:48:00Z" w:initials="TJ">
    <w:p w14:paraId="317BA647" w14:textId="77777777" w:rsidR="005A63E5" w:rsidRDefault="005A63E5">
      <w:pPr>
        <w:pStyle w:val="CommentText"/>
      </w:pPr>
      <w:r>
        <w:rPr>
          <w:rStyle w:val="CommentReference"/>
        </w:rPr>
        <w:annotationRef/>
      </w:r>
      <w:r w:rsidRPr="003F7B00">
        <w:t xml:space="preserve">And perhaps we should just summarize </w:t>
      </w:r>
      <w:r w:rsidRPr="003F7B00">
        <w:rPr>
          <w:i/>
          <w:iCs/>
        </w:rPr>
        <w:t>all</w:t>
      </w:r>
      <w:r w:rsidRPr="003F7B00">
        <w:t xml:space="preserve"> experiments here</w:t>
      </w:r>
      <w:r>
        <w:t>. I think that would be more elegant.</w:t>
      </w:r>
    </w:p>
    <w:p w14:paraId="74367AB9" w14:textId="77777777" w:rsidR="005A63E5" w:rsidRDefault="005A63E5">
      <w:pPr>
        <w:pStyle w:val="CommentText"/>
      </w:pPr>
    </w:p>
    <w:p w14:paraId="332BA34C" w14:textId="74EDB290" w:rsidR="005A63E5" w:rsidRPr="003F7B00" w:rsidRDefault="005A63E5">
      <w:pPr>
        <w:pStyle w:val="CommentText"/>
      </w:pPr>
      <w:r>
        <w:t>We also need to add a row at the top that states how many participants were recruited.</w:t>
      </w:r>
    </w:p>
  </w:comment>
  <w:comment w:id="282" w:author="Jaeger, Florian" w:date="2023-05-12T21:17:00Z" w:initials="TJ">
    <w:p w14:paraId="2DD7FEAE" w14:textId="266C8BE3" w:rsidR="007E5D3F" w:rsidRPr="00375884" w:rsidRDefault="007E5D3F">
      <w:pPr>
        <w:pStyle w:val="CommentText"/>
        <w:rPr>
          <w:b/>
          <w:bCs/>
        </w:rPr>
      </w:pPr>
      <w:r w:rsidRPr="00375884">
        <w:rPr>
          <w:rStyle w:val="CommentReference"/>
          <w:b/>
          <w:bCs/>
        </w:rPr>
        <w:annotationRef/>
      </w:r>
      <w:r w:rsidRPr="00375884">
        <w:rPr>
          <w:b/>
          <w:bCs/>
        </w:rPr>
        <w:t xml:space="preserve">Have we tried using </w:t>
      </w:r>
      <w:proofErr w:type="spellStart"/>
      <w:proofErr w:type="gramStart"/>
      <w:r w:rsidRPr="00375884">
        <w:rPr>
          <w:b/>
          <w:bCs/>
        </w:rPr>
        <w:t>mo</w:t>
      </w:r>
      <w:proofErr w:type="spellEnd"/>
      <w:r w:rsidRPr="00375884">
        <w:rPr>
          <w:b/>
          <w:bCs/>
        </w:rPr>
        <w:t>(</w:t>
      </w:r>
      <w:proofErr w:type="gramEnd"/>
      <w:r w:rsidRPr="00375884">
        <w:rPr>
          <w:b/>
          <w:bCs/>
        </w:rPr>
        <w:t>) instead?</w:t>
      </w:r>
    </w:p>
  </w:comment>
  <w:comment w:id="283" w:author="Jaeger, Florian" w:date="2023-05-20T09:23:00Z" w:initials="TJ">
    <w:p w14:paraId="36993C6E" w14:textId="5E578125" w:rsidR="0024688C" w:rsidRPr="00375884" w:rsidRDefault="0024688C" w:rsidP="0024688C">
      <w:pPr>
        <w:pStyle w:val="NormalWeb"/>
        <w:rPr>
          <w:b/>
          <w:bCs/>
          <w:lang w:eastAsia="ja-JP"/>
        </w:rPr>
      </w:pPr>
      <w:r w:rsidRPr="00375884">
        <w:rPr>
          <w:rStyle w:val="CommentReference"/>
          <w:b/>
          <w:bCs/>
        </w:rPr>
        <w:annotationRef/>
      </w:r>
      <w:r w:rsidRPr="00375884">
        <w:rPr>
          <w:rFonts w:ascii="LMRoman17" w:hAnsi="LMRoman17"/>
          <w:b/>
          <w:bCs/>
          <w:sz w:val="34"/>
          <w:szCs w:val="34"/>
          <w:lang w:eastAsia="ja-JP"/>
        </w:rPr>
        <w:t>Modeling Monotonic Effects of Ordinal Predictors in Bayesian Regression Models</w:t>
      </w:r>
    </w:p>
  </w:comment>
  <w:comment w:id="286" w:author="Cummings, Shawn" w:date="2023-05-22T13:59:00Z" w:initials="SC">
    <w:p w14:paraId="5A6C1AC1" w14:textId="77777777" w:rsidR="0072511C" w:rsidRPr="00375884" w:rsidRDefault="0072511C" w:rsidP="00671F3F">
      <w:pPr>
        <w:jc w:val="left"/>
        <w:rPr>
          <w:b/>
          <w:bCs/>
        </w:rPr>
      </w:pPr>
      <w:r w:rsidRPr="00375884">
        <w:rPr>
          <w:rStyle w:val="CommentReference"/>
          <w:b/>
          <w:bCs/>
        </w:rPr>
        <w:annotationRef/>
      </w:r>
      <w:r w:rsidRPr="00375884">
        <w:rPr>
          <w:b/>
          <w:bCs/>
        </w:rPr>
        <w:t>Both of these have the over-time effects as a primary focus</w:t>
      </w:r>
    </w:p>
  </w:comment>
  <w:comment w:id="287" w:author="Jaeger, Florian" w:date="2023-05-22T16:43:00Z" w:initials="TJ">
    <w:p w14:paraId="744C65B7" w14:textId="1A313F28" w:rsidR="00CE7AE0" w:rsidRPr="00375884" w:rsidRDefault="00CE7AE0">
      <w:pPr>
        <w:pStyle w:val="CommentText"/>
        <w:rPr>
          <w:b/>
          <w:bCs/>
        </w:rPr>
      </w:pPr>
      <w:r w:rsidRPr="00375884">
        <w:rPr>
          <w:rStyle w:val="CommentReference"/>
          <w:b/>
          <w:bCs/>
        </w:rPr>
        <w:annotationRef/>
      </w:r>
      <w:r w:rsidRPr="00375884">
        <w:rPr>
          <w:b/>
          <w:bCs/>
        </w:rPr>
        <w:t>Hmm, but isn’t Zhang about weeks not about evidence? If so, we should exclude it.</w:t>
      </w:r>
      <w:r w:rsidRPr="00375884">
        <w:rPr>
          <w:b/>
          <w:bCs/>
        </w:rPr>
        <w:br/>
      </w:r>
    </w:p>
    <w:p w14:paraId="735A6CC4" w14:textId="795769EC" w:rsidR="00CE7AE0" w:rsidRPr="00375884" w:rsidRDefault="00CE7AE0">
      <w:pPr>
        <w:pStyle w:val="CommentText"/>
        <w:rPr>
          <w:b/>
          <w:bCs/>
        </w:rPr>
      </w:pPr>
      <w:r w:rsidRPr="00375884">
        <w:rPr>
          <w:b/>
          <w:bCs/>
        </w:rPr>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90" w:author="Jaeger, Florian" w:date="2023-05-20T10:40:00Z" w:initials="TJ">
    <w:p w14:paraId="6FAD54DA" w14:textId="7D32B3BB" w:rsidR="00825EE6" w:rsidRPr="00375884" w:rsidRDefault="00825EE6">
      <w:pPr>
        <w:pStyle w:val="CommentText"/>
        <w:rPr>
          <w:b/>
          <w:bCs/>
        </w:rPr>
      </w:pPr>
      <w:r w:rsidRPr="00375884">
        <w:rPr>
          <w:rStyle w:val="CommentReference"/>
          <w:b/>
          <w:bCs/>
        </w:rPr>
        <w:annotationRef/>
      </w:r>
      <w:r w:rsidRPr="00375884">
        <w:rPr>
          <w:b/>
          <w:bCs/>
        </w:rPr>
        <w:t>Block analyses, changes of pen effect based on acoustic/visual cues.</w:t>
      </w:r>
    </w:p>
  </w:comment>
  <w:comment w:id="289" w:author="Jaeger, Florian" w:date="2023-05-20T12:05:00Z" w:initials="TJ">
    <w:p w14:paraId="6E410DBF" w14:textId="6443D8E8" w:rsidR="004F276B" w:rsidRPr="00375884" w:rsidRDefault="004F276B">
      <w:pPr>
        <w:pStyle w:val="CommentText"/>
        <w:rPr>
          <w:b/>
          <w:bCs/>
        </w:rPr>
      </w:pPr>
      <w:r w:rsidRPr="00375884">
        <w:rPr>
          <w:rStyle w:val="CommentReference"/>
          <w:b/>
          <w:bCs/>
        </w:rPr>
        <w:annotationRef/>
      </w:r>
      <w:r w:rsidRPr="00375884">
        <w:rPr>
          <w:b/>
          <w:bCs/>
        </w:rPr>
        <w:t>I cut the stuff about the items. Let’s put that into the SI.</w:t>
      </w:r>
    </w:p>
  </w:comment>
  <w:comment w:id="293" w:author="Jaeger, Florian" w:date="2023-05-22T16:57:00Z" w:initials="TJ">
    <w:p w14:paraId="0B1E1E74" w14:textId="02B03DFA" w:rsidR="00244AD2" w:rsidRPr="00375884" w:rsidRDefault="00244AD2">
      <w:pPr>
        <w:pStyle w:val="CommentText"/>
        <w:rPr>
          <w:b/>
          <w:bCs/>
        </w:rPr>
      </w:pPr>
      <w:r w:rsidRPr="00375884">
        <w:rPr>
          <w:rStyle w:val="CommentReference"/>
          <w:b/>
          <w:bCs/>
        </w:rPr>
        <w:annotationRef/>
      </w:r>
      <w:r w:rsidRPr="00375884">
        <w:rPr>
          <w:b/>
          <w:bCs/>
        </w:rPr>
        <w:t>Is that the term they used?</w:t>
      </w:r>
    </w:p>
  </w:comment>
  <w:comment w:id="300" w:author="Jaeger, Florian" w:date="2023-05-20T15:36:00Z" w:initials="TJ">
    <w:p w14:paraId="5A671C22" w14:textId="5423B59C" w:rsidR="00795899" w:rsidRPr="00375884" w:rsidRDefault="00795899">
      <w:pPr>
        <w:pStyle w:val="CommentText"/>
        <w:rPr>
          <w:b/>
          <w:bCs/>
        </w:rPr>
      </w:pPr>
      <w:r w:rsidRPr="00375884">
        <w:rPr>
          <w:rStyle w:val="CommentReference"/>
          <w:b/>
          <w:bCs/>
        </w:rPr>
        <w:annotationRef/>
      </w:r>
      <w:proofErr w:type="spellStart"/>
      <w:r w:rsidRPr="00375884">
        <w:rPr>
          <w:b/>
          <w:bCs/>
        </w:rPr>
        <w:t>Biteblock</w:t>
      </w:r>
      <w:proofErr w:type="spellEnd"/>
      <w:r w:rsidRPr="00375884">
        <w:rPr>
          <w:b/>
          <w:bCs/>
        </w:rPr>
        <w:t xml:space="preserve"> ref above.</w:t>
      </w:r>
    </w:p>
  </w:comment>
  <w:comment w:id="297" w:author="Cummings, Shawn" w:date="2023-05-22T14:07:00Z" w:initials="SC">
    <w:p w14:paraId="0EE5155A" w14:textId="77777777" w:rsidR="00067907" w:rsidRPr="00375884" w:rsidRDefault="00067907" w:rsidP="00072A80">
      <w:pPr>
        <w:jc w:val="left"/>
        <w:rPr>
          <w:b/>
          <w:bCs/>
        </w:rPr>
      </w:pPr>
      <w:r w:rsidRPr="00375884">
        <w:rPr>
          <w:rStyle w:val="CommentReference"/>
          <w:b/>
          <w:bCs/>
        </w:rPr>
        <w:annotationRef/>
      </w:r>
      <w:r w:rsidRPr="00375884">
        <w:rPr>
          <w:b/>
          <w:bCs/>
        </w:rPr>
        <w:t xml:space="preserve">This isn’t quite as clean as we’d like it to be: What we have is </w:t>
      </w:r>
      <w:r w:rsidRPr="00375884">
        <w:rPr>
          <w:b/>
          <w:bCs/>
          <w:i/>
          <w:iCs/>
        </w:rPr>
        <w:t xml:space="preserve">production </w:t>
      </w:r>
      <w:r w:rsidRPr="00375884">
        <w:rPr>
          <w:b/>
          <w:bCs/>
        </w:rPr>
        <w:t xml:space="preserve">data showing lowered </w:t>
      </w:r>
      <w:proofErr w:type="spellStart"/>
      <w:r w:rsidRPr="00375884">
        <w:rPr>
          <w:b/>
          <w:bCs/>
        </w:rPr>
        <w:t>CoG</w:t>
      </w:r>
      <w:proofErr w:type="spellEnd"/>
      <w:r w:rsidRPr="00375884">
        <w:rPr>
          <w:b/>
          <w:bCs/>
        </w:rPr>
        <w:t xml:space="preserve">, followed by compensation over time. Additionally, we have </w:t>
      </w:r>
      <w:r w:rsidRPr="00375884">
        <w:rPr>
          <w:b/>
          <w:bCs/>
          <w:i/>
          <w:iCs/>
        </w:rPr>
        <w:t xml:space="preserve">perception </w:t>
      </w:r>
      <w:r w:rsidRPr="00375884">
        <w:rPr>
          <w:b/>
          <w:bCs/>
        </w:rPr>
        <w:t xml:space="preserve">data (unfortunately, audio only), showing lowered quality ratings. We </w:t>
      </w:r>
      <w:r w:rsidRPr="00375884">
        <w:rPr>
          <w:b/>
          <w:bCs/>
          <w:i/>
          <w:iCs/>
        </w:rPr>
        <w:t xml:space="preserve">don’t </w:t>
      </w:r>
      <w:r w:rsidRPr="00375884">
        <w:rPr>
          <w:b/>
          <w:bCs/>
        </w:rPr>
        <w:t>have perceptual compensation findings for the bite-block :(</w:t>
      </w:r>
    </w:p>
  </w:comment>
  <w:comment w:id="298" w:author="Jaeger, Florian" w:date="2023-05-22T16:47:00Z" w:initials="TJ">
    <w:p w14:paraId="523D0827" w14:textId="2C3B893B" w:rsidR="00CE7AE0" w:rsidRPr="00375884" w:rsidRDefault="00CE7AE0">
      <w:pPr>
        <w:pStyle w:val="CommentText"/>
        <w:rPr>
          <w:b/>
          <w:bCs/>
        </w:rPr>
      </w:pPr>
      <w:r w:rsidRPr="00375884">
        <w:rPr>
          <w:rStyle w:val="CommentReference"/>
          <w:b/>
          <w:bCs/>
        </w:rPr>
        <w:annotationRef/>
      </w:r>
      <w:r w:rsidRPr="00375884">
        <w:rPr>
          <w:b/>
          <w:bCs/>
        </w:rPr>
        <w:t xml:space="preserve">Thank you for clarifying. Then we should postpone the discussion of the perception data from McFarland and Baum to the </w:t>
      </w:r>
      <w:r w:rsidRPr="00375884">
        <w:rPr>
          <w:b/>
          <w:bCs/>
          <w:i/>
          <w:iCs/>
        </w:rPr>
        <w:t xml:space="preserve">adaptation </w:t>
      </w:r>
      <w:r w:rsidRPr="00375884">
        <w:rPr>
          <w:b/>
          <w:bCs/>
        </w:rPr>
        <w:t>experiments.</w:t>
      </w:r>
    </w:p>
  </w:comment>
  <w:comment w:id="302" w:author="Jaeger, Florian" w:date="2023-05-20T16:14:00Z" w:initials="TJ">
    <w:p w14:paraId="77BDFF72" w14:textId="4FC73203" w:rsidR="0080495B" w:rsidRPr="00375884" w:rsidRDefault="0080495B">
      <w:pPr>
        <w:pStyle w:val="CommentText"/>
        <w:rPr>
          <w:b/>
          <w:bCs/>
        </w:rPr>
      </w:pPr>
      <w:r w:rsidRPr="00375884">
        <w:rPr>
          <w:rStyle w:val="CommentReference"/>
          <w:b/>
          <w:bCs/>
        </w:rPr>
        <w:annotationRef/>
      </w:r>
      <w:r w:rsidR="00E80486" w:rsidRPr="00375884">
        <w:rPr>
          <w:b/>
          <w:bCs/>
          <w:highlight w:val="yellow"/>
        </w:rPr>
        <w:t xml:space="preserve">HIGH PRIORITY: </w:t>
      </w:r>
      <w:r w:rsidRPr="00375884">
        <w:rPr>
          <w:b/>
          <w:bCs/>
          <w:highlight w:val="yellow"/>
        </w:rPr>
        <w:t>It’s not clear to me that this has actually been ruled out.</w:t>
      </w:r>
      <w:r w:rsidR="00813D35" w:rsidRPr="00375884">
        <w:rPr>
          <w:b/>
          <w:bCs/>
        </w:rPr>
        <w:t xml:space="preserve"> But I guess </w:t>
      </w:r>
    </w:p>
  </w:comment>
  <w:comment w:id="307" w:author="Jaeger, Florian" w:date="2023-05-27T12:47:00Z" w:initials="TJ">
    <w:p w14:paraId="50954B7C" w14:textId="1EB2A665" w:rsidR="008D6284" w:rsidRPr="00375884" w:rsidRDefault="008D6284">
      <w:pPr>
        <w:pStyle w:val="CommentText"/>
        <w:rPr>
          <w:b/>
          <w:bCs/>
        </w:rPr>
      </w:pPr>
      <w:r w:rsidRPr="00375884">
        <w:rPr>
          <w:rStyle w:val="CommentReference"/>
          <w:b/>
          <w:bCs/>
        </w:rPr>
        <w:annotationRef/>
      </w:r>
      <w:r w:rsidRPr="00375884">
        <w:rPr>
          <w:b/>
          <w:bCs/>
        </w:rPr>
        <w:t>Could potentially be moved to start of this discussion, depending on whether we want to use this plot to also discuss how the pen affects perception relative to the audio-only inputs in LJ18?</w:t>
      </w:r>
    </w:p>
  </w:comment>
  <w:comment w:id="352" w:author="Jaeger, Florian" w:date="2023-05-27T13:15:00Z" w:initials="TJ">
    <w:p w14:paraId="6F0F2FCC" w14:textId="63247B96" w:rsidR="00375884" w:rsidRPr="00375884" w:rsidRDefault="00375884">
      <w:pPr>
        <w:pStyle w:val="CommentText"/>
        <w:rPr>
          <w:b/>
          <w:bCs/>
        </w:rPr>
      </w:pPr>
      <w:r w:rsidRPr="00375884">
        <w:rPr>
          <w:rStyle w:val="CommentReference"/>
          <w:b/>
          <w:bCs/>
        </w:rPr>
        <w:annotationRef/>
      </w:r>
      <w:r>
        <w:rPr>
          <w:b/>
          <w:bCs/>
        </w:rPr>
        <w:t>@Shawn, w</w:t>
      </w:r>
      <w:r w:rsidRPr="00375884">
        <w:rPr>
          <w:b/>
          <w:bCs/>
        </w:rPr>
        <w:t>as the pen not already in the mouth prior to the fricative?</w:t>
      </w:r>
    </w:p>
  </w:comment>
  <w:comment w:id="359" w:author="Jaeger, Florian" w:date="2023-05-27T12:57:00Z" w:initials="TJ">
    <w:p w14:paraId="5EAD1A10" w14:textId="295F1366" w:rsidR="00703116" w:rsidRPr="00375884" w:rsidRDefault="00703116">
      <w:pPr>
        <w:pStyle w:val="CommentText"/>
        <w:rPr>
          <w:b/>
          <w:bCs/>
        </w:rPr>
      </w:pPr>
      <w:r w:rsidRPr="00375884">
        <w:rPr>
          <w:rStyle w:val="CommentReference"/>
          <w:b/>
          <w:bCs/>
        </w:rPr>
        <w:annotationRef/>
      </w:r>
      <w:r w:rsidRPr="00375884">
        <w:rPr>
          <w:b/>
          <w:bCs/>
        </w:rPr>
        <w:t>Replace with black box shots</w:t>
      </w:r>
    </w:p>
  </w:comment>
  <w:comment w:id="381" w:author="Jaeger, Florian" w:date="2023-05-27T13:31:00Z" w:initials="TJ">
    <w:p w14:paraId="78D4A70B" w14:textId="5BAF4056" w:rsidR="00972CE3" w:rsidRDefault="00972CE3">
      <w:pPr>
        <w:pStyle w:val="CommentText"/>
      </w:pPr>
      <w:r>
        <w:rPr>
          <w:rStyle w:val="CommentReference"/>
        </w:rPr>
        <w:annotationRef/>
      </w:r>
      <w:r>
        <w:t>Or were there additional considerations?</w:t>
      </w:r>
    </w:p>
  </w:comment>
  <w:comment w:id="392" w:author="Jaeger, Florian" w:date="2023-05-27T13:33:00Z" w:initials="TJ">
    <w:p w14:paraId="0D78AD55" w14:textId="4F7CAE0A" w:rsidR="00972CE3" w:rsidRDefault="00972CE3">
      <w:pPr>
        <w:pStyle w:val="CommentText"/>
      </w:pPr>
      <w:r>
        <w:rPr>
          <w:rStyle w:val="CommentReference"/>
        </w:rPr>
        <w:annotationRef/>
      </w:r>
      <w:r>
        <w:t>How was box added. When did it start, when end? How did this relate to evidence about the pen</w:t>
      </w:r>
      <w:r w:rsidR="006904D7">
        <w:t>.</w:t>
      </w:r>
    </w:p>
  </w:comment>
  <w:comment w:id="400" w:author="Jaeger, Florian" w:date="2023-05-27T13:34:00Z" w:initials="TJ">
    <w:p w14:paraId="72D1D309" w14:textId="59840876" w:rsidR="006904D7" w:rsidRDefault="006904D7">
      <w:pPr>
        <w:pStyle w:val="CommentText"/>
      </w:pPr>
      <w:r>
        <w:rPr>
          <w:rStyle w:val="CommentReference"/>
        </w:rPr>
        <w:annotationRef/>
      </w:r>
      <w:r>
        <w:t xml:space="preserve">Any changes/addition to instructions, </w:t>
      </w:r>
      <w:proofErr w:type="spellStart"/>
      <w:r>
        <w:t>etc</w:t>
      </w:r>
      <w:proofErr w:type="spellEnd"/>
      <w:r>
        <w:t>?</w:t>
      </w:r>
    </w:p>
  </w:comment>
  <w:comment w:id="460" w:author="Jaeger, Florian" w:date="2023-05-20T10:40:00Z" w:initials="TJ">
    <w:p w14:paraId="17CAF5FC" w14:textId="77777777" w:rsidR="002E008A" w:rsidRPr="00375884" w:rsidRDefault="002E008A" w:rsidP="002E008A">
      <w:pPr>
        <w:pStyle w:val="CommentText"/>
        <w:rPr>
          <w:b/>
          <w:bCs/>
        </w:rPr>
      </w:pPr>
      <w:r w:rsidRPr="00375884">
        <w:rPr>
          <w:rStyle w:val="CommentReference"/>
          <w:b/>
          <w:bCs/>
        </w:rPr>
        <w:annotationRef/>
      </w:r>
      <w:r w:rsidRPr="00375884">
        <w:rPr>
          <w:b/>
          <w:bCs/>
        </w:rPr>
        <w:t>Block analyses, changes of pen effect based on acoustic/visual cues.</w:t>
      </w:r>
    </w:p>
  </w:comment>
  <w:comment w:id="459" w:author="Jaeger, Florian" w:date="2023-05-20T12:05:00Z" w:initials="TJ">
    <w:p w14:paraId="604B9265" w14:textId="77777777" w:rsidR="002E008A" w:rsidRPr="00375884" w:rsidRDefault="002E008A" w:rsidP="002E008A">
      <w:pPr>
        <w:pStyle w:val="CommentText"/>
        <w:rPr>
          <w:b/>
          <w:bCs/>
        </w:rPr>
      </w:pPr>
      <w:r w:rsidRPr="00375884">
        <w:rPr>
          <w:rStyle w:val="CommentReference"/>
          <w:b/>
          <w:bCs/>
        </w:rPr>
        <w:annotationRef/>
      </w:r>
      <w:r w:rsidRPr="00375884">
        <w:rPr>
          <w:b/>
          <w:bCs/>
        </w:rPr>
        <w:t>I cut the stuff about the items. Let’s put that into the SI.</w:t>
      </w:r>
    </w:p>
  </w:comment>
  <w:comment w:id="472" w:author="Jaeger, Florian" w:date="2023-05-27T14:09:00Z" w:initials="TJ">
    <w:p w14:paraId="6A8ED899" w14:textId="75EB27CB" w:rsidR="0044611A" w:rsidRDefault="0044611A">
      <w:pPr>
        <w:pStyle w:val="CommentText"/>
      </w:pPr>
      <w:r>
        <w:rPr>
          <w:rStyle w:val="CommentReference"/>
        </w:rPr>
        <w:annotationRef/>
      </w:r>
      <w:r>
        <w:t>Did we have survey questions about that,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0"/>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73984CB4" w15:done="0"/>
  <w15:commentEx w15:paraId="209B2D64" w15:done="0"/>
  <w15:commentEx w15:paraId="74C09277" w15:done="0"/>
  <w15:commentEx w15:paraId="2B8D7E1E"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0"/>
  <w15:commentEx w15:paraId="0B1E1E74" w15:done="0"/>
  <w15:commentEx w15:paraId="5A671C22" w15:done="0"/>
  <w15:commentEx w15:paraId="0EE5155A" w15:done="1"/>
  <w15:commentEx w15:paraId="523D0827" w15:paraIdParent="0EE5155A" w15:done="1"/>
  <w15:commentEx w15:paraId="77BDFF72" w15:done="0"/>
  <w15:commentEx w15:paraId="50954B7C" w15:done="0"/>
  <w15:commentEx w15:paraId="6F0F2FCC" w15:done="0"/>
  <w15:commentEx w15:paraId="5EAD1A10" w15:done="0"/>
  <w15:commentEx w15:paraId="78D4A70B" w15:done="0"/>
  <w15:commentEx w15:paraId="0D78AD55" w15:done="0"/>
  <w15:commentEx w15:paraId="72D1D309" w15:done="0"/>
  <w15:commentEx w15:paraId="17CAF5FC" w15:done="0"/>
  <w15:commentEx w15:paraId="604B9265" w15:done="0"/>
  <w15:commentEx w15:paraId="6A8ED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15F58A" w16cex:dateUtc="2023-05-22T12:07:00Z"/>
  <w16cex:commentExtensible w16cex:durableId="28161B2C" w16cex:dateUtc="2023-05-22T20:47:00Z"/>
  <w16cex:commentExtensible w16cex:durableId="2813705F" w16cex:dateUtc="2023-05-20T20:14:00Z"/>
  <w16cex:commentExtensible w16cex:durableId="281C7A5A" w16cex:dateUtc="2023-05-27T16:47:00Z"/>
  <w16cex:commentExtensible w16cex:durableId="281C80EB" w16cex:dateUtc="2023-05-27T17:15:00Z"/>
  <w16cex:commentExtensible w16cex:durableId="281C7CBF" w16cex:dateUtc="2023-05-27T16:57:00Z"/>
  <w16cex:commentExtensible w16cex:durableId="281C84C4" w16cex:dateUtc="2023-05-27T17:31:00Z"/>
  <w16cex:commentExtensible w16cex:durableId="281C8531" w16cex:dateUtc="2023-05-27T17:33:00Z"/>
  <w16cex:commentExtensible w16cex:durableId="281C855A" w16cex:dateUtc="2023-05-27T17:34:00Z"/>
  <w16cex:commentExtensible w16cex:durableId="281C7AC9" w16cex:dateUtc="2023-05-20T14:40:00Z"/>
  <w16cex:commentExtensible w16cex:durableId="281C7AC8" w16cex:dateUtc="2023-05-20T16:05:00Z"/>
  <w16cex:commentExtensible w16cex:durableId="281C8D93" w16cex:dateUtc="2023-05-27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73984CB4" w16cid:durableId="2808FFE9"/>
  <w16cid:commentId w16cid:paraId="209B2D64" w16cid:durableId="281C7043"/>
  <w16cid:commentId w16cid:paraId="74C09277" w16cid:durableId="28092672"/>
  <w16cid:commentId w16cid:paraId="2B8D7E1E" w16cid:durableId="28090005"/>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A671C22" w16cid:durableId="2816168F"/>
  <w16cid:commentId w16cid:paraId="0EE5155A" w16cid:durableId="2815F58A"/>
  <w16cid:commentId w16cid:paraId="523D0827" w16cid:durableId="28161B2C"/>
  <w16cid:commentId w16cid:paraId="77BDFF72" w16cid:durableId="2813705F"/>
  <w16cid:commentId w16cid:paraId="50954B7C" w16cid:durableId="281C7A5A"/>
  <w16cid:commentId w16cid:paraId="6F0F2FCC" w16cid:durableId="281C80EB"/>
  <w16cid:commentId w16cid:paraId="5EAD1A10" w16cid:durableId="281C7CBF"/>
  <w16cid:commentId w16cid:paraId="78D4A70B" w16cid:durableId="281C84C4"/>
  <w16cid:commentId w16cid:paraId="0D78AD55" w16cid:durableId="281C8531"/>
  <w16cid:commentId w16cid:paraId="72D1D309" w16cid:durableId="281C855A"/>
  <w16cid:commentId w16cid:paraId="17CAF5FC" w16cid:durableId="281C7AC9"/>
  <w16cid:commentId w16cid:paraId="604B9265" w16cid:durableId="281C7AC8"/>
  <w16cid:commentId w16cid:paraId="6A8ED899" w16cid:durableId="281C8D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FD9F1" w14:textId="77777777" w:rsidR="006C320E" w:rsidRDefault="006C320E" w:rsidP="00634F96">
      <w:r>
        <w:separator/>
      </w:r>
    </w:p>
  </w:endnote>
  <w:endnote w:type="continuationSeparator" w:id="0">
    <w:p w14:paraId="29ECAECE" w14:textId="77777777" w:rsidR="006C320E" w:rsidRDefault="006C320E" w:rsidP="00634F96">
      <w:r>
        <w:continuationSeparator/>
      </w:r>
    </w:p>
  </w:endnote>
  <w:endnote w:type="continuationNotice" w:id="1">
    <w:p w14:paraId="6BB26D6C" w14:textId="77777777" w:rsidR="006C320E" w:rsidRDefault="006C320E"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EE550" w14:textId="77777777" w:rsidR="006C320E" w:rsidRDefault="006C320E" w:rsidP="00634F96">
      <w:r>
        <w:separator/>
      </w:r>
    </w:p>
  </w:footnote>
  <w:footnote w:type="continuationSeparator" w:id="0">
    <w:p w14:paraId="5BAE8557" w14:textId="77777777" w:rsidR="006C320E" w:rsidRDefault="006C320E" w:rsidP="00634F96">
      <w:r>
        <w:continuationSeparator/>
      </w:r>
    </w:p>
  </w:footnote>
  <w:footnote w:type="continuationNotice" w:id="1">
    <w:p w14:paraId="5AE1C5E9" w14:textId="77777777" w:rsidR="006C320E" w:rsidRDefault="006C320E"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4"/>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44</Pages>
  <Words>11244</Words>
  <Characters>64097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11</cp:revision>
  <cp:lastPrinted>2019-03-12T19:51:00Z</cp:lastPrinted>
  <dcterms:created xsi:type="dcterms:W3CDTF">2023-05-18T20:07:00Z</dcterms:created>
  <dcterms:modified xsi:type="dcterms:W3CDTF">2023-05-27T21:08:00Z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