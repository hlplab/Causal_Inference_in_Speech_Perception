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rsidP="003F5649">
      <w:pPr>
        <w:pStyle w:val="ListParagraph"/>
        <w:widowControl/>
        <w:numPr>
          <w:ilvl w:val="1"/>
          <w:numId w:val="32"/>
        </w:numPr>
        <w:autoSpaceDE/>
        <w:autoSpaceDN/>
        <w:adjustRightInd/>
        <w:spacing w:line="240" w:lineRule="auto"/>
        <w:jc w:val="left"/>
        <w:rPr>
          <w:ins w:id="6" w:author="Jaeger, Florian" w:date="2023-05-13T09:15:00Z"/>
        </w:rPr>
      </w:pPr>
      <w:ins w:id="7"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8" w:author="Jaeger, Florian" w:date="2023-05-13T09:15:00Z"/>
        </w:rPr>
      </w:pPr>
      <w:ins w:id="9"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0" w:author="Jaeger, Florian" w:date="2023-05-13T09:15:00Z"/>
        </w:rPr>
      </w:pPr>
      <w:ins w:id="11" w:author="Jaeger, Florian" w:date="2023-05-13T09:15:00Z">
        <w:r>
          <w:t>Update websi</w:t>
        </w:r>
      </w:ins>
      <w:ins w:id="12"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3" w:author="Jaeger, Florian" w:date="2023-05-13T09:15:00Z"/>
        </w:rPr>
      </w:pPr>
      <w:ins w:id="14"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5" w:author="Cummings, Shawn" w:date="2023-05-22T13:33:00Z"/>
        </w:rPr>
      </w:pPr>
      <w:ins w:id="16" w:author="Jaeger, Florian" w:date="2023-05-13T09:14:00Z">
        <w:r w:rsidRPr="00B92F7F">
          <w:t xml:space="preserve">Run analyses for experiment 1a-c </w:t>
        </w:r>
      </w:ins>
      <w:ins w:id="17" w:author="Jaeger, Florian" w:date="2023-05-13T09:15:00Z">
        <w:r w:rsidRPr="00B92F7F">
          <w:t xml:space="preserve">with </w:t>
        </w:r>
        <w:proofErr w:type="spellStart"/>
        <w:proofErr w:type="gramStart"/>
        <w:r w:rsidRPr="00B92F7F">
          <w:t>mo</w:t>
        </w:r>
        <w:proofErr w:type="spellEnd"/>
        <w:r w:rsidRPr="00B92F7F">
          <w:t>(</w:t>
        </w:r>
        <w:proofErr w:type="gramEnd"/>
        <w:r w:rsidRPr="00B92F7F">
          <w:t>) (potential problem: interpretation of main effects, etc.)</w:t>
        </w:r>
      </w:ins>
    </w:p>
    <w:p w14:paraId="5FADA8AF" w14:textId="77777777" w:rsidR="00D037E1" w:rsidRDefault="00D037E1" w:rsidP="00D037E1">
      <w:pPr>
        <w:widowControl/>
        <w:autoSpaceDE/>
        <w:autoSpaceDN/>
        <w:adjustRightInd/>
        <w:spacing w:line="240" w:lineRule="auto"/>
        <w:ind w:firstLine="0"/>
        <w:jc w:val="left"/>
        <w:rPr>
          <w:ins w:id="18" w:author="Cummings, Shawn" w:date="2023-05-22T13:33:00Z"/>
          <w:b/>
          <w:bCs/>
        </w:rPr>
      </w:pPr>
      <w:ins w:id="19"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20" w:author="Cummings, Shawn" w:date="2023-05-22T13:33:00Z"/>
          <w:b/>
          <w:bCs/>
        </w:rPr>
      </w:pPr>
      <w:ins w:id="21" w:author="Cummings, Shawn" w:date="2023-05-22T13:33:00Z">
        <w:r>
          <w:rPr>
            <w:b/>
            <w:bCs/>
          </w:rPr>
          <w:t xml:space="preserve">We should decide on either italics (e.g. </w:t>
        </w:r>
        <w:proofErr w:type="spellStart"/>
        <w:r>
          <w:rPr>
            <w:b/>
            <w:bCs/>
            <w:i/>
            <w:iCs/>
          </w:rPr>
          <w:t>asi-ashi</w:t>
        </w:r>
        <w:proofErr w:type="spellEnd"/>
        <w:r>
          <w:rPr>
            <w:b/>
            <w:bCs/>
            <w:i/>
            <w:iCs/>
          </w:rPr>
          <w:t xml:space="preserve">, </w:t>
        </w:r>
        <w:proofErr w:type="spellStart"/>
        <w:r>
          <w:rPr>
            <w:b/>
            <w:bCs/>
            <w:i/>
            <w:iCs/>
          </w:rPr>
          <w:t>dinoshaur</w:t>
        </w:r>
        <w:proofErr w:type="spellEnd"/>
        <w:r>
          <w:rPr>
            <w:b/>
            <w:bCs/>
          </w:rPr>
          <w:t>) or quotes (e.g. “</w:t>
        </w:r>
        <w:proofErr w:type="spellStart"/>
        <w:r>
          <w:rPr>
            <w:b/>
            <w:bCs/>
          </w:rPr>
          <w:t>asi</w:t>
        </w:r>
        <w:proofErr w:type="spellEnd"/>
        <w:r>
          <w:rPr>
            <w:b/>
            <w:bCs/>
          </w:rPr>
          <w:t>”</w:t>
        </w:r>
        <w:proofErr w:type="gramStart"/>
        <w:r>
          <w:rPr>
            <w:b/>
            <w:bCs/>
          </w:rPr>
          <w:t>-“</w:t>
        </w:r>
        <w:proofErr w:type="spellStart"/>
        <w:proofErr w:type="gramEnd"/>
        <w:r>
          <w:rPr>
            <w:b/>
            <w:bCs/>
          </w:rPr>
          <w:t>ashi</w:t>
        </w:r>
        <w:proofErr w:type="spellEnd"/>
        <w:r>
          <w:rPr>
            <w:b/>
            <w:bCs/>
          </w:rPr>
          <w:t xml:space="preserve">”) and use just one consistently </w:t>
        </w:r>
        <w:commentRangeStart w:id="22"/>
        <w:r>
          <w:rPr>
            <w:b/>
            <w:bCs/>
          </w:rPr>
          <w:t>throughout</w:t>
        </w:r>
      </w:ins>
      <w:commentRangeEnd w:id="22"/>
      <w:r w:rsidR="003F5649">
        <w:rPr>
          <w:rStyle w:val="CommentReference"/>
        </w:rPr>
        <w:commentReference w:id="22"/>
      </w:r>
    </w:p>
    <w:p w14:paraId="6E4D4CA4" w14:textId="726E5738" w:rsidR="00B92F7F" w:rsidRPr="00B92F7F" w:rsidRDefault="00B92F7F">
      <w:pPr>
        <w:pStyle w:val="ListParagraph"/>
        <w:widowControl/>
        <w:numPr>
          <w:ilvl w:val="1"/>
          <w:numId w:val="32"/>
        </w:numPr>
        <w:autoSpaceDE/>
        <w:autoSpaceDN/>
        <w:adjustRightInd/>
        <w:spacing w:line="240" w:lineRule="auto"/>
        <w:jc w:val="left"/>
        <w:rPr>
          <w:ins w:id="23" w:author="Jaeger, Florian" w:date="2023-05-13T09:13:00Z"/>
        </w:rPr>
        <w:pPrChange w:id="24" w:author="Jaeger, Florian" w:date="2023-05-22T16:28:00Z">
          <w:pPr>
            <w:pStyle w:val="ListParagraph"/>
            <w:widowControl/>
            <w:numPr>
              <w:numId w:val="32"/>
            </w:numPr>
            <w:autoSpaceDE/>
            <w:autoSpaceDN/>
            <w:adjustRightInd/>
            <w:spacing w:line="240" w:lineRule="auto"/>
            <w:ind w:hanging="360"/>
            <w:jc w:val="left"/>
          </w:pPr>
        </w:pPrChange>
      </w:pPr>
      <w:ins w:id="25"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 xml:space="preserve">Shawn </w:t>
      </w:r>
      <w:r w:rsidRPr="00ED3418">
        <w:rPr>
          <w:szCs w:val="22"/>
        </w:rPr>
        <w:t>Cummings</w:t>
      </w:r>
      <w:r w:rsidRPr="00ED3418">
        <w:rPr>
          <w:szCs w:val="22"/>
          <w:vertAlign w:val="superscript"/>
        </w:rPr>
        <w:t>1</w:t>
      </w:r>
      <w:r w:rsidR="0084004E" w:rsidRPr="00ED3418">
        <w:rPr>
          <w:szCs w:val="22"/>
          <w:vertAlign w:val="superscript"/>
        </w:rPr>
        <w:t>,3</w:t>
      </w:r>
      <w:r w:rsidRPr="00ED3418">
        <w:rPr>
          <w:szCs w:val="22"/>
        </w:rPr>
        <w:t xml:space="preserve">, Gevher </w:t>
      </w:r>
      <w:r w:rsidRPr="00ED3418">
        <w:rPr>
          <w:szCs w:val="22"/>
        </w:rPr>
        <w:t>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 xml:space="preserve">the first </w:t>
      </w:r>
      <w:r w:rsidR="008537CE">
        <w:rPr>
          <w:szCs w:val="22"/>
        </w:rPr>
        <w:t>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w:t>
      </w:r>
      <w:r w:rsidR="003F5649">
        <w:rPr>
          <w:szCs w:val="22"/>
        </w:rPr>
        <w:t xml:space="preserve">;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26"/>
      <w:r w:rsidR="00AD0E69">
        <w:rPr>
          <w:szCs w:val="22"/>
        </w:rPr>
        <w:t>URL</w:t>
      </w:r>
      <w:commentRangeEnd w:id="26"/>
      <w:r w:rsidR="00AD0E69">
        <w:rPr>
          <w:rStyle w:val="CommentReference"/>
        </w:rPr>
        <w:commentReference w:id="26"/>
      </w:r>
      <w:r w:rsidR="00AD0E69">
        <w:rPr>
          <w:szCs w:val="22"/>
        </w:rPr>
        <w:t>)</w:t>
      </w:r>
      <w:r w:rsidR="00423FF8" w:rsidRPr="00ED3418">
        <w:rPr>
          <w:szCs w:val="22"/>
        </w:rPr>
        <w:t>.</w:t>
      </w:r>
      <w:r w:rsidR="003F5649" w:rsidDel="003F5649">
        <w:rPr>
          <w:szCs w:val="22"/>
        </w:rPr>
        <w:t xml:space="preserve"> </w:t>
      </w:r>
      <w:bookmarkStart w:id="27" w:name="OLE_LINK14"/>
      <w:bookmarkStart w:id="28" w:name="OLE_LINK15"/>
      <w:bookmarkStart w:id="29"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0"/>
      <w:commentRangeStart w:id="31"/>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27"/>
      <w:bookmarkEnd w:id="28"/>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0"/>
      <w:r w:rsidR="000922F6" w:rsidRPr="00ED3418">
        <w:rPr>
          <w:rStyle w:val="CommentReference"/>
          <w:sz w:val="22"/>
          <w:szCs w:val="22"/>
        </w:rPr>
        <w:commentReference w:id="30"/>
      </w:r>
      <w:commentRangeEnd w:id="31"/>
      <w:r w:rsidR="003F5649">
        <w:rPr>
          <w:rStyle w:val="CommentReference"/>
        </w:rPr>
        <w:commentReference w:id="31"/>
      </w:r>
    </w:p>
    <w:bookmarkEnd w:id="29"/>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RDefault="00423FF8" w:rsidP="00634F96">
      <w:pPr>
        <w:rPr>
          <w:szCs w:val="22"/>
        </w:rPr>
      </w:pPr>
      <w:r w:rsidRPr="00ED3418">
        <w:rPr>
          <w:szCs w:val="22"/>
        </w:rPr>
        <w:br w:type="page"/>
      </w:r>
    </w:p>
    <w:p w14:paraId="4DAC3B4C" w14:textId="77777777" w:rsidR="008A6F3D" w:rsidRPr="00ED3418" w:rsidRDefault="008A6F3D" w:rsidP="00634F96">
      <w:pPr>
        <w:rPr>
          <w:szCs w:val="22"/>
        </w:rPr>
      </w:pPr>
    </w:p>
    <w:p w14:paraId="34E607E6" w14:textId="078DBB47" w:rsidR="008A6F3D" w:rsidRPr="00ED3418" w:rsidRDefault="00BD2D04" w:rsidP="0095211A">
      <w:pPr>
        <w:rPr>
          <w:b/>
          <w:bCs/>
          <w:szCs w:val="22"/>
        </w:rPr>
      </w:pPr>
      <w:r w:rsidRPr="00ED3418">
        <w:rPr>
          <w:b/>
          <w:bCs/>
          <w:szCs w:val="22"/>
        </w:rPr>
        <w:t xml:space="preserve">Open science statement: </w:t>
      </w:r>
      <w:r w:rsidRPr="00ED3418">
        <w:rPr>
          <w:szCs w:val="22"/>
        </w:rPr>
        <w:t xml:space="preserve">The documented </w:t>
      </w:r>
      <w:proofErr w:type="spellStart"/>
      <w:r w:rsidRPr="00ED3418">
        <w:rPr>
          <w:szCs w:val="22"/>
        </w:rPr>
        <w:t>Javascript</w:t>
      </w:r>
      <w:proofErr w:type="spellEnd"/>
      <w:r w:rsidRPr="00ED3418">
        <w:rPr>
          <w:szCs w:val="22"/>
        </w:rPr>
        <w:t xml:space="preserve"> code, experimental lists, and audiovisual materials for all experiments are available via OSF at </w:t>
      </w:r>
      <w:r w:rsidRPr="00ED3418">
        <w:rPr>
          <w:szCs w:val="22"/>
          <w:highlight w:val="cyan"/>
        </w:rPr>
        <w:t>XYZ</w:t>
      </w:r>
      <w:r w:rsidRPr="00ED3418">
        <w:rPr>
          <w:szCs w:val="22"/>
        </w:rPr>
        <w:t xml:space="preserve">. </w:t>
      </w:r>
      <w:r w:rsidR="0095211A" w:rsidRPr="00ED3418">
        <w:rPr>
          <w:szCs w:val="22"/>
        </w:rPr>
        <w:t>The same holds for all analysis code and trial-level data, which are shared in the form of “knittable” R Markdown (REF).</w:t>
      </w:r>
      <w:r w:rsidR="0095211A" w:rsidRPr="00ED3418">
        <w:rPr>
          <w:b/>
          <w:bCs/>
          <w:szCs w:val="22"/>
        </w:rPr>
        <w:t xml:space="preserve"> </w:t>
      </w:r>
      <w:r w:rsidRPr="00ED3418">
        <w:rPr>
          <w:szCs w:val="22"/>
        </w:rPr>
        <w:t xml:space="preserve">Live versions of all experiments can be called at </w:t>
      </w:r>
      <w:commentRangeStart w:id="32"/>
      <w:r w:rsidRPr="00ED3418">
        <w:rPr>
          <w:szCs w:val="22"/>
          <w:highlight w:val="cyan"/>
        </w:rPr>
        <w:t>XYZ</w:t>
      </w:r>
      <w:commentRangeEnd w:id="32"/>
      <w:r w:rsidRPr="00ED3418">
        <w:rPr>
          <w:rStyle w:val="CommentReference"/>
          <w:sz w:val="22"/>
          <w:szCs w:val="22"/>
        </w:rPr>
        <w:commentReference w:id="32"/>
      </w:r>
      <w:r w:rsidRPr="00ED3418">
        <w:rPr>
          <w:szCs w:val="22"/>
        </w:rPr>
        <w:t>.</w:t>
      </w:r>
      <w:r w:rsidR="0095211A" w:rsidRPr="00ED3418">
        <w:rPr>
          <w:szCs w:val="22"/>
        </w:rPr>
        <w:t xml:space="preserve"> </w:t>
      </w:r>
    </w:p>
    <w:p w14:paraId="12BE79FF" w14:textId="77777777" w:rsidR="00A91938" w:rsidRPr="00ED3418" w:rsidRDefault="00A91938" w:rsidP="00A91938">
      <w:pPr>
        <w:pStyle w:val="Heading1"/>
        <w:spacing w:after="0"/>
        <w:rPr>
          <w:sz w:val="22"/>
          <w:szCs w:val="22"/>
        </w:rPr>
      </w:pPr>
      <w:r w:rsidRPr="00ED3418">
        <w:rPr>
          <w:sz w:val="22"/>
          <w:szCs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lastRenderedPageBreak/>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Pr="00ED3418"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w:t>
      </w:r>
      <w:r w:rsidR="002E6FC8">
        <w:rPr>
          <w:szCs w:val="22"/>
        </w:rPr>
        <w:lastRenderedPageBreak/>
        <w:t xml:space="preserve">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Repp, 1980; Mann &amp; Soli, 1991). </w:t>
      </w:r>
      <w:r w:rsidR="009725F4">
        <w:rPr>
          <w:szCs w:val="22"/>
        </w:rPr>
        <w:t xml:space="preserve">That is, listeners seem to attribute </w:t>
      </w:r>
      <w:r w:rsidR="003F5649">
        <w:rPr>
          <w:szCs w:val="22"/>
        </w:rPr>
        <w:t xml:space="preserve">the </w:t>
      </w:r>
      <w:r w:rsidR="009725F4">
        <w:rPr>
          <w:szCs w:val="22"/>
        </w:rPr>
        <w:t>l</w:t>
      </w:r>
      <w:r w:rsidR="00B93163" w:rsidRPr="00ED3418">
        <w:rPr>
          <w:szCs w:val="22"/>
        </w:rPr>
        <w:t>owered</w:t>
      </w:r>
      <w:r w:rsidR="00B93163" w:rsidRPr="00ED3418">
        <w:rPr>
          <w:szCs w:val="22"/>
        </w:rPr>
        <w:t xml:space="preserve">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w:t>
      </w:r>
      <w:r w:rsidR="00FD3AD0">
        <w:rPr>
          <w:szCs w:val="22"/>
        </w:rPr>
        <w:lastRenderedPageBreak/>
        <w:t xml:space="preserve">production and compensation in perception is schematically illustrated in Figure </w:t>
      </w:r>
      <w:commentRangeStart w:id="33"/>
      <w:r w:rsidR="00FD3AD0">
        <w:rPr>
          <w:szCs w:val="22"/>
        </w:rPr>
        <w:t>XXX</w:t>
      </w:r>
      <w:commentRangeEnd w:id="33"/>
      <w:r w:rsidR="00FD3AD0">
        <w:rPr>
          <w:rStyle w:val="CommentReference"/>
        </w:rPr>
        <w:commentReference w:id="33"/>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34"/>
      <w:r w:rsidR="00F05B25">
        <w:rPr>
          <w:szCs w:val="22"/>
        </w:rPr>
        <w:t>REFS</w:t>
      </w:r>
      <w:commentRangeEnd w:id="34"/>
      <w:r w:rsidR="00F05B25">
        <w:rPr>
          <w:rStyle w:val="CommentReference"/>
        </w:rPr>
        <w:commentReference w:id="34"/>
      </w:r>
      <w:r w:rsidR="00F05B25">
        <w:rPr>
          <w:szCs w:val="22"/>
        </w:rPr>
        <w:t xml:space="preserve">). </w:t>
      </w:r>
    </w:p>
    <w:p w14:paraId="4756D071" w14:textId="56376BEE" w:rsidR="00B93163" w:rsidRDefault="000B3584" w:rsidP="0054350C">
      <w:pPr>
        <w:rPr>
          <w:szCs w:val="22"/>
        </w:rPr>
      </w:pPr>
      <w:r>
        <w:rPr>
          <w:szCs w:val="22"/>
        </w:rPr>
        <w:t xml:space="preserve">There is </w:t>
      </w:r>
      <w:r w:rsidR="0066319E">
        <w:rPr>
          <w:szCs w:val="22"/>
        </w:rPr>
        <w:t xml:space="preserve">also </w:t>
      </w:r>
      <w:r>
        <w:rPr>
          <w:szCs w:val="22"/>
        </w:rPr>
        <w:t xml:space="preserve">evidence that </w:t>
      </w:r>
      <w:r>
        <w:rPr>
          <w:szCs w:val="22"/>
        </w:rPr>
        <w:t>c</w:t>
      </w:r>
      <w:r w:rsidR="00B93163" w:rsidRPr="00ED3418">
        <w:rPr>
          <w:szCs w:val="22"/>
        </w:rPr>
        <w:t>ompensation</w:t>
      </w:r>
      <w:r w:rsidR="00B93163" w:rsidRPr="00ED3418">
        <w:rPr>
          <w:szCs w:val="22"/>
        </w:rPr>
        <w:t xml:space="preserve"> for co-articulation is not limited to </w:t>
      </w:r>
      <w:r w:rsidR="00FD3AD0">
        <w:rPr>
          <w:szCs w:val="22"/>
        </w:rPr>
        <w:t>acoustic</w:t>
      </w:r>
      <w:r w:rsidR="00FD3AD0">
        <w:rPr>
          <w:szCs w:val="22"/>
        </w:rPr>
        <w:t xml:space="preserve"> context</w:t>
      </w:r>
      <w:r w:rsidR="00B93163" w:rsidRPr="00ED3418">
        <w:rPr>
          <w:szCs w:val="22"/>
        </w:rPr>
        <w: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As</w:t>
      </w:r>
      <w:r w:rsidR="0066319E">
        <w:rPr>
          <w:szCs w:val="22"/>
        </w:rPr>
        <w:t xml:space="preserve">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w:t>
      </w:r>
      <w:r w:rsidR="00B93163" w:rsidRPr="00ED3418">
        <w:rPr>
          <w:szCs w:val="22"/>
        </w:rPr>
        <w:t>”,</w:t>
      </w:r>
      <w:r w:rsidR="00B93163" w:rsidRPr="00ED3418">
        <w:rPr>
          <w:szCs w:val="22"/>
        </w:rPr>
        <w:t xml:space="preserve"> as “it does not matter why the lips were rounded; it only matters that they were rounded</w:t>
      </w:r>
      <w:r w:rsidR="0066319E">
        <w:rPr>
          <w:szCs w:val="22"/>
        </w:rPr>
        <w:t xml:space="preserve"> </w:t>
      </w:r>
      <w:r w:rsidR="00D037E1">
        <w:rPr>
          <w:szCs w:val="22"/>
        </w:rPr>
        <w:t>(</w:t>
      </w:r>
      <w:r w:rsidR="0066319E">
        <w:rPr>
          <w:szCs w:val="22"/>
        </w:rPr>
        <w:t>prior to articulation of the /d/-/g/ sound</w:t>
      </w:r>
      <w:r w:rsidR="00D037E1">
        <w:rPr>
          <w:szCs w:val="22"/>
        </w:rPr>
        <w:t>)</w:t>
      </w:r>
      <w:r w:rsidR="00B93163" w:rsidRPr="00ED3418">
        <w:rPr>
          <w:szCs w:val="22"/>
        </w:rPr>
        <w:t xml:space="preserve"> and, therefore, would lower the F3 of the syllable that the gesture overlapped with temporally” (Fowler, </w:t>
      </w:r>
      <w:commentRangeStart w:id="35"/>
      <w:r w:rsidR="00B93163" w:rsidRPr="00ED3418">
        <w:rPr>
          <w:szCs w:val="22"/>
        </w:rPr>
        <w:t>2006</w:t>
      </w:r>
      <w:commentRangeEnd w:id="35"/>
      <w:r w:rsidR="0066319E">
        <w:rPr>
          <w:rStyle w:val="CommentReference"/>
        </w:rPr>
        <w:commentReference w:id="35"/>
      </w:r>
      <w:r w:rsidR="00B93163" w:rsidRPr="00ED3418">
        <w:rPr>
          <w:szCs w:val="22"/>
        </w:rPr>
        <w:t xml:space="preserve">). </w:t>
      </w:r>
    </w:p>
    <w:p w14:paraId="27C57315" w14:textId="40DB0126" w:rsidR="00B93163" w:rsidRPr="00ED3418" w:rsidRDefault="00244AD2" w:rsidP="00244AD2">
      <w:pPr>
        <w:rPr>
          <w:szCs w:val="22"/>
        </w:rPr>
      </w:pPr>
      <w:commentRangeStart w:id="36"/>
      <w:ins w:id="37" w:author="Jaeger, Florian" w:date="2023-05-22T16:52:00Z">
        <w:r>
          <w:rPr>
            <w:szCs w:val="22"/>
          </w:rPr>
          <w:t xml:space="preserve">To the best of our knowledge, it is an open question whether </w:t>
        </w:r>
      </w:ins>
      <w:ins w:id="38" w:author="Jaeger, Florian" w:date="2023-05-22T16:53:00Z">
        <w:r>
          <w:rPr>
            <w:szCs w:val="22"/>
          </w:rPr>
          <w:t xml:space="preserve">listeners indeed compensate  for expected effect on articulation </w:t>
        </w:r>
      </w:ins>
      <w:ins w:id="39" w:author="Jaeger, Florian" w:date="2023-05-22T16:54:00Z">
        <w:r>
          <w:rPr>
            <w:szCs w:val="22"/>
          </w:rPr>
          <w:t xml:space="preserve">of visually evident </w:t>
        </w:r>
      </w:ins>
      <w:ins w:id="40" w:author="Jaeger, Florian" w:date="2023-05-22T16:53:00Z">
        <w:r>
          <w:rPr>
            <w:szCs w:val="22"/>
          </w:rPr>
          <w:t>non-linguistic causes</w:t>
        </w:r>
      </w:ins>
      <w:ins w:id="41" w:author="Jaeger, Florian" w:date="2023-05-22T16:54:00Z">
        <w:r>
          <w:rPr>
            <w:szCs w:val="22"/>
          </w:rPr>
          <w:t>, such as kissing a loved one, or having a pen in the mouth.</w:t>
        </w:r>
      </w:ins>
      <w:moveFromRangeStart w:id="42" w:author="Jaeger, Florian" w:date="2023-05-22T16:51:00Z" w:name="move135666718"/>
      <w:moveFrom w:id="43" w:author="Jaeger, Florian" w:date="2023-05-22T16:51:00Z">
        <w:del w:id="44"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42"/>
      <w:del w:id="45"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36"/>
      <w:r>
        <w:rPr>
          <w:rStyle w:val="CommentReference"/>
        </w:rPr>
        <w:commentReference w:id="36"/>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ip</w:t>
      </w:r>
      <w:r w:rsidR="00B93163" w:rsidRPr="00ED3418">
        <w:rPr>
          <w:szCs w:val="22"/>
        </w:rPr>
        <w:t xml:space="preserve"> rounding is also expected (in English) to lower the spectral center </w:t>
      </w:r>
      <w:r w:rsidR="00B93163" w:rsidRPr="00ED3418">
        <w:rPr>
          <w:szCs w:val="22"/>
        </w:rPr>
        <w:lastRenderedPageBreak/>
        <w:t xml:space="preserve">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acoustically more ‘/ʃ/-like’</w:t>
      </w:r>
      <w:r w:rsidR="00B93163" w:rsidRPr="00ED3418">
        <w:rPr>
          <w:szCs w:val="22"/>
        </w:rPr>
        <w:t xml:space="preserv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1B871B13"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(see Figure 1).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46"/>
      <w:commentRangeStart w:id="47"/>
      <w:r w:rsidR="00C161C5" w:rsidRPr="00ED3418">
        <w:rPr>
          <w:szCs w:val="22"/>
        </w:rPr>
        <w:t xml:space="preserve">thought the talker in the video </w:t>
      </w:r>
      <w:r w:rsidR="00D037E1">
        <w:rPr>
          <w:szCs w:val="22"/>
        </w:rPr>
        <w:t>said</w:t>
      </w:r>
      <w:r w:rsidR="000079D6" w:rsidRPr="00ED3418">
        <w:rPr>
          <w:szCs w:val="22"/>
        </w:rPr>
        <w:t xml:space="preserve"> </w:t>
      </w:r>
      <w:commentRangeEnd w:id="46"/>
      <w:r w:rsidR="00D037E1">
        <w:rPr>
          <w:rStyle w:val="CommentReference"/>
        </w:rPr>
        <w:commentReference w:id="46"/>
      </w:r>
      <w:commentRangeEnd w:id="47"/>
      <w:r w:rsidR="003F5649">
        <w:rPr>
          <w:rStyle w:val="CommentReference"/>
        </w:rPr>
        <w:commentReference w:id="47"/>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48"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48"/>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49"/>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lastRenderedPageBreak/>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w:t>
      </w:r>
      <w:r w:rsidR="00E538CF">
        <w:rPr>
          <w:szCs w:val="22"/>
        </w:rPr>
        <w:t xml:space="preserve">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50"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 xml:space="preserve">also modeling the visual consequences of perturbing articulation </w:t>
      </w:r>
      <w:r w:rsidR="00E538CF">
        <w:rPr>
          <w:szCs w:val="22"/>
        </w:rPr>
        <w:t>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w:t>
      </w:r>
      <w:r w:rsidR="00620763" w:rsidRPr="00ED3418">
        <w:rPr>
          <w:szCs w:val="22"/>
        </w:rPr>
        <w:t xml:space="preserv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rPr>
        <w:t>asi</w:t>
      </w:r>
      <w:r w:rsidRPr="00ED3418">
        <w:rPr>
          <w:szCs w:val="22"/>
        </w:rPr>
        <w:t xml:space="preserve"> or </w:t>
      </w:r>
      <w:r w:rsidR="003901D6">
        <w:rPr>
          <w:i/>
          <w:iCs/>
          <w:szCs w:val="22"/>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commentRangeEnd w:id="49"/>
      <w:r w:rsidR="00057517">
        <w:rPr>
          <w:rStyle w:val="CommentReference"/>
        </w:rPr>
        <w:commentReference w:id="49"/>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r w:rsidR="003901D6">
        <w:rPr>
          <w:i/>
          <w:iCs/>
          <w:szCs w:val="22"/>
        </w:rPr>
        <w:t xml:space="preserve">ashi–asi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51" w:author="Jaeger, Florian" w:date="2023-05-20T20:06:00Z">
        <w:r w:rsidR="00D5256D">
          <w:rPr>
            <w:szCs w:val="22"/>
          </w:rPr>
          <w:t>counter-</w:t>
        </w:r>
      </w:ins>
      <w:r w:rsidR="005032D8" w:rsidRPr="00ED3418">
        <w:rPr>
          <w:szCs w:val="22"/>
        </w:rPr>
        <w:t xml:space="preserve">balanced nuisance </w:t>
      </w:r>
      <w:del w:id="52" w:author="Jaeger, Florian" w:date="2023-05-20T20:06:00Z">
        <w:r w:rsidR="005032D8" w:rsidRPr="00ED3418" w:rsidDel="00D5256D">
          <w:rPr>
            <w:szCs w:val="22"/>
          </w:rPr>
          <w:delText xml:space="preserve">factors </w:delText>
        </w:r>
      </w:del>
      <w:ins w:id="53" w:author="Jaeger, Florian" w:date="2023-05-20T20:06:00Z">
        <w:r w:rsidR="00D5256D">
          <w:rPr>
            <w:szCs w:val="22"/>
          </w:rPr>
          <w:t>variables</w:t>
        </w:r>
        <w:r w:rsidR="00D5256D" w:rsidRPr="00ED3418">
          <w:rPr>
            <w:szCs w:val="22"/>
          </w:rPr>
          <w:t xml:space="preserve"> </w:t>
        </w:r>
      </w:ins>
      <w:del w:id="54" w:author="Jaeger, Florian" w:date="2023-05-20T20:06:00Z">
        <w:r w:rsidR="005032D8" w:rsidRPr="00ED3418" w:rsidDel="00D5256D">
          <w:rPr>
            <w:szCs w:val="22"/>
          </w:rPr>
          <w:delText xml:space="preserve">and are </w:delText>
        </w:r>
      </w:del>
      <w:r w:rsidRPr="00ED3418">
        <w:rPr>
          <w:szCs w:val="22"/>
        </w:rPr>
        <w:t xml:space="preserve">described below. </w:t>
      </w:r>
      <w:del w:id="55"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lastRenderedPageBreak/>
        <w:t xml:space="preserve">Participants were paid $6/hour prorated by the duration of the experiment (15 minutes). </w:t>
      </w:r>
      <w:del w:id="56" w:author="Jaeger, Florian" w:date="2023-05-22T16:28:00Z">
        <w:r w:rsidRPr="00ED3418">
          <w:rPr>
            <w:szCs w:val="22"/>
          </w:rPr>
          <w:delText>Participations</w:delText>
        </w:r>
      </w:del>
      <w:ins w:id="57" w:author="Jaeger, Florian" w:date="2023-05-22T16:28:00Z">
        <w:r w:rsidRPr="00ED3418">
          <w:rPr>
            <w:szCs w:val="22"/>
          </w:rPr>
          <w:t>Participa</w:t>
        </w:r>
      </w:ins>
      <w:ins w:id="58" w:author="Jaeger, Florian" w:date="2023-05-20T20:09:00Z">
        <w:r w:rsidR="00C96151">
          <w:rPr>
            <w:szCs w:val="22"/>
          </w:rPr>
          <w:t>nts</w:t>
        </w:r>
      </w:ins>
      <w:del w:id="59"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located within the US, (ii) had an approval rating of 99% or higher, </w:t>
      </w:r>
      <w:del w:id="60" w:author="Jaeger, Florian" w:date="2023-05-22T16:28:00Z">
        <w:r w:rsidR="00134C06" w:rsidRPr="00ED3418">
          <w:rPr>
            <w:szCs w:val="22"/>
          </w:rPr>
          <w:delText>and (iii</w:delText>
        </w:r>
      </w:del>
      <w:ins w:id="61"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62" w:author="Jaeger, Florian" w:date="2023-05-22T16:28:00Z">
        <w:r w:rsidR="00134C06" w:rsidRPr="00ED3418">
          <w:rPr>
            <w:szCs w:val="22"/>
          </w:rPr>
          <w:t>and (i</w:t>
        </w:r>
      </w:ins>
      <w:ins w:id="63" w:author="Jaeger, Florian" w:date="2023-05-20T20:10:00Z">
        <w:r w:rsidR="00EC41F6">
          <w:rPr>
            <w:szCs w:val="22"/>
          </w:rPr>
          <w:t>v</w:t>
        </w:r>
      </w:ins>
      <w:del w:id="64"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65" w:author="Jaeger, Florian" w:date="2023-05-20T20:24:00Z">
        <w:r w:rsidR="000D32C8">
          <w:rPr>
            <w:szCs w:val="22"/>
          </w:rPr>
          <w:t xml:space="preserve">Before the experiment </w:t>
        </w:r>
      </w:ins>
      <w:ins w:id="66" w:author="Jaeger, Florian" w:date="2023-05-20T20:27:00Z">
        <w:r w:rsidR="007F52B4">
          <w:rPr>
            <w:szCs w:val="22"/>
          </w:rPr>
          <w:t>could be accepted</w:t>
        </w:r>
      </w:ins>
      <w:ins w:id="67" w:author="Jaeger, Florian" w:date="2023-05-20T20:24:00Z">
        <w:r w:rsidR="000D32C8">
          <w:rPr>
            <w:szCs w:val="22"/>
          </w:rPr>
          <w:t>, p</w:t>
        </w:r>
      </w:ins>
      <w:commentRangeStart w:id="68"/>
      <w:ins w:id="69" w:author="Jaeger, Florian" w:date="2023-05-20T20:19:00Z">
        <w:r w:rsidR="003D6AB3">
          <w:rPr>
            <w:szCs w:val="22"/>
          </w:rPr>
          <w:t xml:space="preserve">articipants </w:t>
        </w:r>
      </w:ins>
      <w:ins w:id="70" w:author="Jaeger, Florian" w:date="2023-05-20T20:22:00Z">
        <w:r w:rsidR="003D6AB3">
          <w:rPr>
            <w:szCs w:val="22"/>
          </w:rPr>
          <w:t>had to</w:t>
        </w:r>
      </w:ins>
      <w:ins w:id="71" w:author="Jaeger, Florian" w:date="2023-05-20T20:24:00Z">
        <w:r w:rsidR="000D32C8">
          <w:rPr>
            <w:szCs w:val="22"/>
          </w:rPr>
          <w:t xml:space="preserve"> </w:t>
        </w:r>
      </w:ins>
      <w:ins w:id="72" w:author="Jaeger, Florian" w:date="2023-05-20T20:25:00Z">
        <w:r w:rsidR="000D32C8">
          <w:rPr>
            <w:szCs w:val="22"/>
          </w:rPr>
          <w:t xml:space="preserve">confirm </w:t>
        </w:r>
      </w:ins>
      <w:ins w:id="73" w:author="Jaeger, Florian" w:date="2023-05-20T20:26:00Z">
        <w:r w:rsidR="000D32C8">
          <w:rPr>
            <w:szCs w:val="22"/>
          </w:rPr>
          <w:t>that</w:t>
        </w:r>
      </w:ins>
      <w:ins w:id="74" w:author="Jaeger, Florian" w:date="2023-05-20T20:27:00Z">
        <w:r w:rsidR="000D32C8">
          <w:rPr>
            <w:szCs w:val="22"/>
          </w:rPr>
          <w:t xml:space="preserve"> they were</w:t>
        </w:r>
      </w:ins>
      <w:ins w:id="75" w:author="Jaeger, Florian" w:date="2023-05-20T20:26:00Z">
        <w:r w:rsidR="000D32C8">
          <w:rPr>
            <w:szCs w:val="22"/>
          </w:rPr>
          <w:t xml:space="preserve"> (</w:t>
        </w:r>
        <w:proofErr w:type="spellStart"/>
        <w:r w:rsidR="000D32C8">
          <w:rPr>
            <w:szCs w:val="22"/>
          </w:rPr>
          <w:t>i</w:t>
        </w:r>
        <w:proofErr w:type="spellEnd"/>
        <w:r w:rsidR="000D32C8">
          <w:rPr>
            <w:szCs w:val="22"/>
          </w:rPr>
          <w:t xml:space="preserve">) </w:t>
        </w:r>
      </w:ins>
      <w:ins w:id="76" w:author="Jaeger, Florian" w:date="2023-05-20T20:20:00Z">
        <w:r w:rsidR="003D6AB3">
          <w:rPr>
            <w:szCs w:val="22"/>
          </w:rPr>
          <w:t xml:space="preserve">native speakers of US English (defined as </w:t>
        </w:r>
        <w:r w:rsidR="003D6AB3" w:rsidRPr="003D6AB3">
          <w:rPr>
            <w:szCs w:val="22"/>
            <w:highlight w:val="yellow"/>
            <w:rPrChange w:id="77" w:author="Jaeger, Florian" w:date="2023-05-20T20:20:00Z">
              <w:rPr>
                <w:szCs w:val="22"/>
              </w:rPr>
            </w:rPrChange>
          </w:rPr>
          <w:t>XXX</w:t>
        </w:r>
      </w:ins>
      <w:ins w:id="78" w:author="Jaeger, Florian" w:date="2023-05-20T20:26:00Z">
        <w:r w:rsidR="000D32C8">
          <w:rPr>
            <w:szCs w:val="22"/>
          </w:rPr>
          <w:t>), (ii) in a quiet room</w:t>
        </w:r>
      </w:ins>
      <w:ins w:id="79" w:author="Jaeger, Florian" w:date="2023-05-20T20:27:00Z">
        <w:r w:rsidR="000D32C8">
          <w:rPr>
            <w:szCs w:val="22"/>
          </w:rPr>
          <w:t xml:space="preserve"> without distractions</w:t>
        </w:r>
      </w:ins>
      <w:ins w:id="80" w:author="Jaeger, Florian" w:date="2023-05-20T20:26:00Z">
        <w:r w:rsidR="000D32C8">
          <w:rPr>
            <w:szCs w:val="22"/>
          </w:rPr>
          <w:t>, (ii) wear</w:t>
        </w:r>
      </w:ins>
      <w:ins w:id="81" w:author="Jaeger, Florian" w:date="2023-05-20T20:27:00Z">
        <w:r w:rsidR="000D32C8">
          <w:rPr>
            <w:szCs w:val="22"/>
          </w:rPr>
          <w:t xml:space="preserve">ing </w:t>
        </w:r>
      </w:ins>
      <w:ins w:id="82" w:author="Jaeger, Florian" w:date="2023-05-20T20:26:00Z">
        <w:r w:rsidR="000D32C8">
          <w:rPr>
            <w:szCs w:val="22"/>
          </w:rPr>
          <w:t>over-the-ear headphones</w:t>
        </w:r>
      </w:ins>
      <w:ins w:id="83" w:author="Jaeger, Florian" w:date="2023-05-20T20:27:00Z">
        <w:r w:rsidR="000D32C8">
          <w:rPr>
            <w:szCs w:val="22"/>
          </w:rPr>
          <w:t>.</w:t>
        </w:r>
      </w:ins>
      <w:del w:id="84"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85"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68"/>
      <w:r w:rsidR="003D6AB3">
        <w:rPr>
          <w:rStyle w:val="CommentReference"/>
        </w:rPr>
        <w:commentReference w:id="68"/>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Similar to experiments on perceptual recalibration, we thus aimed to select one step </w:t>
      </w:r>
      <w:r w:rsidR="00620763" w:rsidRPr="00ED3418">
        <w:rPr>
          <w:szCs w:val="22"/>
        </w:rPr>
        <w:t xml:space="preserve">that, across all </w:t>
      </w:r>
      <w:r w:rsidR="00620763" w:rsidRPr="00ED3418">
        <w:rPr>
          <w:szCs w:val="22"/>
        </w:rPr>
        <w:lastRenderedPageBreak/>
        <w:t xml:space="preserve">other manipulations, would yield approximated 25% </w:t>
      </w:r>
      <w:r w:rsidR="00BA1F61">
        <w:rPr>
          <w:i/>
          <w:iCs/>
          <w:szCs w:val="22"/>
        </w:rPr>
        <w:t>asi</w:t>
      </w:r>
      <w:r w:rsidR="00620763" w:rsidRPr="00ED3418">
        <w:rPr>
          <w:szCs w:val="22"/>
        </w:rPr>
        <w:t xml:space="preserve"> responses, four steps that would yield close to 50% </w:t>
      </w:r>
      <w:r w:rsidR="00BA1F61">
        <w:rPr>
          <w:i/>
          <w:iCs/>
          <w:szCs w:val="22"/>
        </w:rPr>
        <w:t>asi</w:t>
      </w:r>
      <w:r w:rsidR="00620763" w:rsidRPr="00ED3418">
        <w:rPr>
          <w:szCs w:val="22"/>
        </w:rPr>
        <w:t>-response</w:t>
      </w:r>
      <w:r w:rsidR="00BA1F61">
        <w:rPr>
          <w:szCs w:val="22"/>
        </w:rPr>
        <w:t>s</w:t>
      </w:r>
      <w:r w:rsidR="00620763" w:rsidRPr="00ED3418">
        <w:rPr>
          <w:szCs w:val="22"/>
        </w:rPr>
        <w:t xml:space="preserve">, and one step that would yield 75% </w:t>
      </w:r>
      <w:r w:rsidR="00BA1F61">
        <w:rPr>
          <w:i/>
          <w:iCs/>
          <w:szCs w:val="22"/>
        </w:rPr>
        <w:t>asi</w:t>
      </w:r>
      <w:r w:rsidR="00620763" w:rsidRPr="00ED3418">
        <w:rPr>
          <w:szCs w:val="22"/>
        </w:rPr>
        <w:t xml:space="preserve"> responses (</w:t>
      </w:r>
      <w:r w:rsidR="00457C4F" w:rsidRPr="00ED3418">
        <w:rPr>
          <w:szCs w:val="22"/>
        </w:rPr>
        <w:t>e.g.,</w:t>
      </w:r>
      <w:r w:rsidR="00620763" w:rsidRPr="00ED3418">
        <w:rPr>
          <w:szCs w:val="22"/>
        </w:rPr>
        <w:t xml:space="preserve"> Kraljic et al., 2008 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86"/>
      <w:commentRangeStart w:id="87"/>
      <w:commentRangeStart w:id="88"/>
      <w:commentRangeEnd w:id="86"/>
      <w:r w:rsidRPr="00ED3418">
        <w:rPr>
          <w:rStyle w:val="CommentReference"/>
          <w:sz w:val="22"/>
          <w:szCs w:val="22"/>
          <w:highlight w:val="cyan"/>
        </w:rPr>
        <w:commentReference w:id="86"/>
      </w:r>
      <w:commentRangeEnd w:id="87"/>
      <w:r w:rsidR="00BC1055">
        <w:rPr>
          <w:rStyle w:val="CommentReference"/>
        </w:rPr>
        <w:commentReference w:id="87"/>
      </w:r>
      <w:commentRangeEnd w:id="88"/>
      <w:r w:rsidR="003F5649">
        <w:rPr>
          <w:rStyle w:val="CommentReference"/>
        </w:rPr>
        <w:commentReference w:id="88"/>
      </w:r>
      <w:r w:rsidR="00641E18">
        <w:rPr>
          <w:szCs w:val="22"/>
        </w:rPr>
        <w:t xml:space="preserve">, </w:t>
      </w:r>
      <w:r w:rsidRPr="00ED3418">
        <w:rPr>
          <w:szCs w:val="22"/>
        </w:rPr>
        <w:t>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r w:rsidR="00641E18">
        <w:rPr>
          <w:i/>
          <w:iCs/>
          <w:szCs w:val="22"/>
        </w:rPr>
        <w:t>ashi</w:t>
      </w:r>
      <w:proofErr w:type="spellEnd"/>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proofErr w:type="spellStart"/>
      <w:r w:rsidR="00E20210" w:rsidRPr="003F5649">
        <w:rPr>
          <w:i/>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Change w:id="89">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blGridChange>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90"/>
            <w:r>
              <w:rPr>
                <w:szCs w:val="22"/>
              </w:rPr>
              <w:t>STEP</w:t>
            </w:r>
          </w:p>
          <w:p w14:paraId="0DC6252C" w14:textId="633BF69E" w:rsidR="00DB15A1" w:rsidRDefault="00DB15A1" w:rsidP="003F5649">
            <w:pPr>
              <w:spacing w:line="240" w:lineRule="auto"/>
              <w:ind w:firstLine="0"/>
              <w:jc w:val="center"/>
              <w:rPr>
                <w:szCs w:val="22"/>
              </w:rPr>
            </w:pPr>
            <w:r>
              <w:rPr>
                <w:szCs w:val="22"/>
              </w:rPr>
              <w:t>(s-</w:t>
            </w:r>
            <w:proofErr w:type="spellStart"/>
            <w:r>
              <w:rPr>
                <w:szCs w:val="22"/>
              </w:rPr>
              <w:t>sh</w:t>
            </w:r>
            <w:proofErr w:type="spellEnd"/>
            <w:r>
              <w:rPr>
                <w:szCs w:val="22"/>
              </w:rPr>
              <w:t>)</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90"/>
    <w:p w14:paraId="27383D7F" w14:textId="77777777" w:rsidR="00641E18" w:rsidRPr="002D3F41" w:rsidRDefault="003F5649" w:rsidP="003F5649">
      <w:pPr>
        <w:ind w:firstLine="0"/>
        <w:rPr>
          <w:szCs w:val="22"/>
        </w:rPr>
      </w:pPr>
      <w:r>
        <w:rPr>
          <w:rStyle w:val="CommentReference"/>
        </w:rPr>
        <w:commentReference w:id="90"/>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w:t>
      </w:r>
      <w:r w:rsidRPr="00ED3418">
        <w:rPr>
          <w:szCs w:val="22"/>
        </w:rPr>
        <w:lastRenderedPageBreak/>
        <w:t>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r w:rsidR="002D3F41">
        <w:rPr>
          <w:i/>
          <w:iCs/>
          <w:szCs w:val="22"/>
        </w:rPr>
        <w:t xml:space="preserve">ashi </w:t>
      </w:r>
      <w:r w:rsidR="002D3F41">
        <w:rPr>
          <w:szCs w:val="22"/>
        </w:rPr>
        <w:t>(</w:t>
      </w:r>
      <w:proofErr w:type="gramStart"/>
      <w:r w:rsidR="002D3F41">
        <w:rPr>
          <w:szCs w:val="22"/>
        </w:rPr>
        <w:t>e.g.</w:t>
      </w:r>
      <w:proofErr w:type="gramEnd"/>
      <w:r w:rsidR="002D3F41">
        <w:rPr>
          <w:szCs w:val="22"/>
        </w:rPr>
        <w:t xml:space="preserve">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 xml:space="preserve">(e.g. </w:t>
      </w:r>
      <w:r w:rsidR="002D3F41">
        <w:rPr>
          <w:i/>
          <w:iCs/>
          <w:szCs w:val="22"/>
        </w:rPr>
        <w:t>democr[acy]</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27860298" w:rsidR="00620763" w:rsidRDefault="00620763" w:rsidP="003A0879">
      <w:pPr>
        <w:rPr>
          <w:szCs w:val="22"/>
        </w:rPr>
      </w:pPr>
      <w:r w:rsidRPr="00ED3418">
        <w:rPr>
          <w:i/>
          <w:iCs/>
          <w:szCs w:val="22"/>
        </w:rPr>
        <w:lastRenderedPageBreak/>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commentRangeStart w:id="91"/>
      <w:r w:rsidRPr="00ED3418">
        <w:rPr>
          <w:szCs w:val="22"/>
        </w:rPr>
        <w:t>The original video and audio recordings as well as all audiovisual test stimuli for both experiments are available as part of the OSF repository.</w:t>
      </w:r>
      <w:commentRangeEnd w:id="91"/>
      <w:r w:rsidR="00E85D79">
        <w:rPr>
          <w:rStyle w:val="CommentReference"/>
        </w:rPr>
        <w:commentReference w:id="91"/>
      </w:r>
    </w:p>
    <w:p w14:paraId="05DCF9BE" w14:textId="0B797E08"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r w:rsidR="003A0879" w:rsidRPr="00ED3418">
        <w:rPr>
          <w:szCs w:val="22"/>
        </w:rPr>
        <w:t xml:space="preserve"> </w:t>
      </w:r>
      <w:commentRangeStart w:id="92"/>
      <w:r w:rsidR="003A0879" w:rsidRPr="00ED3418">
        <w:rPr>
          <w:szCs w:val="22"/>
        </w:rPr>
        <w:t xml:space="preserve">Exact replica of </w:t>
      </w:r>
      <w:r w:rsidR="00E538CF">
        <w:rPr>
          <w:szCs w:val="22"/>
        </w:rPr>
        <w:t xml:space="preserve">all </w:t>
      </w:r>
      <w:r w:rsidR="00E538CF">
        <w:rPr>
          <w:szCs w:val="22"/>
        </w:rPr>
        <w:t>experiments</w:t>
      </w:r>
      <w:r w:rsidR="003A0879" w:rsidRPr="00ED3418">
        <w:rPr>
          <w:szCs w:val="22"/>
        </w:rPr>
        <w:t xml:space="preserve"> for demonstration purposes can be found at </w:t>
      </w:r>
      <w:commentRangeStart w:id="93"/>
      <w:r w:rsidR="003A0879" w:rsidRPr="00ED3418">
        <w:rPr>
          <w:szCs w:val="22"/>
          <w:highlight w:val="cyan"/>
        </w:rPr>
        <w:t>XYZ</w:t>
      </w:r>
      <w:commentRangeEnd w:id="93"/>
      <w:r w:rsidR="00E538CF">
        <w:rPr>
          <w:rStyle w:val="CommentReference"/>
        </w:rPr>
        <w:commentReference w:id="93"/>
      </w:r>
      <w:r w:rsidR="003A0879" w:rsidRPr="00ED3418">
        <w:rPr>
          <w:szCs w:val="22"/>
        </w:rPr>
        <w:t xml:space="preserve">. The same page contains </w:t>
      </w:r>
      <w:r w:rsidR="00306C5A" w:rsidRPr="00ED3418">
        <w:rPr>
          <w:szCs w:val="22"/>
        </w:rPr>
        <w:t>screen</w:t>
      </w:r>
      <w:r w:rsidR="003A0879" w:rsidRPr="00ED3418">
        <w:rPr>
          <w:szCs w:val="22"/>
        </w:rPr>
        <w:t xml:space="preserve"> recordings of </w:t>
      </w:r>
      <w:r w:rsidR="00306C5A" w:rsidRPr="00ED3418">
        <w:rPr>
          <w:szCs w:val="22"/>
        </w:rPr>
        <w:t>a participant taking the experiment.</w:t>
      </w:r>
      <w:commentRangeEnd w:id="92"/>
      <w:r w:rsidR="00E85D79">
        <w:rPr>
          <w:rStyle w:val="CommentReference"/>
        </w:rPr>
        <w:commentReference w:id="92"/>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w:t>
      </w:r>
      <w:r w:rsidRPr="00ED3418">
        <w:rPr>
          <w:i/>
          <w:iCs/>
          <w:szCs w:val="22"/>
        </w:rPr>
        <w:lastRenderedPageBreak/>
        <w:t xml:space="preserve">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constrained randomization that grouped stimuli into blocks and then randomized the order within and across blocks (Kraljic et al., 2008; Liu &amp; Jaeger, 2018). </w:t>
      </w:r>
      <w:del w:id="94"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95" w:author="Jaeger, Florian" w:date="2023-05-12T21:13:00Z">
        <w:r w:rsidRPr="00ED3418" w:rsidDel="00CA07C9">
          <w:rPr>
            <w:szCs w:val="22"/>
          </w:rPr>
          <w:delText>20</w:delText>
        </w:r>
      </w:del>
      <w:del w:id="96"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lastRenderedPageBreak/>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For Experiment 1b we changed the post-experiment survey</w:t>
      </w:r>
      <w:r w:rsidRPr="00ED3418">
        <w:rPr>
          <w:szCs w:val="22"/>
        </w:rPr>
        <w:t xml:space="preserve">. </w:t>
      </w:r>
      <w:r w:rsidR="00E85D79">
        <w:rPr>
          <w:szCs w:val="22"/>
        </w:rPr>
        <w:t>W</w:t>
      </w:r>
      <w:r w:rsidRPr="00ED3418">
        <w:rPr>
          <w:szCs w:val="22"/>
        </w:rPr>
        <w:t>e</w:t>
      </w:r>
      <w:r w:rsidRPr="00ED3418">
        <w:rPr>
          <w:szCs w:val="22"/>
        </w:rPr>
        <w:t xml:space="preserv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97"/>
      <w:commentRangeStart w:id="98"/>
      <w:r w:rsidRPr="00ED3418">
        <w:rPr>
          <w:szCs w:val="22"/>
        </w:rPr>
        <w:t xml:space="preserve">results. </w:t>
      </w:r>
      <w:r w:rsidR="006D2EFB" w:rsidRPr="00ED3418">
        <w:rPr>
          <w:szCs w:val="22"/>
        </w:rPr>
        <w:t xml:space="preserve">For </w:t>
      </w:r>
      <w:commentRangeEnd w:id="97"/>
      <w:r w:rsidR="00E85D79">
        <w:rPr>
          <w:rStyle w:val="CommentReference"/>
        </w:rPr>
        <w:commentReference w:id="97"/>
      </w:r>
      <w:commentRangeEnd w:id="98"/>
      <w:r w:rsidR="00B834D2">
        <w:rPr>
          <w:rStyle w:val="CommentReference"/>
        </w:rPr>
        <w:commentReference w:id="98"/>
      </w:r>
      <w:r w:rsidR="006D2EFB" w:rsidRPr="00ED3418">
        <w:rPr>
          <w:szCs w:val="22"/>
        </w:rPr>
        <w:t>Experiment 1c, we made a few additional changes. [</w:t>
      </w:r>
      <w:r w:rsidR="006D2EFB" w:rsidRPr="00ED3418">
        <w:rPr>
          <w:szCs w:val="22"/>
          <w:highlight w:val="cyan"/>
        </w:rPr>
        <w:t>describe changes here.]</w:t>
      </w:r>
    </w:p>
    <w:p w14:paraId="5F4351C0" w14:textId="1CEDC29F" w:rsidR="00620763" w:rsidRPr="00ED3418"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99"/>
      <w:r w:rsidR="00E44892">
        <w:rPr>
          <w:szCs w:val="22"/>
        </w:rPr>
        <w:t>XXX</w:t>
      </w:r>
      <w:commentRangeEnd w:id="99"/>
      <w:r w:rsidR="00E44892">
        <w:rPr>
          <w:rStyle w:val="CommentReference"/>
        </w:rPr>
        <w:commentReference w:id="99"/>
      </w:r>
      <w:r w:rsidR="00E44892">
        <w:rPr>
          <w:szCs w:val="22"/>
        </w:rPr>
        <w:t>)</w:t>
      </w:r>
      <w:r w:rsidR="00172D88" w:rsidRPr="00ED3418">
        <w:rPr>
          <w:szCs w:val="22"/>
        </w:rPr>
        <w:t xml:space="preserve">. </w:t>
      </w:r>
      <w:r w:rsidR="00172D88" w:rsidRPr="00ED3418">
        <w:rPr>
          <w:szCs w:val="22"/>
        </w:rPr>
        <w:t xml:space="preserve">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172D88" w:rsidRPr="00ED3418">
        <w:rPr>
          <w:szCs w:val="22"/>
        </w:rPr>
        <w:t xml:space="preserve"> </w:t>
      </w:r>
      <w:r w:rsidR="00C310F4">
        <w:rPr>
          <w:szCs w:val="22"/>
        </w:rPr>
        <w:fldChar w:fldCharType="begin"/>
      </w:r>
      <w:r w:rsidR="00C310F4">
        <w:rPr>
          <w:szCs w:val="22"/>
        </w:rPr>
        <w:instrText xml:space="preserve"> REF _Ref135474057 \h </w:instrText>
      </w:r>
      <w:r w:rsidR="00C310F4">
        <w:rPr>
          <w:szCs w:val="22"/>
        </w:rPr>
      </w:r>
      <w:r w:rsidR="00C310F4">
        <w:rPr>
          <w:szCs w:val="22"/>
        </w:rPr>
        <w:fldChar w:fldCharType="separate"/>
      </w:r>
      <w:r w:rsidR="00C310F4">
        <w:t xml:space="preserve">Figure </w:t>
      </w:r>
      <w:r w:rsidR="00C310F4">
        <w:rPr>
          <w:noProof/>
        </w:rPr>
        <w:t>3</w:t>
      </w:r>
      <w:r w:rsidR="00C310F4">
        <w:rPr>
          <w:szCs w:val="22"/>
        </w:rPr>
        <w:fldChar w:fldCharType="end"/>
      </w:r>
      <w:r w:rsidR="00C310F4">
        <w:rPr>
          <w:szCs w:val="22"/>
        </w:rPr>
        <w:t xml:space="preserve"> </w:t>
      </w:r>
      <w:r w:rsidR="00172D88" w:rsidRPr="00ED3418">
        <w:rPr>
          <w:szCs w:val="22"/>
        </w:rPr>
        <w:t>summarize</w:t>
      </w:r>
      <w:r w:rsidR="00C310F4">
        <w:rPr>
          <w:szCs w:val="22"/>
        </w:rPr>
        <w:t xml:space="preserve">s </w:t>
      </w:r>
      <w:r w:rsidR="00172D88" w:rsidRPr="00ED3418">
        <w:rPr>
          <w:szCs w:val="22"/>
        </w:rPr>
        <w:lastRenderedPageBreak/>
        <w:t>participant</w:t>
      </w:r>
      <w:r w:rsidR="00C310F4">
        <w:rPr>
          <w:szCs w:val="22"/>
        </w:rPr>
        <w:t xml:space="preserve"> exclusions, along with participants’ reaction </w:t>
      </w:r>
      <w:r w:rsidR="00C310F4">
        <w:rPr>
          <w:szCs w:val="22"/>
        </w:rPr>
        <w:t>times</w:t>
      </w:r>
      <w:r w:rsidR="00172D88" w:rsidRPr="00ED3418">
        <w:rPr>
          <w:szCs w:val="22"/>
        </w:rPr>
        <w:t>.</w:t>
      </w:r>
      <w:r w:rsidR="00172D88" w:rsidRPr="00ED3418">
        <w:rPr>
          <w:szCs w:val="22"/>
        </w:rPr>
        <w:t xml:space="preserve">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7"/>
        <w:gridCol w:w="899"/>
        <w:gridCol w:w="899"/>
        <w:gridCol w:w="1914"/>
      </w:tblGrid>
      <w:tr w:rsidR="00CE7AE0" w:rsidRPr="0072511C" w14:paraId="481AA135" w14:textId="77777777" w:rsidTr="0072511C">
        <w:trPr>
          <w:tblCellSpacing w:w="15" w:type="dxa"/>
        </w:trPr>
        <w:tc>
          <w:tcPr>
            <w:tcW w:w="0" w:type="auto"/>
            <w:vAlign w:val="center"/>
            <w:hideMark/>
          </w:tcPr>
          <w:p w14:paraId="652C32D2"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Experiment</w:t>
            </w:r>
          </w:p>
        </w:tc>
        <w:tc>
          <w:tcPr>
            <w:tcW w:w="0" w:type="auto"/>
            <w:vAlign w:val="center"/>
            <w:hideMark/>
          </w:tcPr>
          <w:p w14:paraId="6BA688F0"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CISP-1a</w:t>
            </w:r>
          </w:p>
        </w:tc>
        <w:tc>
          <w:tcPr>
            <w:tcW w:w="0" w:type="auto"/>
            <w:vAlign w:val="center"/>
            <w:hideMark/>
          </w:tcPr>
          <w:p w14:paraId="6EE0598B"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CISP-1b</w:t>
            </w:r>
          </w:p>
        </w:tc>
        <w:tc>
          <w:tcPr>
            <w:tcW w:w="0" w:type="auto"/>
            <w:vAlign w:val="center"/>
            <w:hideMark/>
          </w:tcPr>
          <w:p w14:paraId="2FD81B2A"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CISP-1c</w:t>
            </w:r>
          </w:p>
        </w:tc>
      </w:tr>
      <w:tr w:rsidR="00CE7AE0" w:rsidRPr="0072511C" w14:paraId="7068F377" w14:textId="77777777" w:rsidTr="0072511C">
        <w:trPr>
          <w:tblCellSpacing w:w="15" w:type="dxa"/>
        </w:trPr>
        <w:tc>
          <w:tcPr>
            <w:tcW w:w="0" w:type="auto"/>
            <w:vAlign w:val="center"/>
            <w:hideMark/>
          </w:tcPr>
          <w:p w14:paraId="078A1281"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proofErr w:type="spellStart"/>
            <w:r w:rsidRPr="0072511C">
              <w:rPr>
                <w:rFonts w:ascii="Times" w:eastAsia="Times New Roman" w:hAnsi="Times"/>
                <w:sz w:val="24"/>
                <w:lang w:eastAsia="en-US"/>
              </w:rPr>
              <w:t>IgnoredInstructions</w:t>
            </w:r>
            <w:proofErr w:type="spellEnd"/>
          </w:p>
        </w:tc>
        <w:tc>
          <w:tcPr>
            <w:tcW w:w="0" w:type="auto"/>
            <w:vAlign w:val="center"/>
            <w:hideMark/>
          </w:tcPr>
          <w:p w14:paraId="56F486A6"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0" w:type="auto"/>
            <w:vAlign w:val="center"/>
            <w:hideMark/>
          </w:tcPr>
          <w:p w14:paraId="7DDE7973"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0" w:type="auto"/>
            <w:vAlign w:val="center"/>
            <w:hideMark/>
          </w:tcPr>
          <w:p w14:paraId="5AE6273D"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r>
      <w:tr w:rsidR="00CE7AE0" w:rsidRPr="0072511C" w14:paraId="718CF3EE" w14:textId="77777777" w:rsidTr="0072511C">
        <w:trPr>
          <w:tblCellSpacing w:w="15" w:type="dxa"/>
        </w:trPr>
        <w:tc>
          <w:tcPr>
            <w:tcW w:w="0" w:type="auto"/>
            <w:vAlign w:val="center"/>
            <w:hideMark/>
          </w:tcPr>
          <w:p w14:paraId="19406B09"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proofErr w:type="spellStart"/>
            <w:r w:rsidRPr="0072511C">
              <w:rPr>
                <w:rFonts w:ascii="Times" w:eastAsia="Times New Roman" w:hAnsi="Times"/>
                <w:sz w:val="24"/>
                <w:lang w:eastAsia="en-US"/>
              </w:rPr>
              <w:t>CatchQuestion</w:t>
            </w:r>
            <w:proofErr w:type="spellEnd"/>
          </w:p>
        </w:tc>
        <w:tc>
          <w:tcPr>
            <w:tcW w:w="0" w:type="auto"/>
            <w:vAlign w:val="center"/>
            <w:hideMark/>
          </w:tcPr>
          <w:p w14:paraId="5756F808"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0" w:type="auto"/>
            <w:vAlign w:val="center"/>
            <w:hideMark/>
          </w:tcPr>
          <w:p w14:paraId="3E763AD9"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0" w:type="auto"/>
            <w:vAlign w:val="center"/>
            <w:hideMark/>
          </w:tcPr>
          <w:p w14:paraId="58BC7EE8"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r>
      <w:tr w:rsidR="00CE7AE0" w:rsidRPr="0072511C" w14:paraId="73192751" w14:textId="77777777" w:rsidTr="0072511C">
        <w:trPr>
          <w:tblCellSpacing w:w="15" w:type="dxa"/>
        </w:trPr>
        <w:tc>
          <w:tcPr>
            <w:tcW w:w="0" w:type="auto"/>
            <w:vAlign w:val="center"/>
            <w:hideMark/>
          </w:tcPr>
          <w:p w14:paraId="658E9725"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proofErr w:type="spellStart"/>
            <w:r w:rsidRPr="0072511C">
              <w:rPr>
                <w:rFonts w:ascii="Times" w:eastAsia="Times New Roman" w:hAnsi="Times"/>
                <w:sz w:val="24"/>
                <w:lang w:eastAsia="en-US"/>
              </w:rPr>
              <w:t>SwappedKeys</w:t>
            </w:r>
            <w:proofErr w:type="spellEnd"/>
          </w:p>
        </w:tc>
        <w:tc>
          <w:tcPr>
            <w:tcW w:w="0" w:type="auto"/>
            <w:vAlign w:val="center"/>
            <w:hideMark/>
          </w:tcPr>
          <w:p w14:paraId="2A49557D"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0" w:type="auto"/>
            <w:vAlign w:val="center"/>
            <w:hideMark/>
          </w:tcPr>
          <w:p w14:paraId="5A61573A"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0" w:type="auto"/>
            <w:vAlign w:val="center"/>
            <w:hideMark/>
          </w:tcPr>
          <w:p w14:paraId="635C3C76"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r>
      <w:tr w:rsidR="00CE7AE0" w:rsidRPr="0072511C" w14:paraId="74BC514E" w14:textId="77777777" w:rsidTr="0072511C">
        <w:trPr>
          <w:tblCellSpacing w:w="15" w:type="dxa"/>
        </w:trPr>
        <w:tc>
          <w:tcPr>
            <w:tcW w:w="0" w:type="auto"/>
            <w:vAlign w:val="center"/>
            <w:hideMark/>
          </w:tcPr>
          <w:p w14:paraId="5FCCD6E7"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RT</w:t>
            </w:r>
          </w:p>
        </w:tc>
        <w:tc>
          <w:tcPr>
            <w:tcW w:w="0" w:type="auto"/>
            <w:vAlign w:val="center"/>
            <w:hideMark/>
          </w:tcPr>
          <w:p w14:paraId="505D4E2F"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0" w:type="auto"/>
            <w:vAlign w:val="center"/>
            <w:hideMark/>
          </w:tcPr>
          <w:p w14:paraId="268D3AFD"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0" w:type="auto"/>
            <w:vAlign w:val="center"/>
            <w:hideMark/>
          </w:tcPr>
          <w:p w14:paraId="131CD48E"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r>
      <w:tr w:rsidR="00CE7AE0" w:rsidRPr="0072511C" w14:paraId="09FE0D2F" w14:textId="77777777" w:rsidTr="0072511C">
        <w:trPr>
          <w:tblCellSpacing w:w="15" w:type="dxa"/>
        </w:trPr>
        <w:tc>
          <w:tcPr>
            <w:tcW w:w="0" w:type="auto"/>
            <w:vAlign w:val="center"/>
            <w:hideMark/>
          </w:tcPr>
          <w:p w14:paraId="7720825F"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proofErr w:type="spellStart"/>
            <w:r w:rsidRPr="0072511C">
              <w:rPr>
                <w:rFonts w:ascii="Times" w:eastAsia="Times New Roman" w:hAnsi="Times"/>
                <w:sz w:val="24"/>
                <w:lang w:eastAsia="en-US"/>
              </w:rPr>
              <w:t>MissingTrials</w:t>
            </w:r>
            <w:proofErr w:type="spellEnd"/>
          </w:p>
        </w:tc>
        <w:tc>
          <w:tcPr>
            <w:tcW w:w="0" w:type="auto"/>
            <w:vAlign w:val="center"/>
            <w:hideMark/>
          </w:tcPr>
          <w:p w14:paraId="3536651B"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0" w:type="auto"/>
            <w:vAlign w:val="center"/>
            <w:hideMark/>
          </w:tcPr>
          <w:p w14:paraId="02D19A8C"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0" w:type="auto"/>
            <w:vAlign w:val="center"/>
            <w:hideMark/>
          </w:tcPr>
          <w:p w14:paraId="3E22A941"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r>
      <w:tr w:rsidR="00CE7AE0" w:rsidRPr="0072511C" w14:paraId="421B9CA2" w14:textId="77777777" w:rsidTr="0072511C">
        <w:trPr>
          <w:tblCellSpacing w:w="15" w:type="dxa"/>
        </w:trPr>
        <w:tc>
          <w:tcPr>
            <w:tcW w:w="0" w:type="auto"/>
            <w:vAlign w:val="center"/>
            <w:hideMark/>
          </w:tcPr>
          <w:p w14:paraId="40493E64"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commentRangeStart w:id="100"/>
            <w:commentRangeStart w:id="101"/>
            <w:r w:rsidRPr="0072511C">
              <w:rPr>
                <w:rFonts w:ascii="Times" w:eastAsia="Times New Roman" w:hAnsi="Times"/>
                <w:sz w:val="24"/>
                <w:lang w:eastAsia="en-US"/>
              </w:rPr>
              <w:t>TOTAL</w:t>
            </w:r>
          </w:p>
        </w:tc>
        <w:tc>
          <w:tcPr>
            <w:tcW w:w="0" w:type="auto"/>
            <w:vAlign w:val="center"/>
            <w:hideMark/>
          </w:tcPr>
          <w:p w14:paraId="54EB4DB4"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4 (6.2%)</w:t>
            </w:r>
          </w:p>
        </w:tc>
        <w:tc>
          <w:tcPr>
            <w:tcW w:w="0" w:type="auto"/>
            <w:vAlign w:val="center"/>
            <w:hideMark/>
          </w:tcPr>
          <w:p w14:paraId="6210E840"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4 (6.2%)</w:t>
            </w:r>
          </w:p>
        </w:tc>
        <w:tc>
          <w:tcPr>
            <w:tcW w:w="0" w:type="auto"/>
            <w:vAlign w:val="center"/>
            <w:hideMark/>
          </w:tcPr>
          <w:p w14:paraId="3DAAD4BD" w14:textId="77777777" w:rsidR="0072511C" w:rsidRPr="0072511C" w:rsidRDefault="0072511C"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4 (6.3%)</w:t>
            </w:r>
            <w:commentRangeEnd w:id="100"/>
            <w:r>
              <w:rPr>
                <w:rStyle w:val="CommentReference"/>
              </w:rPr>
              <w:commentReference w:id="100"/>
            </w:r>
            <w:r w:rsidR="00CE7AE0">
              <w:rPr>
                <w:rStyle w:val="CommentReference"/>
              </w:rPr>
              <w:commentReference w:id="101"/>
            </w:r>
          </w:p>
        </w:tc>
      </w:tr>
      <w:commentRangeEnd w:id="101"/>
    </w:tbl>
    <w:p w14:paraId="60D3C7E7" w14:textId="416C62C0" w:rsidR="00172D88" w:rsidRPr="00ED3418" w:rsidRDefault="00172D88" w:rsidP="00CE7AE0">
      <w:pPr>
        <w:rPr>
          <w:szCs w:val="22"/>
        </w:rPr>
      </w:pPr>
    </w:p>
    <w:p w14:paraId="761542E1" w14:textId="7F02E439" w:rsidR="00172D88" w:rsidRDefault="00C310F4" w:rsidP="00172D88">
      <w:pPr>
        <w:jc w:val="center"/>
        <w:rPr>
          <w:szCs w:val="22"/>
        </w:rPr>
      </w:pPr>
      <w:r>
        <w:rPr>
          <w:noProof/>
        </w:rPr>
        <w:drawing>
          <wp:inline distT="0" distB="0" distL="0" distR="0" wp14:anchorId="4689B7A2" wp14:editId="2C5697A5">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A11329">
        <w:rPr>
          <w:szCs w:val="22"/>
          <w:highlight w:val="cyan"/>
        </w:rPr>
        <w:t xml:space="preserve"> </w:t>
      </w:r>
    </w:p>
    <w:p w14:paraId="73F3B120" w14:textId="10DC8E8F" w:rsidR="00C310F4" w:rsidRPr="00C310F4" w:rsidRDefault="00C310F4" w:rsidP="003F5649">
      <w:pPr>
        <w:pStyle w:val="Caption"/>
      </w:pPr>
      <w:bookmarkStart w:id="102" w:name="_Ref135474057"/>
      <w:r w:rsidRPr="00C310F4">
        <w:t xml:space="preserve">Figure </w:t>
      </w:r>
      <w:r w:rsidRPr="00C310F4">
        <w:fldChar w:fldCharType="begin"/>
      </w:r>
      <w:r w:rsidRPr="00C310F4">
        <w:instrText xml:space="preserve"> SEQ Figure \* ARABIC </w:instrText>
      </w:r>
      <w:r w:rsidRPr="00C310F4">
        <w:fldChar w:fldCharType="separate"/>
      </w:r>
      <w:r w:rsidRPr="003F5649">
        <w:t>3</w:t>
      </w:r>
      <w:r w:rsidRPr="00C310F4">
        <w:fldChar w:fldCharType="end"/>
      </w:r>
      <w:bookmarkEnd w:id="102"/>
      <w:r w:rsidRPr="00C310F4">
        <w:tab/>
        <w:t>Summary of participant exclusions, as well as participants’ mean reaction times and standard deviations for Experiments 1a-c.</w:t>
      </w:r>
    </w:p>
    <w:p w14:paraId="6596E0D9" w14:textId="21BCAF31" w:rsidR="00172D88" w:rsidRPr="00ED3418" w:rsidDel="00C310F4" w:rsidRDefault="00172D88" w:rsidP="00172D88">
      <w:pPr>
        <w:pStyle w:val="Caption"/>
        <w:rPr>
          <w:del w:id="103" w:author="Jaeger, Florian" w:date="2023-05-20T11:19:00Z"/>
          <w:szCs w:val="22"/>
        </w:rPr>
      </w:pPr>
      <w:bookmarkStart w:id="104" w:name="_Ref81589633"/>
      <w:del w:id="105" w:author="Jaeger, Florian" w:date="2023-05-20T11:19:00Z">
        <w:r w:rsidRPr="00ED3418" w:rsidDel="00C310F4">
          <w:rPr>
            <w:szCs w:val="22"/>
          </w:rPr>
          <w:delText xml:space="preserve">Table </w:delText>
        </w:r>
        <w:r w:rsidR="002A2426" w:rsidRPr="00ED3418" w:rsidDel="00C310F4">
          <w:rPr>
            <w:szCs w:val="22"/>
          </w:rPr>
          <w:fldChar w:fldCharType="begin"/>
        </w:r>
        <w:r w:rsidR="002A2426" w:rsidRPr="00ED3418" w:rsidDel="00C310F4">
          <w:rPr>
            <w:szCs w:val="22"/>
          </w:rPr>
          <w:delInstrText xml:space="preserve"> SEQ Table \* ARABIC </w:delInstrText>
        </w:r>
        <w:r w:rsidR="002A2426" w:rsidRPr="00ED3418" w:rsidDel="00C310F4">
          <w:rPr>
            <w:szCs w:val="22"/>
          </w:rPr>
          <w:fldChar w:fldCharType="separate"/>
        </w:r>
        <w:r w:rsidRPr="00ED3418" w:rsidDel="00C310F4">
          <w:rPr>
            <w:noProof/>
            <w:szCs w:val="22"/>
          </w:rPr>
          <w:delText>1</w:delText>
        </w:r>
        <w:r w:rsidR="002A2426" w:rsidRPr="00ED3418" w:rsidDel="00C310F4">
          <w:rPr>
            <w:noProof/>
            <w:szCs w:val="22"/>
          </w:rPr>
          <w:fldChar w:fldCharType="end"/>
        </w:r>
        <w:bookmarkEnd w:id="104"/>
        <w:r w:rsidRPr="00ED3418" w:rsidDel="00C310F4">
          <w:rPr>
            <w:szCs w:val="22"/>
          </w:rPr>
          <w:tab/>
          <w:delText>Summary of participant exclusions for Experiments 1a-</w:delText>
        </w:r>
      </w:del>
      <w:del w:id="106" w:author="Jaeger, Florian" w:date="2023-05-20T10:20:00Z">
        <w:r w:rsidRPr="00ED3418" w:rsidDel="00FA67B2">
          <w:rPr>
            <w:szCs w:val="22"/>
          </w:rPr>
          <w:delText>1</w:delText>
        </w:r>
      </w:del>
      <w:del w:id="107"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to</w:t>
      </w:r>
      <w:r w:rsidR="00CA07C9">
        <w:rPr>
          <w:szCs w:val="22"/>
        </w:rPr>
        <w:t xml:space="preserve"> test </w:t>
      </w:r>
      <w:proofErr w:type="gramStart"/>
      <w:r w:rsidR="00CA07C9">
        <w:rPr>
          <w:szCs w:val="22"/>
        </w:rPr>
        <w:t xml:space="preserve">whether </w:t>
      </w:r>
      <w:r w:rsidRPr="00ED3418">
        <w:rPr>
          <w:szCs w:val="22"/>
        </w:rPr>
        <w:t xml:space="preserve"> listeners</w:t>
      </w:r>
      <w:proofErr w:type="gramEnd"/>
      <w:r w:rsidR="00CA07C9">
        <w:rPr>
          <w:szCs w:val="22"/>
        </w:rPr>
        <w:t xml:space="preserve"> compensate for the (visually evident) effects on articulation of a pen in the </w:t>
      </w:r>
      <w:r w:rsidR="00CA07C9">
        <w:rPr>
          <w:szCs w:val="22"/>
        </w:rPr>
        <w:t>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e</w:t>
      </w:r>
      <w:r w:rsidRPr="00ED3418">
        <w:rPr>
          <w:szCs w:val="22"/>
        </w:rPr>
        <w:t xml:space="preserv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lastRenderedPageBreak/>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visual bias (effect coded: .5 = /ʃ/-bias vs. -.5 = /s/-bias), acoustic continuum</w:t>
      </w:r>
      <w:r w:rsidRPr="00ED3418">
        <w:rPr>
          <w:szCs w:val="22"/>
        </w:rPr>
        <w:t>,</w:t>
      </w:r>
      <w:r w:rsidRPr="00ED3418">
        <w:rPr>
          <w:szCs w:val="22"/>
        </w:rPr>
        <w:t xml:space="preserve"> </w:t>
      </w:r>
      <w:r w:rsidR="00CE6460" w:rsidRPr="003F5649">
        <w:t xml:space="preserve">and </w:t>
      </w:r>
      <w:commentRangeStart w:id="108"/>
      <w:r w:rsidR="00CE6460" w:rsidRPr="003F5649">
        <w:t>test block</w:t>
      </w:r>
      <w:commentRangeEnd w:id="108"/>
      <w:r w:rsidR="007E5D3F" w:rsidRPr="00BC07C7">
        <w:rPr>
          <w:rStyle w:val="CommentReference"/>
        </w:rPr>
        <w:commentReference w:id="108"/>
      </w:r>
      <w:r w:rsidR="00CE6460" w:rsidRPr="00BC07C7">
        <w:rPr>
          <w:szCs w:val="22"/>
        </w:rPr>
        <w:t xml:space="preserve"> </w:t>
      </w:r>
      <w:r w:rsidRPr="00BC07C7">
        <w:rPr>
          <w:szCs w:val="22"/>
        </w:rPr>
        <w:t xml:space="preserve">as well as all their interactions. </w:t>
      </w:r>
      <w:r w:rsidR="00996AA2">
        <w:rPr>
          <w:szCs w:val="22"/>
        </w:rPr>
        <w:t>The</w:t>
      </w:r>
      <w:r w:rsidR="00996AA2">
        <w:rPr>
          <w:szCs w:val="22"/>
        </w:rPr>
        <w:t xml:space="preserv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109"/>
      <w:r w:rsidR="0024688C" w:rsidRPr="003F5649">
        <w:t>Charpentier</w:t>
      </w:r>
      <w:commentRangeEnd w:id="109"/>
      <w:r w:rsidR="0024688C" w:rsidRPr="00BC07C7">
        <w:rPr>
          <w:rStyle w:val="CommentReference"/>
        </w:rPr>
        <w:commentReference w:id="109"/>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110" w:author="Jaeger, Florian" w:date="2023-05-22T16:42:00Z">
        <w:r w:rsidR="00CE7AE0" w:rsidRPr="00ED3418">
          <w:rPr>
            <w:szCs w:val="22"/>
          </w:rPr>
          <w:t>Liu &amp; Jaeger, 2018, 2019</w:t>
        </w:r>
      </w:ins>
      <w:del w:id="111" w:author="Jaeger, Florian" w:date="2023-05-22T16:42:00Z">
        <w:r w:rsidR="00B26E09" w:rsidRPr="00ED3418" w:rsidDel="00CE7AE0">
          <w:rPr>
            <w:szCs w:val="22"/>
          </w:rPr>
          <w:delText>(</w:delText>
        </w:r>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112"/>
      <w:commentRangeStart w:id="113"/>
      <w:r w:rsidR="0072511C">
        <w:rPr>
          <w:szCs w:val="22"/>
        </w:rPr>
        <w:t>Zhang &amp; Samuel, 2023; Hodges, Cummings, &amp; Theodore, in prep.</w:t>
      </w:r>
      <w:commentRangeEnd w:id="112"/>
      <w:r w:rsidR="0072511C">
        <w:rPr>
          <w:rStyle w:val="CommentReference"/>
        </w:rPr>
        <w:commentReference w:id="112"/>
      </w:r>
      <w:commentRangeEnd w:id="113"/>
      <w:r w:rsidR="00CE7AE0">
        <w:rPr>
          <w:rStyle w:val="CommentReference"/>
        </w:rPr>
        <w:commentReference w:id="113"/>
      </w:r>
      <w:r w:rsidR="00B26E09">
        <w:rPr>
          <w:szCs w:val="22"/>
        </w:rPr>
        <w:t xml:space="preserve">). </w:t>
      </w:r>
      <w:del w:id="114" w:author="Jaeger, Florian" w:date="2023-05-22T16:44:00Z">
        <w:r w:rsidR="00B26E09" w:rsidRPr="00ED3418" w:rsidDel="00CE7AE0">
          <w:rPr>
            <w:szCs w:val="22"/>
          </w:rPr>
          <w:delText xml:space="preserve">(Liu &amp; Jaeger, 2018, 2019; </w:delText>
        </w:r>
        <w:r w:rsidR="00B26E09" w:rsidDel="00CE7AE0">
          <w:rPr>
            <w:szCs w:val="22"/>
          </w:rPr>
          <w:delText>Tzeng, Nygaard, &amp; Theodore, 2021).</w:delText>
        </w:r>
        <w:r w:rsidR="00B26E09" w:rsidDel="00CE7AE0">
          <w:rPr>
            <w:szCs w:val="22"/>
          </w:rPr>
          <w:delText xml:space="preserve">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m:t>
        </m:r>
        <m:r>
          <w:rPr>
            <w:rFonts w:ascii="Cambria Math" w:hAnsi="Cambria Math"/>
            <w:szCs w:val="22"/>
            <w:highlight w:val="yellow"/>
          </w:rPr>
          <m:t>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377B7B2A"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Pr>
          <w:szCs w:val="22"/>
        </w:rPr>
        <w:t xml:space="preserve"> </w:t>
      </w:r>
      <w:r w:rsidR="004D065A" w:rsidRPr="00CE7AE0">
        <w:rPr>
          <w:szCs w:val="22"/>
          <w:highlight w:val="yellow"/>
        </w:rPr>
        <w:t xml:space="preserve">Table/Figure </w:t>
      </w:r>
      <w:r w:rsidR="00571B57" w:rsidRPr="00CE7AE0">
        <w:rPr>
          <w:szCs w:val="22"/>
          <w:highlight w:val="yellow"/>
        </w:rPr>
        <w:t>XXX</w:t>
      </w:r>
      <w:r w:rsidR="00571B57">
        <w:rPr>
          <w:szCs w:val="22"/>
        </w:rPr>
        <w:t xml:space="preserve"> summarizes those tests for all three experiments.</w:t>
      </w:r>
      <w:r w:rsidR="000A4738">
        <w:rPr>
          <w:rStyle w:val="FootnoteReference"/>
          <w:szCs w:val="22"/>
        </w:rPr>
        <w:footnoteReference w:id="4"/>
      </w:r>
      <w:r w:rsidR="00571B57">
        <w:rPr>
          <w:szCs w:val="22"/>
        </w:rPr>
        <w:t xml:space="preserve"> </w:t>
      </w:r>
    </w:p>
    <w:p w14:paraId="00266130" w14:textId="77777777" w:rsidR="009625D1" w:rsidRDefault="009625D1" w:rsidP="00571B57">
      <w:pPr>
        <w:rPr>
          <w:szCs w:val="22"/>
        </w:rPr>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r w:rsidRPr="00ED3418">
        <w:rPr>
          <w:szCs w:val="22"/>
        </w:rPr>
        <w:tab/>
      </w:r>
      <w:r w:rsidR="00825EE6">
        <w:rPr>
          <w:szCs w:val="22"/>
        </w:rPr>
        <w:t>Summary of hypothesis tests based on GLMM analyses for</w:t>
      </w:r>
      <w:r w:rsidRPr="00ED3418">
        <w:rPr>
          <w:szCs w:val="22"/>
        </w:rPr>
        <w:t xml:space="preserve"> Experiments 1a-</w:t>
      </w:r>
      <w:r w:rsidRPr="00ED3418">
        <w:rPr>
          <w:szCs w:val="22"/>
        </w:rPr>
        <w:t>c</w:t>
      </w:r>
      <w:r w:rsidRPr="00ED3418">
        <w:rPr>
          <w:szCs w:val="22"/>
        </w:rPr>
        <w:t>.</w:t>
      </w:r>
      <w:r w:rsidR="00825EE6">
        <w:rPr>
          <w:szCs w:val="22"/>
        </w:rPr>
        <w:t xml:space="preserve"> </w:t>
      </w:r>
      <w:r w:rsidR="00825EE6" w:rsidRPr="003F5649">
        <w:t xml:space="preserve">Hypotheses </w:t>
      </w:r>
      <w:commentRangeStart w:id="115"/>
      <w:r w:rsidR="00825EE6" w:rsidRPr="003F5649">
        <w:t xml:space="preserve">for which we had not strong expectations are </w:t>
      </w:r>
      <w:commentRangeStart w:id="116"/>
      <w:r w:rsidR="00825EE6" w:rsidRPr="003F5649">
        <w:t>shown with shaded backgrounds.</w:t>
      </w:r>
      <w:commentRangeEnd w:id="116"/>
      <w:r w:rsidR="00825EE6" w:rsidRPr="003F5649">
        <w:rPr>
          <w:rStyle w:val="CommentReference"/>
          <w:color w:val="auto"/>
        </w:rPr>
        <w:commentReference w:id="116"/>
      </w:r>
      <w:commentRangeEnd w:id="115"/>
      <w:r w:rsidR="004F276B">
        <w:rPr>
          <w:rStyle w:val="CommentReference"/>
          <w:i w:val="0"/>
          <w:iCs w:val="0"/>
          <w:color w:val="auto"/>
        </w:rPr>
        <w:commentReference w:id="115"/>
      </w:r>
    </w:p>
    <w:p w14:paraId="367CD34B" w14:textId="77777777" w:rsidR="006D093A" w:rsidRDefault="006D093A" w:rsidP="006D093A">
      <w:pPr>
        <w:rPr>
          <w:szCs w:val="22"/>
        </w:rPr>
      </w:pPr>
      <w:r>
        <w:rPr>
          <w:szCs w:val="22"/>
        </w:rPr>
        <w:t>Of primary interest, participants in all three experiments were less likely to respond “</w:t>
      </w:r>
      <w:proofErr w:type="spellStart"/>
      <w:r>
        <w:rPr>
          <w:szCs w:val="22"/>
        </w:rPr>
        <w:t>ashi</w:t>
      </w:r>
      <w:proofErr w:type="spellEnd"/>
      <w:r>
        <w:rPr>
          <w:szCs w:val="22"/>
        </w:rPr>
        <w:t>” if the pen was in the mouth (BFs &gt; 19.6), as predicted by the compensation hypothesis. There also was evidence that this effect increased for stimuli that were acoustically or visually more “</w:t>
      </w:r>
      <w:proofErr w:type="spellStart"/>
      <w:r>
        <w:rPr>
          <w:szCs w:val="22"/>
        </w:rPr>
        <w:t>ashi</w:t>
      </w:r>
      <w:proofErr w:type="spellEnd"/>
      <w:r>
        <w:rPr>
          <w:szCs w:val="22"/>
        </w:rPr>
        <w:t>”-like. This evidence was strongest for Experiment 1c (BFs &gt; 13.5),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p>
    <w:p w14:paraId="6DC2C1D4" w14:textId="77777777" w:rsidR="006D093A" w:rsidRDefault="006D093A" w:rsidP="006D093A">
      <w:pPr>
        <w:rPr>
          <w:szCs w:val="22"/>
        </w:rPr>
      </w:pPr>
    </w:p>
    <w:p w14:paraId="6392DD32" w14:textId="77777777" w:rsidR="006D093A" w:rsidRDefault="006D093A" w:rsidP="006D093A">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143CB8AF" w14:textId="77777777" w:rsidR="006D093A" w:rsidRDefault="006D093A" w:rsidP="006D093A">
      <w:pPr>
        <w:pStyle w:val="Caption"/>
        <w:rPr>
          <w:szCs w:val="22"/>
        </w:rPr>
      </w:pPr>
      <w:r w:rsidRPr="00ED3418">
        <w:rPr>
          <w:szCs w:val="22"/>
        </w:rPr>
        <w:lastRenderedPageBreak/>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r>
        <w:rPr>
          <w:noProof/>
          <w:szCs w:val="22"/>
        </w:rPr>
        <w:t>.</w:t>
      </w:r>
      <w:r w:rsidRPr="00ED3418">
        <w:rPr>
          <w:szCs w:val="22"/>
        </w:rPr>
        <w:tab/>
      </w:r>
      <w:r>
        <w:rPr>
          <w:szCs w:val="22"/>
        </w:rPr>
        <w:t>Summary of participants’ responses in Experiments 1a-c, depending on pen location and acoustic continuum step. Shaded intervals show predictions based on posterior draws from the GLMM, marginalizing over all other population- and group-level effects (fixed and random effects).</w:t>
      </w:r>
    </w:p>
    <w:p w14:paraId="7885CC2A" w14:textId="0D8AE281"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9E8843E"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listeners were more likely to categorize an audiovisual input as “</w:t>
      </w:r>
      <w:proofErr w:type="spellStart"/>
      <w:r w:rsidR="00A47696">
        <w:rPr>
          <w:szCs w:val="22"/>
        </w:rPr>
        <w:t>ashi</w:t>
      </w:r>
      <w:proofErr w:type="spellEnd"/>
      <w:r w:rsidR="00A47696">
        <w:rPr>
          <w:szCs w:val="22"/>
        </w:rPr>
        <w:t>”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0D6B07C7"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del w:id="117" w:author="Jaeger, Florian" w:date="2023-05-22T16:56:00Z">
        <w:r w:rsidR="00A9453C" w:rsidDel="00244AD2">
          <w:rPr>
            <w:szCs w:val="22"/>
          </w:rPr>
          <w:delText>(REFS)</w:delText>
        </w:r>
      </w:del>
      <w:ins w:id="118" w:author="Jaeger, Florian" w:date="2023-05-22T16:56:00Z">
        <w:r w:rsidR="00244AD2">
          <w:rPr>
            <w:szCs w:val="22"/>
          </w:rPr>
          <w:t xml:space="preserve">(similar to the effects of a </w:t>
        </w:r>
        <w:commentRangeStart w:id="119"/>
        <w:r w:rsidR="00244AD2">
          <w:rPr>
            <w:szCs w:val="22"/>
          </w:rPr>
          <w:t>bite block</w:t>
        </w:r>
      </w:ins>
      <w:commentRangeEnd w:id="119"/>
      <w:ins w:id="120" w:author="Jaeger, Florian" w:date="2023-05-22T16:57:00Z">
        <w:r w:rsidR="00244AD2">
          <w:rPr>
            <w:rStyle w:val="CommentReference"/>
          </w:rPr>
          <w:commentReference w:id="119"/>
        </w:r>
      </w:ins>
      <w:ins w:id="121" w:author="Jaeger, Florian" w:date="2023-05-22T16:56:00Z">
        <w:r w:rsidR="00244AD2">
          <w:rPr>
            <w:szCs w:val="22"/>
          </w:rPr>
          <w:t>,</w:t>
        </w:r>
      </w:ins>
      <w:ins w:id="122" w:author="Jaeger, Florian" w:date="2023-05-22T16:57:00Z">
        <w:r w:rsidR="00244AD2">
          <w:rPr>
            <w:szCs w:val="22"/>
          </w:rPr>
          <w:t xml:space="preserve"> </w:t>
        </w:r>
        <w:r w:rsidR="00244AD2" w:rsidRPr="00ED3418">
          <w:rPr>
            <w:szCs w:val="22"/>
          </w:rPr>
          <w:t xml:space="preserve">McFarland &amp; Baum, 1995; Baum et al. </w:t>
        </w:r>
        <w:r w:rsidR="00244AD2" w:rsidRPr="00ED3418">
          <w:rPr>
            <w:szCs w:val="22"/>
          </w:rPr>
          <w:t>1996</w:t>
        </w:r>
        <w:r w:rsidR="00244AD2">
          <w:rPr>
            <w:szCs w:val="22"/>
          </w:rPr>
          <w:t>)</w:t>
        </w:r>
      </w:ins>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Pr>
          <w:szCs w:val="22"/>
        </w:rPr>
        <w:t>ashi</w:t>
      </w:r>
      <w:proofErr w:type="spellEnd"/>
      <w:r>
        <w:rPr>
          <w:szCs w:val="22"/>
        </w:rPr>
        <w:t>”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commentRangeStart w:id="123"/>
      <w:commentRangeStart w:id="124"/>
      <w:r>
        <w:rPr>
          <w:szCs w:val="22"/>
        </w:rPr>
        <w:t xml:space="preserve">Instead, the results of Experiments 1a-c </w:t>
      </w:r>
      <w:r w:rsidR="001D0660">
        <w:rPr>
          <w:szCs w:val="22"/>
        </w:rPr>
        <w:lastRenderedPageBreak/>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del w:id="125" w:author="Jaeger, Florian" w:date="2023-05-22T16:47:00Z">
        <w:r w:rsidR="001D0660" w:rsidDel="00CE7AE0">
          <w:rPr>
            <w:szCs w:val="22"/>
          </w:rPr>
          <w:delText>other v</w:delText>
        </w:r>
        <w:r w:rsidDel="00CE7AE0">
          <w:rPr>
            <w:szCs w:val="22"/>
          </w:rPr>
          <w:delText>isually evident articulatory obstructions (</w:delText>
        </w:r>
        <w:r w:rsidR="0072511C" w:rsidDel="00CE7AE0">
          <w:rPr>
            <w:szCs w:val="22"/>
          </w:rPr>
          <w:delText>McFarland &amp; Baum, 1995</w:delText>
        </w:r>
        <w:commentRangeStart w:id="126"/>
        <w:commentRangeEnd w:id="126"/>
        <w:r w:rsidDel="00CE7AE0">
          <w:rPr>
            <w:rStyle w:val="CommentReference"/>
          </w:rPr>
          <w:commentReference w:id="126"/>
        </w:r>
        <w:r w:rsidDel="00CE7AE0">
          <w:rPr>
            <w:szCs w:val="22"/>
          </w:rPr>
          <w:delText>)</w:delText>
        </w:r>
        <w:r w:rsidR="001D0660" w:rsidDel="00CE7AE0">
          <w:rPr>
            <w:szCs w:val="22"/>
          </w:rPr>
          <w:delText xml:space="preserve"> </w:delText>
        </w:r>
        <w:commentRangeEnd w:id="123"/>
        <w:r w:rsidR="00067907" w:rsidDel="00CE7AE0">
          <w:rPr>
            <w:rStyle w:val="CommentReference"/>
          </w:rPr>
          <w:commentReference w:id="123"/>
        </w:r>
      </w:del>
      <w:commentRangeEnd w:id="124"/>
      <w:r w:rsidR="00CE7AE0">
        <w:rPr>
          <w:rStyle w:val="CommentReference"/>
        </w:rPr>
        <w:commentReference w:id="124"/>
      </w:r>
      <w:del w:id="127" w:author="Jaeger, Florian" w:date="2023-05-22T16:47:00Z">
        <w:r w:rsidR="001D0660" w:rsidDel="00CE7AE0">
          <w:rPr>
            <w:szCs w:val="22"/>
          </w:rPr>
          <w:delText xml:space="preserve">as well as </w:delText>
        </w:r>
      </w:del>
      <w:r w:rsidR="001D0660">
        <w:rPr>
          <w:szCs w:val="22"/>
        </w:rPr>
        <w:t>surrounding phonetic context (REF)</w:t>
      </w:r>
      <w:r>
        <w:rPr>
          <w:szCs w:val="22"/>
        </w:rPr>
        <w:t>.</w:t>
      </w:r>
    </w:p>
    <w:p w14:paraId="33FF6A2F" w14:textId="77777777" w:rsidR="00E17FC6" w:rsidRDefault="001D0660" w:rsidP="00E17FC6">
      <w:pPr>
        <w:rPr>
          <w:szCs w:val="22"/>
          <w:highlight w:val="yellow"/>
        </w:rPr>
      </w:pPr>
      <w:commentRangeStart w:id="128"/>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E17FC6" w:rsidRPr="00CE7AE0">
        <w:rPr>
          <w:szCs w:val="22"/>
          <w:highlight w:val="yellow"/>
        </w:rPr>
        <w:t>XXXXX</w:t>
      </w:r>
      <w:commentRangeEnd w:id="128"/>
      <w:r w:rsidR="0080495B">
        <w:rPr>
          <w:rStyle w:val="CommentReference"/>
        </w:rPr>
        <w:commentReference w:id="128"/>
      </w:r>
    </w:p>
    <w:p w14:paraId="4804E457" w14:textId="611706DD" w:rsidR="000E2896" w:rsidRDefault="00E17FC6" w:rsidP="000E2896">
      <w:pPr>
        <w:rPr>
          <w:szCs w:val="22"/>
        </w:rPr>
      </w:pPr>
      <w:r w:rsidRPr="00CE7AE0">
        <w:rPr>
          <w:szCs w:val="22"/>
        </w:rPr>
        <w:t xml:space="preserve">Beyond the effects of the pen, Experiments 1a-c validated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(.28 to .34 in Experiment 1a-c vs. .3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129"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129"/>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p>
    <w:p w14:paraId="3055CA77" w14:textId="77777777" w:rsidR="000E2896" w:rsidRPr="00CE7AE0" w:rsidRDefault="000E2896" w:rsidP="00E17FC6">
      <w:pPr>
        <w:rPr>
          <w:szCs w:val="22"/>
        </w:rPr>
      </w:pPr>
    </w:p>
    <w:p w14:paraId="07C541D8" w14:textId="77777777" w:rsidR="00244AD2" w:rsidRDefault="00244AD2" w:rsidP="00CE7AE0">
      <w:pPr>
        <w:ind w:firstLine="0"/>
        <w:rPr>
          <w:ins w:id="130" w:author="Jaeger, Florian" w:date="2023-05-22T16:51:00Z"/>
          <w:szCs w:val="22"/>
        </w:rPr>
      </w:pPr>
    </w:p>
    <w:p w14:paraId="64F90B53" w14:textId="77777777" w:rsidR="00244AD2" w:rsidRDefault="00244AD2" w:rsidP="00CE7AE0">
      <w:pPr>
        <w:ind w:firstLine="0"/>
        <w:rPr>
          <w:ins w:id="131" w:author="Jaeger, Florian" w:date="2023-05-22T16:51:00Z"/>
          <w:szCs w:val="22"/>
        </w:rPr>
      </w:pPr>
    </w:p>
    <w:p w14:paraId="243D23C7" w14:textId="77777777" w:rsidR="00244AD2" w:rsidRDefault="00244AD2" w:rsidP="00CE7AE0">
      <w:pPr>
        <w:ind w:firstLine="0"/>
        <w:rPr>
          <w:ins w:id="132" w:author="Jaeger, Florian" w:date="2023-05-22T16:51:00Z"/>
          <w:szCs w:val="22"/>
        </w:rPr>
      </w:pPr>
    </w:p>
    <w:p w14:paraId="5C9FDFCE" w14:textId="77777777" w:rsidR="00244AD2" w:rsidRDefault="00244AD2" w:rsidP="00CE7AE0">
      <w:pPr>
        <w:ind w:firstLine="0"/>
        <w:rPr>
          <w:ins w:id="133" w:author="Jaeger, Florian" w:date="2023-05-22T16:51:00Z"/>
          <w:szCs w:val="22"/>
        </w:rPr>
      </w:pPr>
      <w:ins w:id="134" w:author="Jaeger, Florian" w:date="2023-05-22T16:51:00Z">
        <w:r>
          <w:rPr>
            <w:szCs w:val="22"/>
          </w:rPr>
          <w:t>MOVED HERE TO BE INTEGRATED INTO LATER EXPERIMENTS:</w:t>
        </w:r>
      </w:ins>
    </w:p>
    <w:p w14:paraId="2AA42922" w14:textId="7C59BDFF" w:rsidR="004526C4" w:rsidRDefault="00244AD2" w:rsidP="00CE7AE0">
      <w:pPr>
        <w:ind w:firstLine="0"/>
        <w:rPr>
          <w:szCs w:val="22"/>
        </w:rPr>
      </w:pPr>
      <w:moveToRangeStart w:id="135" w:author="Jaeger, Florian" w:date="2023-05-22T16:51:00Z" w:name="move135666718"/>
      <w:moveTo w:id="136"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 xml:space="preserve">has been </w:t>
        </w:r>
        <w:r w:rsidRPr="00ED3418">
          <w:rPr>
            <w:szCs w:val="22"/>
          </w:rPr>
          <w:lastRenderedPageBreak/>
          <w:t>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w:t>
        </w:r>
        <w:r w:rsidRPr="00ED3418">
          <w:rPr>
            <w:szCs w:val="22"/>
          </w:rPr>
          <w:t>1996)</w:t>
        </w:r>
        <w:r>
          <w:rPr>
            <w:szCs w:val="22"/>
          </w:rPr>
          <w:t>.</w:t>
        </w:r>
        <w:r w:rsidRPr="00ED3418">
          <w:rPr>
            <w:szCs w:val="22"/>
          </w:rPr>
          <w:t xml:space="preserve"> </w:t>
        </w:r>
      </w:moveTo>
      <w:moveToRangeEnd w:id="135"/>
      <w:r w:rsidR="00620763" w:rsidRPr="00BF6D97">
        <w:rPr>
          <w:szCs w:val="22"/>
        </w:rPr>
        <w:t xml:space="preserve"> </w:t>
      </w:r>
      <w:bookmarkStart w:id="137"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137"/>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w:t>
      </w:r>
      <w:r w:rsidRPr="008736CF">
        <w:rPr>
          <w:szCs w:val="22"/>
        </w:rPr>
        <w:lastRenderedPageBreak/>
        <w:t xml:space="preserve">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lastRenderedPageBreak/>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lastRenderedPageBreak/>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 xml:space="preserve">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w:t>
      </w:r>
      <w:r w:rsidRPr="00ED3418">
        <w:rPr>
          <w:szCs w:val="22"/>
        </w:rPr>
        <w:lastRenderedPageBreak/>
        <w:t>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w:t>
      </w:r>
      <w:r w:rsidR="005E5AD7" w:rsidRPr="005E5AD7">
        <w:rPr>
          <w:szCs w:val="22"/>
          <w:shd w:val="clear" w:color="auto" w:fill="EFEFEF"/>
        </w:rPr>
        <w:lastRenderedPageBreak/>
        <w:t>(2018).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Instructions</w:t>
      </w:r>
      <w:proofErr w:type="gramStart"/>
      <w:r w:rsidRPr="00ED3418">
        <w:rPr>
          <w:i/>
          <w:iCs/>
          <w:szCs w:val="22"/>
        </w:rPr>
        <w:t xml:space="preserve">. </w:t>
      </w:r>
      <w:r w:rsidRPr="00303033">
        <w:rPr>
          <w:b/>
          <w:bCs/>
          <w:i/>
          <w:iCs/>
          <w:szCs w:val="22"/>
          <w:highlight w:val="yellow"/>
        </w:rPr>
        <w:t>.</w:t>
      </w:r>
      <w:proofErr w:type="gramEnd"/>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w:t>
      </w:r>
      <w:r w:rsidRPr="005E5AD7">
        <w:rPr>
          <w:szCs w:val="22"/>
          <w:shd w:val="clear" w:color="auto" w:fill="EFEFEF"/>
        </w:rPr>
        <w:lastRenderedPageBreak/>
        <w:t>"B"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xml:space="preserve">/ or /s/ depending on the exposure condition), three filler words, and five filler non-words. The assignment of the specific videos to each block---for example, which of the 10 words </w:t>
      </w:r>
      <w:r w:rsidRPr="005E5AD7">
        <w:rPr>
          <w:szCs w:val="22"/>
          <w:shd w:val="clear" w:color="auto" w:fill="EFEFEF"/>
        </w:rPr>
        <w:lastRenderedPageBreak/>
        <w:t>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w:t>
      </w:r>
      <w:r w:rsidRPr="005E5AD7">
        <w:rPr>
          <w:szCs w:val="22"/>
          <w:shd w:val="clear" w:color="auto" w:fill="EFEFEF"/>
        </w:rPr>
        <w:lastRenderedPageBreak/>
        <w:t xml:space="preserve">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proofErr w:type="gramStart"/>
      <w:r w:rsidRPr="005E5AD7">
        <w:rPr>
          <w:szCs w:val="22"/>
          <w:shd w:val="clear" w:color="auto" w:fill="EFEFEF"/>
        </w:rPr>
        <w:t>aligned.*</w:t>
      </w:r>
      <w:proofErr w:type="gramEnd"/>
      <w:r w:rsidRPr="005E5AD7">
        <w:rPr>
          <w:szCs w:val="22"/>
          <w:shd w:val="clear" w:color="auto" w:fill="EFEFEF"/>
        </w:rPr>
        <w:t>*"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w:t>
      </w:r>
      <w:proofErr w:type="gramStart"/>
      <w:r w:rsidR="00866FDD">
        <w:rPr>
          <w:szCs w:val="22"/>
        </w:rPr>
        <w:t>F</w:t>
      </w:r>
      <w:r w:rsidR="00866FDD" w:rsidRPr="005E5AD7">
        <w:rPr>
          <w:szCs w:val="22"/>
        </w:rPr>
        <w:t>ollowing  Liu</w:t>
      </w:r>
      <w:proofErr w:type="gramEnd"/>
      <w:r w:rsidR="00866FDD" w:rsidRPr="005E5AD7">
        <w:rPr>
          <w:szCs w:val="22"/>
        </w:rPr>
        <w:t xml:space="preserve">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0"/>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(equally) robust learning in all conditions</w:t>
      </w:r>
    </w:p>
    <w:p w14:paraId="3B6B13FF" w14:textId="4AF99A6D" w:rsidR="009B33EA" w:rsidRPr="009B33EA" w:rsidRDefault="009B33EA" w:rsidP="009B33EA">
      <w:pPr>
        <w:ind w:firstLine="0"/>
        <w:rPr>
          <w:szCs w:val="22"/>
          <w:u w:val="single"/>
          <w:lang w:val="tr-TR" w:eastAsia="tr-TR"/>
        </w:rPr>
      </w:pPr>
      <w:r w:rsidRPr="009B33EA">
        <w:rPr>
          <w:szCs w:val="22"/>
          <w:u w:val="single"/>
          <w:lang w:val="tr-TR" w:eastAsia="tr-TR"/>
        </w:rPr>
        <w:t>Discussion:</w:t>
      </w:r>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w:t>
      </w:r>
      <w:r w:rsidRPr="008736CF">
        <w:rPr>
          <w:szCs w:val="22"/>
          <w:lang w:val="tr-TR" w:eastAsia="tr-TR"/>
        </w:rPr>
        <w:lastRenderedPageBreak/>
        <w:t>of Liu &amp; Jaeger (2018, 1b), that unresolved causal ambiguity only blocked one of two learning 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lastRenderedPageBreak/>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2"/>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w:t>
      </w:r>
      <w:r w:rsidRPr="00467F50">
        <w:lastRenderedPageBreak/>
        <w:t xml:space="preserve">in sh-bias conditions could potentially move those tokens out of the ‘goldilocks’ zone (Babel et al. 2019), but this is a priori unlikely and doesn’t pattern out in the data. Since the effect of the pen is handled through in the moment compensation, and no evidence is provided that e.g.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As in Experiment 1, PIM tokens should be lower in /ʃ/ responses than their PIH counterparts. Learning (as a difference from baseline/exp1) should be exhibited by the ʃ-groups moreso than the s-groups.  </w:t>
      </w:r>
      <w:r w:rsidRPr="00467F50">
        <w:tab/>
      </w:r>
    </w:p>
    <w:p w14:paraId="6B88B158" w14:textId="77777777" w:rsidR="00467F50" w:rsidRDefault="00467F50" w:rsidP="00467F50">
      <w:pPr>
        <w:pStyle w:val="ListParagraph"/>
        <w:numPr>
          <w:ilvl w:val="1"/>
          <w:numId w:val="29"/>
        </w:numPr>
        <w:spacing w:line="240" w:lineRule="auto"/>
      </w:pPr>
      <w:r w:rsidRPr="00467F50">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pPr>
      <w:r w:rsidRPr="00467F50">
        <w:t>Second Exposure predictionsː Causality is disambiguatedǃ For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predicitonsː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tenous and HARK-ey...</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lastRenderedPageBreak/>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77777777" w:rsidR="00176871" w:rsidRPr="00ED3418" w:rsidRDefault="00176871" w:rsidP="00176871">
      <w:pPr>
        <w:rPr>
          <w:szCs w:val="22"/>
        </w:rPr>
      </w:pPr>
      <w:r w:rsidRPr="00ED3418">
        <w:rPr>
          <w:i/>
          <w:iCs/>
          <w:szCs w:val="22"/>
        </w:rPr>
        <w:t>A.</w:t>
      </w:r>
      <w:r w:rsidRPr="00ED3418">
        <w:rPr>
          <w:szCs w:val="22"/>
          <w:shd w:val="clear" w:color="auto" w:fill="EFEFEF"/>
        </w:rPr>
        <w:t xml:space="preserve"> All HTML, </w:t>
      </w:r>
      <w:proofErr w:type="spellStart"/>
      <w:r w:rsidRPr="00ED3418">
        <w:rPr>
          <w:szCs w:val="22"/>
          <w:shd w:val="clear" w:color="auto" w:fill="EFEFEF"/>
        </w:rPr>
        <w:t>Javascript</w:t>
      </w:r>
      <w:proofErr w:type="spellEnd"/>
      <w:r w:rsidRPr="00ED3418">
        <w:rPr>
          <w:szCs w:val="22"/>
          <w:shd w:val="clear" w:color="auto" w:fill="EFEFEF"/>
        </w:rPr>
        <w:t xml:space="preserve">,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w:t>
      </w:r>
      <w:proofErr w:type="spellStart"/>
      <w:r w:rsidRPr="00ED3418">
        <w:rPr>
          <w:szCs w:val="22"/>
          <w:shd w:val="clear" w:color="auto" w:fill="EFEFEF"/>
        </w:rPr>
        <w:t>MTurk</w:t>
      </w:r>
      <w:proofErr w:type="spellEnd"/>
      <w:r w:rsidRPr="00ED3418">
        <w:rPr>
          <w:szCs w:val="22"/>
          <w:shd w:val="clear" w:color="auto" w:fill="EFEFEF"/>
        </w:rPr>
        <w:t>/).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t>
      </w:r>
    </w:p>
    <w:p w14:paraId="56A6315E" w14:textId="77777777" w:rsidR="00176871" w:rsidRPr="00ED3418" w:rsidRDefault="00176871" w:rsidP="00176871">
      <w:pPr>
        <w:rPr>
          <w:szCs w:val="22"/>
          <w:shd w:val="clear" w:color="auto" w:fill="EFEFEF"/>
        </w:rPr>
      </w:pPr>
      <w:r w:rsidRPr="00ED3418">
        <w:rPr>
          <w:i/>
          <w:iCs/>
          <w:szCs w:val="22"/>
        </w:rPr>
        <w:t>B.</w:t>
      </w:r>
      <w:r w:rsidRPr="00ED3418">
        <w:rPr>
          <w:i/>
          <w:iCs/>
          <w:szCs w:val="22"/>
          <w:shd w:val="clear" w:color="auto" w:fill="EFEFEF"/>
        </w:rPr>
        <w:t xml:space="preserve"> </w:t>
      </w:r>
      <w:r w:rsidRPr="00ED3418">
        <w:rPr>
          <w:szCs w:val="22"/>
          <w:shd w:val="clear" w:color="auto" w:fill="EFEFEF"/>
        </w:rPr>
        <w: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t>
      </w:r>
    </w:p>
    <w:p w14:paraId="40C0D9E9" w14:textId="77777777" w:rsidR="00176871" w:rsidRPr="00ED3418" w:rsidRDefault="00176871" w:rsidP="00176871">
      <w:pPr>
        <w:rPr>
          <w:szCs w:val="22"/>
          <w:shd w:val="clear" w:color="auto" w:fill="EFEFEF"/>
        </w:rPr>
      </w:pPr>
      <w:r w:rsidRPr="00ED3418">
        <w:rPr>
          <w:i/>
          <w:iCs/>
          <w:szCs w:val="22"/>
          <w:shd w:val="clear" w:color="auto" w:fill="EFEFEF"/>
        </w:rPr>
        <w:t>C.</w:t>
      </w:r>
      <w:r w:rsidRPr="00ED3418">
        <w:rPr>
          <w:szCs w:val="22"/>
          <w:shd w:val="clear" w:color="auto" w:fill="EFEFEF"/>
        </w:rPr>
        <w:t xml:space="preserve"> An instance of Experiment 2 can be called by (https://www.hlp.rochester.edu/mturk/CISP/experiment-A/experiment-A.html?label=S&amp;condition=M&amp;respKeyExp=0&amp;respKeyTest=0&amp;testSet=B).</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w:t>
      </w:r>
      <w:proofErr w:type="gramStart"/>
      <w:r w:rsidRPr="00ED3418">
        <w:rPr>
          <w:szCs w:val="22"/>
        </w:rPr>
        <w:t>osf.io.pj</w:t>
      </w:r>
      <w:proofErr w:type="gramEnd"/>
      <w:r w:rsidRPr="00ED3418">
        <w:rPr>
          <w:szCs w:val="22"/>
        </w:rPr>
        <w:t xml:space="preserve">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 xml:space="preserve">Lüttke,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Shadle,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Jaeger, Florian" w:date="2023-05-22T16:28:00Z" w:initials="TJ">
    <w:p w14:paraId="70B4209A" w14:textId="0675E83E" w:rsidR="003F5649" w:rsidRDefault="003F5649">
      <w:pPr>
        <w:pStyle w:val="CommentText"/>
      </w:pPr>
      <w:r>
        <w:rPr>
          <w:rStyle w:val="CommentReference"/>
        </w:rPr>
        <w:annotationRef/>
      </w:r>
      <w:r>
        <w:t>Good point. I’d say italics? But up to you.</w:t>
      </w:r>
    </w:p>
  </w:comment>
  <w:comment w:id="26" w:author="Jaeger, Florian" w:date="2023-05-12T13:56:00Z" w:initials="TJ">
    <w:p w14:paraId="33F0508C" w14:textId="10AB8C50" w:rsidR="00AD0E69" w:rsidRDefault="00AD0E69">
      <w:pPr>
        <w:pStyle w:val="CommentText"/>
      </w:pPr>
      <w:r>
        <w:rPr>
          <w:rStyle w:val="CommentReference"/>
        </w:rPr>
        <w:annotationRef/>
      </w:r>
      <w:r>
        <w:t xml:space="preserve">Add link to </w:t>
      </w:r>
      <w:proofErr w:type="spellStart"/>
      <w:r>
        <w:t>hlplab</w:t>
      </w:r>
      <w:proofErr w:type="spellEnd"/>
      <w:r>
        <w:t xml:space="preserve"> repo</w:t>
      </w:r>
    </w:p>
  </w:comment>
  <w:comment w:id="30" w:author="Shawn Cummings" w:date="2022-12-09T03:57:00Z" w:initials="SC">
    <w:p w14:paraId="47B34FBA" w14:textId="77777777" w:rsidR="000922F6" w:rsidRDefault="000922F6" w:rsidP="00E56997">
      <w:pPr>
        <w:pStyle w:val="CommentText"/>
        <w:jc w:val="left"/>
      </w:pPr>
      <w:r>
        <w:rPr>
          <w:rStyle w:val="CommentReference"/>
        </w:rPr>
        <w:annotationRef/>
      </w:r>
      <w:r>
        <w:t>Worth a revisit before we submit</w:t>
      </w:r>
    </w:p>
  </w:comment>
  <w:comment w:id="31" w:author="Jaeger, Florian" w:date="2023-05-22T16:31:00Z" w:initials="TJ">
    <w:p w14:paraId="12C0C908" w14:textId="1FF7675A" w:rsidR="003F5649" w:rsidRDefault="003F5649">
      <w:pPr>
        <w:pStyle w:val="CommentText"/>
      </w:pPr>
      <w:r>
        <w:rPr>
          <w:rStyle w:val="CommentReference"/>
        </w:rPr>
        <w:annotationRef/>
      </w:r>
      <w:r>
        <w:t>Yes, good point.</w:t>
      </w:r>
    </w:p>
  </w:comment>
  <w:comment w:id="32" w:author="Jaeger, Florian" w:date="2021-09-03T17:46:00Z" w:initials="JF">
    <w:p w14:paraId="6D8C15F5" w14:textId="67888252" w:rsidR="003D72BC" w:rsidRDefault="003D72BC">
      <w:pPr>
        <w:pStyle w:val="CommentText"/>
      </w:pPr>
      <w:r>
        <w:rPr>
          <w:rStyle w:val="CommentReference"/>
        </w:rPr>
        <w:annotationRef/>
      </w:r>
      <w:r w:rsidR="001B57A7">
        <w:t xml:space="preserve">IF </w:t>
      </w:r>
      <w:proofErr w:type="spellStart"/>
      <w:r>
        <w:t>Gevher’s</w:t>
      </w:r>
      <w:proofErr w:type="spellEnd"/>
      <w:r>
        <w:t xml:space="preserve"> </w:t>
      </w:r>
      <w:r w:rsidR="001B57A7">
        <w:t xml:space="preserve">page has all links on it, add it here. But first make sure that we move it to a location where it will </w:t>
      </w:r>
      <w:r w:rsidR="008E4D28">
        <w:t>‘</w:t>
      </w:r>
      <w:r w:rsidR="001B57A7">
        <w:t>always</w:t>
      </w:r>
      <w:r w:rsidR="008E4D28">
        <w:t>’</w:t>
      </w:r>
      <w:r w:rsidR="001B57A7">
        <w:t xml:space="preserve"> be available (e.g., the lab server)</w:t>
      </w:r>
      <w:r>
        <w:t>.</w:t>
      </w:r>
    </w:p>
  </w:comment>
  <w:comment w:id="33" w:author="Jaeger, Florian" w:date="2023-05-12T14:19:00Z" w:initials="TJ">
    <w:p w14:paraId="75996D08" w14:textId="7FB27DF8" w:rsidR="00FD3AD0" w:rsidRDefault="00FD3AD0" w:rsidP="00FD3AD0">
      <w:pPr>
        <w:pStyle w:val="CommentText"/>
        <w:ind w:firstLine="0"/>
      </w:pPr>
      <w:r>
        <w:rPr>
          <w:rStyle w:val="CommentReference"/>
        </w:rPr>
        <w:annotationRef/>
      </w:r>
      <w:r>
        <w:t>Left: production distribution of /s/ and /</w:t>
      </w:r>
      <w:proofErr w:type="spellStart"/>
      <w:r>
        <w:t>sh</w:t>
      </w:r>
      <w:proofErr w:type="spellEnd"/>
      <w:r>
        <w:t xml:space="preserve">/ over </w:t>
      </w:r>
      <w:proofErr w:type="spellStart"/>
      <w:r>
        <w:t>CoG</w:t>
      </w:r>
      <w:proofErr w:type="spellEnd"/>
      <w:r>
        <w:t>, ideally somewhat realistic (e.g., roughly following previous papers) along with effect of /u/ context.</w:t>
      </w:r>
    </w:p>
    <w:p w14:paraId="7709135E" w14:textId="77777777" w:rsidR="00FD3AD0" w:rsidRDefault="00FD3AD0" w:rsidP="00FD3AD0">
      <w:pPr>
        <w:pStyle w:val="CommentText"/>
        <w:ind w:firstLine="0"/>
      </w:pPr>
    </w:p>
    <w:p w14:paraId="6AFE30E0" w14:textId="77777777" w:rsidR="00FD3AD0" w:rsidRDefault="00FD3AD0" w:rsidP="00FD3AD0">
      <w:pPr>
        <w:pStyle w:val="CommentText"/>
        <w:ind w:firstLine="0"/>
      </w:pPr>
      <w:r>
        <w:t xml:space="preserve">Right: x-axis is </w:t>
      </w:r>
      <w:proofErr w:type="spellStart"/>
      <w:r>
        <w:t>CoG</w:t>
      </w:r>
      <w:proofErr w:type="spellEnd"/>
      <w:r>
        <w:t xml:space="preserve">, y-axis is proportion of </w:t>
      </w:r>
      <w:proofErr w:type="spellStart"/>
      <w:r>
        <w:t>sh</w:t>
      </w:r>
      <w:proofErr w:type="spellEnd"/>
      <w:r>
        <w:t xml:space="preserve"> responses. Illustrate typical curve along with effect of /u/ context.</w:t>
      </w:r>
    </w:p>
    <w:p w14:paraId="5B029147" w14:textId="77777777" w:rsidR="002767EB" w:rsidRDefault="002767EB" w:rsidP="00FD3AD0">
      <w:pPr>
        <w:pStyle w:val="CommentText"/>
        <w:ind w:firstLine="0"/>
      </w:pPr>
    </w:p>
    <w:p w14:paraId="23F8FA6C" w14:textId="747CDCF6" w:rsidR="002767EB" w:rsidRPr="00F05B25" w:rsidRDefault="002767EB" w:rsidP="00FD3AD0">
      <w:pPr>
        <w:pStyle w:val="CommentText"/>
        <w:ind w:firstLine="0"/>
        <w:rPr>
          <w:b/>
          <w:bCs/>
        </w:rPr>
      </w:pPr>
      <w:r w:rsidRPr="00F05B25">
        <w:rPr>
          <w:b/>
          <w:bCs/>
        </w:rPr>
        <w:t>Second row: same for lip-rounding context</w:t>
      </w:r>
      <w:r w:rsidR="00F05B25" w:rsidRPr="00F05B25">
        <w:rPr>
          <w:b/>
          <w:bCs/>
        </w:rPr>
        <w:t>?</w:t>
      </w:r>
    </w:p>
  </w:comment>
  <w:comment w:id="34" w:author="Jaeger, Florian" w:date="2023-05-12T14:54:00Z" w:initials="TJ">
    <w:p w14:paraId="29F77D53" w14:textId="77777777" w:rsidR="00F05B25" w:rsidRDefault="00F05B25">
      <w:pPr>
        <w:pStyle w:val="CommentText"/>
      </w:pPr>
      <w:r>
        <w:rPr>
          <w:rStyle w:val="CommentReference"/>
        </w:rPr>
        <w:annotationRef/>
      </w:r>
      <w:proofErr w:type="spellStart"/>
      <w:r>
        <w:t>Mcmurray</w:t>
      </w:r>
      <w:proofErr w:type="spellEnd"/>
      <w:r>
        <w:t>, vowel formant transition literature, etc.</w:t>
      </w:r>
    </w:p>
    <w:p w14:paraId="20EC964B" w14:textId="77777777" w:rsidR="0066319E" w:rsidRDefault="0066319E">
      <w:pPr>
        <w:pStyle w:val="CommentText"/>
      </w:pPr>
    </w:p>
    <w:p w14:paraId="3B386856" w14:textId="5D30A019" w:rsidR="0066319E" w:rsidRDefault="0066319E">
      <w:pPr>
        <w:pStyle w:val="CommentText"/>
      </w:pPr>
      <w:r>
        <w:t>(</w:t>
      </w:r>
      <w:proofErr w:type="gramStart"/>
      <w:r>
        <w:t>actually</w:t>
      </w:r>
      <w:proofErr w:type="gramEnd"/>
      <w:r>
        <w:t>, they might even replicate the vowel context effect?)</w:t>
      </w:r>
    </w:p>
  </w:comment>
  <w:comment w:id="35" w:author="Jaeger, Florian" w:date="2023-05-12T15:05:00Z" w:initials="TJ">
    <w:p w14:paraId="258EE3E5" w14:textId="77777777" w:rsidR="0066319E" w:rsidRDefault="0066319E">
      <w:pPr>
        <w:pStyle w:val="CommentText"/>
      </w:pPr>
      <w:r>
        <w:rPr>
          <w:rStyle w:val="CommentReference"/>
        </w:rPr>
        <w:annotationRef/>
      </w:r>
      <w:r>
        <w:t>Move to discussion of exp 1a-c:</w:t>
      </w:r>
    </w:p>
    <w:p w14:paraId="4EB993DC" w14:textId="77777777" w:rsidR="0066319E" w:rsidRDefault="0066319E">
      <w:pPr>
        <w:pStyle w:val="CommentText"/>
      </w:pPr>
    </w:p>
    <w:p w14:paraId="11E2510F" w14:textId="406A425A" w:rsidR="0066319E" w:rsidRDefault="0066319E">
      <w:pPr>
        <w:pStyle w:val="CommentText"/>
      </w:pPr>
      <w:r w:rsidRPr="00ED3418">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w:t>
      </w:r>
      <w:r>
        <w:rPr>
          <w:szCs w:val="22"/>
        </w:rPr>
        <w:t>,</w:t>
      </w:r>
      <w:r w:rsidRPr="00ED3418">
        <w:rPr>
          <w:szCs w:val="22"/>
        </w:rPr>
        <w:t xml:space="preserve"> Jung, 2012). These effects, designed to compensate for car noise, are still present even when talkers are seated in a silent car, and are therefore posited to be linked to location context rather than to background noise itself (Hay et al. 2017).</w:t>
      </w:r>
    </w:p>
  </w:comment>
  <w:comment w:id="36" w:author="Jaeger, Florian" w:date="2023-05-22T16:55:00Z" w:initials="TJ">
    <w:p w14:paraId="526C352E" w14:textId="3059D0A0" w:rsidR="00244AD2" w:rsidRDefault="00244AD2">
      <w:pPr>
        <w:pStyle w:val="CommentText"/>
      </w:pPr>
      <w:r>
        <w:rPr>
          <w:rStyle w:val="CommentReference"/>
        </w:rPr>
        <w:annotationRef/>
      </w:r>
      <w:r>
        <w:t xml:space="preserve">Changed this since the bite block experiment was about adaptation, not discounting upon presentation of visual evidence. If </w:t>
      </w:r>
      <w:proofErr w:type="gramStart"/>
      <w:r>
        <w:t>anything</w:t>
      </w:r>
      <w:proofErr w:type="gramEnd"/>
      <w:r>
        <w:t xml:space="preserve"> that makes our finding more exciting, I think.</w:t>
      </w:r>
    </w:p>
  </w:comment>
  <w:comment w:id="46" w:author="Cummings, Shawn" w:date="2023-05-22T13:40:00Z" w:initials="SC">
    <w:p w14:paraId="566FB58C" w14:textId="77777777" w:rsidR="00D037E1" w:rsidRDefault="00D037E1" w:rsidP="0055726C">
      <w:pPr>
        <w:jc w:val="left"/>
      </w:pPr>
      <w:r>
        <w:rPr>
          <w:rStyle w:val="CommentReference"/>
        </w:rPr>
        <w:annotationRef/>
      </w:r>
      <w:r>
        <w:t xml:space="preserve">Our instructions are “what word the speaker is </w:t>
      </w:r>
      <w:proofErr w:type="gramStart"/>
      <w:r>
        <w:t>saying”…</w:t>
      </w:r>
      <w:proofErr w:type="gramEnd"/>
      <w:r>
        <w:t xml:space="preserve"> don’t know how much this differs from “what word the talker produced” or “what word the talker intended” or “what you hear”, but don’t want to open that can of worms</w:t>
      </w:r>
    </w:p>
  </w:comment>
  <w:comment w:id="47" w:author="Jaeger, Florian" w:date="2023-05-22T16:35:00Z" w:initials="TJ">
    <w:p w14:paraId="1C07DA84" w14:textId="77777777" w:rsidR="003F5649" w:rsidRDefault="003F5649">
      <w:pPr>
        <w:pStyle w:val="CommentText"/>
      </w:pPr>
      <w:r>
        <w:rPr>
          <w:rStyle w:val="CommentReference"/>
        </w:rPr>
        <w:annotationRef/>
      </w:r>
      <w:r>
        <w:t xml:space="preserve">I agree. </w:t>
      </w:r>
    </w:p>
    <w:p w14:paraId="4BFD310E" w14:textId="2F64BA7C" w:rsidR="003F5649" w:rsidRDefault="003F5649" w:rsidP="003F5649">
      <w:pPr>
        <w:pStyle w:val="CommentText"/>
        <w:ind w:firstLine="0"/>
      </w:pPr>
    </w:p>
  </w:comment>
  <w:comment w:id="49" w:author="Jaeger, Florian" w:date="2023-05-12T18:01:00Z" w:initials="TJ">
    <w:p w14:paraId="2860EFAB" w14:textId="5A3FFF31" w:rsidR="00057517" w:rsidRDefault="00057517">
      <w:pPr>
        <w:pStyle w:val="CommentText"/>
      </w:pPr>
      <w:r>
        <w:rPr>
          <w:rStyle w:val="CommentReference"/>
        </w:rPr>
        <w:annotationRef/>
      </w:r>
      <w:r>
        <w:t>Move down?</w:t>
      </w:r>
    </w:p>
  </w:comment>
  <w:comment w:id="68" w:author="Jaeger, Florian" w:date="2023-05-20T20:22:00Z" w:initials="TJ">
    <w:p w14:paraId="5DD8C306" w14:textId="5EEF7259" w:rsidR="003D6AB3" w:rsidRDefault="003D6AB3">
      <w:pPr>
        <w:pStyle w:val="CommentText"/>
      </w:pPr>
      <w:r>
        <w:rPr>
          <w:rStyle w:val="CommentReference"/>
        </w:rPr>
        <w:annotationRef/>
      </w:r>
      <w:r>
        <w:t>Correct?</w:t>
      </w:r>
    </w:p>
  </w:comment>
  <w:comment w:id="86" w:author="Jaeger, Florian" w:date="2021-09-03T18:20:00Z" w:initials="JF">
    <w:p w14:paraId="7F19C6A1" w14:textId="36A59113" w:rsidR="003D72BC" w:rsidRDefault="003D72BC">
      <w:pPr>
        <w:pStyle w:val="CommentText"/>
      </w:pPr>
      <w:r>
        <w:rPr>
          <w:rStyle w:val="CommentReference"/>
        </w:rPr>
        <w:annotationRef/>
      </w:r>
      <w:r w:rsidRPr="001B57A7">
        <w:rPr>
          <w:highlight w:val="cyan"/>
        </w:rPr>
        <w:t xml:space="preserve">Is this correct? Please double check. We should use one labeling scheme here (higher </w:t>
      </w:r>
      <w:r w:rsidRPr="001B57A7">
        <w:rPr>
          <w:highlight w:val="cyan"/>
        </w:rPr>
        <w:sym w:font="Wingdings" w:char="F0E0"/>
      </w:r>
      <w:r w:rsidRPr="001B57A7">
        <w:rPr>
          <w:highlight w:val="cyan"/>
        </w:rPr>
        <w:t xml:space="preserve"> more ashi)</w:t>
      </w:r>
    </w:p>
  </w:comment>
  <w:comment w:id="87" w:author="Cummings, Shawn" w:date="2023-05-22T14:26:00Z" w:initials="SC">
    <w:p w14:paraId="097A5E5E" w14:textId="77777777" w:rsidR="00BC1055" w:rsidRDefault="00BC1055" w:rsidP="003837B8">
      <w:pPr>
        <w:jc w:val="left"/>
      </w:pPr>
      <w:r>
        <w:rPr>
          <w:rStyle w:val="CommentReference"/>
        </w:rPr>
        <w:annotationRef/>
      </w:r>
      <w:r>
        <w:t>Why would we not scale to make ASI high, such that our X axis scales positively with CoG?</w:t>
      </w:r>
    </w:p>
  </w:comment>
  <w:comment w:id="88" w:author="Jaeger, Florian" w:date="2023-05-22T16:37:00Z" w:initials="TJ">
    <w:p w14:paraId="1F1E39AC" w14:textId="2BADE4D7" w:rsidR="003F5649" w:rsidRDefault="003F5649">
      <w:pPr>
        <w:pStyle w:val="CommentText"/>
      </w:pPr>
      <w:r>
        <w:rPr>
          <w:rStyle w:val="CommentReference"/>
        </w:rPr>
        <w:annotationRef/>
      </w:r>
      <w:r>
        <w:t xml:space="preserve">We could but I think all of our previous work plotted it this way? We can reverse the </w:t>
      </w:r>
      <w:proofErr w:type="spellStart"/>
      <w:r>
        <w:t>CoG</w:t>
      </w:r>
      <w:proofErr w:type="spellEnd"/>
      <w:r>
        <w:t xml:space="preserve"> axis later?</w:t>
      </w:r>
    </w:p>
  </w:comment>
  <w:comment w:id="90" w:author="Jaeger, Florian" w:date="2023-05-22T16:38:00Z" w:initials="TJ">
    <w:p w14:paraId="283D8E19" w14:textId="54C1C635" w:rsidR="003F5649" w:rsidRDefault="003F5649">
      <w:pPr>
        <w:pStyle w:val="CommentText"/>
      </w:pPr>
      <w:r>
        <w:rPr>
          <w:rStyle w:val="CommentReference"/>
        </w:rPr>
        <w:annotationRef/>
      </w:r>
      <w:r>
        <w:t>I think we can delete this? I appreciate it but perhaps it’s more info for the SI, if at all?</w:t>
      </w:r>
    </w:p>
  </w:comment>
  <w:comment w:id="91" w:author="Jaeger, Florian" w:date="2023-05-12T18:11:00Z" w:initials="TJ">
    <w:p w14:paraId="73984CB4" w14:textId="314FA4A8" w:rsidR="00E85D79" w:rsidRPr="00E85D79" w:rsidRDefault="00E85D79">
      <w:pPr>
        <w:pStyle w:val="CommentText"/>
      </w:pPr>
      <w:r>
        <w:rPr>
          <w:rStyle w:val="CommentReference"/>
        </w:rPr>
        <w:annotationRef/>
      </w:r>
      <w:r>
        <w:t xml:space="preserve">Let’s consolidate these statements </w:t>
      </w:r>
      <w:r>
        <w:rPr>
          <w:i/>
          <w:iCs/>
        </w:rPr>
        <w:t xml:space="preserve">prior </w:t>
      </w:r>
      <w:r>
        <w:t>to any of the experiments. Reviewers seem to not like this repetition.</w:t>
      </w:r>
    </w:p>
  </w:comment>
  <w:comment w:id="93" w:author="Jaeger, Florian" w:date="2023-05-12T20:56:00Z" w:initials="TJ">
    <w:p w14:paraId="74C09277" w14:textId="5073175F" w:rsidR="00E538CF" w:rsidRDefault="00E538CF">
      <w:pPr>
        <w:pStyle w:val="CommentText"/>
      </w:pPr>
      <w:r>
        <w:rPr>
          <w:rStyle w:val="CommentReference"/>
        </w:rPr>
        <w:annotationRef/>
      </w:r>
      <w:r w:rsidRPr="00E538CF">
        <w:rPr>
          <w:b/>
          <w:bCs/>
        </w:rPr>
        <w:t>Gevher</w:t>
      </w:r>
      <w:r>
        <w:t>, could we make the HTML such that it works as part of our OSF? Then we could just link to the exact OSF location here.</w:t>
      </w:r>
    </w:p>
  </w:comment>
  <w:comment w:id="92" w:author="Jaeger, Florian" w:date="2023-05-12T18:12:00Z" w:initials="TJ">
    <w:p w14:paraId="2B8D7E1E" w14:textId="7B9AEECC" w:rsidR="00E85D79" w:rsidRDefault="00E85D79">
      <w:pPr>
        <w:pStyle w:val="CommentText"/>
      </w:pPr>
      <w:r>
        <w:rPr>
          <w:rStyle w:val="CommentReference"/>
        </w:rPr>
        <w:annotationRef/>
      </w:r>
      <w:r>
        <w:t>Same of this. Let’s move it up to the intro.</w:t>
      </w:r>
    </w:p>
  </w:comment>
  <w:comment w:id="97" w:author="Jaeger, Florian" w:date="2023-05-12T18:16:00Z" w:initials="TJ">
    <w:p w14:paraId="4D72B468" w14:textId="48F176C4" w:rsidR="00E85D79" w:rsidRDefault="00E85D79">
      <w:pPr>
        <w:pStyle w:val="CommentText"/>
      </w:pPr>
      <w:r>
        <w:rPr>
          <w:rStyle w:val="CommentReference"/>
        </w:rPr>
        <w:annotationRef/>
      </w:r>
      <w:r>
        <w:t>If you agree with this cut, let’s completely remove this health sensitive data from our data set and never look at it again? If we keep it, we should mention it.</w:t>
      </w:r>
    </w:p>
  </w:comment>
  <w:comment w:id="98" w:author="Cummings, Shawn" w:date="2023-05-22T13:44:00Z" w:initials="SC">
    <w:p w14:paraId="6077A889" w14:textId="77777777" w:rsidR="00B834D2" w:rsidRDefault="00B834D2" w:rsidP="008F7F79">
      <w:pPr>
        <w:jc w:val="left"/>
      </w:pPr>
      <w:r>
        <w:rPr>
          <w:rStyle w:val="CommentReference"/>
        </w:rPr>
        <w:annotationRef/>
      </w:r>
      <w:r>
        <w:t>Agreed! 2021 Shawn really thought this was crucial… thanks to 2021 Florian for humoring it but I agree it can and should disappear forever</w:t>
      </w:r>
    </w:p>
  </w:comment>
  <w:comment w:id="99" w:author="Jaeger, Florian" w:date="2023-05-20T20:15:00Z" w:initials="TJ">
    <w:p w14:paraId="7B801A9C" w14:textId="4135B890" w:rsidR="00E44892" w:rsidRDefault="00E44892">
      <w:pPr>
        <w:pStyle w:val="CommentText"/>
      </w:pPr>
      <w:r>
        <w:rPr>
          <w:rStyle w:val="CommentReference"/>
        </w:rPr>
        <w:annotationRef/>
      </w:r>
      <w:r>
        <w:t>Fill in criterion!</w:t>
      </w:r>
    </w:p>
  </w:comment>
  <w:comment w:id="100" w:author="Cummings, Shawn" w:date="2023-05-22T13:55:00Z" w:initials="SC">
    <w:p w14:paraId="26E90B05" w14:textId="77777777" w:rsidR="0072511C" w:rsidRDefault="0072511C" w:rsidP="00363A46">
      <w:pPr>
        <w:jc w:val="left"/>
      </w:pPr>
      <w:r>
        <w:rPr>
          <w:rStyle w:val="CommentReference"/>
        </w:rPr>
        <w:annotationRef/>
      </w:r>
      <w:r>
        <w:t>This is probably redundant now, seeing the summary below, but attaching just in case!</w:t>
      </w:r>
    </w:p>
  </w:comment>
  <w:comment w:id="101" w:author="Jaeger, Florian" w:date="2023-05-22T16:41:00Z" w:initials="TJ">
    <w:p w14:paraId="27D7A350" w14:textId="4749C38A" w:rsidR="00CE7AE0" w:rsidRDefault="00CE7AE0">
      <w:pPr>
        <w:pStyle w:val="CommentText"/>
      </w:pPr>
      <w:r>
        <w:rPr>
          <w:rStyle w:val="CommentReference"/>
        </w:rPr>
        <w:annotationRef/>
      </w:r>
      <w:r>
        <w:t>Which one should we keep? People are more used to tables, I guess. We could move the figure into the SI (where it’s already included). What do you think?</w:t>
      </w:r>
    </w:p>
  </w:comment>
  <w:comment w:id="108" w:author="Jaeger, Florian" w:date="2023-05-12T21:17:00Z" w:initials="TJ">
    <w:p w14:paraId="2DD7FEAE" w14:textId="266C8BE3" w:rsidR="007E5D3F" w:rsidRDefault="007E5D3F">
      <w:pPr>
        <w:pStyle w:val="CommentText"/>
      </w:pPr>
      <w:r>
        <w:rPr>
          <w:rStyle w:val="CommentReference"/>
        </w:rPr>
        <w:annotationRef/>
      </w:r>
      <w:r>
        <w:t xml:space="preserve">Have we tried using </w:t>
      </w:r>
      <w:proofErr w:type="spellStart"/>
      <w:proofErr w:type="gramStart"/>
      <w:r>
        <w:t>mo</w:t>
      </w:r>
      <w:proofErr w:type="spellEnd"/>
      <w:r>
        <w:t>(</w:t>
      </w:r>
      <w:proofErr w:type="gramEnd"/>
      <w:r>
        <w:t>) instead?</w:t>
      </w:r>
    </w:p>
  </w:comment>
  <w:comment w:id="109" w:author="Jaeger, Florian" w:date="2023-05-20T09:23:00Z" w:initials="TJ">
    <w:p w14:paraId="36993C6E" w14:textId="5E578125" w:rsidR="0024688C" w:rsidRDefault="0024688C" w:rsidP="0024688C">
      <w:pPr>
        <w:pStyle w:val="NormalWeb"/>
        <w:rPr>
          <w:lang w:eastAsia="ja-JP"/>
        </w:rPr>
      </w:pPr>
      <w:r>
        <w:rPr>
          <w:rStyle w:val="CommentReference"/>
        </w:rPr>
        <w:annotationRef/>
      </w:r>
      <w:r w:rsidRPr="0024688C">
        <w:rPr>
          <w:rFonts w:ascii="LMRoman17" w:hAnsi="LMRoman17"/>
          <w:sz w:val="34"/>
          <w:szCs w:val="34"/>
          <w:lang w:eastAsia="ja-JP"/>
        </w:rPr>
        <w:t>Modeling Monotonic Effects of Ordinal Predictors in Bayesian Regression Models</w:t>
      </w:r>
    </w:p>
  </w:comment>
  <w:comment w:id="112" w:author="Cummings, Shawn" w:date="2023-05-22T13:59:00Z" w:initials="SC">
    <w:p w14:paraId="5A6C1AC1" w14:textId="77777777" w:rsidR="0072511C" w:rsidRDefault="0072511C" w:rsidP="00671F3F">
      <w:pPr>
        <w:jc w:val="left"/>
      </w:pPr>
      <w:r>
        <w:rPr>
          <w:rStyle w:val="CommentReference"/>
        </w:rPr>
        <w:annotationRef/>
      </w:r>
      <w:r>
        <w:t>Both of these have the over-time effects as a primary focus</w:t>
      </w:r>
    </w:p>
  </w:comment>
  <w:comment w:id="113" w:author="Jaeger, Florian" w:date="2023-05-22T16:43:00Z" w:initials="TJ">
    <w:p w14:paraId="744C65B7" w14:textId="1A313F28" w:rsidR="00CE7AE0" w:rsidRDefault="00CE7AE0">
      <w:pPr>
        <w:pStyle w:val="CommentText"/>
      </w:pPr>
      <w:r>
        <w:rPr>
          <w:rStyle w:val="CommentReference"/>
        </w:rPr>
        <w:annotationRef/>
      </w:r>
      <w:r>
        <w:t>Hmm, but isn’t Zhang about weeks not about evidence? If so, we should exclude it.</w:t>
      </w:r>
      <w:r>
        <w:br/>
      </w:r>
    </w:p>
    <w:p w14:paraId="735A6CC4" w14:textId="795769EC" w:rsidR="00CE7AE0" w:rsidRDefault="00CE7AE0">
      <w:pPr>
        <w:pStyle w:val="CommentText"/>
      </w:pPr>
      <w:r>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116" w:author="Jaeger, Florian" w:date="2023-05-20T10:40:00Z" w:initials="TJ">
    <w:p w14:paraId="6FAD54DA" w14:textId="7D32B3BB" w:rsidR="00825EE6" w:rsidRDefault="00825EE6">
      <w:pPr>
        <w:pStyle w:val="CommentText"/>
      </w:pPr>
      <w:r>
        <w:rPr>
          <w:rStyle w:val="CommentReference"/>
        </w:rPr>
        <w:annotationRef/>
      </w:r>
      <w:r>
        <w:t>Block analyses, changes of pen effect based on acoustic/visual cues.</w:t>
      </w:r>
    </w:p>
  </w:comment>
  <w:comment w:id="115" w:author="Jaeger, Florian" w:date="2023-05-20T12:05:00Z" w:initials="TJ">
    <w:p w14:paraId="6E410DBF" w14:textId="6443D8E8" w:rsidR="004F276B" w:rsidRDefault="004F276B">
      <w:pPr>
        <w:pStyle w:val="CommentText"/>
      </w:pPr>
      <w:r>
        <w:rPr>
          <w:rStyle w:val="CommentReference"/>
        </w:rPr>
        <w:annotationRef/>
      </w:r>
      <w:r>
        <w:t>I cut the stuff about the items. Let’s put that into the SI.</w:t>
      </w:r>
    </w:p>
  </w:comment>
  <w:comment w:id="119" w:author="Jaeger, Florian" w:date="2023-05-22T16:57:00Z" w:initials="TJ">
    <w:p w14:paraId="0B1E1E74" w14:textId="02B03DFA" w:rsidR="00244AD2" w:rsidRDefault="00244AD2">
      <w:pPr>
        <w:pStyle w:val="CommentText"/>
      </w:pPr>
      <w:r>
        <w:rPr>
          <w:rStyle w:val="CommentReference"/>
        </w:rPr>
        <w:annotationRef/>
      </w:r>
      <w:r>
        <w:t>Is that the term they used?</w:t>
      </w:r>
    </w:p>
  </w:comment>
  <w:comment w:id="126" w:author="Jaeger, Florian" w:date="2023-05-20T15:36:00Z" w:initials="TJ">
    <w:p w14:paraId="5A671C22" w14:textId="5423B59C" w:rsidR="00795899" w:rsidRDefault="00795899">
      <w:pPr>
        <w:pStyle w:val="CommentText"/>
      </w:pPr>
      <w:r>
        <w:rPr>
          <w:rStyle w:val="CommentReference"/>
        </w:rPr>
        <w:annotationRef/>
      </w:r>
      <w:proofErr w:type="spellStart"/>
      <w:r>
        <w:t>Biteblock</w:t>
      </w:r>
      <w:proofErr w:type="spellEnd"/>
      <w:r>
        <w:t xml:space="preserve"> ref above.</w:t>
      </w:r>
    </w:p>
  </w:comment>
  <w:comment w:id="123" w:author="Cummings, Shawn" w:date="2023-05-22T14:07:00Z" w:initials="SC">
    <w:p w14:paraId="0EE5155A" w14:textId="77777777" w:rsidR="00067907" w:rsidRDefault="00067907" w:rsidP="00072A80">
      <w:pPr>
        <w:jc w:val="left"/>
      </w:pPr>
      <w:r>
        <w:rPr>
          <w:rStyle w:val="CommentReference"/>
        </w:rPr>
        <w:annotationRef/>
      </w:r>
      <w:r>
        <w:t xml:space="preserve">This isn’t quite as clean as we’d like it to be: What we have is </w:t>
      </w:r>
      <w:r>
        <w:rPr>
          <w:i/>
          <w:iCs/>
        </w:rPr>
        <w:t xml:space="preserve">production </w:t>
      </w:r>
      <w:r>
        <w:t xml:space="preserve">data showing lowered CoG, followed by compensation over time. Additionally, we have </w:t>
      </w:r>
      <w:r>
        <w:rPr>
          <w:i/>
          <w:iCs/>
        </w:rPr>
        <w:t xml:space="preserve">perception </w:t>
      </w:r>
      <w:r>
        <w:t xml:space="preserve">data (unfortunately, audio only), showing lowered quality ratings. We </w:t>
      </w:r>
      <w:r>
        <w:rPr>
          <w:i/>
          <w:iCs/>
        </w:rPr>
        <w:t xml:space="preserve">don’t </w:t>
      </w:r>
      <w:r>
        <w:t>have perceptual compensation findings for the bite-block :(</w:t>
      </w:r>
    </w:p>
  </w:comment>
  <w:comment w:id="124" w:author="Jaeger, Florian" w:date="2023-05-22T16:47:00Z" w:initials="TJ">
    <w:p w14:paraId="523D0827" w14:textId="2C3B893B" w:rsidR="00CE7AE0" w:rsidRPr="00CE7AE0" w:rsidRDefault="00CE7AE0">
      <w:pPr>
        <w:pStyle w:val="CommentText"/>
      </w:pPr>
      <w:r>
        <w:rPr>
          <w:rStyle w:val="CommentReference"/>
        </w:rPr>
        <w:annotationRef/>
      </w:r>
      <w:r>
        <w:t xml:space="preserve">Thank you for clarifying. Then we should postpone the discussion of the perception data from McFarland and Baum to the </w:t>
      </w:r>
      <w:r>
        <w:rPr>
          <w:i/>
          <w:iCs/>
        </w:rPr>
        <w:t xml:space="preserve">adaptation </w:t>
      </w:r>
      <w:r>
        <w:t>experiments.</w:t>
      </w:r>
    </w:p>
  </w:comment>
  <w:comment w:id="128" w:author="Jaeger, Florian" w:date="2023-05-20T16:14:00Z" w:initials="TJ">
    <w:p w14:paraId="77BDFF72" w14:textId="67650CF0" w:rsidR="0080495B" w:rsidRDefault="0080495B">
      <w:pPr>
        <w:pStyle w:val="CommentText"/>
      </w:pPr>
      <w:r>
        <w:rPr>
          <w:rStyle w:val="CommentReference"/>
        </w:rPr>
        <w:annotationRef/>
      </w:r>
      <w:r>
        <w:t>It’s not clear to me that this has actually been ruled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0"/>
  <w15:commentEx w15:paraId="33F0508C" w15:done="0"/>
  <w15:commentEx w15:paraId="47B34FBA" w15:done="0"/>
  <w15:commentEx w15:paraId="12C0C908" w15:paraIdParent="47B34FBA" w15:done="0"/>
  <w15:commentEx w15:paraId="6D8C15F5"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73984CB4" w15:done="0"/>
  <w15:commentEx w15:paraId="74C09277" w15:done="0"/>
  <w15:commentEx w15:paraId="2B8D7E1E"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0"/>
  <w15:commentEx w15:paraId="0B1E1E74" w15:done="0"/>
  <w15:commentEx w15:paraId="5A671C22" w15:done="0"/>
  <w15:commentEx w15:paraId="0EE5155A" w15:done="1"/>
  <w15:commentEx w15:paraId="523D0827" w15:paraIdParent="0EE5155A" w15:done="1"/>
  <w15:commentEx w15:paraId="77BDF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08FFE9" w16cex:dateUtc="2023-05-12T22:11: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15F58A" w16cex:dateUtc="2023-05-22T12:07:00Z"/>
  <w16cex:commentExtensible w16cex:durableId="28161B2C" w16cex:dateUtc="2023-05-22T20:47:00Z"/>
  <w16cex:commentExtensible w16cex:durableId="2813705F" w16cex:dateUtc="2023-05-2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73984CB4" w16cid:durableId="2808FFE9"/>
  <w16cid:commentId w16cid:paraId="74C09277" w16cid:durableId="28092672"/>
  <w16cid:commentId w16cid:paraId="2B8D7E1E" w16cid:durableId="28090005"/>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A671C22" w16cid:durableId="2816168F"/>
  <w16cid:commentId w16cid:paraId="0EE5155A" w16cid:durableId="2815F58A"/>
  <w16cid:commentId w16cid:paraId="523D0827" w16cid:durableId="28161B2C"/>
  <w16cid:commentId w16cid:paraId="77BDFF72" w16cid:durableId="281370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36339" w14:textId="77777777" w:rsidR="002C0A29" w:rsidRDefault="002C0A29" w:rsidP="00634F96">
      <w:r>
        <w:separator/>
      </w:r>
    </w:p>
  </w:endnote>
  <w:endnote w:type="continuationSeparator" w:id="0">
    <w:p w14:paraId="1BCCF46C" w14:textId="77777777" w:rsidR="002C0A29" w:rsidRDefault="002C0A29" w:rsidP="00634F96">
      <w:r>
        <w:continuationSeparator/>
      </w:r>
    </w:p>
  </w:endnote>
  <w:endnote w:type="continuationNotice" w:id="1">
    <w:p w14:paraId="6EB7ABFC" w14:textId="77777777" w:rsidR="002C0A29" w:rsidRDefault="002C0A29"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10887" w14:textId="77777777" w:rsidR="002C0A29" w:rsidRDefault="002C0A29" w:rsidP="00634F96">
      <w:r>
        <w:separator/>
      </w:r>
    </w:p>
  </w:footnote>
  <w:footnote w:type="continuationSeparator" w:id="0">
    <w:p w14:paraId="0A3CE1B6" w14:textId="77777777" w:rsidR="002C0A29" w:rsidRDefault="002C0A29" w:rsidP="00634F96">
      <w:r>
        <w:continuationSeparator/>
      </w:r>
    </w:p>
  </w:footnote>
  <w:footnote w:type="continuationNotice" w:id="1">
    <w:p w14:paraId="4121670E" w14:textId="77777777" w:rsidR="002C0A29" w:rsidRDefault="002C0A29"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8"/>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E2C"/>
    <w:rsid w:val="00E740D0"/>
    <w:rsid w:val="00E74C02"/>
    <w:rsid w:val="00E74D31"/>
    <w:rsid w:val="00E75448"/>
    <w:rsid w:val="00E756C2"/>
    <w:rsid w:val="00E75B84"/>
    <w:rsid w:val="00E75E1E"/>
    <w:rsid w:val="00E76018"/>
    <w:rsid w:val="00E7764C"/>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42</Pages>
  <Words>10207</Words>
  <Characters>58182</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68253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cp:revision>
  <cp:lastPrinted>2019-03-12T19:51:00Z</cp:lastPrinted>
  <dcterms:created xsi:type="dcterms:W3CDTF">2023-05-18T20:07:00Z</dcterms:created>
  <dcterms:modified xsi:type="dcterms:W3CDTF">2023-05-22T20:58:00Z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