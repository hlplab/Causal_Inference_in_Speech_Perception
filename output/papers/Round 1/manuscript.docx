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6ED7ACD1" w:rsidR="00B92F7F" w:rsidRDefault="00B92F7F" w:rsidP="003F5649">
      <w:pPr>
        <w:pStyle w:val="ListParagraph"/>
        <w:widowControl/>
        <w:numPr>
          <w:ilvl w:val="1"/>
          <w:numId w:val="32"/>
        </w:numPr>
        <w:autoSpaceDE/>
        <w:autoSpaceDN/>
        <w:adjustRightInd/>
        <w:spacing w:line="240" w:lineRule="auto"/>
        <w:jc w:val="left"/>
        <w:rPr>
          <w:ins w:id="6" w:author="Cummings, Shawn" w:date="2023-05-31T17:0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acoustic analyses</w:t>
        </w:r>
      </w:ins>
    </w:p>
    <w:p w14:paraId="6230B9B9" w14:textId="5CDB5AFD" w:rsidR="003C30A1" w:rsidRDefault="003C30A1" w:rsidP="003F5649">
      <w:pPr>
        <w:pStyle w:val="ListParagraph"/>
        <w:widowControl/>
        <w:numPr>
          <w:ilvl w:val="1"/>
          <w:numId w:val="32"/>
        </w:numPr>
        <w:autoSpaceDE/>
        <w:autoSpaceDN/>
        <w:adjustRightInd/>
        <w:spacing w:line="240" w:lineRule="auto"/>
        <w:jc w:val="left"/>
        <w:rPr>
          <w:ins w:id="10" w:author="Cummings, Shawn" w:date="2023-05-31T17:05:00Z"/>
        </w:rPr>
      </w:pPr>
      <w:ins w:id="11" w:author="Cummings, Shawn" w:date="2023-05-31T17:05:00Z">
        <w:r>
          <w:t>Occluder specifics</w:t>
        </w:r>
      </w:ins>
    </w:p>
    <w:p w14:paraId="2C1BBE1A" w14:textId="5EABD268" w:rsidR="003C30A1" w:rsidRDefault="003C30A1" w:rsidP="003F5649">
      <w:pPr>
        <w:pStyle w:val="ListParagraph"/>
        <w:widowControl/>
        <w:numPr>
          <w:ilvl w:val="1"/>
          <w:numId w:val="32"/>
        </w:numPr>
        <w:autoSpaceDE/>
        <w:autoSpaceDN/>
        <w:adjustRightInd/>
        <w:spacing w:line="240" w:lineRule="auto"/>
        <w:jc w:val="left"/>
        <w:rPr>
          <w:ins w:id="12" w:author="Jaeger, Florian" w:date="2023-05-13T09:15:00Z"/>
        </w:rPr>
      </w:pPr>
      <w:ins w:id="13" w:author="Cummings, Shawn" w:date="2023-05-31T17:05:00Z">
        <w:r>
          <w:t xml:space="preserve">Logic against </w:t>
        </w:r>
      </w:ins>
      <w:ins w:id="14" w:author="Cummings, Shawn" w:date="2023-05-31T17:06:00Z">
        <w:r>
          <w:t>‘pen as occluder’</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7" w:author="Jaeger, Florian" w:date="2023-05-13T09:15:00Z"/>
        </w:rPr>
      </w:pPr>
      <w:ins w:id="18" w:author="Jaeger, Florian" w:date="2023-05-13T09:15:00Z">
        <w:r>
          <w:t>Update websi</w:t>
        </w:r>
      </w:ins>
      <w:ins w:id="19"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20" w:author="Jaeger, Florian" w:date="2023-05-13T09:15:00Z"/>
        </w:rPr>
      </w:pPr>
      <w:ins w:id="21"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22" w:author="Cummings, Shawn" w:date="2023-05-22T13:33:00Z"/>
        </w:rPr>
      </w:pPr>
      <w:ins w:id="23" w:author="Jaeger, Florian" w:date="2023-05-13T09:14:00Z">
        <w:r w:rsidRPr="00B92F7F">
          <w:t xml:space="preserve">Run analyses for experiment 1a-c </w:t>
        </w:r>
      </w:ins>
      <w:ins w:id="24" w:author="Jaeger, Florian" w:date="2023-05-13T09:15:00Z">
        <w:r w:rsidRPr="00B92F7F">
          <w:t xml:space="preserve">with </w:t>
        </w:r>
        <w:proofErr w:type="spellStart"/>
        <w:r w:rsidRPr="00B92F7F">
          <w:t>mo</w:t>
        </w:r>
        <w:proofErr w:type="spellEnd"/>
        <w:r w:rsidRPr="00B92F7F">
          <w:t>()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5" w:author="Cummings, Shawn" w:date="2023-05-30T22:06:00Z"/>
          <w:b/>
          <w:bCs/>
        </w:rPr>
      </w:pPr>
      <w:ins w:id="26" w:author="Cummings, Shawn" w:date="2023-05-30T22:06:00Z">
        <w:r>
          <w:rPr>
            <w:b/>
            <w:bCs/>
          </w:rPr>
          <w:br w:type="page"/>
        </w:r>
      </w:ins>
    </w:p>
    <w:p w14:paraId="6E4D4CA4" w14:textId="434C9878" w:rsidR="00B92F7F" w:rsidRPr="00B92F7F" w:rsidDel="00DF2F44" w:rsidRDefault="003F5649">
      <w:pPr>
        <w:pStyle w:val="ListParagraph"/>
        <w:widowControl/>
        <w:numPr>
          <w:ilvl w:val="1"/>
          <w:numId w:val="32"/>
        </w:numPr>
        <w:autoSpaceDE/>
        <w:autoSpaceDN/>
        <w:adjustRightInd/>
        <w:spacing w:line="240" w:lineRule="auto"/>
        <w:jc w:val="left"/>
        <w:rPr>
          <w:ins w:id="27" w:author="Jaeger, Florian" w:date="2023-05-13T09:13:00Z"/>
          <w:del w:id="28" w:author="Cummings, Shawn" w:date="2023-05-30T22:06:00Z"/>
        </w:rPr>
        <w:pPrChange w:id="29" w:author="Jaeger, Florian" w:date="2023-05-22T16:28:00Z">
          <w:pPr>
            <w:pStyle w:val="ListParagraph"/>
            <w:widowControl/>
            <w:numPr>
              <w:numId w:val="32"/>
            </w:numPr>
            <w:autoSpaceDE/>
            <w:autoSpaceDN/>
            <w:adjustRightInd/>
            <w:spacing w:line="240" w:lineRule="auto"/>
            <w:ind w:hanging="360"/>
            <w:jc w:val="left"/>
          </w:pPr>
        </w:pPrChange>
      </w:pPr>
      <w:commentRangeStart w:id="30"/>
      <w:commentRangeEnd w:id="30"/>
      <w:del w:id="31" w:author="Cummings, Shawn" w:date="2023-05-30T22:06:00Z">
        <w:r w:rsidDel="00DF2F44">
          <w:rPr>
            <w:rStyle w:val="CommentReference"/>
          </w:rPr>
          <w:lastRenderedPageBreak/>
          <w:commentReference w:id="30"/>
        </w:r>
      </w:del>
      <w:ins w:id="32" w:author="Jaeger, Florian" w:date="2023-05-13T09:13:00Z">
        <w:del w:id="33" w:author="Cummings, Shawn" w:date="2023-05-30T22:06:00Z">
          <w:r w:rsidR="00B92F7F" w:rsidRPr="00B92F7F" w:rsidDel="00DF2F44">
            <w:br w:type="page"/>
          </w:r>
        </w:del>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34"/>
      <w:r w:rsidR="00AD0E69">
        <w:rPr>
          <w:szCs w:val="22"/>
        </w:rPr>
        <w:t>URL</w:t>
      </w:r>
      <w:commentRangeEnd w:id="34"/>
      <w:r w:rsidR="00AD0E69">
        <w:rPr>
          <w:rStyle w:val="CommentReference"/>
        </w:rPr>
        <w:commentReference w:id="34"/>
      </w:r>
      <w:r w:rsidR="00AD0E69">
        <w:rPr>
          <w:szCs w:val="22"/>
        </w:rPr>
        <w:t>)</w:t>
      </w:r>
      <w:r w:rsidR="00423FF8" w:rsidRPr="00ED3418">
        <w:rPr>
          <w:szCs w:val="22"/>
        </w:rPr>
        <w:t>.</w:t>
      </w:r>
      <w:r w:rsidR="003F5649" w:rsidDel="003F5649">
        <w:rPr>
          <w:szCs w:val="22"/>
        </w:rPr>
        <w:t xml:space="preserve"> </w:t>
      </w:r>
      <w:bookmarkStart w:id="35" w:name="OLE_LINK14"/>
      <w:bookmarkStart w:id="36" w:name="OLE_LINK15"/>
      <w:bookmarkStart w:id="37"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8"/>
      <w:commentRangeStart w:id="3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35"/>
      <w:bookmarkEnd w:id="36"/>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8"/>
      <w:r w:rsidR="000922F6" w:rsidRPr="00ED3418">
        <w:rPr>
          <w:rStyle w:val="CommentReference"/>
          <w:sz w:val="22"/>
          <w:szCs w:val="22"/>
        </w:rPr>
        <w:commentReference w:id="38"/>
      </w:r>
      <w:commentRangeEnd w:id="39"/>
      <w:r w:rsidR="003F5649">
        <w:rPr>
          <w:rStyle w:val="CommentReference"/>
        </w:rPr>
        <w:commentReference w:id="39"/>
      </w:r>
    </w:p>
    <w:bookmarkEnd w:id="37"/>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40"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41" w:author="Jaeger, Florian" w:date="2023-05-27T12:05:00Z"/>
        </w:rPr>
        <w:pPrChange w:id="42" w:author="Jaeger, Florian" w:date="2023-05-27T12:05:00Z">
          <w:pPr/>
        </w:pPrChange>
      </w:pPr>
    </w:p>
    <w:p w14:paraId="34E607E6" w14:textId="48CEDD95" w:rsidR="008A6F3D" w:rsidRPr="00ED3418" w:rsidDel="00E80486" w:rsidRDefault="00BD2D04">
      <w:pPr>
        <w:pStyle w:val="Heading1"/>
        <w:rPr>
          <w:del w:id="43" w:author="Jaeger, Florian" w:date="2023-05-27T12:05:00Z"/>
          <w:bCs/>
        </w:rPr>
        <w:pPrChange w:id="44" w:author="Jaeger, Florian" w:date="2023-05-27T12:05:00Z">
          <w:pPr/>
        </w:pPrChange>
      </w:pPr>
      <w:del w:id="45"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46"/>
        <w:r w:rsidRPr="00ED3418" w:rsidDel="00E80486">
          <w:rPr>
            <w:highlight w:val="cyan"/>
          </w:rPr>
          <w:delText>XYZ</w:delText>
        </w:r>
        <w:commentRangeEnd w:id="46"/>
        <w:r w:rsidRPr="00ED3418" w:rsidDel="00E80486">
          <w:rPr>
            <w:rStyle w:val="CommentReference"/>
            <w:sz w:val="22"/>
            <w:szCs w:val="22"/>
          </w:rPr>
          <w:commentReference w:id="46"/>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47"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8"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9" w:author="Jaeger, Florian" w:date="2023-05-27T12:04:00Z"/>
          <w:szCs w:val="22"/>
        </w:rPr>
        <w:pPrChange w:id="50" w:author="Jaeger, Florian" w:date="2023-05-27T12:05:00Z">
          <w:pPr/>
        </w:pPrChange>
      </w:pPr>
      <w:ins w:id="51"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52" w:author="Jaeger, Florian" w:date="2023-05-27T12:11:00Z">
            <w:rPr>
              <w:szCs w:val="22"/>
            </w:rPr>
          </w:rPrChange>
        </w:rPr>
      </w:pPr>
      <w:ins w:id="53" w:author="Jaeger, Florian" w:date="2023-05-27T12:05:00Z">
        <w:r>
          <w:rPr>
            <w:szCs w:val="22"/>
          </w:rPr>
          <w:t xml:space="preserve">All </w:t>
        </w:r>
      </w:ins>
      <w:ins w:id="54" w:author="Jaeger, Florian" w:date="2023-05-27T12:09:00Z">
        <w:r>
          <w:rPr>
            <w:szCs w:val="22"/>
          </w:rPr>
          <w:t xml:space="preserve">experimental </w:t>
        </w:r>
      </w:ins>
      <w:ins w:id="55" w:author="Jaeger, Florian" w:date="2023-05-27T12:05:00Z">
        <w:r>
          <w:rPr>
            <w:szCs w:val="22"/>
          </w:rPr>
          <w:t>materials—</w:t>
        </w:r>
      </w:ins>
      <w:ins w:id="56"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57" w:author="Jaeger, Florian" w:date="2023-05-27T12:09:00Z">
        <w:r>
          <w:rPr>
            <w:szCs w:val="22"/>
          </w:rPr>
          <w:t xml:space="preserve">lists, and trial-level data </w:t>
        </w:r>
      </w:ins>
      <w:ins w:id="58"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9" w:author="Jaeger, Florian" w:date="2023-05-27T12:11:00Z">
        <w:r>
          <w:rPr>
            <w:szCs w:val="22"/>
          </w:rPr>
          <w:t xml:space="preserve">the </w:t>
        </w:r>
      </w:ins>
      <w:ins w:id="60" w:author="Jaeger, Florian" w:date="2023-05-27T12:12:00Z">
        <w:r w:rsidRPr="00ED3418">
          <w:rPr>
            <w:szCs w:val="22"/>
          </w:rPr>
          <w:t>JavaScript</w:t>
        </w:r>
      </w:ins>
      <w:ins w:id="61" w:author="Jaeger, Florian" w:date="2023-05-27T12:05:00Z">
        <w:r w:rsidRPr="00ED3418">
          <w:rPr>
            <w:szCs w:val="22"/>
          </w:rPr>
          <w:t xml:space="preserve"> code</w:t>
        </w:r>
      </w:ins>
      <w:ins w:id="62" w:author="Jaeger, Florian" w:date="2023-05-27T12:06:00Z">
        <w:r>
          <w:rPr>
            <w:szCs w:val="22"/>
          </w:rPr>
          <w:t xml:space="preserve"> f</w:t>
        </w:r>
      </w:ins>
      <w:ins w:id="63" w:author="Jaeger, Florian" w:date="2023-05-27T12:07:00Z">
        <w:r>
          <w:rPr>
            <w:szCs w:val="22"/>
          </w:rPr>
          <w:t>or the experiments</w:t>
        </w:r>
      </w:ins>
      <w:ins w:id="64" w:author="Jaeger, Florian" w:date="2023-05-27T12:08:00Z">
        <w:r>
          <w:rPr>
            <w:szCs w:val="22"/>
          </w:rPr>
          <w:t>,</w:t>
        </w:r>
      </w:ins>
      <w:ins w:id="65" w:author="Jaeger, Florian" w:date="2023-05-27T12:07:00Z">
        <w:r>
          <w:rPr>
            <w:szCs w:val="22"/>
          </w:rPr>
          <w:t xml:space="preserve"> and the R code for analyses and visualizations</w:t>
        </w:r>
      </w:ins>
      <w:ins w:id="66" w:author="Jaeger, Florian" w:date="2023-05-27T12:08:00Z">
        <w:r>
          <w:rPr>
            <w:szCs w:val="22"/>
          </w:rPr>
          <w:t>. The latter is made available</w:t>
        </w:r>
      </w:ins>
      <w:ins w:id="67" w:author="Jaeger, Florian" w:date="2023-05-27T12:07:00Z">
        <w:r>
          <w:rPr>
            <w:szCs w:val="22"/>
          </w:rPr>
          <w:t xml:space="preserve"> in the form of a</w:t>
        </w:r>
      </w:ins>
      <w:ins w:id="68" w:author="Jaeger, Florian" w:date="2023-05-27T12:09:00Z">
        <w:r>
          <w:rPr>
            <w:szCs w:val="22"/>
          </w:rPr>
          <w:t xml:space="preserve"> </w:t>
        </w:r>
        <w:r w:rsidRPr="00ED3418">
          <w:rPr>
            <w:szCs w:val="22"/>
          </w:rPr>
          <w:t xml:space="preserve">“knittable” </w:t>
        </w:r>
      </w:ins>
      <w:ins w:id="69" w:author="Jaeger, Florian" w:date="2023-05-27T12:07:00Z">
        <w:r>
          <w:rPr>
            <w:szCs w:val="22"/>
          </w:rPr>
          <w:t xml:space="preserve">R Markdown </w:t>
        </w:r>
      </w:ins>
      <w:ins w:id="70" w:author="Jaeger, Florian" w:date="2023-05-27T12:08:00Z">
        <w:r>
          <w:rPr>
            <w:szCs w:val="22"/>
          </w:rPr>
          <w:t>(REF) document that generates the supplementary information for this article through a single click in a freely available software (R, REF; RStudio, REF).</w:t>
        </w:r>
      </w:ins>
      <w:ins w:id="71"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72" w:author="Jaeger, Florian" w:date="2023-05-27T12:11:00Z">
        <w:r>
          <w:rPr>
            <w:szCs w:val="22"/>
          </w:rPr>
          <w:t>available</w:t>
        </w:r>
      </w:ins>
      <w:ins w:id="73" w:author="Jaeger, Florian" w:date="2023-05-27T12:10:00Z">
        <w:r w:rsidRPr="00ED3418">
          <w:rPr>
            <w:szCs w:val="22"/>
          </w:rPr>
          <w:t xml:space="preserve"> at </w:t>
        </w:r>
        <w:commentRangeStart w:id="74"/>
        <w:r w:rsidRPr="00ED3418">
          <w:rPr>
            <w:szCs w:val="22"/>
            <w:highlight w:val="cyan"/>
          </w:rPr>
          <w:t>XYZ</w:t>
        </w:r>
        <w:commentRangeEnd w:id="74"/>
        <w:r w:rsidRPr="00ED3418">
          <w:rPr>
            <w:rStyle w:val="CommentReference"/>
            <w:sz w:val="22"/>
            <w:szCs w:val="22"/>
          </w:rPr>
          <w:commentReference w:id="74"/>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75"/>
      <w:r w:rsidR="00FD3AD0">
        <w:rPr>
          <w:szCs w:val="22"/>
        </w:rPr>
        <w:t>XXX</w:t>
      </w:r>
      <w:commentRangeEnd w:id="75"/>
      <w:r w:rsidR="00FD3AD0">
        <w:rPr>
          <w:rStyle w:val="CommentReference"/>
        </w:rPr>
        <w:commentReference w:id="75"/>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76"/>
      <w:r w:rsidR="00F05B25">
        <w:rPr>
          <w:szCs w:val="22"/>
        </w:rPr>
        <w:t>REFS</w:t>
      </w:r>
      <w:commentRangeEnd w:id="76"/>
      <w:r w:rsidR="00F05B25">
        <w:rPr>
          <w:rStyle w:val="CommentReference"/>
        </w:rPr>
        <w:commentReference w:id="76"/>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77"/>
      <w:r w:rsidR="00B93163" w:rsidRPr="00ED3418">
        <w:rPr>
          <w:szCs w:val="22"/>
        </w:rPr>
        <w:t>2006</w:t>
      </w:r>
      <w:commentRangeEnd w:id="77"/>
      <w:r w:rsidR="0066319E">
        <w:rPr>
          <w:rStyle w:val="CommentReference"/>
        </w:rPr>
        <w:commentReference w:id="77"/>
      </w:r>
      <w:r w:rsidR="00B93163" w:rsidRPr="00ED3418">
        <w:rPr>
          <w:szCs w:val="22"/>
        </w:rPr>
        <w:t xml:space="preserve">). </w:t>
      </w:r>
    </w:p>
    <w:p w14:paraId="27C57315" w14:textId="73508ECB" w:rsidR="00B93163" w:rsidRPr="00ED3418" w:rsidRDefault="00244AD2" w:rsidP="00244AD2">
      <w:pPr>
        <w:rPr>
          <w:szCs w:val="22"/>
        </w:rPr>
      </w:pPr>
      <w:commentRangeStart w:id="78"/>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78"/>
      <w:r>
        <w:rPr>
          <w:rStyle w:val="CommentReference"/>
        </w:rPr>
        <w:commentReference w:id="78"/>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79"/>
      <w:commentRangeStart w:id="80"/>
      <w:r w:rsidR="00C161C5" w:rsidRPr="00ED3418">
        <w:rPr>
          <w:szCs w:val="22"/>
        </w:rPr>
        <w:t xml:space="preserve">thought the talker in the video </w:t>
      </w:r>
      <w:r w:rsidR="00D037E1">
        <w:rPr>
          <w:szCs w:val="22"/>
        </w:rPr>
        <w:t>said</w:t>
      </w:r>
      <w:r w:rsidR="000079D6" w:rsidRPr="00ED3418">
        <w:rPr>
          <w:szCs w:val="22"/>
        </w:rPr>
        <w:t xml:space="preserve"> </w:t>
      </w:r>
      <w:commentRangeEnd w:id="79"/>
      <w:r w:rsidR="00D037E1">
        <w:rPr>
          <w:rStyle w:val="CommentReference"/>
        </w:rPr>
        <w:commentReference w:id="79"/>
      </w:r>
      <w:commentRangeEnd w:id="80"/>
      <w:r w:rsidR="003F5649">
        <w:rPr>
          <w:rStyle w:val="CommentReference"/>
        </w:rPr>
        <w:commentReference w:id="80"/>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81"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81"/>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82"/>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82"/>
      <w:r w:rsidR="00057517">
        <w:rPr>
          <w:rStyle w:val="CommentReference"/>
        </w:rPr>
        <w:commentReference w:id="82"/>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72A4E6CF"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p>
    <w:p w14:paraId="5D53BB6B" w14:textId="4ADA9061" w:rsidR="005032D8" w:rsidRPr="005427E2" w:rsidRDefault="00620763" w:rsidP="005427E2">
      <w:pPr>
        <w:rPr>
          <w:szCs w:val="22"/>
        </w:rPr>
      </w:pPr>
      <w:r w:rsidRPr="00ED3418">
        <w:rPr>
          <w:szCs w:val="22"/>
        </w:rPr>
        <w:t>Participants were paid $6/hour prorated by the duration of the experiment (15 minutes). Participa</w:t>
      </w:r>
      <w:r w:rsidR="00C96151">
        <w:rPr>
          <w:szCs w:val="22"/>
        </w:rPr>
        <w:t>nts</w:t>
      </w:r>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83"/>
      <w:r w:rsidR="003D6AB3">
        <w:rPr>
          <w:szCs w:val="22"/>
        </w:rPr>
        <w:t>articipants had to</w:t>
      </w:r>
      <w:r w:rsidR="000D32C8">
        <w:rPr>
          <w:szCs w:val="22"/>
        </w:rPr>
        <w:t xml:space="preserve"> confirm that they were (</w:t>
      </w:r>
      <w:proofErr w:type="spellStart"/>
      <w:r w:rsidR="000D32C8">
        <w:rPr>
          <w:szCs w:val="22"/>
        </w:rPr>
        <w:t>i</w:t>
      </w:r>
      <w:proofErr w:type="spellEnd"/>
      <w:r w:rsidR="000D32C8">
        <w:rPr>
          <w:szCs w:val="22"/>
        </w:rPr>
        <w:t xml:space="preserve">)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83"/>
      <w:r w:rsidR="003D6AB3">
        <w:rPr>
          <w:rStyle w:val="CommentReference"/>
        </w:rPr>
        <w:commentReference w:id="83"/>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4AB4284D"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w:t>
      </w:r>
      <w:r w:rsidR="00620763" w:rsidRPr="00ED3418">
        <w:rPr>
          <w:szCs w:val="22"/>
        </w:rPr>
        <w:lastRenderedPageBreak/>
        <w:t xml:space="preserve">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ins w:id="84" w:author="Jaeger, Florian" w:date="2023-06-06T09:26:00Z">
        <w:r w:rsidR="003E79A6">
          <w:rPr>
            <w:szCs w:val="22"/>
          </w:rPr>
          <w:t xml:space="preserve">, with the goal to </w:t>
        </w:r>
      </w:ins>
      <w:ins w:id="85" w:author="Jaeger, Florian" w:date="2023-06-06T09:29:00Z">
        <w:r w:rsidR="003E79A6">
          <w:rPr>
            <w:szCs w:val="22"/>
          </w:rPr>
          <w:t xml:space="preserve">increase power for this and </w:t>
        </w:r>
      </w:ins>
      <w:ins w:id="86" w:author="Jaeger, Florian" w:date="2023-06-06T09:26:00Z">
        <w:r w:rsidR="003E79A6">
          <w:rPr>
            <w:szCs w:val="22"/>
          </w:rPr>
          <w:t>subsequent experiments</w:t>
        </w:r>
      </w:ins>
      <w:ins w:id="87" w:author="Jaeger, Florian" w:date="2023-06-06T09:28:00Z">
        <w:r w:rsidR="003E79A6">
          <w:rPr>
            <w:szCs w:val="22"/>
          </w:rPr>
          <w:t xml:space="preserve"> </w:t>
        </w:r>
      </w:ins>
      <w:ins w:id="88" w:author="Jaeger, Florian" w:date="2023-06-06T09:26:00Z">
        <w:r w:rsidR="003E79A6">
          <w:rPr>
            <w:szCs w:val="22"/>
          </w:rPr>
          <w:t>(for details, see SI:XXX)</w:t>
        </w:r>
      </w:ins>
      <w:r w:rsidR="00BA5C7C" w:rsidRPr="00ED3418">
        <w:rPr>
          <w:szCs w:val="22"/>
        </w:rPr>
        <w:t xml:space="preserve">. </w:t>
      </w:r>
      <w:del w:id="89" w:author="Jaeger, Florian" w:date="2023-06-06T09:28:00Z">
        <w:r w:rsidR="00BA5C7C" w:rsidRPr="00ED3418" w:rsidDel="003E79A6">
          <w:rPr>
            <w:szCs w:val="22"/>
          </w:rPr>
          <w:delText xml:space="preserve">The intention for </w:delText>
        </w:r>
        <w:r w:rsidR="00620763" w:rsidRPr="00ED3418" w:rsidDel="003E79A6">
          <w:rPr>
            <w:szCs w:val="22"/>
          </w:rPr>
          <w:delText xml:space="preserve">Experiment 1a </w:delText>
        </w:r>
        <w:r w:rsidR="00BA5C7C" w:rsidRPr="00ED3418" w:rsidDel="003E79A6">
          <w:rPr>
            <w:szCs w:val="22"/>
          </w:rPr>
          <w:delText xml:space="preserve">was to </w:delText>
        </w:r>
        <w:r w:rsidR="00620763" w:rsidRPr="00ED3418" w:rsidDel="003E79A6">
          <w:rPr>
            <w:szCs w:val="22"/>
          </w:rPr>
          <w:delText xml:space="preserve">employ </w:delText>
        </w:r>
        <w:r w:rsidR="00BA5C7C" w:rsidRPr="00ED3418" w:rsidDel="003E79A6">
          <w:rPr>
            <w:szCs w:val="22"/>
          </w:rPr>
          <w:delText xml:space="preserve">the exact same acoustic steps as in Liu and Jaeger (2018): </w:delText>
        </w:r>
        <w:r w:rsidR="00641E18" w:rsidDel="003E79A6">
          <w:rPr>
            <w:szCs w:val="22"/>
          </w:rPr>
          <w:delText>12, 14, 15, 16, 17, and 19</w:delText>
        </w:r>
        <w:commentRangeStart w:id="90"/>
        <w:commentRangeStart w:id="91"/>
        <w:commentRangeStart w:id="92"/>
        <w:commentRangeEnd w:id="90"/>
        <w:r w:rsidR="00BA5C7C" w:rsidRPr="00ED3418" w:rsidDel="003E79A6">
          <w:rPr>
            <w:rStyle w:val="CommentReference"/>
            <w:sz w:val="22"/>
            <w:szCs w:val="22"/>
            <w:highlight w:val="cyan"/>
          </w:rPr>
          <w:commentReference w:id="90"/>
        </w:r>
        <w:commentRangeEnd w:id="91"/>
        <w:r w:rsidR="00BC1055" w:rsidDel="003E79A6">
          <w:rPr>
            <w:rStyle w:val="CommentReference"/>
          </w:rPr>
          <w:commentReference w:id="91"/>
        </w:r>
        <w:commentRangeEnd w:id="92"/>
        <w:r w:rsidR="003F5649" w:rsidDel="003E79A6">
          <w:rPr>
            <w:rStyle w:val="CommentReference"/>
          </w:rPr>
          <w:commentReference w:id="92"/>
        </w:r>
        <w:r w:rsidR="00641E18" w:rsidDel="003E79A6">
          <w:rPr>
            <w:szCs w:val="22"/>
          </w:rPr>
          <w:delText xml:space="preserve">, </w:delText>
        </w:r>
        <w:r w:rsidR="00BA5C7C" w:rsidRPr="00ED3418" w:rsidDel="003E79A6">
          <w:rPr>
            <w:szCs w:val="22"/>
          </w:rPr>
          <w:delText xml:space="preserve">where higher numbers indicate acoustically more </w:delText>
        </w:r>
        <w:r w:rsidR="00BA5C7C" w:rsidRPr="003E79A6" w:rsidDel="003E79A6">
          <w:rPr>
            <w:i/>
            <w:iCs/>
            <w:szCs w:val="22"/>
          </w:rPr>
          <w:delText>ashi</w:delText>
        </w:r>
        <w:r w:rsidR="00BA5C7C" w:rsidRPr="00ED3418" w:rsidDel="003E79A6">
          <w:rPr>
            <w:szCs w:val="22"/>
          </w:rPr>
          <w:delText>-like steps</w:delText>
        </w:r>
        <w:r w:rsidR="00620763" w:rsidRPr="00ED3418" w:rsidDel="003E79A6">
          <w:rPr>
            <w:szCs w:val="22"/>
          </w:rPr>
          <w:delText xml:space="preserve">. </w:delText>
        </w:r>
        <w:r w:rsidR="00BA5C7C" w:rsidRPr="00ED3418" w:rsidDel="003E79A6">
          <w:rPr>
            <w:szCs w:val="22"/>
          </w:rPr>
          <w:delText>However,</w:delText>
        </w:r>
        <w:r w:rsidR="00620763" w:rsidRPr="00ED3418" w:rsidDel="003E79A6">
          <w:rPr>
            <w:szCs w:val="22"/>
          </w:rPr>
          <w:delText xml:space="preserve"> a labelling mistake resulted in the steps being internally named with higher numbers indicating proportion of </w:delText>
        </w:r>
        <w:r w:rsidR="00E20210" w:rsidRPr="003E79A6" w:rsidDel="003E79A6">
          <w:rPr>
            <w:i/>
            <w:iCs/>
            <w:szCs w:val="22"/>
          </w:rPr>
          <w:delText>asi</w:delText>
        </w:r>
        <w:r w:rsidR="00BA5C7C" w:rsidRPr="00ED3418" w:rsidDel="003E79A6">
          <w:rPr>
            <w:szCs w:val="22"/>
          </w:rPr>
          <w:delText xml:space="preserve">, rather than </w:delText>
        </w:r>
        <w:r w:rsidR="00BA5C7C" w:rsidRPr="003E79A6" w:rsidDel="003E79A6">
          <w:rPr>
            <w:i/>
            <w:iCs/>
            <w:szCs w:val="22"/>
          </w:rPr>
          <w:delText>ashi</w:delText>
        </w:r>
        <w:r w:rsidR="00620763" w:rsidRPr="00ED3418" w:rsidDel="003E79A6">
          <w:rPr>
            <w:szCs w:val="22"/>
          </w:rPr>
          <w:delText>.</w:delText>
        </w:r>
        <w:r w:rsidR="00BA5C7C" w:rsidRPr="00ED3418" w:rsidDel="003E79A6">
          <w:rPr>
            <w:szCs w:val="22"/>
          </w:rPr>
          <w:delText xml:space="preserve"> The actual steps that were used in Experiment 1a </w:delText>
        </w:r>
        <w:r w:rsidR="00641E18" w:rsidDel="003E79A6">
          <w:rPr>
            <w:szCs w:val="22"/>
          </w:rPr>
          <w:delText>were 13, 15, 16, 17, 18, 20</w:delText>
        </w:r>
        <w:r w:rsidR="00B4671A" w:rsidRPr="00ED3418" w:rsidDel="003E79A6">
          <w:rPr>
            <w:szCs w:val="22"/>
          </w:rPr>
          <w:delText xml:space="preserve"> unintentionally</w:delText>
        </w:r>
        <w:r w:rsidR="00BA5C7C" w:rsidRPr="00ED3418" w:rsidDel="003E79A6">
          <w:rPr>
            <w:szCs w:val="22"/>
          </w:rPr>
          <w:delText xml:space="preserve"> shifting the test continuum </w:delText>
        </w:r>
        <w:r w:rsidR="00B4671A" w:rsidRPr="00ED3418" w:rsidDel="003E79A6">
          <w:rPr>
            <w:szCs w:val="22"/>
          </w:rPr>
          <w:delText xml:space="preserve">1 step </w:delText>
        </w:r>
        <w:r w:rsidR="00BA5C7C" w:rsidRPr="00ED3418" w:rsidDel="003E79A6">
          <w:rPr>
            <w:szCs w:val="22"/>
          </w:rPr>
          <w:delText xml:space="preserve">towards the </w:delText>
        </w:r>
        <w:r w:rsidR="00641E18" w:rsidDel="003E79A6">
          <w:rPr>
            <w:i/>
            <w:iCs/>
            <w:szCs w:val="22"/>
          </w:rPr>
          <w:delText>ashi</w:delText>
        </w:r>
        <w:r w:rsidR="00BA5C7C" w:rsidRPr="00ED3418" w:rsidDel="003E79A6">
          <w:rPr>
            <w:szCs w:val="22"/>
          </w:rPr>
          <w:delText xml:space="preserve"> end</w:delText>
        </w:r>
        <w:r w:rsidR="00B4671A" w:rsidRPr="00ED3418" w:rsidDel="003E79A6">
          <w:rPr>
            <w:szCs w:val="22"/>
          </w:rPr>
          <w:delText>, compared to Liu and Jaeger (2018)</w:delText>
        </w:r>
        <w:r w:rsidR="00457C4F" w:rsidRPr="00ED3418" w:rsidDel="003E79A6">
          <w:rPr>
            <w:szCs w:val="22"/>
          </w:rPr>
          <w:delText xml:space="preserve">. </w:delText>
        </w:r>
        <w:r w:rsidR="00641E18" w:rsidDel="003E79A6">
          <w:rPr>
            <w:szCs w:val="22"/>
          </w:rPr>
          <w:delText>A</w:delText>
        </w:r>
        <w:r w:rsidR="00457C4F" w:rsidRPr="00ED3418" w:rsidDel="003E79A6">
          <w:rPr>
            <w:szCs w:val="22"/>
          </w:rPr>
          <w:delText xml:space="preserve">s we report below, Experiment 1a yielded overall more </w:delText>
        </w:r>
        <w:r w:rsidR="00E20210" w:rsidRPr="003F5649" w:rsidDel="003E79A6">
          <w:rPr>
            <w:i/>
          </w:rPr>
          <w:delText>asi</w:delText>
        </w:r>
        <w:r w:rsidR="00457C4F" w:rsidRPr="00ED3418" w:rsidDel="003E79A6">
          <w:rPr>
            <w:szCs w:val="22"/>
          </w:rPr>
          <w:delText xml:space="preserve"> than </w:delText>
        </w:r>
        <w:r w:rsidR="00457C4F" w:rsidRPr="003E79A6" w:rsidDel="003E79A6">
          <w:rPr>
            <w:i/>
            <w:iCs/>
            <w:szCs w:val="22"/>
          </w:rPr>
          <w:delText xml:space="preserve">ashi </w:delText>
        </w:r>
        <w:r w:rsidR="00457C4F" w:rsidRPr="00ED3418" w:rsidDel="003E79A6">
          <w:rPr>
            <w:szCs w:val="22"/>
          </w:rPr>
          <w:delText>responses.</w:delText>
        </w:r>
        <w:r w:rsidR="00BA5C7C" w:rsidRPr="00ED3418" w:rsidDel="003E79A6">
          <w:rPr>
            <w:szCs w:val="22"/>
          </w:rPr>
          <w:delText xml:space="preserve"> </w:delText>
        </w:r>
        <w:r w:rsidR="00457C4F" w:rsidRPr="00ED3418" w:rsidDel="003E79A6">
          <w:rPr>
            <w:szCs w:val="22"/>
          </w:rPr>
          <w:delText xml:space="preserve">Experiment 1b thus attempted to </w:delText>
        </w:r>
        <w:r w:rsidR="00B4671A" w:rsidRPr="00ED3418" w:rsidDel="003E79A6">
          <w:rPr>
            <w:szCs w:val="22"/>
          </w:rPr>
          <w:delText>expand</w:delText>
        </w:r>
        <w:r w:rsidR="00457C4F" w:rsidRPr="00ED3418" w:rsidDel="003E79A6">
          <w:rPr>
            <w:szCs w:val="22"/>
          </w:rPr>
          <w:delText xml:space="preserve"> the test stimuli towards the </w:delText>
        </w:r>
        <w:r w:rsidR="00457C4F" w:rsidRPr="003E79A6" w:rsidDel="003E79A6">
          <w:rPr>
            <w:i/>
            <w:iCs/>
            <w:szCs w:val="22"/>
          </w:rPr>
          <w:delText xml:space="preserve">ashi </w:delText>
        </w:r>
        <w:r w:rsidR="00457C4F" w:rsidRPr="00ED3418" w:rsidDel="003E79A6">
          <w:rPr>
            <w:szCs w:val="22"/>
          </w:rPr>
          <w:delText xml:space="preserve">end of the continuum. However, </w:delText>
        </w:r>
        <w:r w:rsidR="00B4671A" w:rsidRPr="00ED3418" w:rsidDel="003E79A6">
          <w:rPr>
            <w:szCs w:val="22"/>
          </w:rPr>
          <w:delText xml:space="preserve">as we still had not discovered the labeling mistake, we ended up expanding the continuum even further towards the </w:delText>
        </w:r>
        <w:r w:rsidR="00E20210" w:rsidRPr="003E79A6" w:rsidDel="003E79A6">
          <w:rPr>
            <w:i/>
            <w:iCs/>
            <w:szCs w:val="22"/>
          </w:rPr>
          <w:delText>asi</w:delText>
        </w:r>
        <w:r w:rsidR="00B4671A" w:rsidRPr="00ED3418" w:rsidDel="003E79A6">
          <w:rPr>
            <w:szCs w:val="22"/>
          </w:rPr>
          <w:delText xml:space="preserve"> end instead, with steps</w:delText>
        </w:r>
        <w:r w:rsidR="00620763" w:rsidRPr="00ED3418" w:rsidDel="003E79A6">
          <w:rPr>
            <w:szCs w:val="22"/>
          </w:rPr>
          <w:delText xml:space="preserve"> </w:delText>
        </w:r>
        <w:r w:rsidR="00620763" w:rsidRPr="003F5649" w:rsidDel="003E79A6">
          <w:delText>10, 13, 14, 15, 16, 20</w:delText>
        </w:r>
        <w:r w:rsidR="00620763" w:rsidRPr="00ED3418" w:rsidDel="003E79A6">
          <w:rPr>
            <w:szCs w:val="22"/>
          </w:rPr>
          <w:delText xml:space="preserve">. </w:delText>
        </w:r>
        <w:r w:rsidR="00B4671A" w:rsidRPr="00ED3418" w:rsidDel="003E79A6">
          <w:rPr>
            <w:szCs w:val="22"/>
          </w:rPr>
          <w:delText>At this point, we identified the labeling mistake. Experiment 1c employed steps</w:delText>
        </w:r>
        <w:r w:rsidR="00641E18" w:rsidRPr="00641E18" w:rsidDel="003E79A6">
          <w:rPr>
            <w:szCs w:val="22"/>
          </w:rPr>
          <w:delText xml:space="preserve"> 13, 18, 19, 20, 21, and 26</w:delText>
        </w:r>
        <w:r w:rsidR="00B4671A" w:rsidRPr="00ED3418" w:rsidDel="003E79A6">
          <w:rPr>
            <w:szCs w:val="22"/>
          </w:rPr>
          <w:delText>.</w:delText>
        </w:r>
        <w:r w:rsidR="000734FB" w:rsidRPr="00ED3418" w:rsidDel="003E79A6">
          <w:rPr>
            <w:szCs w:val="22"/>
          </w:rPr>
          <w:delText xml:space="preserve"> We emphasize that the location of the test steps is </w:delText>
        </w:r>
        <w:r w:rsidR="000734FB" w:rsidRPr="00ED3418" w:rsidDel="003E79A6">
          <w:rPr>
            <w:i/>
            <w:iCs/>
            <w:szCs w:val="22"/>
          </w:rPr>
          <w:delText>not</w:delText>
        </w:r>
        <w:r w:rsidR="000734FB" w:rsidRPr="00ED3418" w:rsidDel="003E79A6">
          <w:rPr>
            <w:szCs w:val="22"/>
          </w:rPr>
          <w:delText xml:space="preserve"> critical for Experiments 1a-</w:delText>
        </w:r>
        <w:r w:rsidR="002D3F41" w:rsidDel="003E79A6">
          <w:rPr>
            <w:szCs w:val="22"/>
          </w:rPr>
          <w:delText>c.</w:delText>
        </w:r>
      </w:del>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w:t>
      </w:r>
      <w:r w:rsidRPr="00ED3418">
        <w:rPr>
          <w:szCs w:val="22"/>
        </w:rPr>
        <w:lastRenderedPageBreak/>
        <w:t xml:space="preserve">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36B95F4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ins w:id="93" w:author="Jaeger, Florian" w:date="2023-06-07T10:34:00Z">
        <w:r w:rsidR="003F33E6">
          <w:rPr>
            <w:szCs w:val="22"/>
          </w:rPr>
          <w:t>n exit</w:t>
        </w:r>
      </w:ins>
      <w:del w:id="94" w:author="Jaeger, Florian" w:date="2023-06-07T10:34:00Z">
        <w:r w:rsidRPr="00ED3418" w:rsidDel="003F33E6">
          <w:rPr>
            <w:szCs w:val="22"/>
          </w:rPr>
          <w:delText xml:space="preserve"> post-experiment</w:delText>
        </w:r>
      </w:del>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lastRenderedPageBreak/>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7CB540FC" w:rsidR="00620763" w:rsidRPr="00ED3418" w:rsidDel="003F33E6" w:rsidRDefault="00620763" w:rsidP="006D2EFB">
      <w:pPr>
        <w:rPr>
          <w:del w:id="95" w:author="Jaeger, Florian" w:date="2023-06-07T10:42:00Z"/>
          <w:i/>
          <w:iCs/>
          <w:szCs w:val="22"/>
        </w:rPr>
      </w:pPr>
      <w:del w:id="96" w:author="Jaeger, Florian" w:date="2023-06-07T10:34:00Z">
        <w:r w:rsidRPr="00ED3418" w:rsidDel="003F33E6">
          <w:rPr>
            <w:i/>
            <w:iCs/>
            <w:szCs w:val="22"/>
          </w:rPr>
          <w:lastRenderedPageBreak/>
          <w:delText>Post-experiment</w:delText>
        </w:r>
      </w:del>
      <w:ins w:id="97" w:author="Jaeger, Florian" w:date="2023-06-07T10:34:00Z">
        <w:r w:rsidR="003F33E6">
          <w:rPr>
            <w:i/>
            <w:iCs/>
            <w:szCs w:val="22"/>
          </w:rPr>
          <w:t>Exit</w:t>
        </w:r>
      </w:ins>
      <w:r w:rsidRPr="00ED3418">
        <w:rPr>
          <w:i/>
          <w:iCs/>
          <w:szCs w:val="22"/>
        </w:rPr>
        <w:t xml:space="preserve"> survey</w:t>
      </w:r>
      <w:r w:rsidR="006D2EFB" w:rsidRPr="00ED3418">
        <w:rPr>
          <w:i/>
          <w:iCs/>
          <w:szCs w:val="22"/>
        </w:rPr>
        <w:t xml:space="preserve">. </w:t>
      </w:r>
      <w:del w:id="98" w:author="Jaeger, Florian" w:date="2023-06-07T10:32:00Z">
        <w:r w:rsidRPr="00ED3418" w:rsidDel="003F33E6">
          <w:rPr>
            <w:szCs w:val="22"/>
          </w:rPr>
          <w:delText xml:space="preserve">The post-experiment survey for each experiment is available as part of the OSF repository. </w:delText>
        </w:r>
      </w:del>
      <w:r w:rsidRPr="00ED3418">
        <w:rPr>
          <w:szCs w:val="22"/>
        </w:rPr>
        <w:t xml:space="preserve">The </w:t>
      </w:r>
      <w:del w:id="99" w:author="Jaeger, Florian" w:date="2023-06-07T10:34:00Z">
        <w:r w:rsidRPr="00ED3418" w:rsidDel="003F33E6">
          <w:rPr>
            <w:szCs w:val="22"/>
          </w:rPr>
          <w:delText xml:space="preserve">post-experiment </w:delText>
        </w:r>
      </w:del>
      <w:r w:rsidRPr="00ED3418">
        <w:rPr>
          <w:szCs w:val="22"/>
        </w:rPr>
        <w:t>survey for Experiment 1a was identical to that of Liu and Jaeger (2018).</w:t>
      </w:r>
      <w:ins w:id="100" w:author="Jaeger, Florian" w:date="2023-06-07T10:43:00Z">
        <w:r w:rsidR="004D7307">
          <w:rPr>
            <w:szCs w:val="22"/>
          </w:rPr>
          <w:t xml:space="preserve"> All questions are listed in the SI </w:t>
        </w:r>
        <w:r w:rsidR="004D7307" w:rsidRPr="004D7307">
          <w:rPr>
            <w:szCs w:val="22"/>
            <w:highlight w:val="yellow"/>
            <w:rPrChange w:id="101" w:author="Jaeger, Florian" w:date="2023-06-07T10:43:00Z">
              <w:rPr>
                <w:szCs w:val="22"/>
              </w:rPr>
            </w:rPrChange>
          </w:rPr>
          <w:t>(XXX</w:t>
        </w:r>
        <w:r w:rsidR="004D7307">
          <w:rPr>
            <w:szCs w:val="22"/>
          </w:rPr>
          <w:t>).</w:t>
        </w:r>
      </w:ins>
      <w:r w:rsidRPr="00ED3418">
        <w:rPr>
          <w:szCs w:val="22"/>
        </w:rPr>
        <w:t xml:space="preserve"> Questions assessed the quality of the audio equipment and whether participants experienced stalling of audio or video (to help us catch </w:t>
      </w:r>
      <w:ins w:id="102" w:author="Jaeger, Florian" w:date="2023-06-07T10:43:00Z">
        <w:r w:rsidR="004D7307">
          <w:rPr>
            <w:szCs w:val="22"/>
          </w:rPr>
          <w:t xml:space="preserve">code </w:t>
        </w:r>
      </w:ins>
      <w:r w:rsidRPr="00ED3418">
        <w:rPr>
          <w:szCs w:val="22"/>
        </w:rPr>
        <w:t>problems</w:t>
      </w:r>
      <w:del w:id="103" w:author="Jaeger, Florian" w:date="2023-06-07T10:43:00Z">
        <w:r w:rsidRPr="00ED3418" w:rsidDel="004D7307">
          <w:rPr>
            <w:szCs w:val="22"/>
          </w:rPr>
          <w:delText xml:space="preserve"> without code</w:delText>
        </w:r>
      </w:del>
      <w:r w:rsidRPr="00ED3418">
        <w:rPr>
          <w:szCs w:val="22"/>
        </w:rPr>
        <w:t xml:space="preserve">). </w:t>
      </w:r>
      <w:del w:id="104" w:author="Jaeger, Florian" w:date="2023-06-07T10:42:00Z">
        <w:r w:rsidRPr="00ED3418" w:rsidDel="003F33E6">
          <w:rPr>
            <w:szCs w:val="22"/>
          </w:rPr>
          <w:delText>Of particular note, t</w:delText>
        </w:r>
      </w:del>
      <w:ins w:id="105" w:author="Jaeger, Florian" w:date="2023-06-07T10:42:00Z">
        <w:r w:rsidR="003F33E6">
          <w:rPr>
            <w:szCs w:val="22"/>
          </w:rPr>
          <w:t>T</w:t>
        </w:r>
      </w:ins>
      <w:r w:rsidRPr="00ED3418">
        <w:rPr>
          <w:szCs w:val="22"/>
        </w:rPr>
        <w:t xml:space="preserve">he survey also contained a catch question, asking about the gender of the talker shown during the test phase. </w:t>
      </w:r>
      <w:moveFromRangeStart w:id="106" w:author="Jaeger, Florian" w:date="2023-06-07T10:42:00Z" w:name="move137026968"/>
      <w:moveFrom w:id="107" w:author="Jaeger, Florian" w:date="2023-06-07T10:42:00Z">
        <w:r w:rsidRPr="00ED3418" w:rsidDel="003F33E6">
          <w:rPr>
            <w:szCs w:val="22"/>
          </w:rPr>
          <w:t>Following this survey, a final exit survey collected demographic information using the gender, age, race, and ethnicity categories required for NIH reporting. All responses in the demographic survey were indicated as optional.</w:t>
        </w:r>
      </w:moveFrom>
      <w:moveFromRangeEnd w:id="106"/>
    </w:p>
    <w:p w14:paraId="695B7141" w14:textId="7C7DD028" w:rsidR="004D7307" w:rsidRDefault="00620763" w:rsidP="003F33E6">
      <w:pPr>
        <w:rPr>
          <w:ins w:id="108" w:author="Jaeger, Florian" w:date="2023-06-07T10:43:00Z"/>
          <w:szCs w:val="22"/>
        </w:rPr>
      </w:pPr>
      <w:del w:id="109" w:author="Jaeger, Florian" w:date="2023-06-07T10:34:00Z">
        <w:r w:rsidRPr="00ED3418" w:rsidDel="003F33E6">
          <w:rPr>
            <w:szCs w:val="22"/>
          </w:rPr>
          <w:delText xml:space="preserve">For </w:delText>
        </w:r>
      </w:del>
      <w:ins w:id="110" w:author="Jaeger, Florian" w:date="2023-06-07T10:34:00Z">
        <w:r w:rsidR="003F33E6">
          <w:rPr>
            <w:szCs w:val="22"/>
          </w:rPr>
          <w:t>In</w:t>
        </w:r>
        <w:r w:rsidR="003F33E6" w:rsidRPr="00ED3418">
          <w:rPr>
            <w:szCs w:val="22"/>
          </w:rPr>
          <w:t xml:space="preserve"> </w:t>
        </w:r>
      </w:ins>
      <w:r w:rsidRPr="00ED3418">
        <w:rPr>
          <w:szCs w:val="22"/>
        </w:rPr>
        <w:t>Experiment</w:t>
      </w:r>
      <w:ins w:id="111" w:author="Jaeger, Florian" w:date="2023-06-07T10:34:00Z">
        <w:r w:rsidR="003F33E6">
          <w:rPr>
            <w:szCs w:val="22"/>
          </w:rPr>
          <w:t>s</w:t>
        </w:r>
      </w:ins>
      <w:r w:rsidRPr="00ED3418">
        <w:rPr>
          <w:szCs w:val="22"/>
        </w:rPr>
        <w:t xml:space="preserve"> 1b</w:t>
      </w:r>
      <w:ins w:id="112" w:author="Jaeger, Florian" w:date="2023-06-07T10:33:00Z">
        <w:r w:rsidR="003F33E6">
          <w:rPr>
            <w:szCs w:val="22"/>
          </w:rPr>
          <w:t xml:space="preserve"> </w:t>
        </w:r>
      </w:ins>
      <w:ins w:id="113" w:author="Jaeger, Florian" w:date="2023-06-07T10:34:00Z">
        <w:r w:rsidR="003F33E6">
          <w:rPr>
            <w:szCs w:val="22"/>
          </w:rPr>
          <w:t xml:space="preserve">and 1c, </w:t>
        </w:r>
      </w:ins>
      <w:del w:id="114" w:author="Jaeger, Florian" w:date="2023-06-07T10:33:00Z">
        <w:r w:rsidRPr="00ED3418" w:rsidDel="003F33E6">
          <w:rPr>
            <w:szCs w:val="22"/>
          </w:rPr>
          <w:delText xml:space="preserve"> </w:delText>
        </w:r>
      </w:del>
      <w:r w:rsidRPr="00ED3418">
        <w:rPr>
          <w:szCs w:val="22"/>
        </w:rPr>
        <w:t xml:space="preserve">we </w:t>
      </w:r>
      <w:ins w:id="115" w:author="Jaeger, Florian" w:date="2023-06-07T10:34:00Z">
        <w:r w:rsidR="003F33E6">
          <w:rPr>
            <w:szCs w:val="22"/>
          </w:rPr>
          <w:t xml:space="preserve">made minor changes to </w:t>
        </w:r>
      </w:ins>
      <w:del w:id="116" w:author="Jaeger, Florian" w:date="2023-06-07T10:34:00Z">
        <w:r w:rsidRPr="00ED3418" w:rsidDel="003F33E6">
          <w:rPr>
            <w:szCs w:val="22"/>
          </w:rPr>
          <w:delText xml:space="preserve">changed </w:delText>
        </w:r>
      </w:del>
      <w:r w:rsidRPr="00ED3418">
        <w:rPr>
          <w:szCs w:val="22"/>
        </w:rPr>
        <w:t xml:space="preserve">the </w:t>
      </w:r>
      <w:ins w:id="117" w:author="Jaeger, Florian" w:date="2023-06-07T10:35:00Z">
        <w:r w:rsidR="003F33E6">
          <w:rPr>
            <w:szCs w:val="22"/>
          </w:rPr>
          <w:t xml:space="preserve">wording of the </w:t>
        </w:r>
      </w:ins>
      <w:del w:id="118" w:author="Jaeger, Florian" w:date="2023-06-07T10:34:00Z">
        <w:r w:rsidRPr="00ED3418" w:rsidDel="003F33E6">
          <w:rPr>
            <w:szCs w:val="22"/>
          </w:rPr>
          <w:delText>post-experiment</w:delText>
        </w:r>
      </w:del>
      <w:ins w:id="119" w:author="Jaeger, Florian" w:date="2023-06-07T10:34:00Z">
        <w:r w:rsidR="003F33E6">
          <w:rPr>
            <w:szCs w:val="22"/>
          </w:rPr>
          <w:t>exit</w:t>
        </w:r>
      </w:ins>
      <w:r w:rsidRPr="00ED3418">
        <w:rPr>
          <w:szCs w:val="22"/>
        </w:rPr>
        <w:t xml:space="preserve"> survey</w:t>
      </w:r>
      <w:ins w:id="120" w:author="Jaeger, Florian" w:date="2023-06-07T10:35:00Z">
        <w:r w:rsidR="003F33E6">
          <w:rPr>
            <w:szCs w:val="22"/>
          </w:rPr>
          <w:t>, and removed some questions that had been found to be uninformative</w:t>
        </w:r>
      </w:ins>
      <w:ins w:id="121" w:author="Jaeger, Florian" w:date="2023-06-07T10:43:00Z">
        <w:r w:rsidR="004D7307">
          <w:rPr>
            <w:szCs w:val="22"/>
          </w:rPr>
          <w:t xml:space="preserve"> (for details, see SI </w:t>
        </w:r>
        <w:r w:rsidR="004D7307" w:rsidRPr="004D7307">
          <w:rPr>
            <w:szCs w:val="22"/>
            <w:highlight w:val="yellow"/>
            <w:rPrChange w:id="122" w:author="Jaeger, Florian" w:date="2023-06-07T10:43:00Z">
              <w:rPr>
                <w:szCs w:val="22"/>
              </w:rPr>
            </w:rPrChange>
          </w:rPr>
          <w:t>XXX</w:t>
        </w:r>
        <w:r w:rsidR="004D7307">
          <w:rPr>
            <w:szCs w:val="22"/>
          </w:rPr>
          <w:t>)</w:t>
        </w:r>
      </w:ins>
      <w:r w:rsidRPr="00ED3418">
        <w:rPr>
          <w:szCs w:val="22"/>
        </w:rPr>
        <w:t xml:space="preserve">. </w:t>
      </w:r>
    </w:p>
    <w:p w14:paraId="3E7BC026" w14:textId="26641A8E" w:rsidR="003F33E6" w:rsidRPr="00ED3418" w:rsidDel="003F33E6" w:rsidRDefault="003F33E6" w:rsidP="003F33E6">
      <w:pPr>
        <w:rPr>
          <w:del w:id="123" w:author="Jaeger, Florian" w:date="2023-06-07T10:42:00Z"/>
          <w:moveTo w:id="124" w:author="Jaeger, Florian" w:date="2023-06-07T10:42:00Z"/>
          <w:i/>
          <w:iCs/>
          <w:szCs w:val="22"/>
        </w:rPr>
      </w:pPr>
      <w:moveToRangeStart w:id="125" w:author="Jaeger, Florian" w:date="2023-06-07T10:42:00Z" w:name="move137026968"/>
      <w:moveTo w:id="126" w:author="Jaeger, Florian" w:date="2023-06-07T10:42:00Z">
        <w:r w:rsidRPr="00ED3418">
          <w:rPr>
            <w:szCs w:val="22"/>
          </w:rPr>
          <w:t>Following th</w:t>
        </w:r>
      </w:moveTo>
      <w:ins w:id="127" w:author="Jaeger, Florian" w:date="2023-06-07T10:42:00Z">
        <w:r>
          <w:rPr>
            <w:szCs w:val="22"/>
          </w:rPr>
          <w:t>e exit</w:t>
        </w:r>
      </w:ins>
      <w:moveTo w:id="128" w:author="Jaeger, Florian" w:date="2023-06-07T10:42:00Z">
        <w:del w:id="129" w:author="Jaeger, Florian" w:date="2023-06-07T10:42:00Z">
          <w:r w:rsidRPr="00ED3418" w:rsidDel="003F33E6">
            <w:rPr>
              <w:szCs w:val="22"/>
            </w:rPr>
            <w:delText>is</w:delText>
          </w:r>
        </w:del>
        <w:r w:rsidRPr="00ED3418">
          <w:rPr>
            <w:szCs w:val="22"/>
          </w:rPr>
          <w:t xml:space="preserve"> survey, a final </w:t>
        </w:r>
        <w:del w:id="130" w:author="Jaeger, Florian" w:date="2023-06-07T10:42:00Z">
          <w:r w:rsidRPr="00ED3418" w:rsidDel="003F33E6">
            <w:rPr>
              <w:szCs w:val="22"/>
            </w:rPr>
            <w:delText xml:space="preserve">exit </w:delText>
          </w:r>
        </w:del>
        <w:r w:rsidRPr="00ED3418">
          <w:rPr>
            <w:szCs w:val="22"/>
          </w:rPr>
          <w:t>survey collected demographic information using the gender, age, race, and ethnicity categories required for NIH reporting. All responses in the demographic survey were indicated as optional.</w:t>
        </w:r>
      </w:moveTo>
    </w:p>
    <w:moveToRangeEnd w:id="125"/>
    <w:p w14:paraId="65F8E73B" w14:textId="2C873AF0" w:rsidR="006D2EFB" w:rsidRPr="00ED3418" w:rsidRDefault="00E85D79" w:rsidP="003F33E6">
      <w:pPr>
        <w:rPr>
          <w:szCs w:val="22"/>
        </w:rPr>
      </w:pPr>
      <w:del w:id="131" w:author="Jaeger, Florian" w:date="2023-06-07T10:35:00Z">
        <w:r w:rsidDel="003F33E6">
          <w:rPr>
            <w:szCs w:val="22"/>
          </w:rPr>
          <w:delText>W</w:delText>
        </w:r>
        <w:r w:rsidR="00620763" w:rsidRPr="00ED3418" w:rsidDel="003F33E6">
          <w:rPr>
            <w:szCs w:val="22"/>
          </w:rPr>
          <w:delText xml:space="preserve">e removed one question about audio quality which asked participants to rate the quality of their audio equipment as </w:delText>
        </w:r>
        <w:r w:rsidR="006D2EFB" w:rsidRPr="00ED3418" w:rsidDel="003F33E6">
          <w:rPr>
            <w:szCs w:val="22"/>
          </w:rPr>
          <w:delText>“</w:delText>
        </w:r>
        <w:r w:rsidR="00620763" w:rsidRPr="00ED3418" w:rsidDel="003F33E6">
          <w:rPr>
            <w:szCs w:val="22"/>
          </w:rPr>
          <w:delText>good, professional, bad etc.</w:delText>
        </w:r>
        <w:r w:rsidR="006D2EFB" w:rsidRPr="00ED3418" w:rsidDel="003F33E6">
          <w:rPr>
            <w:szCs w:val="22"/>
          </w:rPr>
          <w:delText>”</w:delText>
        </w:r>
        <w:r w:rsidR="00620763" w:rsidRPr="00ED3418" w:rsidDel="003F33E6">
          <w:rPr>
            <w:szCs w:val="22"/>
          </w:rPr>
          <w:delText xml:space="preserve">. </w:delText>
        </w:r>
        <w:r w:rsidR="006D2EFB" w:rsidRPr="00ED3418" w:rsidDel="003F33E6">
          <w:rPr>
            <w:szCs w:val="22"/>
          </w:rPr>
          <w:delText>Previous analyses in our lab have found that t</w:delText>
        </w:r>
        <w:r w:rsidR="00620763" w:rsidRPr="00ED3418" w:rsidDel="003F33E6">
          <w:rPr>
            <w:szCs w:val="22"/>
          </w:rPr>
          <w:delText>he subjective nature of this question ma</w:delText>
        </w:r>
        <w:r w:rsidR="006D2EFB" w:rsidRPr="00ED3418" w:rsidDel="003F33E6">
          <w:rPr>
            <w:szCs w:val="22"/>
          </w:rPr>
          <w:delText>k</w:delText>
        </w:r>
        <w:r w:rsidR="00620763" w:rsidRPr="00ED3418" w:rsidDel="003F33E6">
          <w:rPr>
            <w:szCs w:val="22"/>
          </w:rPr>
          <w:delText>e</w:delText>
        </w:r>
        <w:r w:rsidR="006D2EFB" w:rsidRPr="00ED3418" w:rsidDel="003F33E6">
          <w:rPr>
            <w:szCs w:val="22"/>
          </w:rPr>
          <w:delText>s</w:delText>
        </w:r>
        <w:r w:rsidR="00620763" w:rsidRPr="00ED3418" w:rsidDel="003F33E6">
          <w:rPr>
            <w:szCs w:val="22"/>
          </w:rPr>
          <w:delText xml:space="preserve"> it hard to interpret. </w:delText>
        </w:r>
        <w:r w:rsidDel="003F33E6">
          <w:rPr>
            <w:szCs w:val="22"/>
          </w:rPr>
          <w:delText>And</w:delText>
        </w:r>
        <w:r w:rsidR="00620763" w:rsidRPr="00ED3418" w:rsidDel="003F33E6">
          <w:rPr>
            <w:szCs w:val="22"/>
          </w:rPr>
          <w:delText xml:space="preserve"> in order to encourage the participants to answer survey questions truthfully, we emphasized that they would get compensated independent of their answers, and that truthful answers would greatly help us with the interpretation of </w:delText>
        </w:r>
        <w:commentRangeStart w:id="132"/>
        <w:commentRangeStart w:id="133"/>
        <w:r w:rsidR="00620763" w:rsidRPr="00ED3418" w:rsidDel="003F33E6">
          <w:rPr>
            <w:szCs w:val="22"/>
          </w:rPr>
          <w:delText xml:space="preserve">results. </w:delText>
        </w:r>
        <w:r w:rsidR="006D2EFB" w:rsidRPr="00ED3418" w:rsidDel="003F33E6">
          <w:rPr>
            <w:szCs w:val="22"/>
          </w:rPr>
          <w:delText xml:space="preserve">For </w:delText>
        </w:r>
        <w:commentRangeEnd w:id="132"/>
        <w:r w:rsidDel="003F33E6">
          <w:rPr>
            <w:rStyle w:val="CommentReference"/>
          </w:rPr>
          <w:commentReference w:id="132"/>
        </w:r>
        <w:commentRangeEnd w:id="133"/>
        <w:r w:rsidR="00B834D2" w:rsidDel="003F33E6">
          <w:rPr>
            <w:rStyle w:val="CommentReference"/>
          </w:rPr>
          <w:commentReference w:id="133"/>
        </w:r>
        <w:r w:rsidR="006D2EFB" w:rsidRPr="00ED3418" w:rsidDel="003F33E6">
          <w:rPr>
            <w:szCs w:val="22"/>
          </w:rPr>
          <w:delText>Experiment 1c, we made a few additional changes. [</w:delText>
        </w:r>
        <w:r w:rsidR="006D2EFB" w:rsidRPr="00ED3418" w:rsidDel="003F33E6">
          <w:rPr>
            <w:szCs w:val="22"/>
            <w:highlight w:val="cyan"/>
          </w:rPr>
          <w:delText>describe changes here.]</w:delText>
        </w:r>
      </w:del>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34"/>
      <w:r w:rsidR="00E44892">
        <w:rPr>
          <w:szCs w:val="22"/>
        </w:rPr>
        <w:t>XXX</w:t>
      </w:r>
      <w:commentRangeEnd w:id="134"/>
      <w:r w:rsidR="00E44892">
        <w:rPr>
          <w:rStyle w:val="CommentReference"/>
        </w:rPr>
        <w:commentReference w:id="134"/>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ins w:id="135" w:author="Jaeger, Florian" w:date="2023-06-07T10:22:00Z">
        <w:r w:rsidR="0078127D">
          <w:rPr>
            <w:szCs w:val="22"/>
          </w:rPr>
          <w:t>,</w:t>
        </w:r>
      </w:ins>
      <w:r w:rsidR="00C310F4" w:rsidRPr="00C310F4">
        <w:rPr>
          <w:szCs w:val="22"/>
        </w:rPr>
        <w:t>608 observations from 1</w:t>
      </w:r>
      <w:commentRangeStart w:id="136"/>
      <w:r w:rsidR="00C310F4" w:rsidRPr="00C310F4">
        <w:rPr>
          <w:szCs w:val="22"/>
        </w:rPr>
        <w:t>79</w:t>
      </w:r>
      <w:commentRangeEnd w:id="136"/>
      <w:r w:rsidR="00651EA0">
        <w:rPr>
          <w:rStyle w:val="CommentReference"/>
        </w:rPr>
        <w:commentReference w:id="136"/>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137" w:name="_Ref136088042"/>
      <w:r>
        <w:t xml:space="preserve">Table </w:t>
      </w:r>
      <w:fldSimple w:instr=" SEQ Table \* ARABIC ">
        <w:r>
          <w:rPr>
            <w:noProof/>
          </w:rPr>
          <w:t>1</w:t>
        </w:r>
      </w:fldSimple>
      <w:bookmarkEnd w:id="137"/>
      <w:r>
        <w:tab/>
        <w:t xml:space="preserve">Exclusions for all experiments reported. </w:t>
      </w:r>
      <w:ins w:id="138" w:author="Jaeger, Florian" w:date="2023-06-07T09:51:00Z">
        <w:r w:rsidR="00B71F1F">
          <w:t xml:space="preserve">Total exclusions can be less than the sum of all individual </w:t>
        </w:r>
      </w:ins>
      <w:ins w:id="139" w:author="Jaeger, Florian" w:date="2023-06-07T09:52:00Z">
        <w:r w:rsidR="00B71F1F">
          <w:t xml:space="preserve">exclusion criteria since some participants failed multiple criteria. </w:t>
        </w:r>
      </w:ins>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Change w:id="140" w:author="Jaeger, Florian" w:date="2023-06-07T09:43:00Z">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990"/>
        <w:gridCol w:w="3770"/>
        <w:tblGridChange w:id="141">
          <w:tblGrid>
            <w:gridCol w:w="2082"/>
            <w:gridCol w:w="927"/>
            <w:gridCol w:w="941"/>
            <w:gridCol w:w="1000"/>
            <w:gridCol w:w="2380"/>
            <w:gridCol w:w="2380"/>
          </w:tblGrid>
        </w:tblGridChange>
      </w:tblGrid>
      <w:tr w:rsidR="000D097A" w:rsidRPr="0072511C" w14:paraId="481AA135" w14:textId="579059FC" w:rsidTr="000D097A">
        <w:trPr>
          <w:tblCellSpacing w:w="15" w:type="dxa"/>
          <w:trPrChange w:id="142" w:author="Jaeger, Florian" w:date="2023-06-07T09:43:00Z">
            <w:trPr>
              <w:tblCellSpacing w:w="15" w:type="dxa"/>
            </w:trPr>
          </w:trPrChange>
        </w:trPr>
        <w:tc>
          <w:tcPr>
            <w:tcW w:w="2037" w:type="dxa"/>
            <w:vAlign w:val="center"/>
            <w:hideMark/>
            <w:tcPrChange w:id="143" w:author="Jaeger, Florian" w:date="2023-06-07T09:43:00Z">
              <w:tcPr>
                <w:tcW w:w="2037" w:type="dxa"/>
                <w:vAlign w:val="center"/>
                <w:hideMark/>
              </w:tcPr>
            </w:tcPrChange>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Change w:id="144" w:author="Jaeger, Florian" w:date="2023-06-07T09:43:00Z">
              <w:tcPr>
                <w:tcW w:w="897" w:type="dxa"/>
                <w:vAlign w:val="center"/>
                <w:hideMark/>
              </w:tcPr>
            </w:tcPrChange>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Change w:id="145" w:author="Jaeger, Florian" w:date="2023-06-07T09:43:00Z">
              <w:tcPr>
                <w:tcW w:w="911" w:type="dxa"/>
                <w:vAlign w:val="center"/>
                <w:hideMark/>
              </w:tcPr>
            </w:tcPrChange>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Change w:id="146" w:author="Jaeger, Florian" w:date="2023-06-07T09:43:00Z">
              <w:tcPr>
                <w:tcW w:w="970" w:type="dxa"/>
                <w:vAlign w:val="center"/>
                <w:hideMark/>
              </w:tcPr>
            </w:tcPrChange>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Change w:id="147" w:author="Jaeger, Florian" w:date="2023-06-07T09:43:00Z">
              <w:tcPr>
                <w:tcW w:w="2335" w:type="dxa"/>
              </w:tcPr>
            </w:tcPrChange>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Change w:id="148" w:author="Jaeger, Florian" w:date="2023-06-07T09:43:00Z">
              <w:tcPr>
                <w:tcW w:w="2380" w:type="dxa"/>
              </w:tcPr>
            </w:tcPrChange>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ins w:id="149" w:author="Jaeger, Florian" w:date="2023-06-07T09:43:00Z">
              <w:r>
                <w:rPr>
                  <w:rFonts w:ascii="Times" w:eastAsia="Times New Roman" w:hAnsi="Times"/>
                  <w:b/>
                  <w:bCs/>
                  <w:sz w:val="24"/>
                  <w:lang w:eastAsia="en-US"/>
                </w:rPr>
                <w:t>3</w:t>
              </w:r>
            </w:ins>
          </w:p>
        </w:tc>
      </w:tr>
      <w:tr w:rsidR="000D097A" w:rsidRPr="0072511C" w14:paraId="49073983" w14:textId="3BEB2E34" w:rsidTr="000D097A">
        <w:trPr>
          <w:tblCellSpacing w:w="15" w:type="dxa"/>
          <w:trPrChange w:id="150" w:author="Jaeger, Florian" w:date="2023-06-07T09:43:00Z">
            <w:trPr>
              <w:tblCellSpacing w:w="15" w:type="dxa"/>
            </w:trPr>
          </w:trPrChange>
        </w:trPr>
        <w:tc>
          <w:tcPr>
            <w:tcW w:w="2037" w:type="dxa"/>
            <w:vAlign w:val="center"/>
            <w:tcPrChange w:id="151" w:author="Jaeger, Florian" w:date="2023-06-07T09:43:00Z">
              <w:tcPr>
                <w:tcW w:w="2037" w:type="dxa"/>
                <w:vAlign w:val="center"/>
              </w:tcPr>
            </w:tcPrChange>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lastRenderedPageBreak/>
              <w:t>Recruited</w:t>
            </w:r>
          </w:p>
        </w:tc>
        <w:tc>
          <w:tcPr>
            <w:tcW w:w="897" w:type="dxa"/>
            <w:vAlign w:val="center"/>
            <w:tcPrChange w:id="152" w:author="Jaeger, Florian" w:date="2023-06-07T09:43:00Z">
              <w:tcPr>
                <w:tcW w:w="897" w:type="dxa"/>
                <w:vAlign w:val="center"/>
              </w:tcPr>
            </w:tcPrChange>
          </w:tcPr>
          <w:p w14:paraId="676E0916" w14:textId="29F33057"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53" w:author="Jaeger, Florian" w:date="2023-06-07T09:42:00Z">
                  <w:rPr>
                    <w:rFonts w:ascii="Times" w:eastAsia="Times New Roman" w:hAnsi="Times"/>
                    <w:sz w:val="24"/>
                    <w:lang w:eastAsia="en-US"/>
                  </w:rPr>
                </w:rPrChange>
              </w:rPr>
            </w:pPr>
            <w:ins w:id="154" w:author="Jaeger, Florian" w:date="2023-06-07T09:42:00Z">
              <w:r w:rsidRPr="00BF6D62">
                <w:rPr>
                  <w:rFonts w:ascii="Times" w:eastAsia="Times New Roman" w:hAnsi="Times"/>
                  <w:i/>
                  <w:iCs/>
                  <w:sz w:val="24"/>
                  <w:lang w:eastAsia="en-US"/>
                  <w:rPrChange w:id="155" w:author="Jaeger, Florian" w:date="2023-06-07T09:42:00Z">
                    <w:rPr>
                      <w:rFonts w:ascii="Times" w:eastAsia="Times New Roman" w:hAnsi="Times"/>
                      <w:sz w:val="24"/>
                      <w:lang w:eastAsia="en-US"/>
                    </w:rPr>
                  </w:rPrChange>
                </w:rPr>
                <w:t>64</w:t>
              </w:r>
            </w:ins>
          </w:p>
        </w:tc>
        <w:tc>
          <w:tcPr>
            <w:tcW w:w="911" w:type="dxa"/>
            <w:vAlign w:val="center"/>
            <w:tcPrChange w:id="156" w:author="Jaeger, Florian" w:date="2023-06-07T09:43:00Z">
              <w:tcPr>
                <w:tcW w:w="911" w:type="dxa"/>
                <w:vAlign w:val="center"/>
              </w:tcPr>
            </w:tcPrChange>
          </w:tcPr>
          <w:p w14:paraId="035F807D" w14:textId="3687F322"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57" w:author="Jaeger, Florian" w:date="2023-06-07T09:42:00Z">
                  <w:rPr>
                    <w:rFonts w:ascii="Times" w:eastAsia="Times New Roman" w:hAnsi="Times"/>
                    <w:sz w:val="24"/>
                    <w:lang w:eastAsia="en-US"/>
                  </w:rPr>
                </w:rPrChange>
              </w:rPr>
            </w:pPr>
            <w:ins w:id="158" w:author="Jaeger, Florian" w:date="2023-06-07T09:42:00Z">
              <w:r w:rsidRPr="00BF6D62">
                <w:rPr>
                  <w:rFonts w:ascii="Times" w:eastAsia="Times New Roman" w:hAnsi="Times"/>
                  <w:i/>
                  <w:iCs/>
                  <w:sz w:val="24"/>
                  <w:lang w:eastAsia="en-US"/>
                  <w:rPrChange w:id="159" w:author="Jaeger, Florian" w:date="2023-06-07T09:42:00Z">
                    <w:rPr>
                      <w:rFonts w:ascii="Times" w:eastAsia="Times New Roman" w:hAnsi="Times"/>
                      <w:sz w:val="24"/>
                      <w:lang w:eastAsia="en-US"/>
                    </w:rPr>
                  </w:rPrChange>
                </w:rPr>
                <w:t>64</w:t>
              </w:r>
            </w:ins>
          </w:p>
        </w:tc>
        <w:tc>
          <w:tcPr>
            <w:tcW w:w="970" w:type="dxa"/>
            <w:vAlign w:val="center"/>
            <w:tcPrChange w:id="160" w:author="Jaeger, Florian" w:date="2023-06-07T09:43:00Z">
              <w:tcPr>
                <w:tcW w:w="970" w:type="dxa"/>
                <w:vAlign w:val="center"/>
              </w:tcPr>
            </w:tcPrChange>
          </w:tcPr>
          <w:p w14:paraId="01D0F9AE" w14:textId="5484FE98"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61" w:author="Jaeger, Florian" w:date="2023-06-07T09:42:00Z">
                  <w:rPr>
                    <w:rFonts w:ascii="Times" w:eastAsia="Times New Roman" w:hAnsi="Times"/>
                    <w:sz w:val="24"/>
                    <w:lang w:eastAsia="en-US"/>
                  </w:rPr>
                </w:rPrChange>
              </w:rPr>
            </w:pPr>
            <w:ins w:id="162" w:author="Jaeger, Florian" w:date="2023-06-07T09:42:00Z">
              <w:r w:rsidRPr="00BF6D62">
                <w:rPr>
                  <w:rFonts w:ascii="Times" w:eastAsia="Times New Roman" w:hAnsi="Times"/>
                  <w:i/>
                  <w:iCs/>
                  <w:sz w:val="24"/>
                  <w:lang w:eastAsia="en-US"/>
                  <w:rPrChange w:id="163" w:author="Jaeger, Florian" w:date="2023-06-07T09:42:00Z">
                    <w:rPr>
                      <w:rFonts w:ascii="Times" w:eastAsia="Times New Roman" w:hAnsi="Times"/>
                      <w:sz w:val="24"/>
                      <w:lang w:eastAsia="en-US"/>
                    </w:rPr>
                  </w:rPrChange>
                </w:rPr>
                <w:t>64</w:t>
              </w:r>
            </w:ins>
          </w:p>
        </w:tc>
        <w:tc>
          <w:tcPr>
            <w:tcW w:w="960" w:type="dxa"/>
            <w:tcPrChange w:id="164" w:author="Jaeger, Florian" w:date="2023-06-07T09:43:00Z">
              <w:tcPr>
                <w:tcW w:w="2335" w:type="dxa"/>
              </w:tcPr>
            </w:tcPrChange>
          </w:tcPr>
          <w:p w14:paraId="40B5191D" w14:textId="2810F701"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65" w:author="Jaeger, Florian" w:date="2023-06-07T09:42:00Z">
                  <w:rPr>
                    <w:rFonts w:ascii="Times" w:eastAsia="Times New Roman" w:hAnsi="Times"/>
                    <w:sz w:val="24"/>
                    <w:lang w:eastAsia="en-US"/>
                  </w:rPr>
                </w:rPrChange>
              </w:rPr>
            </w:pPr>
            <w:ins w:id="166" w:author="Jaeger, Florian" w:date="2023-06-07T09:42:00Z">
              <w:r w:rsidRPr="00BF6D62">
                <w:rPr>
                  <w:rFonts w:ascii="Times" w:eastAsia="Times New Roman" w:hAnsi="Times"/>
                  <w:i/>
                  <w:iCs/>
                  <w:sz w:val="24"/>
                  <w:lang w:eastAsia="en-US"/>
                  <w:rPrChange w:id="167" w:author="Jaeger, Florian" w:date="2023-06-07T09:42:00Z">
                    <w:rPr>
                      <w:rFonts w:ascii="Times" w:eastAsia="Times New Roman" w:hAnsi="Times"/>
                      <w:sz w:val="24"/>
                      <w:lang w:eastAsia="en-US"/>
                    </w:rPr>
                  </w:rPrChange>
                </w:rPr>
                <w:t>64</w:t>
              </w:r>
            </w:ins>
          </w:p>
        </w:tc>
        <w:tc>
          <w:tcPr>
            <w:tcW w:w="3725" w:type="dxa"/>
            <w:tcPrChange w:id="168" w:author="Jaeger, Florian" w:date="2023-06-07T09:43:00Z">
              <w:tcPr>
                <w:tcW w:w="2380" w:type="dxa"/>
              </w:tcPr>
            </w:tcPrChange>
          </w:tcPr>
          <w:p w14:paraId="485849A5" w14:textId="002E331F"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ins w:id="169" w:author="Jaeger, Florian" w:date="2023-06-07T17:45:00Z">
              <w:r>
                <w:rPr>
                  <w:rFonts w:ascii="Times" w:eastAsia="Times New Roman" w:hAnsi="Times"/>
                  <w:i/>
                  <w:iCs/>
                  <w:sz w:val="24"/>
                  <w:lang w:eastAsia="en-US"/>
                </w:rPr>
                <w:t>257</w:t>
              </w:r>
            </w:ins>
          </w:p>
        </w:tc>
      </w:tr>
      <w:tr w:rsidR="000D097A" w:rsidRPr="0072511C" w14:paraId="7068F377" w14:textId="7E0E2717" w:rsidTr="000D097A">
        <w:trPr>
          <w:tblCellSpacing w:w="15" w:type="dxa"/>
          <w:trPrChange w:id="170" w:author="Jaeger, Florian" w:date="2023-06-07T09:43:00Z">
            <w:trPr>
              <w:tblCellSpacing w:w="15" w:type="dxa"/>
            </w:trPr>
          </w:trPrChange>
        </w:trPr>
        <w:tc>
          <w:tcPr>
            <w:tcW w:w="2037" w:type="dxa"/>
            <w:vAlign w:val="center"/>
            <w:hideMark/>
            <w:tcPrChange w:id="171" w:author="Jaeger, Florian" w:date="2023-06-07T09:43:00Z">
              <w:tcPr>
                <w:tcW w:w="2037" w:type="dxa"/>
                <w:vAlign w:val="center"/>
                <w:hideMark/>
              </w:tcPr>
            </w:tcPrChange>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Change w:id="172" w:author="Jaeger, Florian" w:date="2023-06-07T09:43:00Z">
              <w:tcPr>
                <w:tcW w:w="897" w:type="dxa"/>
                <w:vAlign w:val="center"/>
                <w:hideMark/>
              </w:tcPr>
            </w:tcPrChange>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73" w:author="Jaeger, Florian" w:date="2023-06-07T09:43:00Z">
              <w:tcPr>
                <w:tcW w:w="911" w:type="dxa"/>
                <w:vAlign w:val="center"/>
                <w:hideMark/>
              </w:tcPr>
            </w:tcPrChange>
          </w:tcPr>
          <w:p w14:paraId="7DDE7973"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174" w:author="Jaeger, Florian" w:date="2023-06-07T09:43:00Z">
              <w:tcPr>
                <w:tcW w:w="970" w:type="dxa"/>
                <w:vAlign w:val="center"/>
                <w:hideMark/>
              </w:tcPr>
            </w:tcPrChange>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175" w:author="Jaeger, Florian" w:date="2023-06-07T09:43:00Z">
              <w:tcPr>
                <w:tcW w:w="2335" w:type="dxa"/>
              </w:tcPr>
            </w:tcPrChange>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Change w:id="176" w:author="Jaeger, Florian" w:date="2023-06-07T09:43:00Z">
              <w:tcPr>
                <w:tcW w:w="2380" w:type="dxa"/>
              </w:tcPr>
            </w:tcPrChange>
          </w:tcPr>
          <w:p w14:paraId="7FFE89A0" w14:textId="4432526E"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177" w:author="Jaeger, Florian" w:date="2023-06-07T17:45:00Z">
              <w:r>
                <w:rPr>
                  <w:rFonts w:ascii="Times" w:eastAsia="Times New Roman" w:hAnsi="Times"/>
                  <w:sz w:val="24"/>
                  <w:lang w:eastAsia="en-US"/>
                </w:rPr>
                <w:t>-</w:t>
              </w:r>
            </w:ins>
          </w:p>
        </w:tc>
      </w:tr>
      <w:tr w:rsidR="000D097A" w:rsidRPr="0072511C" w14:paraId="718CF3EE" w14:textId="62F2AB18" w:rsidTr="000D097A">
        <w:trPr>
          <w:tblCellSpacing w:w="15" w:type="dxa"/>
          <w:trPrChange w:id="178" w:author="Jaeger, Florian" w:date="2023-06-07T09:43:00Z">
            <w:trPr>
              <w:tblCellSpacing w:w="15" w:type="dxa"/>
            </w:trPr>
          </w:trPrChange>
        </w:trPr>
        <w:tc>
          <w:tcPr>
            <w:tcW w:w="2037" w:type="dxa"/>
            <w:vAlign w:val="center"/>
            <w:hideMark/>
            <w:tcPrChange w:id="179" w:author="Jaeger, Florian" w:date="2023-06-07T09:43:00Z">
              <w:tcPr>
                <w:tcW w:w="2037" w:type="dxa"/>
                <w:vAlign w:val="center"/>
                <w:hideMark/>
              </w:tcPr>
            </w:tcPrChange>
          </w:tcPr>
          <w:p w14:paraId="19406B09" w14:textId="44CD6E4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Change w:id="180" w:author="Jaeger, Florian" w:date="2023-06-07T09:43:00Z">
              <w:tcPr>
                <w:tcW w:w="897" w:type="dxa"/>
                <w:vAlign w:val="center"/>
                <w:hideMark/>
              </w:tcPr>
            </w:tcPrChange>
          </w:tcPr>
          <w:p w14:paraId="5756F80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81" w:author="Jaeger, Florian" w:date="2023-06-07T09:43:00Z">
              <w:tcPr>
                <w:tcW w:w="911" w:type="dxa"/>
                <w:vAlign w:val="center"/>
                <w:hideMark/>
              </w:tcPr>
            </w:tcPrChange>
          </w:tcPr>
          <w:p w14:paraId="3E763AD9"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182" w:author="Jaeger, Florian" w:date="2023-06-07T09:43:00Z">
              <w:tcPr>
                <w:tcW w:w="970" w:type="dxa"/>
                <w:vAlign w:val="center"/>
                <w:hideMark/>
              </w:tcPr>
            </w:tcPrChange>
          </w:tcPr>
          <w:p w14:paraId="58BC7EE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60" w:type="dxa"/>
            <w:tcPrChange w:id="183" w:author="Jaeger, Florian" w:date="2023-06-07T09:43:00Z">
              <w:tcPr>
                <w:tcW w:w="2335" w:type="dxa"/>
              </w:tcPr>
            </w:tcPrChange>
          </w:tcPr>
          <w:p w14:paraId="52F68AE8" w14:textId="476D7C8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Change w:id="184" w:author="Jaeger, Florian" w:date="2023-06-07T09:43:00Z">
              <w:tcPr>
                <w:tcW w:w="2380" w:type="dxa"/>
              </w:tcPr>
            </w:tcPrChange>
          </w:tcPr>
          <w:p w14:paraId="129AAE2F" w14:textId="7EC00799"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185" w:author="Jaeger, Florian" w:date="2023-06-07T17:45:00Z">
              <w:r>
                <w:rPr>
                  <w:rFonts w:ascii="Times" w:eastAsia="Times New Roman" w:hAnsi="Times"/>
                  <w:sz w:val="24"/>
                  <w:lang w:eastAsia="en-US"/>
                </w:rPr>
                <w:t>-</w:t>
              </w:r>
            </w:ins>
          </w:p>
        </w:tc>
      </w:tr>
      <w:tr w:rsidR="000D097A" w:rsidRPr="0072511C" w14:paraId="73192751" w14:textId="5318FB38" w:rsidTr="000D097A">
        <w:trPr>
          <w:tblCellSpacing w:w="15" w:type="dxa"/>
          <w:trPrChange w:id="186" w:author="Jaeger, Florian" w:date="2023-06-07T09:43:00Z">
            <w:trPr>
              <w:tblCellSpacing w:w="15" w:type="dxa"/>
            </w:trPr>
          </w:trPrChange>
        </w:trPr>
        <w:tc>
          <w:tcPr>
            <w:tcW w:w="2037" w:type="dxa"/>
            <w:vAlign w:val="center"/>
            <w:hideMark/>
            <w:tcPrChange w:id="187" w:author="Jaeger, Florian" w:date="2023-06-07T09:43:00Z">
              <w:tcPr>
                <w:tcW w:w="2037" w:type="dxa"/>
                <w:vAlign w:val="center"/>
                <w:hideMark/>
              </w:tcPr>
            </w:tcPrChange>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Change w:id="188" w:author="Jaeger, Florian" w:date="2023-06-07T09:43:00Z">
              <w:tcPr>
                <w:tcW w:w="897" w:type="dxa"/>
                <w:vAlign w:val="center"/>
                <w:hideMark/>
              </w:tcPr>
            </w:tcPrChange>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89" w:author="Jaeger, Florian" w:date="2023-06-07T09:43:00Z">
              <w:tcPr>
                <w:tcW w:w="911" w:type="dxa"/>
                <w:vAlign w:val="center"/>
                <w:hideMark/>
              </w:tcPr>
            </w:tcPrChange>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190" w:author="Jaeger, Florian" w:date="2023-06-07T09:43:00Z">
              <w:tcPr>
                <w:tcW w:w="970" w:type="dxa"/>
                <w:vAlign w:val="center"/>
                <w:hideMark/>
              </w:tcPr>
            </w:tcPrChange>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191" w:author="Jaeger, Florian" w:date="2023-06-07T09:43:00Z">
              <w:tcPr>
                <w:tcW w:w="2335" w:type="dxa"/>
              </w:tcPr>
            </w:tcPrChange>
          </w:tcPr>
          <w:p w14:paraId="2D2615D4" w14:textId="4C16C8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w:t>
            </w:r>
            <w:ins w:id="192" w:author="Jaeger, Florian" w:date="2023-06-07T09:42:00Z">
              <w:r>
                <w:rPr>
                  <w:rFonts w:ascii="Times" w:eastAsia="Times New Roman" w:hAnsi="Times"/>
                  <w:sz w:val="24"/>
                  <w:lang w:eastAsia="en-US"/>
                </w:rPr>
                <w:t>1</w:t>
              </w:r>
            </w:ins>
            <w:del w:id="193" w:author="Jaeger, Florian" w:date="2023-06-07T09:42:00Z">
              <w:r w:rsidDel="00BF6D62">
                <w:rPr>
                  <w:rFonts w:ascii="Times" w:eastAsia="Times New Roman" w:hAnsi="Times"/>
                  <w:sz w:val="24"/>
                  <w:lang w:eastAsia="en-US"/>
                </w:rPr>
                <w:delText>2</w:delText>
              </w:r>
            </w:del>
            <w:r>
              <w:rPr>
                <w:rFonts w:ascii="Times" w:eastAsia="Times New Roman" w:hAnsi="Times"/>
                <w:sz w:val="24"/>
                <w:lang w:eastAsia="en-US"/>
              </w:rPr>
              <w:t>%)</w:t>
            </w:r>
          </w:p>
        </w:tc>
        <w:tc>
          <w:tcPr>
            <w:tcW w:w="3725" w:type="dxa"/>
            <w:tcPrChange w:id="194" w:author="Jaeger, Florian" w:date="2023-06-07T09:43:00Z">
              <w:tcPr>
                <w:tcW w:w="2380" w:type="dxa"/>
              </w:tcPr>
            </w:tcPrChange>
          </w:tcPr>
          <w:p w14:paraId="006A6B64" w14:textId="485A8AC6"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195" w:author="Jaeger, Florian" w:date="2023-06-07T17:46:00Z">
              <w:r>
                <w:rPr>
                  <w:rFonts w:ascii="Times" w:eastAsia="Times New Roman" w:hAnsi="Times"/>
                  <w:sz w:val="24"/>
                  <w:lang w:eastAsia="en-US"/>
                </w:rPr>
                <w:t>2 (0.8%)</w:t>
              </w:r>
            </w:ins>
          </w:p>
        </w:tc>
      </w:tr>
      <w:tr w:rsidR="000D097A" w:rsidRPr="0072511C" w14:paraId="74BC514E" w14:textId="0DA678DA" w:rsidTr="000D097A">
        <w:trPr>
          <w:tblCellSpacing w:w="15" w:type="dxa"/>
          <w:trPrChange w:id="196" w:author="Jaeger, Florian" w:date="2023-06-07T09:43:00Z">
            <w:trPr>
              <w:tblCellSpacing w:w="15" w:type="dxa"/>
            </w:trPr>
          </w:trPrChange>
        </w:trPr>
        <w:tc>
          <w:tcPr>
            <w:tcW w:w="2037" w:type="dxa"/>
            <w:vAlign w:val="center"/>
            <w:hideMark/>
            <w:tcPrChange w:id="197" w:author="Jaeger, Florian" w:date="2023-06-07T09:43:00Z">
              <w:tcPr>
                <w:tcW w:w="2037" w:type="dxa"/>
                <w:vAlign w:val="center"/>
                <w:hideMark/>
              </w:tcPr>
            </w:tcPrChange>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Change w:id="198" w:author="Jaeger, Florian" w:date="2023-06-07T09:43:00Z">
              <w:tcPr>
                <w:tcW w:w="897" w:type="dxa"/>
                <w:vAlign w:val="center"/>
                <w:hideMark/>
              </w:tcPr>
            </w:tcPrChange>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199" w:author="Jaeger, Florian" w:date="2023-06-07T09:43:00Z">
              <w:tcPr>
                <w:tcW w:w="911" w:type="dxa"/>
                <w:vAlign w:val="center"/>
                <w:hideMark/>
              </w:tcPr>
            </w:tcPrChange>
          </w:tcPr>
          <w:p w14:paraId="268D3AF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00" w:author="Jaeger, Florian" w:date="2023-06-07T09:43:00Z">
              <w:tcPr>
                <w:tcW w:w="970" w:type="dxa"/>
                <w:vAlign w:val="center"/>
                <w:hideMark/>
              </w:tcPr>
            </w:tcPrChange>
          </w:tcPr>
          <w:p w14:paraId="131CD48E"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201" w:author="Jaeger, Florian" w:date="2023-06-07T09:43:00Z">
              <w:tcPr>
                <w:tcW w:w="2335" w:type="dxa"/>
              </w:tcPr>
            </w:tcPrChange>
          </w:tcPr>
          <w:p w14:paraId="524D681D" w14:textId="48DBD97D"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Change w:id="202" w:author="Jaeger, Florian" w:date="2023-06-07T09:43:00Z">
              <w:tcPr>
                <w:tcW w:w="2380" w:type="dxa"/>
              </w:tcPr>
            </w:tcPrChange>
          </w:tcPr>
          <w:p w14:paraId="46770C67" w14:textId="74A9C29F"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203" w:author="Jaeger, Florian" w:date="2023-06-07T17:46:00Z">
              <w:r>
                <w:rPr>
                  <w:rFonts w:ascii="Times" w:eastAsia="Times New Roman" w:hAnsi="Times"/>
                  <w:sz w:val="24"/>
                  <w:lang w:eastAsia="en-US"/>
                </w:rPr>
                <w:t>4 (1.6%)</w:t>
              </w:r>
            </w:ins>
          </w:p>
        </w:tc>
      </w:tr>
      <w:tr w:rsidR="000D097A" w:rsidRPr="0072511C" w14:paraId="09FE0D2F" w14:textId="60239C27" w:rsidTr="000D097A">
        <w:trPr>
          <w:tblCellSpacing w:w="15" w:type="dxa"/>
          <w:trPrChange w:id="204" w:author="Jaeger, Florian" w:date="2023-06-07T09:43:00Z">
            <w:trPr>
              <w:tblCellSpacing w:w="15" w:type="dxa"/>
            </w:trPr>
          </w:trPrChange>
        </w:trPr>
        <w:tc>
          <w:tcPr>
            <w:tcW w:w="2037" w:type="dxa"/>
            <w:vAlign w:val="center"/>
            <w:hideMark/>
            <w:tcPrChange w:id="205" w:author="Jaeger, Florian" w:date="2023-06-07T09:43:00Z">
              <w:tcPr>
                <w:tcW w:w="2037" w:type="dxa"/>
                <w:vAlign w:val="center"/>
                <w:hideMark/>
              </w:tcPr>
            </w:tcPrChange>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Change w:id="206" w:author="Jaeger, Florian" w:date="2023-06-07T09:43:00Z">
              <w:tcPr>
                <w:tcW w:w="897" w:type="dxa"/>
                <w:vAlign w:val="center"/>
                <w:hideMark/>
              </w:tcPr>
            </w:tcPrChange>
          </w:tcPr>
          <w:p w14:paraId="3536651B"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07" w:author="Jaeger, Florian" w:date="2023-06-07T09:43:00Z">
              <w:tcPr>
                <w:tcW w:w="911" w:type="dxa"/>
                <w:vAlign w:val="center"/>
                <w:hideMark/>
              </w:tcPr>
            </w:tcPrChange>
          </w:tcPr>
          <w:p w14:paraId="02D19A8C" w14:textId="54FD977C"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sidRPr="00BF6D62">
              <w:rPr>
                <w:rFonts w:ascii="Times" w:eastAsia="Times New Roman" w:hAnsi="Times"/>
                <w:sz w:val="24"/>
                <w:u w:val="single"/>
                <w:lang w:eastAsia="en-US"/>
                <w:rPrChange w:id="208" w:author="Jaeger, Florian" w:date="2023-06-07T09:42:00Z">
                  <w:rPr>
                    <w:rFonts w:ascii="Times" w:eastAsia="Times New Roman" w:hAnsi="Times"/>
                    <w:sz w:val="24"/>
                    <w:lang w:eastAsia="en-US"/>
                  </w:rPr>
                </w:rPrChange>
              </w:rPr>
              <w:t>.</w:t>
            </w:r>
            <w:ins w:id="209" w:author="Jaeger, Florian" w:date="2023-06-07T09:42:00Z">
              <w:r>
                <w:rPr>
                  <w:rFonts w:ascii="Times" w:eastAsia="Times New Roman" w:hAnsi="Times"/>
                  <w:sz w:val="24"/>
                  <w:u w:val="single"/>
                  <w:lang w:eastAsia="en-US"/>
                </w:rPr>
                <w:t>1</w:t>
              </w:r>
            </w:ins>
            <w:del w:id="210" w:author="Jaeger, Florian" w:date="2023-06-07T09:41:00Z">
              <w:r w:rsidRPr="00BF6D62" w:rsidDel="00BF6D62">
                <w:rPr>
                  <w:rFonts w:ascii="Times" w:eastAsia="Times New Roman" w:hAnsi="Times"/>
                  <w:sz w:val="24"/>
                  <w:u w:val="single"/>
                  <w:lang w:eastAsia="en-US"/>
                  <w:rPrChange w:id="211" w:author="Jaeger, Florian" w:date="2023-06-07T09:42:00Z">
                    <w:rPr>
                      <w:rFonts w:ascii="Times" w:eastAsia="Times New Roman" w:hAnsi="Times"/>
                      <w:sz w:val="24"/>
                      <w:lang w:eastAsia="en-US"/>
                    </w:rPr>
                  </w:rPrChange>
                </w:rPr>
                <w:delText>1</w:delText>
              </w:r>
            </w:del>
            <w:r w:rsidRPr="00BF6D62">
              <w:rPr>
                <w:rFonts w:ascii="Times" w:eastAsia="Times New Roman" w:hAnsi="Times"/>
                <w:sz w:val="24"/>
                <w:u w:val="single"/>
                <w:lang w:eastAsia="en-US"/>
                <w:rPrChange w:id="212" w:author="Jaeger, Florian" w:date="2023-06-07T09:42:00Z">
                  <w:rPr>
                    <w:rFonts w:ascii="Times" w:eastAsia="Times New Roman" w:hAnsi="Times"/>
                    <w:sz w:val="24"/>
                    <w:lang w:eastAsia="en-US"/>
                  </w:rPr>
                </w:rPrChange>
              </w:rPr>
              <w:t>%)</w:t>
            </w:r>
          </w:p>
        </w:tc>
        <w:tc>
          <w:tcPr>
            <w:tcW w:w="970" w:type="dxa"/>
            <w:vAlign w:val="center"/>
            <w:hideMark/>
            <w:tcPrChange w:id="213" w:author="Jaeger, Florian" w:date="2023-06-07T09:43:00Z">
              <w:tcPr>
                <w:tcW w:w="970" w:type="dxa"/>
                <w:vAlign w:val="center"/>
                <w:hideMark/>
              </w:tcPr>
            </w:tcPrChange>
          </w:tcPr>
          <w:p w14:paraId="3E22A941" w14:textId="63BCEC18"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ins w:id="214" w:author="Jaeger, Florian" w:date="2023-06-07T09:42:00Z">
              <w:r>
                <w:rPr>
                  <w:rFonts w:ascii="Times" w:eastAsia="Times New Roman" w:hAnsi="Times"/>
                  <w:sz w:val="24"/>
                  <w:lang w:eastAsia="en-US"/>
                </w:rPr>
                <w:t>1</w:t>
              </w:r>
            </w:ins>
            <w:del w:id="215" w:author="Jaeger, Florian" w:date="2023-06-07T09:42:00Z">
              <w:r w:rsidRPr="0072511C" w:rsidDel="00BF6D62">
                <w:rPr>
                  <w:rFonts w:ascii="Times" w:eastAsia="Times New Roman" w:hAnsi="Times"/>
                  <w:sz w:val="24"/>
                  <w:lang w:eastAsia="en-US"/>
                </w:rPr>
                <w:delText>2</w:delText>
              </w:r>
            </w:del>
            <w:r w:rsidRPr="0072511C">
              <w:rPr>
                <w:rFonts w:ascii="Times" w:eastAsia="Times New Roman" w:hAnsi="Times"/>
                <w:sz w:val="24"/>
                <w:lang w:eastAsia="en-US"/>
              </w:rPr>
              <w:t>%)</w:t>
            </w:r>
          </w:p>
        </w:tc>
        <w:tc>
          <w:tcPr>
            <w:tcW w:w="960" w:type="dxa"/>
            <w:tcPrChange w:id="216" w:author="Jaeger, Florian" w:date="2023-06-07T09:43:00Z">
              <w:tcPr>
                <w:tcW w:w="2335" w:type="dxa"/>
              </w:tcPr>
            </w:tcPrChange>
          </w:tcPr>
          <w:p w14:paraId="5B187DC0" w14:textId="3F8F84C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Change w:id="217" w:author="Jaeger, Florian" w:date="2023-06-07T09:43:00Z">
              <w:tcPr>
                <w:tcW w:w="2380" w:type="dxa"/>
              </w:tcPr>
            </w:tcPrChange>
          </w:tcPr>
          <w:p w14:paraId="512A6653" w14:textId="10B5A655"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218" w:author="Jaeger, Florian" w:date="2023-06-07T17:46:00Z">
              <w:r>
                <w:rPr>
                  <w:rFonts w:ascii="Times" w:eastAsia="Times New Roman" w:hAnsi="Times"/>
                  <w:sz w:val="24"/>
                  <w:lang w:eastAsia="en-US"/>
                </w:rPr>
                <w:t>4 (1.6%)</w:t>
              </w:r>
            </w:ins>
          </w:p>
        </w:tc>
      </w:tr>
      <w:tr w:rsidR="000D097A" w:rsidRPr="0072511C" w14:paraId="421B9CA2" w14:textId="62A4560B" w:rsidTr="000D097A">
        <w:trPr>
          <w:tblCellSpacing w:w="15" w:type="dxa"/>
          <w:trPrChange w:id="219" w:author="Jaeger, Florian" w:date="2023-06-07T09:43:00Z">
            <w:trPr>
              <w:tblCellSpacing w:w="15" w:type="dxa"/>
            </w:trPr>
          </w:trPrChange>
        </w:trPr>
        <w:tc>
          <w:tcPr>
            <w:tcW w:w="2037" w:type="dxa"/>
            <w:vAlign w:val="center"/>
            <w:hideMark/>
            <w:tcPrChange w:id="220" w:author="Jaeger, Florian" w:date="2023-06-07T09:43:00Z">
              <w:tcPr>
                <w:tcW w:w="2037" w:type="dxa"/>
                <w:vAlign w:val="center"/>
                <w:hideMark/>
              </w:tcPr>
            </w:tcPrChange>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221"/>
            <w:commentRangeStart w:id="222"/>
            <w:commentRangeStart w:id="223"/>
          </w:p>
        </w:tc>
        <w:tc>
          <w:tcPr>
            <w:tcW w:w="897" w:type="dxa"/>
            <w:vAlign w:val="center"/>
            <w:hideMark/>
            <w:tcPrChange w:id="224" w:author="Jaeger, Florian" w:date="2023-06-07T09:43:00Z">
              <w:tcPr>
                <w:tcW w:w="897" w:type="dxa"/>
                <w:vAlign w:val="center"/>
                <w:hideMark/>
              </w:tcPr>
            </w:tcPrChange>
          </w:tcPr>
          <w:p w14:paraId="54EB4DB4" w14:textId="4F529B1D"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225" w:author="Jaeger, Florian" w:date="2023-06-07T09:42:00Z">
              <w:r>
                <w:rPr>
                  <w:rFonts w:ascii="Times" w:eastAsia="Times New Roman" w:hAnsi="Times"/>
                  <w:i/>
                  <w:iCs/>
                  <w:sz w:val="24"/>
                  <w:lang w:eastAsia="en-US"/>
                </w:rPr>
                <w:t>3</w:t>
              </w:r>
            </w:ins>
            <w:del w:id="226" w:author="Jaeger, Florian" w:date="2023-06-07T09:42:00Z">
              <w:r w:rsidRPr="003E79A6" w:rsidDel="00BF6D62">
                <w:rPr>
                  <w:rFonts w:ascii="Times" w:eastAsia="Times New Roman" w:hAnsi="Times"/>
                  <w:i/>
                  <w:iCs/>
                  <w:sz w:val="24"/>
                  <w:lang w:eastAsia="en-US"/>
                </w:rPr>
                <w:delText>2</w:delText>
              </w:r>
            </w:del>
            <w:r w:rsidRPr="003E79A6">
              <w:rPr>
                <w:rFonts w:ascii="Times" w:eastAsia="Times New Roman" w:hAnsi="Times"/>
                <w:i/>
                <w:iCs/>
                <w:sz w:val="24"/>
                <w:lang w:eastAsia="en-US"/>
              </w:rPr>
              <w:t>%)</w:t>
            </w:r>
          </w:p>
        </w:tc>
        <w:tc>
          <w:tcPr>
            <w:tcW w:w="911" w:type="dxa"/>
            <w:vAlign w:val="center"/>
            <w:hideMark/>
            <w:tcPrChange w:id="227" w:author="Jaeger, Florian" w:date="2023-06-07T09:43:00Z">
              <w:tcPr>
                <w:tcW w:w="911" w:type="dxa"/>
                <w:vAlign w:val="center"/>
                <w:hideMark/>
              </w:tcPr>
            </w:tcPrChange>
          </w:tcPr>
          <w:p w14:paraId="6210E840" w14:textId="33849D3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228" w:author="Jaeger, Florian" w:date="2023-06-07T09:42:00Z">
              <w:r>
                <w:rPr>
                  <w:rFonts w:ascii="Times" w:eastAsia="Times New Roman" w:hAnsi="Times"/>
                  <w:i/>
                  <w:iCs/>
                  <w:sz w:val="24"/>
                  <w:lang w:eastAsia="en-US"/>
                </w:rPr>
                <w:t>3</w:t>
              </w:r>
            </w:ins>
            <w:del w:id="229" w:author="Jaeger, Florian" w:date="2023-06-07T09:42:00Z">
              <w:r w:rsidRPr="003E79A6" w:rsidDel="00BF6D62">
                <w:rPr>
                  <w:rFonts w:ascii="Times" w:eastAsia="Times New Roman" w:hAnsi="Times"/>
                  <w:i/>
                  <w:iCs/>
                  <w:sz w:val="24"/>
                  <w:lang w:eastAsia="en-US"/>
                </w:rPr>
                <w:delText>2</w:delText>
              </w:r>
            </w:del>
            <w:r w:rsidRPr="003E79A6">
              <w:rPr>
                <w:rFonts w:ascii="Times" w:eastAsia="Times New Roman" w:hAnsi="Times"/>
                <w:i/>
                <w:iCs/>
                <w:sz w:val="24"/>
                <w:lang w:eastAsia="en-US"/>
              </w:rPr>
              <w:t>%)</w:t>
            </w:r>
          </w:p>
        </w:tc>
        <w:tc>
          <w:tcPr>
            <w:tcW w:w="970" w:type="dxa"/>
            <w:vAlign w:val="center"/>
            <w:hideMark/>
            <w:tcPrChange w:id="230" w:author="Jaeger, Florian" w:date="2023-06-07T09:43:00Z">
              <w:tcPr>
                <w:tcW w:w="970" w:type="dxa"/>
                <w:vAlign w:val="center"/>
                <w:hideMark/>
              </w:tcPr>
            </w:tcPrChange>
          </w:tcPr>
          <w:p w14:paraId="3DAAD4BD" w14:textId="77777777"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221"/>
            <w:r w:rsidRPr="003E79A6">
              <w:rPr>
                <w:rStyle w:val="CommentReference"/>
                <w:i/>
                <w:iCs/>
              </w:rPr>
              <w:commentReference w:id="221"/>
            </w:r>
            <w:r w:rsidRPr="003E79A6">
              <w:rPr>
                <w:rStyle w:val="CommentReference"/>
                <w:i/>
                <w:iCs/>
              </w:rPr>
              <w:commentReference w:id="222"/>
            </w:r>
            <w:r w:rsidRPr="003E79A6">
              <w:rPr>
                <w:rStyle w:val="CommentReference"/>
                <w:i/>
                <w:iCs/>
              </w:rPr>
              <w:commentReference w:id="223"/>
            </w:r>
          </w:p>
        </w:tc>
        <w:tc>
          <w:tcPr>
            <w:tcW w:w="960" w:type="dxa"/>
            <w:tcPrChange w:id="231" w:author="Jaeger, Florian" w:date="2023-06-07T09:43:00Z">
              <w:tcPr>
                <w:tcW w:w="2335" w:type="dxa"/>
              </w:tcPr>
            </w:tcPrChange>
          </w:tcPr>
          <w:p w14:paraId="08532D02" w14:textId="32D0B77C"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232" w:author="Jaeger, Florian" w:date="2023-06-07T09:40:00Z">
                  <w:rPr>
                    <w:rFonts w:ascii="Times" w:eastAsia="Times New Roman" w:hAnsi="Times"/>
                    <w:sz w:val="24"/>
                    <w:lang w:eastAsia="en-US"/>
                  </w:rPr>
                </w:rPrChange>
              </w:rPr>
            </w:pPr>
            <w:r w:rsidRPr="00BF6D62">
              <w:rPr>
                <w:rFonts w:ascii="Times" w:eastAsia="Times New Roman" w:hAnsi="Times"/>
                <w:i/>
                <w:iCs/>
                <w:sz w:val="24"/>
                <w:lang w:eastAsia="en-US"/>
                <w:rPrChange w:id="233" w:author="Jaeger, Florian" w:date="2023-06-07T09:40:00Z">
                  <w:rPr>
                    <w:rFonts w:ascii="Times" w:eastAsia="Times New Roman" w:hAnsi="Times"/>
                    <w:sz w:val="24"/>
                    <w:lang w:eastAsia="en-US"/>
                  </w:rPr>
                </w:rPrChange>
              </w:rPr>
              <w:t>4 (6.</w:t>
            </w:r>
            <w:ins w:id="234" w:author="Jaeger, Florian" w:date="2023-06-07T09:42:00Z">
              <w:r>
                <w:rPr>
                  <w:rFonts w:ascii="Times" w:eastAsia="Times New Roman" w:hAnsi="Times"/>
                  <w:i/>
                  <w:iCs/>
                  <w:sz w:val="24"/>
                  <w:lang w:eastAsia="en-US"/>
                </w:rPr>
                <w:t>3</w:t>
              </w:r>
            </w:ins>
            <w:del w:id="235" w:author="Jaeger, Florian" w:date="2023-06-07T09:42:00Z">
              <w:r w:rsidRPr="00BF6D62" w:rsidDel="00BF6D62">
                <w:rPr>
                  <w:rFonts w:ascii="Times" w:eastAsia="Times New Roman" w:hAnsi="Times"/>
                  <w:i/>
                  <w:iCs/>
                  <w:sz w:val="24"/>
                  <w:lang w:eastAsia="en-US"/>
                  <w:rPrChange w:id="236" w:author="Jaeger, Florian" w:date="2023-06-07T09:40:00Z">
                    <w:rPr>
                      <w:rFonts w:ascii="Times" w:eastAsia="Times New Roman" w:hAnsi="Times"/>
                      <w:sz w:val="24"/>
                      <w:lang w:eastAsia="en-US"/>
                    </w:rPr>
                  </w:rPrChange>
                </w:rPr>
                <w:delText>2</w:delText>
              </w:r>
            </w:del>
            <w:r w:rsidRPr="00BF6D62">
              <w:rPr>
                <w:rFonts w:ascii="Times" w:eastAsia="Times New Roman" w:hAnsi="Times"/>
                <w:i/>
                <w:iCs/>
                <w:sz w:val="24"/>
                <w:lang w:eastAsia="en-US"/>
                <w:rPrChange w:id="237" w:author="Jaeger, Florian" w:date="2023-06-07T09:40:00Z">
                  <w:rPr>
                    <w:rFonts w:ascii="Times" w:eastAsia="Times New Roman" w:hAnsi="Times"/>
                    <w:sz w:val="24"/>
                    <w:lang w:eastAsia="en-US"/>
                  </w:rPr>
                </w:rPrChange>
              </w:rPr>
              <w:t>%)</w:t>
            </w:r>
          </w:p>
        </w:tc>
        <w:tc>
          <w:tcPr>
            <w:tcW w:w="3725" w:type="dxa"/>
            <w:tcPrChange w:id="238" w:author="Jaeger, Florian" w:date="2023-06-07T09:43:00Z">
              <w:tcPr>
                <w:tcW w:w="2380" w:type="dxa"/>
              </w:tcPr>
            </w:tcPrChange>
          </w:tcPr>
          <w:p w14:paraId="5585C04F" w14:textId="0CCD6C8B"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ins w:id="239" w:author="Jaeger, Florian" w:date="2023-06-07T17:46:00Z">
              <w:r>
                <w:rPr>
                  <w:rFonts w:ascii="Times" w:eastAsia="Times New Roman" w:hAnsi="Times"/>
                  <w:i/>
                  <w:iCs/>
                  <w:sz w:val="24"/>
                  <w:lang w:eastAsia="en-US"/>
                </w:rPr>
                <w:t>10 (4.0%)</w:t>
              </w:r>
            </w:ins>
          </w:p>
        </w:tc>
      </w:tr>
      <w:commentRangeEnd w:id="222"/>
      <w:commentRangeEnd w:id="223"/>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proofErr w:type="gramStart"/>
      <w:r w:rsidR="006D093A">
        <w:rPr>
          <w:szCs w:val="22"/>
        </w:rPr>
        <w:t>.</w:t>
      </w:r>
      <w:r w:rsidRPr="00ED3418">
        <w:rPr>
          <w:szCs w:val="22"/>
        </w:rPr>
        <w:t xml:space="preserve"> </w:t>
      </w:r>
      <w:r w:rsidR="006D093A">
        <w:rPr>
          <w:szCs w:val="22"/>
        </w:rPr>
        <w:t>.</w:t>
      </w:r>
      <w:proofErr w:type="gramEnd"/>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40"/>
      <w:r w:rsidR="0024688C" w:rsidRPr="003F5649">
        <w:t>Charpentier</w:t>
      </w:r>
      <w:commentRangeEnd w:id="240"/>
      <w:r w:rsidR="0024688C" w:rsidRPr="00BC07C7">
        <w:rPr>
          <w:rStyle w:val="CommentReference"/>
        </w:rPr>
        <w:commentReference w:id="240"/>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w:t>
      </w:r>
      <w:r w:rsidR="00B26E09">
        <w:rPr>
          <w:szCs w:val="22"/>
        </w:rPr>
        <w:lastRenderedPageBreak/>
        <w:t xml:space="preserve">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241"/>
      <w:commentRangeStart w:id="242"/>
      <w:r w:rsidR="0072511C">
        <w:rPr>
          <w:szCs w:val="22"/>
        </w:rPr>
        <w:t>Zhang &amp; Samuel, 2023; Hodges, Cummings, &amp; Theodore, in prep.</w:t>
      </w:r>
      <w:commentRangeEnd w:id="241"/>
      <w:r w:rsidR="0072511C">
        <w:rPr>
          <w:rStyle w:val="CommentReference"/>
        </w:rPr>
        <w:commentReference w:id="241"/>
      </w:r>
      <w:commentRangeEnd w:id="242"/>
      <w:r w:rsidR="00CE7AE0">
        <w:rPr>
          <w:rStyle w:val="CommentReference"/>
        </w:rPr>
        <w:commentReference w:id="242"/>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2D455499" w:rsidR="009625D1" w:rsidRDefault="002B7F50" w:rsidP="00BA7139">
      <w:pPr>
        <w:pStyle w:val="Caption"/>
        <w:rPr>
          <w:szCs w:val="22"/>
        </w:rPr>
      </w:pPr>
      <w:bookmarkStart w:id="243"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43"/>
      <w:del w:id="244" w:author="Jaeger, Florian" w:date="2023-06-07T11:08:00Z">
        <w:r w:rsidDel="00D717C1">
          <w:rPr>
            <w:noProof/>
            <w:szCs w:val="22"/>
          </w:rPr>
          <w:delText>.</w:delText>
        </w:r>
      </w:del>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lastRenderedPageBreak/>
        <w:t>[INSERT TABLE]</w:t>
      </w:r>
    </w:p>
    <w:p w14:paraId="1BCE6BC8" w14:textId="75F03F75" w:rsidR="00FA67B2" w:rsidRPr="00754F17" w:rsidRDefault="00FA67B2" w:rsidP="00FA67B2">
      <w:pPr>
        <w:pStyle w:val="Caption"/>
        <w:rPr>
          <w:szCs w:val="22"/>
        </w:rPr>
      </w:pPr>
      <w:bookmarkStart w:id="245"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245"/>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46"/>
      <w:r w:rsidR="00825EE6" w:rsidRPr="003F5649">
        <w:t xml:space="preserve">for which we had not strong expectations are </w:t>
      </w:r>
      <w:commentRangeStart w:id="247"/>
      <w:r w:rsidR="00825EE6" w:rsidRPr="003F5649">
        <w:t>shown with shaded backgrounds.</w:t>
      </w:r>
      <w:commentRangeEnd w:id="247"/>
      <w:r w:rsidR="00825EE6" w:rsidRPr="003F5649">
        <w:rPr>
          <w:rStyle w:val="CommentReference"/>
          <w:color w:val="auto"/>
        </w:rPr>
        <w:commentReference w:id="247"/>
      </w:r>
      <w:commentRangeEnd w:id="246"/>
      <w:r w:rsidR="004F276B">
        <w:rPr>
          <w:rStyle w:val="CommentReference"/>
          <w:i w:val="0"/>
          <w:iCs w:val="0"/>
          <w:color w:val="auto"/>
        </w:rPr>
        <w:commentReference w:id="246"/>
      </w:r>
    </w:p>
    <w:p w14:paraId="6DC2C1D4" w14:textId="67D8A142"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Pr="00BA7139">
        <w:rPr>
          <w:szCs w:val="22"/>
          <w:highlight w:val="yellow"/>
        </w:rPr>
        <w:t>13.5</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del w:id="248" w:author="Jaeger, Florian" w:date="2023-06-06T09:46:00Z">
        <w:r w:rsidR="00E617BE" w:rsidDel="002655E6">
          <w:rPr>
            <w:szCs w:val="22"/>
          </w:rPr>
          <w:delText>are</w:delText>
        </w:r>
      </w:del>
      <w:ins w:id="249" w:author="Jaeger, Florian" w:date="2023-06-06T09:46:00Z">
        <w:r w:rsidR="002655E6">
          <w:rPr>
            <w:szCs w:val="22"/>
          </w:rPr>
          <w:t>was</w:t>
        </w:r>
      </w:ins>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&gt; 8,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ins w:id="250" w:author="Jaeger, Florian" w:date="2023-06-06T09:44:00Z">
        <w:r w:rsidR="002655E6">
          <w:rPr>
            <w:szCs w:val="22"/>
          </w:rPr>
          <w:t xml:space="preserve"> This effect was larger when for toke</w:t>
        </w:r>
      </w:ins>
      <w:ins w:id="251" w:author="Jaeger, Florian" w:date="2023-06-06T09:45:00Z">
        <w:r w:rsidR="002655E6">
          <w:rPr>
            <w:szCs w:val="22"/>
          </w:rPr>
          <w:t xml:space="preserve">ns that were acoustically or visually more </w:t>
        </w:r>
        <w:proofErr w:type="spellStart"/>
        <w:r w:rsidR="002655E6">
          <w:rPr>
            <w:i/>
            <w:iCs/>
            <w:szCs w:val="22"/>
          </w:rPr>
          <w:t>ashi</w:t>
        </w:r>
        <w:proofErr w:type="spellEnd"/>
        <w:r w:rsidR="002655E6">
          <w:rPr>
            <w:szCs w:val="22"/>
          </w:rPr>
          <w:t xml:space="preserve">-like, </w:t>
        </w:r>
      </w:ins>
      <w:commentRangeStart w:id="252"/>
      <w:ins w:id="253" w:author="Jaeger, Florian" w:date="2023-06-06T09:47:00Z">
        <w:r w:rsidR="002655E6">
          <w:rPr>
            <w:szCs w:val="22"/>
          </w:rPr>
          <w:t>closely resembling</w:t>
        </w:r>
      </w:ins>
      <w:ins w:id="254" w:author="Jaeger, Florian" w:date="2023-06-06T09:45:00Z">
        <w:r w:rsidR="002655E6">
          <w:rPr>
            <w:szCs w:val="22"/>
          </w:rPr>
          <w:t xml:space="preserve"> findings </w:t>
        </w:r>
      </w:ins>
      <w:ins w:id="255" w:author="Jaeger, Florian" w:date="2023-06-06T09:47:00Z">
        <w:r w:rsidR="002655E6">
          <w:rPr>
            <w:szCs w:val="22"/>
          </w:rPr>
          <w:t>for compensation for preceding phonetic context (</w:t>
        </w:r>
      </w:ins>
      <w:ins w:id="256" w:author="Jaeger, Florian" w:date="2023-06-06T09:45:00Z">
        <w:r w:rsidR="002655E6" w:rsidRPr="0008080F">
          <w:rPr>
            <w:szCs w:val="22"/>
          </w:rPr>
          <w:t>Kang et al.</w:t>
        </w:r>
      </w:ins>
      <w:ins w:id="257" w:author="Jaeger, Florian" w:date="2023-06-06T09:47:00Z">
        <w:r w:rsidR="002655E6">
          <w:rPr>
            <w:szCs w:val="22"/>
          </w:rPr>
          <w:t xml:space="preserve">, </w:t>
        </w:r>
      </w:ins>
      <w:ins w:id="258" w:author="Jaeger, Florian" w:date="2023-06-06T09:45:00Z">
        <w:r w:rsidR="002655E6" w:rsidRPr="0008080F">
          <w:rPr>
            <w:szCs w:val="22"/>
          </w:rPr>
          <w:t>2016).</w:t>
        </w:r>
      </w:ins>
      <w:commentRangeEnd w:id="252"/>
      <w:ins w:id="259" w:author="Jaeger, Florian" w:date="2023-06-06T10:53:00Z">
        <w:r w:rsidR="00601B77">
          <w:rPr>
            <w:rStyle w:val="CommentReference"/>
          </w:rPr>
          <w:commentReference w:id="252"/>
        </w:r>
      </w:ins>
    </w:p>
    <w:p w14:paraId="700F8EE7" w14:textId="34A396A4" w:rsidR="001D0660" w:rsidRDefault="00795899" w:rsidP="001D0660">
      <w:pPr>
        <w:rPr>
          <w:szCs w:val="22"/>
        </w:rPr>
      </w:pPr>
      <w:r>
        <w:rPr>
          <w:szCs w:val="22"/>
        </w:rPr>
        <w:lastRenderedPageBreak/>
        <w:t>Th</w:t>
      </w:r>
      <w:ins w:id="260" w:author="Jaeger, Florian" w:date="2023-06-06T09:45:00Z">
        <w:r w:rsidR="002655E6">
          <w:rPr>
            <w:szCs w:val="22"/>
          </w:rPr>
          <w:t>ese</w:t>
        </w:r>
      </w:ins>
      <w:del w:id="261" w:author="Jaeger, Florian" w:date="2023-06-06T09:45:00Z">
        <w:r w:rsidDel="002655E6">
          <w:rPr>
            <w:szCs w:val="22"/>
          </w:rPr>
          <w:delText>is</w:delText>
        </w:r>
      </w:del>
      <w:r>
        <w:rPr>
          <w:szCs w:val="22"/>
        </w:rPr>
        <w:t xml:space="preserve"> result</w:t>
      </w:r>
      <w:ins w:id="262" w:author="Jaeger, Florian" w:date="2023-06-06T09:45:00Z">
        <w:r w:rsidR="002655E6">
          <w:rPr>
            <w:szCs w:val="22"/>
          </w:rPr>
          <w:t>s</w:t>
        </w:r>
      </w:ins>
      <w:r>
        <w:rPr>
          <w:szCs w:val="22"/>
        </w:rPr>
        <w:t xml:space="preserve"> </w:t>
      </w:r>
      <w:ins w:id="263" w:author="Jaeger, Florian" w:date="2023-06-06T09:45:00Z">
        <w:r w:rsidR="002655E6">
          <w:rPr>
            <w:szCs w:val="22"/>
          </w:rPr>
          <w:t>are</w:t>
        </w:r>
      </w:ins>
      <w:del w:id="264" w:author="Jaeger, Florian" w:date="2023-06-06T09:45:00Z">
        <w:r w:rsidDel="002655E6">
          <w:rPr>
            <w:szCs w:val="22"/>
          </w:rPr>
          <w:delText>is</w:delText>
        </w:r>
      </w:del>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265"/>
      <w:commentRangeStart w:id="266"/>
      <w:r w:rsidR="00244AD2">
        <w:rPr>
          <w:szCs w:val="22"/>
        </w:rPr>
        <w:t>bite</w:t>
      </w:r>
      <w:r w:rsidR="00E960BA">
        <w:rPr>
          <w:szCs w:val="22"/>
        </w:rPr>
        <w:t>-</w:t>
      </w:r>
      <w:r w:rsidR="00244AD2">
        <w:rPr>
          <w:szCs w:val="22"/>
        </w:rPr>
        <w:t>block</w:t>
      </w:r>
      <w:commentRangeEnd w:id="265"/>
      <w:r w:rsidR="00244AD2">
        <w:rPr>
          <w:rStyle w:val="CommentReference"/>
        </w:rPr>
        <w:commentReference w:id="265"/>
      </w:r>
      <w:commentRangeEnd w:id="266"/>
      <w:r w:rsidR="00E960BA">
        <w:rPr>
          <w:rStyle w:val="CommentReference"/>
        </w:rPr>
        <w:commentReference w:id="266"/>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(REF)</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2655E6">
        <w:rPr>
          <w:szCs w:val="22"/>
          <w:rPrChange w:id="267" w:author="Jaeger, Florian" w:date="2023-06-06T09:43:00Z">
            <w:rPr>
              <w:szCs w:val="22"/>
              <w:highlight w:val="yellow"/>
            </w:rPr>
          </w:rPrChange>
        </w:rPr>
        <w:t>This alternative explanation is addressed in Experiments 2.</w:t>
      </w:r>
    </w:p>
    <w:p w14:paraId="4804E457" w14:textId="4336961E" w:rsidR="000E2896" w:rsidRDefault="008D6284" w:rsidP="000E2896">
      <w:pPr>
        <w:rPr>
          <w:szCs w:val="22"/>
        </w:rPr>
      </w:pPr>
      <w:commentRangeStart w:id="268"/>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ins w:id="269" w:author="Jaeger, Florian" w:date="2023-06-06T10:48:00Z">
        <w:r w:rsidR="00775A9E">
          <w:rPr>
            <w:szCs w:val="22"/>
          </w:rPr>
          <w:t>T</w:t>
        </w:r>
      </w:ins>
      <w:del w:id="270" w:author="Jaeger, Florian" w:date="2023-06-06T09:53:00Z">
        <w:r w:rsidR="000E2896" w:rsidDel="002E6329">
          <w:rPr>
            <w:szCs w:val="22"/>
          </w:rPr>
          <w:fldChar w:fldCharType="begin"/>
        </w:r>
        <w:r w:rsidR="000E2896" w:rsidDel="002E6329">
          <w:rPr>
            <w:szCs w:val="22"/>
          </w:rPr>
          <w:delInstrText xml:space="preserve"> REF _Ref135493418 \h </w:delInstrText>
        </w:r>
        <w:r w:rsidR="000E2896" w:rsidDel="002E6329">
          <w:rPr>
            <w:szCs w:val="22"/>
          </w:rPr>
        </w:r>
        <w:r w:rsidR="000E2896" w:rsidDel="002E6329">
          <w:rPr>
            <w:szCs w:val="22"/>
          </w:rPr>
          <w:fldChar w:fldCharType="separate"/>
        </w:r>
        <w:r w:rsidR="000E2896" w:rsidRPr="00ED3418" w:rsidDel="002E6329">
          <w:rPr>
            <w:szCs w:val="22"/>
          </w:rPr>
          <w:delText xml:space="preserve">Figure </w:delText>
        </w:r>
        <w:r w:rsidR="000E2896" w:rsidRPr="00ED3418" w:rsidDel="002E6329">
          <w:rPr>
            <w:noProof/>
            <w:szCs w:val="22"/>
          </w:rPr>
          <w:delText>4</w:delText>
        </w:r>
        <w:r w:rsidR="000E2896" w:rsidDel="002E6329">
          <w:rPr>
            <w:szCs w:val="22"/>
          </w:rPr>
          <w:fldChar w:fldCharType="end"/>
        </w:r>
        <w:r w:rsidR="000E2896" w:rsidDel="002E6329">
          <w:rPr>
            <w:szCs w:val="22"/>
          </w:rPr>
          <w:delText xml:space="preserve"> compares the responses from Experiments 1a-c to those in </w:delText>
        </w:r>
        <w:r w:rsidR="007C1B6D" w:rsidDel="002E6329">
          <w:rPr>
            <w:szCs w:val="22"/>
          </w:rPr>
          <w:delText>LJ18</w:delText>
        </w:r>
        <w:r w:rsidR="000E2896" w:rsidDel="002E6329">
          <w:rPr>
            <w:szCs w:val="22"/>
          </w:rPr>
          <w:delText xml:space="preserve">. </w:delText>
        </w:r>
      </w:del>
      <w:del w:id="271" w:author="Jaeger, Florian" w:date="2023-06-06T09:54:00Z">
        <w:r w:rsidR="0080495B" w:rsidDel="002E6329">
          <w:rPr>
            <w:szCs w:val="22"/>
          </w:rPr>
          <w:delText>T</w:delText>
        </w:r>
      </w:del>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ins w:id="272" w:author="Jaeger, Florian" w:date="2023-06-06T10:49:00Z">
        <w:r w:rsidR="00D30126">
          <w:rPr>
            <w:rStyle w:val="FootnoteReference"/>
            <w:szCs w:val="22"/>
          </w:rPr>
          <w:footnoteReference w:id="5"/>
        </w:r>
      </w:ins>
      <w:r w:rsidR="000E2896">
        <w:rPr>
          <w:szCs w:val="22"/>
        </w:rPr>
        <w:t xml:space="preserve"> and responses for the audio-only </w:t>
      </w:r>
      <w:r w:rsidR="000E2896">
        <w:rPr>
          <w:szCs w:val="22"/>
        </w:rPr>
        <w:lastRenderedPageBreak/>
        <w:t>test token fell approximately half-way between the two visual bias conditions of Experiments 1a-c</w:t>
      </w:r>
      <w:ins w:id="279" w:author="Jaeger, Florian" w:date="2023-06-06T09:52:00Z">
        <w:r w:rsidR="002E6329">
          <w:rPr>
            <w:szCs w:val="22"/>
          </w:rPr>
          <w:t xml:space="preserve">, </w:t>
        </w:r>
      </w:ins>
      <w:ins w:id="280" w:author="Jaeger, Florian" w:date="2023-06-06T09:53:00Z">
        <w:r w:rsidR="002E6329">
          <w:rPr>
            <w:szCs w:val="22"/>
          </w:rPr>
          <w:t xml:space="preserve">as would be expected given </w:t>
        </w:r>
      </w:ins>
      <w:del w:id="281" w:author="Jaeger, Florian" w:date="2023-06-06T09:52:00Z">
        <w:r w:rsidR="000E2896" w:rsidDel="002E6329">
          <w:rPr>
            <w:szCs w:val="22"/>
          </w:rPr>
          <w:delText>, as would be expect</w:delText>
        </w:r>
      </w:del>
      <w:del w:id="282" w:author="Jaeger, Florian" w:date="2023-06-06T09:53:00Z">
        <w:r w:rsidR="000E2896" w:rsidDel="002E6329">
          <w:rPr>
            <w:szCs w:val="22"/>
          </w:rPr>
          <w:delText xml:space="preserve">—consistent with the finding </w:delText>
        </w:r>
      </w:del>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6CC0CE4F" w:rsidR="000E2896" w:rsidDel="002E6329" w:rsidRDefault="000E2896" w:rsidP="000E2896">
      <w:pPr>
        <w:jc w:val="center"/>
        <w:rPr>
          <w:del w:id="283" w:author="Jaeger, Florian" w:date="2023-06-06T09:53:00Z"/>
          <w:szCs w:val="22"/>
        </w:rPr>
      </w:pPr>
      <w:del w:id="284" w:author="Jaeger, Florian" w:date="2023-06-06T09:53:00Z">
        <w:r w:rsidRPr="00ED3418" w:rsidDel="002E6329">
          <w:rPr>
            <w:szCs w:val="22"/>
            <w:highlight w:val="cyan"/>
          </w:rPr>
          <w:delText xml:space="preserve">[INSERT </w:delText>
        </w:r>
        <w:r w:rsidDel="002E6329">
          <w:rPr>
            <w:szCs w:val="22"/>
            <w:highlight w:val="cyan"/>
          </w:rPr>
          <w:delText>FIGURE</w:delText>
        </w:r>
        <w:r w:rsidRPr="00ED3418" w:rsidDel="002E6329">
          <w:rPr>
            <w:szCs w:val="22"/>
            <w:highlight w:val="cyan"/>
          </w:rPr>
          <w:delText>]</w:delText>
        </w:r>
      </w:del>
    </w:p>
    <w:p w14:paraId="74373619" w14:textId="09BC5D13" w:rsidR="000E2896" w:rsidDel="002E6329" w:rsidRDefault="000E2896" w:rsidP="000E2896">
      <w:pPr>
        <w:pStyle w:val="Caption"/>
        <w:rPr>
          <w:del w:id="285" w:author="Jaeger, Florian" w:date="2023-06-06T09:53:00Z"/>
          <w:szCs w:val="22"/>
        </w:rPr>
      </w:pPr>
      <w:bookmarkStart w:id="286" w:name="_Ref135493418"/>
      <w:del w:id="287" w:author="Jaeger, Florian" w:date="2023-06-06T09:53:00Z">
        <w:r w:rsidRPr="00ED3418" w:rsidDel="002E6329">
          <w:rPr>
            <w:szCs w:val="22"/>
          </w:rPr>
          <w:delText xml:space="preserve">Figure </w:delText>
        </w:r>
        <w:r w:rsidRPr="00ED3418" w:rsidDel="002E6329">
          <w:rPr>
            <w:szCs w:val="22"/>
          </w:rPr>
          <w:fldChar w:fldCharType="begin"/>
        </w:r>
        <w:r w:rsidRPr="00ED3418" w:rsidDel="002E6329">
          <w:rPr>
            <w:szCs w:val="22"/>
          </w:rPr>
          <w:delInstrText xml:space="preserve"> SEQ Figure \* ARABIC </w:delInstrText>
        </w:r>
        <w:r w:rsidRPr="00ED3418" w:rsidDel="002E6329">
          <w:rPr>
            <w:szCs w:val="22"/>
          </w:rPr>
          <w:fldChar w:fldCharType="separate"/>
        </w:r>
        <w:r w:rsidRPr="00ED3418" w:rsidDel="002E6329">
          <w:rPr>
            <w:noProof/>
            <w:szCs w:val="22"/>
          </w:rPr>
          <w:delText>4</w:delText>
        </w:r>
        <w:r w:rsidRPr="00ED3418" w:rsidDel="002E6329">
          <w:rPr>
            <w:noProof/>
            <w:szCs w:val="22"/>
          </w:rPr>
          <w:fldChar w:fldCharType="end"/>
        </w:r>
        <w:bookmarkEnd w:id="286"/>
        <w:r w:rsidDel="002E6329">
          <w:rPr>
            <w:noProof/>
            <w:szCs w:val="22"/>
          </w:rPr>
          <w:delText>.</w:delText>
        </w:r>
        <w:r w:rsidRPr="00ED3418" w:rsidDel="002E6329">
          <w:rPr>
            <w:szCs w:val="22"/>
          </w:rPr>
          <w:tab/>
        </w:r>
        <w:r w:rsidDel="002E6329">
          <w:rPr>
            <w:szCs w:val="22"/>
          </w:rPr>
          <w:delText xml:space="preserve">Comparing participants’ responses in Experiments 1a-c to those in Liu and Jaeger (2018). For this purpose, we aggregate responses across Experiments 1a-c, depending on acoustic continuum and visual bias. </w:delText>
        </w:r>
        <w:commentRangeEnd w:id="268"/>
        <w:r w:rsidR="008D6284" w:rsidDel="002E6329">
          <w:rPr>
            <w:rStyle w:val="CommentReference"/>
            <w:i w:val="0"/>
            <w:iCs w:val="0"/>
            <w:color w:val="auto"/>
          </w:rPr>
          <w:commentReference w:id="268"/>
        </w:r>
      </w:del>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288"/>
      <w:commentRangeStart w:id="289"/>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288"/>
      <w:r w:rsidR="00375884">
        <w:rPr>
          <w:rStyle w:val="CommentReference"/>
        </w:rPr>
        <w:commentReference w:id="288"/>
      </w:r>
      <w:commentRangeEnd w:id="289"/>
      <w:r w:rsidR="00E02182">
        <w:rPr>
          <w:rStyle w:val="CommentReference"/>
        </w:rPr>
        <w:commentReference w:id="289"/>
      </w:r>
    </w:p>
    <w:p w14:paraId="15154D13" w14:textId="43037B55" w:rsidR="002E008A" w:rsidRPr="00ED3418" w:rsidRDefault="00703116" w:rsidP="003E79A6">
      <w:pPr>
        <w:ind w:firstLine="0"/>
        <w:rPr>
          <w:szCs w:val="22"/>
        </w:rPr>
      </w:pPr>
      <w:commentRangeStart w:id="290"/>
      <w:commentRangeEnd w:id="290"/>
      <w:r>
        <w:rPr>
          <w:rStyle w:val="CommentReference"/>
        </w:rPr>
        <w:commentReference w:id="290"/>
      </w:r>
    </w:p>
    <w:p w14:paraId="7EE39542" w14:textId="72F0396D" w:rsidR="008133E0" w:rsidRPr="00ED3418" w:rsidRDefault="008133E0" w:rsidP="008133E0">
      <w:pPr>
        <w:jc w:val="center"/>
        <w:rPr>
          <w:szCs w:val="22"/>
        </w:rPr>
      </w:pPr>
      <w:bookmarkStart w:id="291" w:name="_Ref136084921"/>
      <w:r w:rsidRPr="00ED3418">
        <w:rPr>
          <w:szCs w:val="22"/>
          <w:highlight w:val="cyan"/>
        </w:rPr>
        <w:t xml:space="preserve">[INSERT </w:t>
      </w:r>
      <w:r>
        <w:rPr>
          <w:szCs w:val="22"/>
          <w:highlight w:val="cyan"/>
        </w:rPr>
        <w:t>FIGURE</w:t>
      </w:r>
      <w:r w:rsidRPr="00ED3418">
        <w:rPr>
          <w:szCs w:val="22"/>
          <w:highlight w:val="cyan"/>
        </w:rPr>
        <w:t>]</w:t>
      </w:r>
    </w:p>
    <w:p w14:paraId="6D3AA166" w14:textId="38EB3F0C"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291"/>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del w:id="292" w:author="Jaeger, Florian" w:date="2023-06-06T09:50:00Z">
        <w:r w:rsidR="00703116" w:rsidDel="002E6329">
          <w:rPr>
            <w:szCs w:val="22"/>
          </w:rPr>
          <w:delText>This block box was absent at the start and end of the experiment.</w:delText>
        </w:r>
      </w:del>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w:t>
      </w:r>
      <w:r>
        <w:rPr>
          <w:szCs w:val="22"/>
        </w:rPr>
        <w:lastRenderedPageBreak/>
        <w:t>that advanced by Fowler would predict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4A39DE5B" w14:textId="202AD1D0" w:rsidR="00972CE3" w:rsidRDefault="00972CE3" w:rsidP="00972CE3">
      <w:pPr>
        <w:rPr>
          <w:szCs w:val="22"/>
        </w:rPr>
      </w:pPr>
      <w:r>
        <w:rPr>
          <w:szCs w:val="22"/>
        </w:rPr>
        <w:t xml:space="preserve">Second, Experiment 2 allows us to test whether the decreased rate of </w:t>
      </w:r>
      <w:del w:id="293" w:author="Jaeger, Florian" w:date="2023-06-06T09:40:00Z">
        <w:r w:rsidRPr="001F3C86" w:rsidDel="001F3C86">
          <w:rPr>
            <w:i/>
            <w:iCs/>
            <w:szCs w:val="22"/>
            <w:rPrChange w:id="294" w:author="Jaeger, Florian" w:date="2023-06-06T09:40:00Z">
              <w:rPr>
                <w:szCs w:val="22"/>
              </w:rPr>
            </w:rPrChange>
          </w:rPr>
          <w:delText>“</w:delText>
        </w:r>
      </w:del>
      <w:proofErr w:type="spellStart"/>
      <w:r w:rsidRPr="001F3C86">
        <w:rPr>
          <w:i/>
          <w:iCs/>
          <w:szCs w:val="22"/>
          <w:rPrChange w:id="295" w:author="Jaeger, Florian" w:date="2023-06-06T09:40:00Z">
            <w:rPr>
              <w:szCs w:val="22"/>
            </w:rPr>
          </w:rPrChange>
        </w:rPr>
        <w:t>ashi</w:t>
      </w:r>
      <w:proofErr w:type="spellEnd"/>
      <w:del w:id="296" w:author="Jaeger, Florian" w:date="2023-06-06T09:40:00Z">
        <w:r w:rsidRPr="001F3C86" w:rsidDel="001F3C86">
          <w:rPr>
            <w:i/>
            <w:iCs/>
            <w:szCs w:val="22"/>
            <w:rPrChange w:id="297" w:author="Jaeger, Florian" w:date="2023-06-06T09:40:00Z">
              <w:rPr>
                <w:szCs w:val="22"/>
              </w:rPr>
            </w:rPrChange>
          </w:rPr>
          <w:delText>”</w:delText>
        </w:r>
      </w:del>
      <w:ins w:id="298" w:author="Jaeger, Florian" w:date="2023-06-06T09:40:00Z">
        <w:r w:rsidR="001F3C86">
          <w:rPr>
            <w:szCs w:val="22"/>
          </w:rPr>
          <w:t xml:space="preserve"> </w:t>
        </w:r>
      </w:ins>
      <w:del w:id="299" w:author="Jaeger, Florian" w:date="2023-06-06T09:40:00Z">
        <w:r w:rsidDel="001F3C86">
          <w:rPr>
            <w:szCs w:val="22"/>
          </w:rPr>
          <w:delText>-</w:delText>
        </w:r>
      </w:del>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del w:id="300" w:author="Jaeger, Florian" w:date="2023-06-06T09:40:00Z">
        <w:r w:rsidDel="001F3C86">
          <w:rPr>
            <w:szCs w:val="22"/>
          </w:rPr>
          <w:delText>“</w:delText>
        </w:r>
      </w:del>
      <w:proofErr w:type="spellStart"/>
      <w:r w:rsidRPr="001F3C86">
        <w:rPr>
          <w:i/>
          <w:iCs/>
          <w:szCs w:val="22"/>
          <w:rPrChange w:id="301" w:author="Jaeger, Florian" w:date="2023-06-06T09:40:00Z">
            <w:rPr>
              <w:szCs w:val="22"/>
            </w:rPr>
          </w:rPrChange>
        </w:rPr>
        <w:t>ashi</w:t>
      </w:r>
      <w:proofErr w:type="spellEnd"/>
      <w:ins w:id="302" w:author="Jaeger, Florian" w:date="2023-06-06T09:40:00Z">
        <w:r w:rsidR="001F3C86">
          <w:rPr>
            <w:szCs w:val="22"/>
          </w:rPr>
          <w:t xml:space="preserve"> </w:t>
        </w:r>
      </w:ins>
      <w:del w:id="303" w:author="Jaeger, Florian" w:date="2023-06-06T09:40:00Z">
        <w:r w:rsidDel="001F3C86">
          <w:rPr>
            <w:szCs w:val="22"/>
          </w:rPr>
          <w:delText>”-</w:delText>
        </w:r>
      </w:del>
      <w:r>
        <w:rPr>
          <w:szCs w:val="22"/>
        </w:rPr>
        <w:t>responses comparable to the pen-in-the-mouth condition in Experiment 1c (since Experiment 2 occludes most direct visual evidence of 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5408FDC0" w:rsidR="002E008A" w:rsidRPr="00ED3418" w:rsidRDefault="002E008A" w:rsidP="002E008A">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304"/>
      <w:commentRangeStart w:id="305"/>
      <w:commentRangeStart w:id="306"/>
      <w:r w:rsidR="00972CE3">
        <w:rPr>
          <w:szCs w:val="22"/>
        </w:rPr>
        <w:t>c.</w:t>
      </w:r>
      <w:commentRangeEnd w:id="304"/>
      <w:r w:rsidR="00972CE3">
        <w:rPr>
          <w:rStyle w:val="CommentReference"/>
        </w:rPr>
        <w:commentReference w:id="304"/>
      </w:r>
      <w:commentRangeEnd w:id="305"/>
      <w:r w:rsidR="00143685">
        <w:rPr>
          <w:rStyle w:val="CommentReference"/>
        </w:rPr>
        <w:commentReference w:id="305"/>
      </w:r>
      <w:commentRangeEnd w:id="306"/>
      <w:r w:rsidR="003E79A6">
        <w:rPr>
          <w:rStyle w:val="CommentReference"/>
        </w:rPr>
        <w:commentReference w:id="306"/>
      </w:r>
    </w:p>
    <w:p w14:paraId="265D8C98" w14:textId="1F6AD9DD" w:rsidR="00E02182" w:rsidRPr="00E02182" w:rsidDel="003E79A6" w:rsidRDefault="002E008A" w:rsidP="003E79A6">
      <w:pPr>
        <w:rPr>
          <w:del w:id="307" w:author="Jaeger, Florian" w:date="2023-06-06T09:18:00Z"/>
          <w:szCs w:val="22"/>
        </w:rPr>
      </w:pPr>
      <w:r w:rsidRPr="00ED3418">
        <w:rPr>
          <w:b/>
          <w:bCs/>
          <w:i/>
          <w:iCs/>
          <w:szCs w:val="22"/>
        </w:rPr>
        <w:t xml:space="preserve">Materials. </w:t>
      </w:r>
      <w:r w:rsidR="00972CE3" w:rsidRPr="00972CE3">
        <w:rPr>
          <w:szCs w:val="22"/>
          <w:rPrChange w:id="308" w:author="Jaeger, Florian" w:date="2023-05-27T13:33:00Z">
            <w:rPr>
              <w:b/>
              <w:bCs/>
              <w:i/>
              <w:iCs/>
              <w:szCs w:val="22"/>
            </w:rPr>
          </w:rPrChange>
        </w:rPr>
        <w:t>All materials were the same as in Exper</w:t>
      </w:r>
      <w:r w:rsidR="00972CE3">
        <w:rPr>
          <w:szCs w:val="22"/>
        </w:rPr>
        <w:t>i</w:t>
      </w:r>
      <w:r w:rsidR="00972CE3" w:rsidRPr="00972CE3">
        <w:rPr>
          <w:szCs w:val="22"/>
          <w:rPrChange w:id="309" w:author="Jaeger, Florian" w:date="2023-05-27T13:33:00Z">
            <w:rPr>
              <w:b/>
              <w:bCs/>
              <w:i/>
              <w:iCs/>
              <w:szCs w:val="22"/>
            </w:rPr>
          </w:rPrChange>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w:t>
      </w:r>
      <w:del w:id="310" w:author="Jaeger, Florian" w:date="2023-06-06T09:17:00Z">
        <w:r w:rsidR="00E02182" w:rsidRPr="00E02182" w:rsidDel="003E79A6">
          <w:rPr>
            <w:szCs w:val="22"/>
          </w:rPr>
          <w:delText xml:space="preserve">spatially </w:delText>
        </w:r>
      </w:del>
      <w:r w:rsidR="00E02182" w:rsidRPr="00E02182">
        <w:rPr>
          <w:szCs w:val="22"/>
        </w:rPr>
        <w:t xml:space="preserve">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p>
    <w:p w14:paraId="6DE76381" w14:textId="1A809BE6" w:rsidR="00E02182" w:rsidRPr="00E02182" w:rsidDel="003E79A6" w:rsidRDefault="00E02182">
      <w:pPr>
        <w:rPr>
          <w:del w:id="311" w:author="Jaeger, Florian" w:date="2023-06-06T09:17:00Z"/>
          <w:szCs w:val="22"/>
        </w:rPr>
      </w:pPr>
      <w:del w:id="312" w:author="Jaeger, Florian" w:date="2023-06-06T09:18:00Z">
        <w:r w:rsidRPr="00E02182" w:rsidDel="003E79A6">
          <w:rPr>
            <w:szCs w:val="22"/>
          </w:rPr>
          <w:delText>Temporally, the</w:delText>
        </w:r>
      </w:del>
      <w:ins w:id="313" w:author="Jaeger, Florian" w:date="2023-06-06T09:18:00Z">
        <w:r w:rsidR="003E79A6">
          <w:rPr>
            <w:szCs w:val="22"/>
          </w:rPr>
          <w:t xml:space="preserve"> T</w:t>
        </w:r>
      </w:ins>
      <w:del w:id="314" w:author="Jaeger, Florian" w:date="2023-06-06T09:18:00Z">
        <w:r w:rsidR="005878C4" w:rsidDel="003E79A6">
          <w:rPr>
            <w:szCs w:val="22"/>
          </w:rPr>
          <w:delText xml:space="preserve"> onset of t</w:delText>
        </w:r>
      </w:del>
      <w:r w:rsidR="005878C4">
        <w:rPr>
          <w:szCs w:val="22"/>
        </w:rPr>
        <w:t>he</w:t>
      </w:r>
      <w:r w:rsidRPr="00E02182">
        <w:rPr>
          <w:szCs w:val="22"/>
        </w:rPr>
        <w:t xml:space="preserve"> </w:t>
      </w:r>
      <w:ins w:id="315" w:author="Jaeger, Florian" w:date="2023-06-06T09:18:00Z">
        <w:r w:rsidR="003E79A6">
          <w:rPr>
            <w:szCs w:val="22"/>
          </w:rPr>
          <w:t xml:space="preserve">occluder </w:t>
        </w:r>
      </w:ins>
      <w:del w:id="316" w:author="Jaeger, Florian" w:date="2023-06-06T09:18:00Z">
        <w:r w:rsidDel="003E79A6">
          <w:rPr>
            <w:szCs w:val="22"/>
          </w:rPr>
          <w:delText>rectangle</w:delText>
        </w:r>
        <w:r w:rsidR="005878C4" w:rsidDel="003E79A6">
          <w:rPr>
            <w:szCs w:val="22"/>
          </w:rPr>
          <w:delText>’s appearance</w:delText>
        </w:r>
      </w:del>
      <w:ins w:id="317" w:author="Jaeger, Florian" w:date="2023-06-06T09:18:00Z">
        <w:r w:rsidR="003E79A6">
          <w:rPr>
            <w:szCs w:val="22"/>
          </w:rPr>
          <w:t>appear</w:t>
        </w:r>
      </w:ins>
      <w:r>
        <w:rPr>
          <w:szCs w:val="22"/>
        </w:rPr>
        <w:t xml:space="preserve"> </w:t>
      </w:r>
      <w:del w:id="318" w:author="Jaeger, Florian" w:date="2023-06-06T09:18:00Z">
        <w:r w:rsidDel="003E79A6">
          <w:rPr>
            <w:szCs w:val="22"/>
          </w:rPr>
          <w:delText>was</w:delText>
        </w:r>
        <w:r w:rsidR="005878C4" w:rsidDel="003E79A6">
          <w:rPr>
            <w:szCs w:val="22"/>
          </w:rPr>
          <w:delText xml:space="preserve"> set to</w:delText>
        </w:r>
      </w:del>
      <w:ins w:id="319" w:author="Jaeger, Florian" w:date="2023-06-06T09:18:00Z">
        <w:r w:rsidR="003E79A6">
          <w:rPr>
            <w:szCs w:val="22"/>
          </w:rPr>
          <w:t>during</w:t>
        </w:r>
      </w:ins>
      <w:r w:rsidR="005878C4">
        <w:rPr>
          <w:szCs w:val="22"/>
        </w:rPr>
        <w:t xml:space="preserve"> the </w:t>
      </w:r>
      <w:ins w:id="320" w:author="Jaeger, Florian" w:date="2023-06-06T09:18:00Z">
        <w:r w:rsidR="003E79A6">
          <w:rPr>
            <w:szCs w:val="22"/>
          </w:rPr>
          <w:t xml:space="preserve">video </w:t>
        </w:r>
      </w:ins>
      <w:r w:rsidR="005878C4">
        <w:rPr>
          <w:szCs w:val="22"/>
        </w:rPr>
        <w:t xml:space="preserve">frame after the </w:t>
      </w:r>
      <w:r w:rsidR="005878C4" w:rsidRPr="00E02182">
        <w:rPr>
          <w:szCs w:val="22"/>
        </w:rPr>
        <w:t xml:space="preserve">talker's maximum mouth aperture for </w:t>
      </w:r>
      <w:r w:rsidR="005878C4" w:rsidRPr="00E02182">
        <w:rPr>
          <w:szCs w:val="22"/>
        </w:rPr>
        <w:lastRenderedPageBreak/>
        <w:t>the preceding vowel. The occluder disappeared at word offset. The vowel after the fricative was therefore also visually occluded.</w:t>
      </w:r>
      <w:r w:rsidR="005878C4">
        <w:rPr>
          <w:szCs w:val="22"/>
        </w:rPr>
        <w:t xml:space="preserve"> This window was</w:t>
      </w:r>
      <w:r>
        <w:rPr>
          <w:szCs w:val="22"/>
        </w:rPr>
        <w:t xml:space="preserve"> </w:t>
      </w:r>
      <w:r w:rsidRPr="00E02182">
        <w:rPr>
          <w:szCs w:val="22"/>
        </w:rPr>
        <w:t>intended to balance the competing constraints of giving subjects maximum opportunity to see the pen in the talker's mouth, while</w:t>
      </w:r>
      <w:r w:rsidR="005878C4">
        <w:rPr>
          <w:szCs w:val="22"/>
        </w:rPr>
        <w:t xml:space="preserve"> </w:t>
      </w:r>
      <w:r w:rsidRPr="00E02182">
        <w:rPr>
          <w:szCs w:val="22"/>
        </w:rPr>
        <w:t xml:space="preserve">blocking the entirety of the fricative segment. </w:t>
      </w:r>
    </w:p>
    <w:p w14:paraId="60E14638" w14:textId="77777777" w:rsidR="00E02182" w:rsidRPr="00E02182" w:rsidDel="003E79A6" w:rsidRDefault="00E02182">
      <w:pPr>
        <w:rPr>
          <w:del w:id="321" w:author="Jaeger, Florian" w:date="2023-06-06T09:17:00Z"/>
          <w:szCs w:val="22"/>
        </w:rPr>
      </w:pPr>
    </w:p>
    <w:p w14:paraId="52FC772A" w14:textId="3D4FC403" w:rsidR="002E008A" w:rsidRDefault="002E008A" w:rsidP="003E79A6">
      <w:pPr>
        <w:rPr>
          <w:szCs w:val="22"/>
        </w:rPr>
      </w:pPr>
    </w:p>
    <w:p w14:paraId="3A7459A7" w14:textId="61DA8AF0"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del w:id="322" w:author="Jaeger, Florian" w:date="2023-06-06T09:16:00Z">
        <w:r w:rsidR="00143685" w:rsidDel="003E79A6">
          <w:rPr>
            <w:szCs w:val="22"/>
          </w:rPr>
          <w:delText xml:space="preserve">two </w:delText>
        </w:r>
      </w:del>
      <w:ins w:id="323" w:author="Jaeger, Florian" w:date="2023-06-06T09:16:00Z">
        <w:r w:rsidR="003E79A6">
          <w:rPr>
            <w:szCs w:val="22"/>
          </w:rPr>
          <w:t xml:space="preserve">the </w:t>
        </w:r>
      </w:ins>
      <w:r w:rsidR="00143685">
        <w:rPr>
          <w:szCs w:val="22"/>
        </w:rPr>
        <w:t>exception</w:t>
      </w:r>
      <w:ins w:id="324" w:author="Jaeger, Florian" w:date="2023-06-06T09:16:00Z">
        <w:r w:rsidR="003E79A6">
          <w:rPr>
            <w:szCs w:val="22"/>
          </w:rPr>
          <w:t xml:space="preserve"> that</w:t>
        </w:r>
      </w:ins>
      <w:del w:id="325" w:author="Jaeger, Florian" w:date="2023-06-06T09:16:00Z">
        <w:r w:rsidR="00143685" w:rsidDel="003E79A6">
          <w:rPr>
            <w:szCs w:val="22"/>
          </w:rPr>
          <w:delText>s.</w:delText>
        </w:r>
        <w:r w:rsidR="006A24AF" w:rsidDel="003E79A6">
          <w:rPr>
            <w:szCs w:val="22"/>
          </w:rPr>
          <w:delText xml:space="preserve"> T</w:delText>
        </w:r>
      </w:del>
      <w:ins w:id="326" w:author="Jaeger, Florian" w:date="2023-06-06T09:16:00Z">
        <w:r w:rsidR="003E79A6">
          <w:rPr>
            <w:szCs w:val="22"/>
          </w:rPr>
          <w:t xml:space="preserve"> t</w:t>
        </w:r>
      </w:ins>
      <w:r w:rsidR="006A24AF">
        <w:rPr>
          <w:szCs w:val="22"/>
        </w:rPr>
        <w:t xml:space="preserve">he phrase </w:t>
      </w:r>
      <w:r w:rsidR="006A24AF" w:rsidRPr="003E79A6">
        <w:rPr>
          <w:szCs w:val="22"/>
        </w:rPr>
        <w:t>“</w:t>
      </w:r>
      <w:r w:rsidR="006A24AF" w:rsidRPr="003E79A6">
        <w:rPr>
          <w:szCs w:val="22"/>
          <w:lang w:val="en-GB"/>
          <w:rPrChange w:id="327" w:author="Jaeger, Florian" w:date="2023-06-06T09:13:00Z">
            <w:rPr>
              <w:szCs w:val="22"/>
              <w:u w:val="single"/>
              <w:lang w:val="en-GB"/>
            </w:rPr>
          </w:rPrChange>
        </w:rPr>
        <w:t>with a black box occluding the speaker's mouth” was added to instructions where relevant</w:t>
      </w:r>
      <w:del w:id="328" w:author="Jaeger, Florian" w:date="2023-06-06T09:14:00Z">
        <w:r w:rsidR="006A24AF" w:rsidRPr="003E79A6" w:rsidDel="003E79A6">
          <w:rPr>
            <w:szCs w:val="22"/>
            <w:lang w:val="en-GB"/>
            <w:rPrChange w:id="329" w:author="Jaeger, Florian" w:date="2023-06-06T09:13:00Z">
              <w:rPr>
                <w:szCs w:val="22"/>
                <w:u w:val="single"/>
                <w:lang w:val="en-GB"/>
              </w:rPr>
            </w:rPrChange>
          </w:rPr>
          <w:delText>, to ameliorate subjects’ potential confusion</w:delText>
        </w:r>
      </w:del>
      <w:r w:rsidR="006A24AF" w:rsidRPr="003E79A6">
        <w:rPr>
          <w:szCs w:val="22"/>
          <w:lang w:val="en-GB"/>
          <w:rPrChange w:id="330" w:author="Jaeger, Florian" w:date="2023-06-06T09:13:00Z">
            <w:rPr>
              <w:szCs w:val="22"/>
              <w:u w:val="single"/>
              <w:lang w:val="en-GB"/>
            </w:rPr>
          </w:rPrChange>
        </w:rPr>
        <w:t>.</w:t>
      </w:r>
      <w:r w:rsidR="00143685" w:rsidRPr="003E79A6">
        <w:rPr>
          <w:szCs w:val="22"/>
          <w:lang w:val="en-GB"/>
          <w:rPrChange w:id="331" w:author="Jaeger, Florian" w:date="2023-06-06T09:13:00Z">
            <w:rPr>
              <w:szCs w:val="22"/>
              <w:u w:val="single"/>
              <w:lang w:val="en-GB"/>
            </w:rPr>
          </w:rPrChange>
        </w:rPr>
        <w:t xml:space="preserve"> </w:t>
      </w:r>
      <w:del w:id="332" w:author="Jaeger, Florian" w:date="2023-06-06T09:16:00Z">
        <w:r w:rsidR="00143685" w:rsidRPr="003E79A6" w:rsidDel="003E79A6">
          <w:rPr>
            <w:szCs w:val="22"/>
            <w:lang w:val="en-GB"/>
            <w:rPrChange w:id="333" w:author="Jaeger, Florian" w:date="2023-06-06T09:13:00Z">
              <w:rPr>
                <w:szCs w:val="22"/>
                <w:u w:val="single"/>
                <w:lang w:val="en-GB"/>
              </w:rPr>
            </w:rPrChange>
          </w:rPr>
          <w:delText xml:space="preserve">A ‘preloading’ </w:delText>
        </w:r>
      </w:del>
      <w:del w:id="334" w:author="Jaeger, Florian" w:date="2023-06-06T09:13:00Z">
        <w:r w:rsidR="00143685" w:rsidRPr="003E79A6" w:rsidDel="003E79A6">
          <w:rPr>
            <w:szCs w:val="22"/>
            <w:lang w:val="en-GB"/>
            <w:rPrChange w:id="335" w:author="Jaeger, Florian" w:date="2023-06-06T09:13:00Z">
              <w:rPr>
                <w:szCs w:val="22"/>
                <w:u w:val="single"/>
                <w:lang w:val="en-GB"/>
              </w:rPr>
            </w:rPrChange>
          </w:rPr>
          <w:delText xml:space="preserve">screen </w:delText>
        </w:r>
      </w:del>
      <w:del w:id="336" w:author="Jaeger, Florian" w:date="2023-06-06T09:16:00Z">
        <w:r w:rsidR="00143685" w:rsidRPr="003E79A6" w:rsidDel="003E79A6">
          <w:rPr>
            <w:szCs w:val="22"/>
            <w:lang w:val="en-GB"/>
            <w:rPrChange w:id="337" w:author="Jaeger, Florian" w:date="2023-06-06T09:13:00Z">
              <w:rPr>
                <w:szCs w:val="22"/>
                <w:u w:val="single"/>
                <w:lang w:val="en-GB"/>
              </w:rPr>
            </w:rPrChange>
          </w:rPr>
          <w:delText>was also added directly following instructions, wherein subjects simply waited while a loading bar was displayed and all stimuli were primed for presentation.</w:delText>
        </w:r>
        <w:r w:rsidR="00143685" w:rsidDel="003E79A6">
          <w:rPr>
            <w:szCs w:val="22"/>
            <w:u w:val="single"/>
            <w:lang w:val="en-GB"/>
          </w:rPr>
          <w:delText xml:space="preserve"> </w:delText>
        </w:r>
      </w:del>
    </w:p>
    <w:p w14:paraId="667A03D8" w14:textId="72854915"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del w:id="338" w:author="Jaeger, Florian" w:date="2023-06-07T10:22:00Z">
        <w:r w:rsidR="00315C40" w:rsidDel="0078127D">
          <w:rPr>
            <w:szCs w:val="22"/>
          </w:rPr>
          <w:delText xml:space="preserve"> for analysis</w:delText>
        </w:r>
      </w:del>
      <w:r w:rsidRPr="00C310F4">
        <w:rPr>
          <w:szCs w:val="22"/>
        </w:rPr>
        <w:t>.</w:t>
      </w:r>
    </w:p>
    <w:p w14:paraId="212B84A9" w14:textId="51CF5218" w:rsidR="002E008A" w:rsidRPr="00ED3418" w:rsidRDefault="002E008A" w:rsidP="002E008A">
      <w:pPr>
        <w:pStyle w:val="Heading2"/>
        <w:rPr>
          <w:szCs w:val="22"/>
        </w:rPr>
      </w:pPr>
      <w:r w:rsidRPr="00ED3418">
        <w:rPr>
          <w:szCs w:val="22"/>
        </w:rPr>
        <w:t>Results</w:t>
      </w:r>
    </w:p>
    <w:p w14:paraId="76DA84F6" w14:textId="57EEA34A"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location</w:t>
      </w:r>
      <w:ins w:id="339" w:author="Jaeger, Florian" w:date="2023-06-07T16:28:00Z">
        <w:r w:rsidR="008F067E">
          <w:rPr>
            <w:szCs w:val="22"/>
          </w:rPr>
          <w:t xml:space="preserve"> </w:t>
        </w:r>
      </w:ins>
      <w:del w:id="340" w:author="Jaeger, Florian" w:date="2023-06-07T16:28:00Z">
        <w:r w:rsidR="0044611A" w:rsidDel="008F067E">
          <w:rPr>
            <w:szCs w:val="22"/>
          </w:rPr>
          <w:delText xml:space="preserve"> </w:delText>
        </w:r>
      </w:del>
      <w:r>
        <w:rPr>
          <w:szCs w:val="22"/>
        </w:rPr>
        <w:t>(BF = 1.1)</w:t>
      </w:r>
      <w:ins w:id="341" w:author="Jaeger, Florian" w:date="2023-06-07T16:28:00Z">
        <w:r w:rsidR="008F067E">
          <w:rPr>
            <w:szCs w:val="22"/>
          </w:rPr>
          <w:t xml:space="preserve">, </w:t>
        </w:r>
        <w:r w:rsidR="008F067E">
          <w:rPr>
            <w:szCs w:val="22"/>
          </w:rPr>
          <w:t>though the effect still went in the same direction as in Experiments 1a-c</w:t>
        </w:r>
      </w:ins>
      <w:r>
        <w:rPr>
          <w:szCs w:val="22"/>
        </w:rPr>
        <w:t xml:space="preserve">. </w:t>
      </w:r>
      <w:del w:id="342" w:author="Jaeger, Florian" w:date="2023-06-07T16:28:00Z">
        <w:r w:rsidDel="008F067E">
          <w:rPr>
            <w:szCs w:val="22"/>
          </w:rPr>
          <w:delText>Unsurprisingly</w:delText>
        </w:r>
      </w:del>
      <w:ins w:id="343" w:author="Jaeger, Florian" w:date="2023-06-07T16:28:00Z">
        <w:r w:rsidR="008F067E">
          <w:rPr>
            <w:szCs w:val="22"/>
          </w:rPr>
          <w:t>Similarly</w:t>
        </w:r>
      </w:ins>
      <w:r>
        <w:rPr>
          <w:szCs w:val="22"/>
        </w:rPr>
        <w:t>, the effect of visual bias was also substantially reduced</w:t>
      </w:r>
      <w:del w:id="344" w:author="Jaeger, Florian" w:date="2023-06-07T16:28:00Z">
        <w:r w:rsidDel="008F067E">
          <w:rPr>
            <w:szCs w:val="22"/>
          </w:rPr>
          <w:delText xml:space="preserve"> </w:delText>
        </w:r>
      </w:del>
      <w:r w:rsidR="001F5AD0">
        <w:rPr>
          <w:szCs w:val="22"/>
        </w:rPr>
        <w:t xml:space="preserve">, though still present </w:t>
      </w:r>
      <w:ins w:id="345" w:author="Jaeger, Florian" w:date="2023-06-07T16:28:00Z">
        <w:r w:rsidR="008F067E">
          <w:rPr>
            <w:szCs w:val="22"/>
          </w:rPr>
          <w:t xml:space="preserve">in the same direction as in Experiments 1a-c </w:t>
        </w:r>
      </w:ins>
      <w:r>
        <w:rPr>
          <w:szCs w:val="22"/>
        </w:rPr>
        <w:t xml:space="preserve">(BF = 2.2). Participants </w:t>
      </w:r>
      <w:del w:id="346" w:author="Jaeger, Florian" w:date="2023-06-07T16:29:00Z">
        <w:r w:rsidDel="008F067E">
          <w:rPr>
            <w:szCs w:val="22"/>
          </w:rPr>
          <w:delText xml:space="preserve">did, however, </w:delText>
        </w:r>
      </w:del>
      <w:r>
        <w:rPr>
          <w:szCs w:val="22"/>
        </w:rPr>
        <w:t>continue</w:t>
      </w:r>
      <w:ins w:id="347" w:author="Jaeger, Florian" w:date="2023-06-07T16:29:00Z">
        <w:r w:rsidR="008F067E">
          <w:rPr>
            <w:szCs w:val="22"/>
          </w:rPr>
          <w:t>d</w:t>
        </w:r>
      </w:ins>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lastRenderedPageBreak/>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19"/>
                    <a:stretch>
                      <a:fillRect/>
                    </a:stretch>
                  </pic:blipFill>
                  <pic:spPr>
                    <a:xfrm>
                      <a:off x="0" y="0"/>
                      <a:ext cx="4800600" cy="2146300"/>
                    </a:xfrm>
                    <a:prstGeom prst="rect">
                      <a:avLst/>
                    </a:prstGeom>
                  </pic:spPr>
                </pic:pic>
              </a:graphicData>
            </a:graphic>
          </wp:inline>
        </w:drawing>
      </w:r>
    </w:p>
    <w:p w14:paraId="382BBF96" w14:textId="21105A89" w:rsidR="002E008A" w:rsidRDefault="008133E0" w:rsidP="001F3C86">
      <w:pPr>
        <w:pStyle w:val="Caption"/>
        <w:rPr>
          <w:szCs w:val="22"/>
        </w:rPr>
      </w:pPr>
      <w:bookmarkStart w:id="348"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48"/>
      <w:del w:id="349" w:author="Jaeger, Florian" w:date="2023-06-07T11:08:00Z">
        <w:r w:rsidDel="00D717C1">
          <w:rPr>
            <w:noProof/>
            <w:szCs w:val="22"/>
          </w:rPr>
          <w:delText>.</w:delText>
        </w:r>
      </w:del>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ins w:id="350" w:author="Jaeger, Florian" w:date="2023-06-07T13:24:00Z">
        <w:r w:rsidR="009D23FE">
          <w:rPr>
            <w:szCs w:val="22"/>
          </w:rPr>
          <w:t>are</w:t>
        </w:r>
      </w:ins>
      <w:del w:id="351" w:author="Jaeger, Florian" w:date="2023-06-07T13:24:00Z">
        <w:r w:rsidR="00C21FFD" w:rsidDel="009D23FE">
          <w:rPr>
            <w:szCs w:val="22"/>
          </w:rPr>
          <w:delText>is</w:delText>
        </w:r>
      </w:del>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352"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352"/>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353"/>
      <w:r w:rsidRPr="003F5649">
        <w:t xml:space="preserve">for which we had not strong expectations are </w:t>
      </w:r>
      <w:commentRangeStart w:id="354"/>
      <w:r w:rsidRPr="003F5649">
        <w:t>shown with shaded backgrounds.</w:t>
      </w:r>
      <w:commentRangeEnd w:id="354"/>
      <w:r w:rsidRPr="003F5649">
        <w:rPr>
          <w:rStyle w:val="CommentReference"/>
          <w:color w:val="auto"/>
        </w:rPr>
        <w:commentReference w:id="354"/>
      </w:r>
      <w:commentRangeEnd w:id="353"/>
      <w:r>
        <w:rPr>
          <w:rStyle w:val="CommentReference"/>
          <w:i w:val="0"/>
          <w:iCs w:val="0"/>
          <w:color w:val="auto"/>
        </w:rPr>
        <w:commentReference w:id="353"/>
      </w:r>
    </w:p>
    <w:p w14:paraId="4EBC0A9C" w14:textId="1A8E2AE1" w:rsidR="001F5AD0" w:rsidRPr="00ED3418" w:rsidRDefault="001F5AD0" w:rsidP="001F5AD0">
      <w:pPr>
        <w:pStyle w:val="Heading2"/>
        <w:rPr>
          <w:szCs w:val="22"/>
        </w:rPr>
      </w:pPr>
      <w:r>
        <w:rPr>
          <w:szCs w:val="22"/>
        </w:rPr>
        <w:t>Discussion</w:t>
      </w:r>
    </w:p>
    <w:p w14:paraId="5648F2B0" w14:textId="450DE5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ins w:id="355" w:author="Jaeger, Florian" w:date="2023-06-07T13:26:00Z">
        <w:r w:rsidR="009D23FE">
          <w:rPr>
            <w:szCs w:val="22"/>
          </w:rPr>
          <w:t xml:space="preserve">. </w:t>
        </w:r>
      </w:ins>
      <w:ins w:id="356" w:author="Jaeger, Florian" w:date="2023-06-07T13:27:00Z">
        <w:r w:rsidR="009D23FE">
          <w:rPr>
            <w:szCs w:val="22"/>
          </w:rPr>
          <w:t>In t</w:t>
        </w:r>
      </w:ins>
      <w:ins w:id="357" w:author="Jaeger, Florian" w:date="2023-06-07T13:26:00Z">
        <w:r w:rsidR="009D23FE">
          <w:rPr>
            <w:szCs w:val="22"/>
          </w:rPr>
          <w:t>he SI (</w:t>
        </w:r>
        <w:r w:rsidR="009D23FE" w:rsidRPr="009D23FE">
          <w:rPr>
            <w:szCs w:val="22"/>
            <w:highlight w:val="yellow"/>
            <w:rPrChange w:id="358" w:author="Jaeger, Florian" w:date="2023-06-07T13:26:00Z">
              <w:rPr>
                <w:szCs w:val="22"/>
              </w:rPr>
            </w:rPrChange>
          </w:rPr>
          <w:t>XXX</w:t>
        </w:r>
        <w:r w:rsidR="009D23FE">
          <w:rPr>
            <w:szCs w:val="22"/>
          </w:rPr>
          <w:t>)</w:t>
        </w:r>
      </w:ins>
      <w:ins w:id="359" w:author="Jaeger, Florian" w:date="2023-06-07T13:27:00Z">
        <w:r w:rsidR="009D23FE">
          <w:rPr>
            <w:szCs w:val="22"/>
          </w:rPr>
          <w:t>, we</w:t>
        </w:r>
      </w:ins>
      <w:ins w:id="360" w:author="Jaeger, Florian" w:date="2023-06-07T13:26:00Z">
        <w:r w:rsidR="009D23FE">
          <w:rPr>
            <w:szCs w:val="22"/>
          </w:rPr>
          <w:t xml:space="preserve"> report </w:t>
        </w:r>
      </w:ins>
      <w:del w:id="361" w:author="Jaeger, Florian" w:date="2023-06-07T13:26:00Z">
        <w:r w:rsidDel="009D23FE">
          <w:rPr>
            <w:szCs w:val="22"/>
          </w:rPr>
          <w:delText xml:space="preserve"> (</w:delText>
        </w:r>
      </w:del>
      <w:del w:id="362" w:author="Jaeger, Florian" w:date="2023-06-07T16:08:00Z">
        <w:r w:rsidDel="000F5A66">
          <w:rPr>
            <w:szCs w:val="22"/>
          </w:rPr>
          <w:delText xml:space="preserve">an </w:delText>
        </w:r>
      </w:del>
      <w:ins w:id="363" w:author="Jaeger, Florian" w:date="2023-06-07T16:29:00Z">
        <w:r w:rsidR="00E32039">
          <w:rPr>
            <w:szCs w:val="22"/>
          </w:rPr>
          <w:t>A</w:t>
        </w:r>
      </w:ins>
      <w:del w:id="364" w:author="Jaeger, Florian" w:date="2023-06-07T16:29:00Z">
        <w:r w:rsidDel="00E32039">
          <w:rPr>
            <w:szCs w:val="22"/>
          </w:rPr>
          <w:delText>a</w:delText>
        </w:r>
      </w:del>
      <w:r>
        <w:rPr>
          <w:szCs w:val="22"/>
        </w:rPr>
        <w:t xml:space="preserve">uxiliary </w:t>
      </w:r>
      <w:ins w:id="365" w:author="Jaeger, Florian" w:date="2023-06-07T16:29:00Z">
        <w:r w:rsidR="00E32039">
          <w:rPr>
            <w:szCs w:val="22"/>
          </w:rPr>
          <w:t>E</w:t>
        </w:r>
      </w:ins>
      <w:del w:id="366" w:author="Jaeger, Florian" w:date="2023-06-07T16:29:00Z">
        <w:r w:rsidDel="00E32039">
          <w:rPr>
            <w:szCs w:val="22"/>
          </w:rPr>
          <w:delText>e</w:delText>
        </w:r>
      </w:del>
      <w:r>
        <w:rPr>
          <w:szCs w:val="22"/>
        </w:rPr>
        <w:t xml:space="preserve">xperiment </w:t>
      </w:r>
      <w:ins w:id="367" w:author="Jaeger, Florian" w:date="2023-06-07T16:08:00Z">
        <w:r w:rsidR="000F5A66">
          <w:rPr>
            <w:szCs w:val="22"/>
          </w:rPr>
          <w:t xml:space="preserve">2b </w:t>
        </w:r>
      </w:ins>
      <w:r>
        <w:rPr>
          <w:szCs w:val="22"/>
        </w:rPr>
        <w:t>with N = 64 participants</w:t>
      </w:r>
      <w:ins w:id="368" w:author="Jaeger, Florian" w:date="2023-06-07T16:30:00Z">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ins>
      <w:ins w:id="369" w:author="Jaeger, Florian" w:date="2023-06-07T16:48:00Z">
        <w:r w:rsidR="00223044">
          <w:rPr>
            <w:szCs w:val="22"/>
          </w:rPr>
          <w:t xml:space="preserve"> This was intended to (and did successfully) direct participants’ </w:t>
        </w:r>
      </w:ins>
      <w:ins w:id="370" w:author="Jaeger, Florian" w:date="2023-06-07T16:49:00Z">
        <w:r w:rsidR="00223044">
          <w:rPr>
            <w:szCs w:val="22"/>
          </w:rPr>
          <w:t xml:space="preserve">attention </w:t>
        </w:r>
      </w:ins>
      <w:ins w:id="371" w:author="Jaeger, Florian" w:date="2023-06-07T16:48:00Z">
        <w:r w:rsidR="00223044">
          <w:rPr>
            <w:szCs w:val="22"/>
          </w:rPr>
          <w:t>towards the location of the pen</w:t>
        </w:r>
      </w:ins>
      <w:ins w:id="372" w:author="Jaeger, Florian" w:date="2023-06-07T16:49:00Z">
        <w:r w:rsidR="00223044">
          <w:rPr>
            <w:szCs w:val="22"/>
          </w:rPr>
          <w:t>.</w:t>
        </w:r>
      </w:ins>
      <w:ins w:id="373" w:author="Jaeger, Florian" w:date="2023-06-07T16:48:00Z">
        <w:r w:rsidR="00223044">
          <w:rPr>
            <w:szCs w:val="22"/>
          </w:rPr>
          <w:t xml:space="preserve"> </w:t>
        </w:r>
      </w:ins>
      <w:ins w:id="374" w:author="Jaeger, Florian" w:date="2023-06-07T16:31:00Z">
        <w:r w:rsidR="00E32039">
          <w:rPr>
            <w:szCs w:val="22"/>
          </w:rPr>
          <w:t>Experiment 2b</w:t>
        </w:r>
      </w:ins>
      <w:del w:id="375" w:author="Jaeger, Florian" w:date="2023-06-07T16:30:00Z">
        <w:r w:rsidDel="00E32039">
          <w:rPr>
            <w:szCs w:val="22"/>
          </w:rPr>
          <w:delText xml:space="preserve"> </w:delText>
        </w:r>
      </w:del>
      <w:del w:id="376" w:author="Jaeger, Florian" w:date="2023-06-07T13:26:00Z">
        <w:r w:rsidDel="009D23FE">
          <w:rPr>
            <w:szCs w:val="22"/>
          </w:rPr>
          <w:delText>reported in the SI provides</w:delText>
        </w:r>
      </w:del>
      <w:ins w:id="377" w:author="Jaeger, Florian" w:date="2023-06-07T13:26:00Z">
        <w:r w:rsidR="009D23FE">
          <w:rPr>
            <w:szCs w:val="22"/>
          </w:rPr>
          <w:t xml:space="preserve"> replicate</w:t>
        </w:r>
      </w:ins>
      <w:ins w:id="378" w:author="Jaeger, Florian" w:date="2023-06-07T16:31:00Z">
        <w:r w:rsidR="00E32039">
          <w:rPr>
            <w:szCs w:val="22"/>
          </w:rPr>
          <w:t>d</w:t>
        </w:r>
      </w:ins>
      <w:ins w:id="379" w:author="Jaeger, Florian" w:date="2023-06-07T13:26:00Z">
        <w:r w:rsidR="009D23FE">
          <w:rPr>
            <w:szCs w:val="22"/>
          </w:rPr>
          <w:t xml:space="preserve"> all effects of Experiment 2</w:t>
        </w:r>
      </w:ins>
      <w:ins w:id="380" w:author="Jaeger, Florian" w:date="2023-06-07T16:47:00Z">
        <w:r w:rsidR="00223044">
          <w:rPr>
            <w:szCs w:val="22"/>
          </w:rPr>
          <w:t>—including the substantially reduced effect of pen location</w:t>
        </w:r>
      </w:ins>
      <w:del w:id="381" w:author="Jaeger, Florian" w:date="2023-06-07T16:46:00Z">
        <w:r w:rsidDel="00223044">
          <w:rPr>
            <w:szCs w:val="22"/>
          </w:rPr>
          <w:delText xml:space="preserve"> </w:delText>
        </w:r>
      </w:del>
      <w:del w:id="382" w:author="Jaeger, Florian" w:date="2023-06-07T15:42:00Z">
        <w:r w:rsidDel="0059778D">
          <w:rPr>
            <w:szCs w:val="22"/>
          </w:rPr>
          <w:delText xml:space="preserve">additional </w:delText>
        </w:r>
      </w:del>
      <w:del w:id="383" w:author="Jaeger, Florian" w:date="2023-06-07T16:46:00Z">
        <w:r w:rsidDel="00223044">
          <w:rPr>
            <w:szCs w:val="22"/>
          </w:rPr>
          <w:delText xml:space="preserve">evidence that participants </w:delText>
        </w:r>
      </w:del>
      <w:del w:id="384" w:author="Jaeger, Florian" w:date="2023-06-07T15:41:00Z">
        <w:r w:rsidDel="0059778D">
          <w:rPr>
            <w:szCs w:val="22"/>
          </w:rPr>
          <w:delText xml:space="preserve">noticed </w:delText>
        </w:r>
      </w:del>
      <w:del w:id="385" w:author="Jaeger, Florian" w:date="2023-06-07T16:48:00Z">
        <w:r w:rsidDel="00223044">
          <w:rPr>
            <w:szCs w:val="22"/>
          </w:rPr>
          <w:delText xml:space="preserve">the </w:delText>
        </w:r>
      </w:del>
      <w:del w:id="386" w:author="Jaeger, Florian" w:date="2023-06-07T15:41:00Z">
        <w:r w:rsidDel="0059778D">
          <w:rPr>
            <w:szCs w:val="22"/>
          </w:rPr>
          <w:delText xml:space="preserve">presence and </w:delText>
        </w:r>
      </w:del>
      <w:del w:id="387" w:author="Jaeger, Florian" w:date="2023-06-07T16:48:00Z">
        <w:r w:rsidDel="00223044">
          <w:rPr>
            <w:szCs w:val="22"/>
          </w:rPr>
          <w:delText>location of the</w:delText>
        </w:r>
        <w:commentRangeStart w:id="388"/>
        <w:r w:rsidDel="00223044">
          <w:rPr>
            <w:szCs w:val="22"/>
          </w:rPr>
          <w:delText xml:space="preserve"> pen</w:delText>
        </w:r>
      </w:del>
      <w:del w:id="389" w:author="Jaeger, Florian" w:date="2023-06-07T13:26:00Z">
        <w:r w:rsidDel="009D23FE">
          <w:rPr>
            <w:szCs w:val="22"/>
          </w:rPr>
          <w:delText>)</w:delText>
        </w:r>
      </w:del>
      <w:r>
        <w:rPr>
          <w:szCs w:val="22"/>
        </w:rPr>
        <w:t>.</w:t>
      </w:r>
      <w:commentRangeEnd w:id="388"/>
      <w:r>
        <w:rPr>
          <w:rStyle w:val="CommentReference"/>
        </w:rPr>
        <w:commentReference w:id="388"/>
      </w:r>
      <w:r>
        <w:rPr>
          <w:szCs w:val="22"/>
        </w:rPr>
        <w:t xml:space="preserve"> Th</w:t>
      </w:r>
      <w:ins w:id="390" w:author="Jaeger, Florian" w:date="2023-06-07T13:26:00Z">
        <w:r w:rsidR="009D23FE">
          <w:rPr>
            <w:szCs w:val="22"/>
          </w:rPr>
          <w:t>ese</w:t>
        </w:r>
      </w:ins>
      <w:del w:id="391" w:author="Jaeger, Florian" w:date="2023-06-07T13:26:00Z">
        <w:r w:rsidDel="009D23FE">
          <w:rPr>
            <w:szCs w:val="22"/>
          </w:rPr>
          <w:delText>is</w:delText>
        </w:r>
      </w:del>
      <w:r>
        <w:rPr>
          <w:szCs w:val="22"/>
        </w:rPr>
        <w:t xml:space="preserve"> finding</w:t>
      </w:r>
      <w:ins w:id="392" w:author="Jaeger, Florian" w:date="2023-06-07T13:26:00Z">
        <w:r w:rsidR="009D23FE">
          <w:rPr>
            <w:szCs w:val="22"/>
          </w:rPr>
          <w:t>s</w:t>
        </w:r>
      </w:ins>
      <w:r>
        <w:rPr>
          <w:szCs w:val="22"/>
        </w:rPr>
        <w:t xml:space="preserve"> suggests that a pen in the mouth of the talker is </w:t>
      </w:r>
      <w:r w:rsidRPr="00223044">
        <w:rPr>
          <w:i/>
          <w:iCs/>
          <w:szCs w:val="22"/>
          <w:rPrChange w:id="393" w:author="Jaeger, Florian" w:date="2023-06-07T16:49:00Z">
            <w:rPr>
              <w:szCs w:val="22"/>
            </w:rPr>
          </w:rPrChange>
        </w:rPr>
        <w:t>not</w:t>
      </w:r>
      <w:r>
        <w:rPr>
          <w:szCs w:val="22"/>
        </w:rPr>
        <w:t xml:space="preserve"> sufficient to elicit the effect observed in Experiments 1a-c. </w:t>
      </w:r>
    </w:p>
    <w:p w14:paraId="73DE8ECE" w14:textId="4F2E8B13"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414593">
        <w:rPr>
          <w:szCs w:val="22"/>
        </w:rPr>
        <w:lastRenderedPageBreak/>
        <w:t xml:space="preserve">obstructing visual cues to </w:t>
      </w:r>
      <w:r w:rsidR="00414593" w:rsidRPr="00ED3418">
        <w:rPr>
          <w:szCs w:val="22"/>
        </w:rPr>
        <w:t>/s/-/ʃ/</w:t>
      </w:r>
      <w:r w:rsidR="00414593">
        <w:rPr>
          <w:szCs w:val="22"/>
        </w:rPr>
        <w:t xml:space="preserve">: at least for the two most </w:t>
      </w:r>
      <w:del w:id="394" w:author="Jaeger, Florian" w:date="2023-06-06T09:41:00Z">
        <w:r w:rsidR="00414593" w:rsidRPr="001F3C86" w:rsidDel="001F3C86">
          <w:rPr>
            <w:i/>
            <w:iCs/>
            <w:szCs w:val="22"/>
            <w:rPrChange w:id="395" w:author="Jaeger, Florian" w:date="2023-06-06T09:41:00Z">
              <w:rPr>
                <w:szCs w:val="22"/>
              </w:rPr>
            </w:rPrChange>
          </w:rPr>
          <w:delText>“</w:delText>
        </w:r>
      </w:del>
      <w:proofErr w:type="spellStart"/>
      <w:r w:rsidR="00414593" w:rsidRPr="001F3C86">
        <w:rPr>
          <w:i/>
          <w:iCs/>
          <w:szCs w:val="22"/>
          <w:rPrChange w:id="396" w:author="Jaeger, Florian" w:date="2023-06-06T09:41:00Z">
            <w:rPr>
              <w:szCs w:val="22"/>
            </w:rPr>
          </w:rPrChange>
        </w:rPr>
        <w:t>ashi</w:t>
      </w:r>
      <w:proofErr w:type="spellEnd"/>
      <w:del w:id="397" w:author="Jaeger, Florian" w:date="2023-06-06T09:41:00Z">
        <w:r w:rsidR="00414593" w:rsidDel="001F3C86">
          <w:rPr>
            <w:szCs w:val="22"/>
          </w:rPr>
          <w:delText>”</w:delText>
        </w:r>
      </w:del>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398"/>
      <w:commentRangeStart w:id="399"/>
      <w:commentRangeEnd w:id="398"/>
      <w:r w:rsidR="00584D72">
        <w:rPr>
          <w:rStyle w:val="CommentReference"/>
        </w:rPr>
        <w:commentReference w:id="398"/>
      </w:r>
      <w:commentRangeEnd w:id="399"/>
      <w:r w:rsidR="005878C4">
        <w:rPr>
          <w:rStyle w:val="CommentReference"/>
        </w:rPr>
        <w:commentReference w:id="399"/>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4C54B1">
        <w:rPr>
          <w:szCs w:val="22"/>
          <w:highlight w:val="yellow"/>
          <w:rPrChange w:id="400" w:author="Jaeger, Florian" w:date="2023-05-27T17:08:00Z">
            <w:rPr>
              <w:szCs w:val="22"/>
            </w:rPr>
          </w:rPrChange>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0E73A317" w14:textId="6EA19A1D" w:rsidR="00584D72" w:rsidRPr="00CE7AE0" w:rsidDel="00640589" w:rsidRDefault="00584D72" w:rsidP="00E17FC6">
      <w:pPr>
        <w:rPr>
          <w:del w:id="401" w:author="Jaeger, Florian" w:date="2023-06-07T09:46:00Z"/>
          <w:szCs w:val="22"/>
        </w:rPr>
      </w:pPr>
    </w:p>
    <w:p w14:paraId="2AA42922" w14:textId="13A17747" w:rsidR="004526C4" w:rsidDel="00640589" w:rsidRDefault="00244AD2" w:rsidP="00CE7AE0">
      <w:pPr>
        <w:ind w:firstLine="0"/>
        <w:rPr>
          <w:del w:id="402" w:author="Jaeger, Florian" w:date="2023-06-07T09:44:00Z"/>
          <w:szCs w:val="22"/>
        </w:rPr>
      </w:pPr>
      <w:del w:id="403" w:author="Jaeger, Florian" w:date="2023-06-07T09:46:00Z">
        <w:r w:rsidDel="00640589">
          <w:rPr>
            <w:szCs w:val="22"/>
          </w:rPr>
          <w:delText xml:space="preserve">In line with this hypothesis, visual evidence of articulatory obstruction has also been found to affect the perception of the phonetic contrast we focus on here: the presence of a bite block </w:delText>
        </w:r>
        <w:r w:rsidRPr="00ED3418" w:rsidDel="00640589">
          <w:rPr>
            <w:szCs w:val="22"/>
          </w:rPr>
          <w:delText>has been found both to impact the acoustics of</w:delText>
        </w:r>
        <w:r w:rsidDel="00640589">
          <w:rPr>
            <w:szCs w:val="22"/>
          </w:rPr>
          <w:delText xml:space="preserve"> /s/</w:delText>
        </w:r>
        <w:r w:rsidRPr="00ED3418" w:rsidDel="00640589">
          <w:rPr>
            <w:szCs w:val="22"/>
          </w:rPr>
          <w:delText xml:space="preserve"> and</w:delText>
        </w:r>
        <w:r w:rsidDel="00640589">
          <w:rPr>
            <w:szCs w:val="22"/>
          </w:rPr>
          <w:delText xml:space="preserve"> /ʃ/</w:delText>
        </w:r>
        <w:r w:rsidRPr="00ED3418" w:rsidDel="00640589">
          <w:rPr>
            <w:szCs w:val="22"/>
          </w:rPr>
          <w:delText xml:space="preserve"> productions, </w:delText>
        </w:r>
        <w:r w:rsidDel="00640589">
          <w:rPr>
            <w:szCs w:val="22"/>
          </w:rPr>
          <w:delText>and</w:delText>
        </w:r>
        <w:r w:rsidRPr="00ED3418" w:rsidDel="00640589">
          <w:rPr>
            <w:szCs w:val="22"/>
          </w:rPr>
          <w:delText xml:space="preserve"> to elicit compensation </w:delText>
        </w:r>
        <w:r w:rsidDel="00640589">
          <w:rPr>
            <w:szCs w:val="22"/>
          </w:rPr>
          <w:delText>in</w:delText>
        </w:r>
        <w:r w:rsidRPr="00ED3418" w:rsidDel="00640589">
          <w:rPr>
            <w:szCs w:val="22"/>
          </w:rPr>
          <w:delText xml:space="preserve"> perception (McFarland &amp; Baum, 1995; Baum et al. 1996)</w:delText>
        </w:r>
        <w:r w:rsidDel="00640589">
          <w:rPr>
            <w:szCs w:val="22"/>
          </w:rPr>
          <w:delText>.</w:delText>
        </w:r>
        <w:r w:rsidRPr="00ED3418" w:rsidDel="00640589">
          <w:rPr>
            <w:szCs w:val="22"/>
          </w:rPr>
          <w:delText xml:space="preserve"> </w:delText>
        </w:r>
        <w:r w:rsidR="00620763" w:rsidRPr="00BF6D97" w:rsidDel="00640589">
          <w:rPr>
            <w:szCs w:val="22"/>
          </w:rPr>
          <w:delText xml:space="preserve"> </w:delText>
        </w:r>
      </w:del>
      <w:bookmarkStart w:id="404" w:name="_Hlk134739727"/>
    </w:p>
    <w:p w14:paraId="598A96CB" w14:textId="617A8AF6" w:rsidR="004526C4" w:rsidRPr="0008080F" w:rsidDel="002655E6" w:rsidRDefault="004526C4" w:rsidP="004526C4">
      <w:pPr>
        <w:widowControl/>
        <w:autoSpaceDE/>
        <w:autoSpaceDN/>
        <w:adjustRightInd/>
        <w:spacing w:line="240" w:lineRule="auto"/>
        <w:ind w:firstLine="0"/>
        <w:jc w:val="left"/>
        <w:rPr>
          <w:del w:id="405" w:author="Jaeger, Florian" w:date="2023-06-06T09:42:00Z"/>
          <w:szCs w:val="22"/>
        </w:rPr>
      </w:pPr>
      <w:del w:id="406" w:author="Jaeger, Florian" w:date="2023-06-06T09:42:00Z">
        <w:r w:rsidRPr="0008080F" w:rsidDel="002655E6">
          <w:rPr>
            <w:szCs w:val="22"/>
          </w:rPr>
          <w:delText>Lip rounding seems to effect /ʃ/ more than /s/ː</w:delText>
        </w:r>
      </w:del>
    </w:p>
    <w:p w14:paraId="34C7D379" w14:textId="57C21142" w:rsidR="004526C4" w:rsidRPr="0008080F" w:rsidDel="002655E6" w:rsidRDefault="004526C4" w:rsidP="004526C4">
      <w:pPr>
        <w:pStyle w:val="ListParagraph"/>
        <w:widowControl/>
        <w:numPr>
          <w:ilvl w:val="0"/>
          <w:numId w:val="26"/>
        </w:numPr>
        <w:autoSpaceDE/>
        <w:autoSpaceDN/>
        <w:adjustRightInd/>
        <w:spacing w:line="240" w:lineRule="auto"/>
        <w:jc w:val="left"/>
        <w:rPr>
          <w:del w:id="407" w:author="Jaeger, Florian" w:date="2023-06-06T09:42:00Z"/>
          <w:szCs w:val="22"/>
        </w:rPr>
      </w:pPr>
      <w:del w:id="408" w:author="Jaeger, Florian" w:date="2023-06-06T09:42:00Z">
        <w:r w:rsidRPr="0008080F" w:rsidDel="002655E6">
          <w:rPr>
            <w:szCs w:val="22"/>
          </w:rPr>
          <w:delText>Significant interaction of Pen and Original label in CISP 1a-c</w:delText>
        </w:r>
      </w:del>
    </w:p>
    <w:p w14:paraId="710887BF" w14:textId="2EA88E44" w:rsidR="004526C4" w:rsidRPr="0008080F" w:rsidDel="002655E6" w:rsidRDefault="004526C4" w:rsidP="004526C4">
      <w:pPr>
        <w:pStyle w:val="ListParagraph"/>
        <w:widowControl/>
        <w:numPr>
          <w:ilvl w:val="0"/>
          <w:numId w:val="26"/>
        </w:numPr>
        <w:autoSpaceDE/>
        <w:autoSpaceDN/>
        <w:adjustRightInd/>
        <w:spacing w:line="240" w:lineRule="auto"/>
        <w:jc w:val="left"/>
        <w:rPr>
          <w:del w:id="409" w:author="Jaeger, Florian" w:date="2023-06-06T09:42:00Z"/>
          <w:szCs w:val="22"/>
        </w:rPr>
      </w:pPr>
      <w:del w:id="410" w:author="Jaeger, Florian" w:date="2023-06-06T09:42:00Z">
        <w:r w:rsidRPr="0008080F" w:rsidDel="002655E6">
          <w:rPr>
            <w:szCs w:val="22"/>
          </w:rPr>
          <w:delText>Signiticant interaction of Vowel (lip rounding) and Original label in Kang et al. (2016).</w:delText>
        </w:r>
      </w:del>
    </w:p>
    <w:p w14:paraId="6F4C8C77" w14:textId="77777777" w:rsidR="004526C4" w:rsidRPr="0008080F" w:rsidDel="0018520A" w:rsidRDefault="004526C4" w:rsidP="004526C4">
      <w:pPr>
        <w:widowControl/>
        <w:autoSpaceDE/>
        <w:autoSpaceDN/>
        <w:adjustRightInd/>
        <w:spacing w:line="240" w:lineRule="auto"/>
        <w:jc w:val="left"/>
        <w:rPr>
          <w:del w:id="411" w:author="Jaeger, Florian" w:date="2023-06-06T10:52:00Z"/>
          <w:szCs w:val="22"/>
        </w:rPr>
      </w:pPr>
    </w:p>
    <w:p w14:paraId="66B5A897" w14:textId="19930765" w:rsidR="004526C4" w:rsidRPr="0008080F" w:rsidDel="0018520A" w:rsidRDefault="004526C4" w:rsidP="004526C4">
      <w:pPr>
        <w:widowControl/>
        <w:autoSpaceDE/>
        <w:autoSpaceDN/>
        <w:adjustRightInd/>
        <w:spacing w:line="240" w:lineRule="auto"/>
        <w:jc w:val="left"/>
        <w:rPr>
          <w:del w:id="412" w:author="Jaeger, Florian" w:date="2023-06-06T10:52:00Z"/>
          <w:szCs w:val="22"/>
        </w:rPr>
      </w:pPr>
      <w:del w:id="413" w:author="Jaeger, Florian" w:date="2023-06-06T10:52:00Z">
        <w:r w:rsidRPr="0008080F" w:rsidDel="0018520A">
          <w:rPr>
            <w:szCs w:val="22"/>
          </w:rPr>
          <w:delText>From learningː</w:delText>
        </w:r>
      </w:del>
    </w:p>
    <w:p w14:paraId="62119054" w14:textId="12DC62C5" w:rsidR="004526C4" w:rsidRPr="0008080F" w:rsidDel="0018520A" w:rsidRDefault="004526C4" w:rsidP="004526C4">
      <w:pPr>
        <w:pStyle w:val="ListParagraph"/>
        <w:widowControl/>
        <w:numPr>
          <w:ilvl w:val="0"/>
          <w:numId w:val="27"/>
        </w:numPr>
        <w:autoSpaceDE/>
        <w:autoSpaceDN/>
        <w:adjustRightInd/>
        <w:spacing w:line="240" w:lineRule="auto"/>
        <w:jc w:val="left"/>
        <w:rPr>
          <w:del w:id="414" w:author="Jaeger, Florian" w:date="2023-06-06T10:52:00Z"/>
          <w:szCs w:val="22"/>
        </w:rPr>
      </w:pPr>
      <w:del w:id="415" w:author="Jaeger, Florian" w:date="2023-06-06T10:52:00Z">
        <w:r w:rsidRPr="0008080F" w:rsidDel="0018520A">
          <w:rPr>
            <w:szCs w:val="22"/>
          </w:rPr>
          <w:delText>One-sided blocking in LJ18 consistent with pen as plausible alternative explanation for shifted /ʃ/’s but not shifted /s/’s</w:delText>
        </w:r>
      </w:del>
    </w:p>
    <w:p w14:paraId="56DAE0CC" w14:textId="5E91A66D" w:rsidR="004526C4" w:rsidRPr="0008080F" w:rsidDel="0018520A" w:rsidRDefault="004526C4" w:rsidP="004526C4">
      <w:pPr>
        <w:pStyle w:val="ListParagraph"/>
        <w:widowControl/>
        <w:numPr>
          <w:ilvl w:val="0"/>
          <w:numId w:val="27"/>
        </w:numPr>
        <w:autoSpaceDE/>
        <w:autoSpaceDN/>
        <w:adjustRightInd/>
        <w:spacing w:line="240" w:lineRule="auto"/>
        <w:jc w:val="left"/>
        <w:rPr>
          <w:del w:id="416" w:author="Jaeger, Florian" w:date="2023-06-06T10:52:00Z"/>
          <w:szCs w:val="22"/>
        </w:rPr>
      </w:pPr>
      <w:del w:id="417" w:author="Jaeger, Florian" w:date="2023-06-06T09:41:00Z">
        <w:r w:rsidRPr="0008080F" w:rsidDel="002655E6">
          <w:rPr>
            <w:noProof/>
          </w:rPr>
          <w:drawing>
            <wp:anchor distT="0" distB="0" distL="114300" distR="114300" simplePos="0" relativeHeight="251681792" behindDoc="0" locked="0" layoutInCell="1" allowOverlap="1" wp14:anchorId="31419C94" wp14:editId="6EF83503">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del>
      <w:del w:id="418" w:author="Jaeger, Florian" w:date="2023-06-06T10:52:00Z">
        <w:r w:rsidRPr="0008080F" w:rsidDel="0018520A">
          <w:rPr>
            <w:szCs w:val="22"/>
          </w:rPr>
          <w:delText>Potentially in line with our results, but need to run CISP-1 vs CISP-2 model</w:delText>
        </w:r>
      </w:del>
    </w:p>
    <w:p w14:paraId="25EEDCBC" w14:textId="14AA8E13" w:rsidR="004526C4" w:rsidRPr="0008080F" w:rsidDel="0018520A" w:rsidRDefault="004526C4" w:rsidP="004526C4">
      <w:pPr>
        <w:widowControl/>
        <w:autoSpaceDE/>
        <w:autoSpaceDN/>
        <w:adjustRightInd/>
        <w:spacing w:line="240" w:lineRule="auto"/>
        <w:jc w:val="left"/>
        <w:rPr>
          <w:del w:id="419" w:author="Jaeger, Florian" w:date="2023-06-06T10:52:00Z"/>
          <w:szCs w:val="22"/>
        </w:rPr>
      </w:pPr>
    </w:p>
    <w:p w14:paraId="5796DDFB" w14:textId="77777777" w:rsidR="004526C4" w:rsidRPr="0008080F" w:rsidDel="002655E6" w:rsidRDefault="004526C4" w:rsidP="004526C4">
      <w:pPr>
        <w:widowControl/>
        <w:autoSpaceDE/>
        <w:autoSpaceDN/>
        <w:adjustRightInd/>
        <w:spacing w:line="240" w:lineRule="auto"/>
        <w:jc w:val="left"/>
        <w:rPr>
          <w:del w:id="420" w:author="Jaeger, Florian" w:date="2023-06-06T09:42:00Z"/>
          <w:szCs w:val="22"/>
        </w:rPr>
      </w:pPr>
    </w:p>
    <w:p w14:paraId="51CEBD2D" w14:textId="199B08DE" w:rsidR="004526C4" w:rsidRPr="0008080F" w:rsidDel="002655E6" w:rsidRDefault="004526C4">
      <w:pPr>
        <w:widowControl/>
        <w:autoSpaceDE/>
        <w:autoSpaceDN/>
        <w:adjustRightInd/>
        <w:spacing w:line="240" w:lineRule="auto"/>
        <w:ind w:firstLine="0"/>
        <w:jc w:val="left"/>
        <w:rPr>
          <w:del w:id="421" w:author="Jaeger, Florian" w:date="2023-06-06T09:42:00Z"/>
          <w:szCs w:val="22"/>
        </w:rPr>
        <w:pPrChange w:id="422" w:author="Jaeger, Florian" w:date="2023-06-06T09:42:00Z">
          <w:pPr>
            <w:widowControl/>
            <w:autoSpaceDE/>
            <w:autoSpaceDN/>
            <w:adjustRightInd/>
            <w:spacing w:line="240" w:lineRule="auto"/>
            <w:jc w:val="left"/>
          </w:pPr>
        </w:pPrChange>
      </w:pPr>
      <w:del w:id="423" w:author="Jaeger, Florian" w:date="2023-06-06T09:42:00Z">
        <w:r w:rsidRPr="0008080F" w:rsidDel="002655E6">
          <w:rPr>
            <w:szCs w:val="22"/>
          </w:rPr>
          <w:delText>WHYː</w:delText>
        </w:r>
      </w:del>
    </w:p>
    <w:p w14:paraId="033C3CC5" w14:textId="6D08792A" w:rsidR="004526C4" w:rsidRPr="0008080F" w:rsidDel="002655E6" w:rsidRDefault="004526C4">
      <w:pPr>
        <w:widowControl/>
        <w:autoSpaceDE/>
        <w:autoSpaceDN/>
        <w:adjustRightInd/>
        <w:spacing w:line="240" w:lineRule="auto"/>
        <w:ind w:firstLine="0"/>
        <w:jc w:val="left"/>
        <w:rPr>
          <w:del w:id="424" w:author="Jaeger, Florian" w:date="2023-06-06T09:42:00Z"/>
          <w:szCs w:val="22"/>
        </w:rPr>
        <w:pPrChange w:id="425" w:author="Jaeger, Florian" w:date="2023-06-06T09:42:00Z">
          <w:pPr>
            <w:pStyle w:val="ListParagraph"/>
            <w:widowControl/>
            <w:numPr>
              <w:numId w:val="28"/>
            </w:numPr>
            <w:autoSpaceDE/>
            <w:autoSpaceDN/>
            <w:adjustRightInd/>
            <w:spacing w:line="240" w:lineRule="auto"/>
            <w:ind w:left="3600" w:hanging="360"/>
            <w:jc w:val="left"/>
          </w:pPr>
        </w:pPrChange>
      </w:pPr>
      <w:del w:id="426" w:author="Jaeger, Florian" w:date="2023-06-06T09:42:00Z">
        <w:r w:rsidRPr="0008080F" w:rsidDel="002655E6">
          <w:rPr>
            <w:szCs w:val="22"/>
          </w:rPr>
          <w:delText>Is lip-rounding only a salient cue for /ʃ/?</w:delText>
        </w:r>
      </w:del>
    </w:p>
    <w:p w14:paraId="38F407BE" w14:textId="6DA435A3" w:rsidR="004526C4" w:rsidRPr="0008080F" w:rsidDel="002655E6" w:rsidRDefault="004526C4">
      <w:pPr>
        <w:widowControl/>
        <w:autoSpaceDE/>
        <w:autoSpaceDN/>
        <w:adjustRightInd/>
        <w:spacing w:line="240" w:lineRule="auto"/>
        <w:ind w:firstLine="0"/>
        <w:jc w:val="left"/>
        <w:rPr>
          <w:del w:id="427" w:author="Jaeger, Florian" w:date="2023-06-06T09:42:00Z"/>
          <w:szCs w:val="22"/>
        </w:rPr>
        <w:pPrChange w:id="428" w:author="Jaeger, Florian" w:date="2023-06-06T09:42:00Z">
          <w:pPr>
            <w:pStyle w:val="ListParagraph"/>
            <w:widowControl/>
            <w:numPr>
              <w:numId w:val="28"/>
            </w:numPr>
            <w:autoSpaceDE/>
            <w:autoSpaceDN/>
            <w:adjustRightInd/>
            <w:spacing w:line="240" w:lineRule="auto"/>
            <w:ind w:left="3600" w:hanging="360"/>
            <w:jc w:val="left"/>
          </w:pPr>
        </w:pPrChange>
      </w:pPr>
      <w:del w:id="429" w:author="Jaeger, Florian" w:date="2023-06-06T09:42:00Z">
        <w:r w:rsidRPr="0008080F" w:rsidDel="002655E6">
          <w:rPr>
            <w:szCs w:val="22"/>
          </w:rPr>
          <w:delText xml:space="preserve">Is it about precision? </w:delText>
        </w:r>
      </w:del>
    </w:p>
    <w:p w14:paraId="2915CD16" w14:textId="34699498" w:rsidR="004526C4" w:rsidRPr="00440530" w:rsidDel="00640589" w:rsidRDefault="004526C4">
      <w:pPr>
        <w:ind w:firstLine="0"/>
        <w:rPr>
          <w:del w:id="430" w:author="Jaeger, Florian" w:date="2023-06-07T09:46:00Z"/>
          <w:szCs w:val="22"/>
        </w:rPr>
        <w:pPrChange w:id="431" w:author="Jaeger, Florian" w:date="2023-06-07T09:44:00Z">
          <w:pPr/>
        </w:pPrChange>
      </w:pPr>
      <w:del w:id="432" w:author="Jaeger, Florian" w:date="2023-06-06T09:42:00Z">
        <w:r w:rsidRPr="0008080F" w:rsidDel="002655E6">
          <w:rPr>
            <w:szCs w:val="22"/>
          </w:rPr>
          <w:delText>Do we even need to determine this?</w:delText>
        </w:r>
      </w:del>
    </w:p>
    <w:bookmarkEnd w:id="404"/>
    <w:p w14:paraId="4C06D48E" w14:textId="6889C7C1" w:rsidR="00BC6876" w:rsidRPr="00ED3418" w:rsidRDefault="00BC6876" w:rsidP="00BC6876">
      <w:pPr>
        <w:pStyle w:val="Heading1"/>
        <w:rPr>
          <w:sz w:val="22"/>
          <w:szCs w:val="22"/>
        </w:rPr>
      </w:pPr>
      <w:r w:rsidRPr="00ED3418">
        <w:rPr>
          <w:sz w:val="22"/>
          <w:szCs w:val="22"/>
        </w:rPr>
        <w:t>Expe</w:t>
      </w:r>
      <w:r w:rsidR="00303033">
        <w:rPr>
          <w:sz w:val="22"/>
          <w:szCs w:val="22"/>
        </w:rPr>
        <w:t>riment</w:t>
      </w:r>
      <w:del w:id="433" w:author="Jaeger, Florian" w:date="2023-06-07T09:46:00Z">
        <w:r w:rsidR="00303033" w:rsidDel="00640589">
          <w:rPr>
            <w:sz w:val="22"/>
            <w:szCs w:val="22"/>
          </w:rPr>
          <w:delText>s</w:delText>
        </w:r>
      </w:del>
      <w:r w:rsidR="00303033">
        <w:rPr>
          <w:sz w:val="22"/>
          <w:szCs w:val="22"/>
        </w:rPr>
        <w:t xml:space="preserve"> </w:t>
      </w:r>
      <w:ins w:id="434" w:author="Jaeger, Florian" w:date="2023-06-07T09:44:00Z">
        <w:r w:rsidR="00640589">
          <w:rPr>
            <w:sz w:val="22"/>
            <w:szCs w:val="22"/>
          </w:rPr>
          <w:t>3</w:t>
        </w:r>
      </w:ins>
      <w:del w:id="435" w:author="Jaeger, Florian" w:date="2023-06-07T09:44:00Z">
        <w:r w:rsidR="00303033" w:rsidDel="00640589">
          <w:rPr>
            <w:sz w:val="22"/>
            <w:szCs w:val="22"/>
          </w:rPr>
          <w:delText>2 &amp; 3: Adaptation</w:delText>
        </w:r>
      </w:del>
    </w:p>
    <w:p w14:paraId="42F672D3" w14:textId="30AC5FBF" w:rsidR="008736CF" w:rsidRPr="008736CF" w:rsidRDefault="00640589" w:rsidP="008736CF">
      <w:pPr>
        <w:rPr>
          <w:szCs w:val="22"/>
        </w:rPr>
      </w:pPr>
      <w:ins w:id="436" w:author="Jaeger, Florian" w:date="2023-06-07T09:46:00Z">
        <w:r>
          <w:rPr>
            <w:szCs w:val="22"/>
          </w:rPr>
          <w:t xml:space="preserve">As outlined in the introduction, previous </w:t>
        </w:r>
      </w:ins>
      <w:ins w:id="437" w:author="Jaeger, Florian" w:date="2023-06-07T17:13:00Z">
        <w:r w:rsidR="00DD0D8A">
          <w:rPr>
            <w:szCs w:val="22"/>
          </w:rPr>
          <w:t xml:space="preserve">work has established that </w:t>
        </w:r>
      </w:ins>
      <w:del w:id="438" w:author="Jaeger, Florian" w:date="2023-06-07T09:50:00Z">
        <w:r w:rsidR="008736CF" w:rsidRPr="008736CF" w:rsidDel="00640589">
          <w:rPr>
            <w:szCs w:val="22"/>
          </w:rPr>
          <w:delTex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delText>
        </w:r>
      </w:del>
    </w:p>
    <w:p w14:paraId="039FF2E8" w14:textId="470F56FD" w:rsidR="008736CF" w:rsidRPr="008736CF" w:rsidDel="00640589" w:rsidRDefault="008736CF" w:rsidP="008736CF">
      <w:pPr>
        <w:rPr>
          <w:del w:id="439" w:author="Jaeger, Florian" w:date="2023-06-07T09:50:00Z"/>
          <w:szCs w:val="22"/>
        </w:rPr>
      </w:pPr>
      <w:del w:id="440" w:author="Jaeger, Florian" w:date="2023-06-07T09:50:00Z">
        <w:r w:rsidRPr="00440530" w:rsidDel="00640589">
          <w:rPr>
            <w:szCs w:val="22"/>
            <w:highlight w:val="yellow"/>
          </w:rPr>
          <w:delText>ADD: general overview of Exposure paradigm in LGPL</w:delText>
        </w:r>
      </w:del>
    </w:p>
    <w:p w14:paraId="2A365120" w14:textId="4DFDF3D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w:t>
      </w:r>
      <w:r w:rsidRPr="008736CF">
        <w:rPr>
          <w:szCs w:val="22"/>
        </w:rPr>
        <w:lastRenderedPageBreak/>
        <w:t xml:space="preserve">significant </w:t>
      </w:r>
      <w:del w:id="441" w:author="Jaeger, Florian" w:date="2023-06-07T09:48:00Z">
        <w:r w:rsidRPr="008736CF" w:rsidDel="00640589">
          <w:rPr>
            <w:szCs w:val="22"/>
          </w:rPr>
          <w:delText xml:space="preserve">learning </w:delText>
        </w:r>
      </w:del>
      <w:ins w:id="442" w:author="Jaeger, Florian" w:date="2023-06-07T09:48:00Z">
        <w:r w:rsidR="00640589">
          <w:rPr>
            <w:szCs w:val="22"/>
          </w:rPr>
          <w:t>shifts in categorization responses</w:t>
        </w:r>
        <w:r w:rsidR="00640589" w:rsidRPr="008736CF">
          <w:rPr>
            <w:szCs w:val="22"/>
          </w:rPr>
          <w:t xml:space="preserve"> </w:t>
        </w:r>
      </w:ins>
      <w:r w:rsidRPr="008736CF">
        <w:rPr>
          <w:szCs w:val="22"/>
        </w:rPr>
        <w:t xml:space="preserve">(Cummings &amp; Theodore, </w:t>
      </w:r>
      <w:r w:rsidR="00440530">
        <w:rPr>
          <w:szCs w:val="22"/>
        </w:rPr>
        <w:t>2023</w:t>
      </w:r>
      <w:ins w:id="443" w:author="Jaeger, Florian" w:date="2023-06-07T09:48:00Z">
        <w:r w:rsidR="00640589">
          <w:rPr>
            <w:szCs w:val="22"/>
          </w:rPr>
          <w:t>; Liu &amp; Jaeger, 2019</w:t>
        </w:r>
      </w:ins>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lastRenderedPageBreak/>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”-labelled group (those hearing words ambiguous between, e.g.</w:t>
      </w:r>
      <w:ins w:id="444" w:author="Jaeger, Florian" w:date="2023-06-07T09:43:00Z">
        <w:r w:rsidR="00640589">
          <w:rPr>
            <w:szCs w:val="22"/>
          </w:rPr>
          <w:t>,</w:t>
        </w:r>
      </w:ins>
      <w:r w:rsidRPr="008736CF">
        <w:rPr>
          <w:szCs w:val="22"/>
        </w:rPr>
        <w:t xml:space="preserve"> </w:t>
      </w:r>
      <w:r w:rsidRPr="00640589">
        <w:rPr>
          <w:i/>
          <w:iCs/>
          <w:szCs w:val="22"/>
          <w:rPrChange w:id="445" w:author="Jaeger, Florian" w:date="2023-06-07T09:43:00Z">
            <w:rPr>
              <w:szCs w:val="22"/>
            </w:rPr>
          </w:rPrChange>
        </w:rPr>
        <w:t>publisher</w:t>
      </w:r>
      <w:r w:rsidRPr="008736CF">
        <w:rPr>
          <w:szCs w:val="22"/>
        </w:rPr>
        <w:t xml:space="preserve"> and </w:t>
      </w:r>
      <w:proofErr w:type="spellStart"/>
      <w:r w:rsidRPr="00640589">
        <w:rPr>
          <w:i/>
          <w:iCs/>
          <w:szCs w:val="22"/>
          <w:rPrChange w:id="446" w:author="Jaeger, Florian" w:date="2023-06-07T09:43:00Z">
            <w:rPr>
              <w:szCs w:val="22"/>
            </w:rPr>
          </w:rPrChange>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lastRenderedPageBreak/>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w:t>
      </w:r>
      <w:r w:rsidRPr="00ED3418">
        <w:rPr>
          <w:szCs w:val="22"/>
        </w:rPr>
        <w:lastRenderedPageBreak/>
        <w:t xml:space="preserve">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1E48170C" w:rsidR="00BC6876" w:rsidRPr="00ED3418" w:rsidRDefault="00BC6876" w:rsidP="00BC6876">
      <w:pPr>
        <w:rPr>
          <w:szCs w:val="22"/>
        </w:rPr>
      </w:pPr>
      <w:r w:rsidRPr="00ED3418">
        <w:rPr>
          <w:szCs w:val="22"/>
        </w:rPr>
        <w:t>Except for the use of audiovisual rather than audio-only test stimuli and minor procedural changes reported below, Experiment</w:t>
      </w:r>
      <w:del w:id="447" w:author="Jaeger, Florian" w:date="2023-06-07T11:11:00Z">
        <w:r w:rsidRPr="00ED3418" w:rsidDel="00E56A0A">
          <w:rPr>
            <w:szCs w:val="22"/>
          </w:rPr>
          <w:delText>s</w:delText>
        </w:r>
      </w:del>
      <w:r w:rsidRPr="00ED3418">
        <w:rPr>
          <w:szCs w:val="22"/>
        </w:rPr>
        <w:t xml:space="preserve"> </w:t>
      </w:r>
      <w:ins w:id="448" w:author="Jaeger, Florian" w:date="2023-06-07T11:11:00Z">
        <w:r w:rsidR="00E56A0A">
          <w:rPr>
            <w:szCs w:val="22"/>
          </w:rPr>
          <w:t>3</w:t>
        </w:r>
      </w:ins>
      <w:del w:id="449" w:author="Jaeger, Florian" w:date="2023-06-07T11:11:00Z">
        <w:r w:rsidRPr="00ED3418" w:rsidDel="00E56A0A">
          <w:rPr>
            <w:szCs w:val="22"/>
          </w:rPr>
          <w:delText>2a-c</w:delText>
        </w:r>
      </w:del>
      <w:r w:rsidRPr="00ED3418">
        <w:rPr>
          <w:szCs w:val="22"/>
        </w:rPr>
        <w:t xml:space="preserve">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598F3730" w:rsidR="00BC6876" w:rsidRPr="00ED3418" w:rsidDel="0094292E" w:rsidRDefault="00BC6876" w:rsidP="00BC6876">
      <w:pPr>
        <w:rPr>
          <w:del w:id="450" w:author="Jaeger, Florian" w:date="2023-06-07T09:53:00Z"/>
          <w:szCs w:val="22"/>
        </w:rPr>
      </w:pPr>
      <w:del w:id="451" w:author="Jaeger, Florian" w:date="2023-06-07T09:53:00Z">
        <w:r w:rsidRPr="00ED3418" w:rsidDel="0094292E">
          <w:rPr>
            <w:szCs w:val="22"/>
          </w:rPr>
          <w:delText xml:space="preserve">Participants were excluded from the analysis if </w:delText>
        </w:r>
        <w:r w:rsidRPr="00ED3418" w:rsidDel="0094292E">
          <w:rPr>
            <w:szCs w:val="22"/>
            <w:highlight w:val="cyan"/>
          </w:rPr>
          <w:delText>XYZ</w:delText>
        </w:r>
      </w:del>
    </w:p>
    <w:p w14:paraId="536578F3" w14:textId="13CBEB3F" w:rsidR="00BC6876" w:rsidRDefault="00BC6876" w:rsidP="00BC6876">
      <w:pPr>
        <w:rPr>
          <w:ins w:id="452" w:author="Jaeger, Florian" w:date="2023-06-07T10:03:00Z"/>
          <w:szCs w:val="22"/>
        </w:rPr>
      </w:pPr>
      <w:r w:rsidRPr="00ED3418">
        <w:rPr>
          <w:b/>
          <w:bCs/>
          <w:i/>
          <w:iCs/>
          <w:szCs w:val="22"/>
        </w:rPr>
        <w:t>Materials.</w:t>
      </w:r>
      <w:ins w:id="453" w:author="Jaeger, Florian" w:date="2023-06-07T10:03:00Z">
        <w:r w:rsidR="001A7C43">
          <w:rPr>
            <w:szCs w:val="22"/>
          </w:rPr>
          <w:t xml:space="preserve"> </w:t>
        </w:r>
      </w:ins>
      <w:del w:id="454" w:author="Jaeger, Florian" w:date="2023-06-07T10:03:00Z">
        <w:r w:rsidRPr="00ED3418" w:rsidDel="001A7C43">
          <w:rPr>
            <w:b/>
            <w:bCs/>
            <w:i/>
            <w:iCs/>
            <w:szCs w:val="22"/>
          </w:rPr>
          <w:delText xml:space="preserve"> </w:delText>
        </w:r>
      </w:del>
      <w:r w:rsidRPr="00ED3418">
        <w:rPr>
          <w:szCs w:val="22"/>
        </w:rPr>
        <w:t xml:space="preserve">The </w:t>
      </w:r>
      <w:ins w:id="455" w:author="Jaeger, Florian" w:date="2023-06-07T10:03:00Z">
        <w:r w:rsidR="001A7C43">
          <w:rPr>
            <w:szCs w:val="22"/>
          </w:rPr>
          <w:t xml:space="preserve">audiovisual </w:t>
        </w:r>
      </w:ins>
      <w:del w:id="456" w:author="Jaeger, Florian" w:date="2023-06-07T10:03:00Z">
        <w:r w:rsidRPr="00ED3418" w:rsidDel="001A7C43">
          <w:rPr>
            <w:szCs w:val="22"/>
          </w:rPr>
          <w:delText>exposure phase used identical</w:delText>
        </w:r>
      </w:del>
      <w:ins w:id="457" w:author="Jaeger, Florian" w:date="2023-06-07T10:03:00Z">
        <w:r w:rsidR="001A7C43">
          <w:rPr>
            <w:szCs w:val="22"/>
          </w:rPr>
          <w:t xml:space="preserve">materials for the exposure phase were identical to </w:t>
        </w:r>
      </w:ins>
      <w:del w:id="458" w:author="Jaeger, Florian" w:date="2023-06-07T10:03:00Z">
        <w:r w:rsidRPr="00ED3418" w:rsidDel="001A7C43">
          <w:rPr>
            <w:szCs w:val="22"/>
          </w:rPr>
          <w:delText xml:space="preserve"> stimuli to that</w:delText>
        </w:r>
      </w:del>
      <w:ins w:id="459" w:author="Jaeger, Florian" w:date="2023-06-07T10:03:00Z">
        <w:r w:rsidR="001A7C43">
          <w:rPr>
            <w:szCs w:val="22"/>
          </w:rPr>
          <w:t>those</w:t>
        </w:r>
      </w:ins>
      <w:r w:rsidRPr="00ED3418">
        <w:rPr>
          <w:szCs w:val="22"/>
        </w:rPr>
        <w:t xml:space="preserve"> of Liu &amp; Jaeger (2018, Exp. 1a). </w:t>
      </w:r>
      <w:ins w:id="460" w:author="Jaeger, Florian" w:date="2023-06-07T10:04:00Z">
        <w:r w:rsidR="001A7C43">
          <w:rPr>
            <w:szCs w:val="22"/>
          </w:rPr>
          <w:t xml:space="preserve">However, unlike LJ18, our test phase also employed audiovisual materials—specifically, the same stimuli as in </w:t>
        </w:r>
      </w:ins>
      <w:del w:id="461" w:author="Jaeger, Florian" w:date="2023-06-07T10:04:00Z">
        <w:r w:rsidRPr="00ED3418" w:rsidDel="001A7C43">
          <w:rPr>
            <w:szCs w:val="22"/>
          </w:rPr>
          <w:delText xml:space="preserve">The test phase used identical stimuli to those of </w:delText>
        </w:r>
      </w:del>
      <w:r w:rsidRPr="00ED3418">
        <w:rPr>
          <w:szCs w:val="22"/>
        </w:rPr>
        <w:t>Experiment 1c.</w:t>
      </w:r>
    </w:p>
    <w:p w14:paraId="7618FF2F" w14:textId="54CC530E" w:rsidR="001A7C43" w:rsidRDefault="001A7C43" w:rsidP="00BC6876">
      <w:pPr>
        <w:rPr>
          <w:ins w:id="462" w:author="Jaeger, Florian" w:date="2023-06-07T10:05:00Z"/>
          <w:szCs w:val="22"/>
        </w:rPr>
      </w:pPr>
      <w:ins w:id="463" w:author="Jaeger, Florian" w:date="2023-06-07T10:10:00Z">
        <w:r>
          <w:rPr>
            <w:szCs w:val="22"/>
            <w:highlight w:val="cyan"/>
          </w:rPr>
          <w:t xml:space="preserve">The exposure materials consisted of </w:t>
        </w:r>
        <w:proofErr w:type="gramStart"/>
        <w:r>
          <w:rPr>
            <w:szCs w:val="22"/>
            <w:highlight w:val="cyan"/>
          </w:rPr>
          <w:t>…</w:t>
        </w:r>
      </w:ins>
      <w:ins w:id="464" w:author="Jaeger, Florian" w:date="2023-06-07T10:03:00Z">
        <w:r w:rsidRPr="0065305E">
          <w:rPr>
            <w:szCs w:val="22"/>
            <w:highlight w:val="cyan"/>
          </w:rPr>
          <w:t>[</w:t>
        </w:r>
        <w:proofErr w:type="gramEnd"/>
        <w:r w:rsidRPr="0065305E">
          <w:rPr>
            <w:szCs w:val="22"/>
            <w:highlight w:val="cyan"/>
          </w:rPr>
          <w:t>DESCRIBE HERE]</w:t>
        </w:r>
        <w:r>
          <w:rPr>
            <w:szCs w:val="22"/>
          </w:rPr>
          <w:t>]</w:t>
        </w:r>
      </w:ins>
    </w:p>
    <w:p w14:paraId="7E7DCF05" w14:textId="08F364AA" w:rsidR="001A7C43" w:rsidRDefault="001A7C43" w:rsidP="00BC6876">
      <w:pPr>
        <w:rPr>
          <w:ins w:id="465" w:author="Jaeger, Florian" w:date="2023-06-07T10:06:00Z"/>
          <w:szCs w:val="22"/>
          <w:shd w:val="clear" w:color="auto" w:fill="EFEFEF"/>
        </w:rPr>
      </w:pPr>
      <w:ins w:id="466" w:author="Jaeger, Florian" w:date="2023-06-07T10:05:00Z">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ins>
      <w:ins w:id="467" w:author="Jaeger, Florian" w:date="2023-06-07T10:07:00Z">
        <w:r>
          <w:rPr>
            <w:szCs w:val="22"/>
            <w:shd w:val="clear" w:color="auto" w:fill="EFEFEF"/>
          </w:rPr>
          <w:t>. The materials for thos</w:t>
        </w:r>
      </w:ins>
      <w:ins w:id="468" w:author="Jaeger, Florian" w:date="2023-06-07T10:08:00Z">
        <w:r>
          <w:rPr>
            <w:szCs w:val="22"/>
            <w:shd w:val="clear" w:color="auto" w:fill="EFEFEF"/>
          </w:rPr>
          <w:t xml:space="preserve">e catch trials were identical to filler word and non-word videos with one exception. </w:t>
        </w:r>
      </w:ins>
      <w:ins w:id="469" w:author="Jaeger, Florian" w:date="2023-06-07T10:09:00Z">
        <w:r>
          <w:rPr>
            <w:szCs w:val="22"/>
            <w:shd w:val="clear" w:color="auto" w:fill="EFEFEF"/>
          </w:rPr>
          <w:t>While the video was playing, a</w:t>
        </w:r>
      </w:ins>
      <w:ins w:id="470" w:author="Jaeger, Florian" w:date="2023-06-07T10:05:00Z">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ins>
      <w:ins w:id="471" w:author="Jaeger, Florian" w:date="2023-06-07T10:09:00Z">
        <w:r>
          <w:rPr>
            <w:szCs w:val="22"/>
            <w:shd w:val="clear" w:color="auto" w:fill="EFEFEF"/>
          </w:rPr>
          <w:t>in which the pen appeared when it was in the talker’s mouth</w:t>
        </w:r>
      </w:ins>
      <w:ins w:id="472" w:author="Jaeger, Florian" w:date="2023-06-07T10:05:00Z">
        <w:r w:rsidRPr="005E5AD7">
          <w:rPr>
            <w:szCs w:val="22"/>
            <w:shd w:val="clear" w:color="auto" w:fill="EFEFEF"/>
          </w:rPr>
          <w:t>.</w:t>
        </w:r>
      </w:ins>
      <w:ins w:id="473" w:author="Jaeger, Florian" w:date="2023-06-07T10:06:00Z">
        <w:r>
          <w:rPr>
            <w:szCs w:val="22"/>
            <w:shd w:val="clear" w:color="auto" w:fill="EFEFEF"/>
          </w:rPr>
          <w:t xml:space="preserve"> </w:t>
        </w:r>
      </w:ins>
      <w:ins w:id="474" w:author="Jaeger, Florian" w:date="2023-06-07T10:07:00Z">
        <w:r>
          <w:rPr>
            <w:szCs w:val="22"/>
            <w:shd w:val="clear" w:color="auto" w:fill="EFEFEF"/>
          </w:rPr>
          <w:t>Because of changes we made to the list generation, w</w:t>
        </w:r>
      </w:ins>
      <w:ins w:id="475" w:author="Jaeger, Florian" w:date="2023-06-07T10:06:00Z">
        <w:r>
          <w:rPr>
            <w:szCs w:val="22"/>
            <w:shd w:val="clear" w:color="auto" w:fill="EFEFEF"/>
          </w:rPr>
          <w:t xml:space="preserve">e use 10 of the 12 catch </w:t>
        </w:r>
      </w:ins>
      <w:ins w:id="476" w:author="Jaeger, Florian" w:date="2023-06-07T10:07:00Z">
        <w:r>
          <w:rPr>
            <w:szCs w:val="22"/>
            <w:shd w:val="clear" w:color="auto" w:fill="EFEFEF"/>
          </w:rPr>
          <w:t>videos</w:t>
        </w:r>
      </w:ins>
      <w:ins w:id="477" w:author="Jaeger, Florian" w:date="2023-06-07T10:06:00Z">
        <w:r>
          <w:rPr>
            <w:szCs w:val="22"/>
            <w:shd w:val="clear" w:color="auto" w:fill="EFEFEF"/>
          </w:rPr>
          <w:t xml:space="preserve"> developed in LJ18</w:t>
        </w:r>
      </w:ins>
      <w:ins w:id="478" w:author="Jaeger, Florian" w:date="2023-06-07T10:58:00Z">
        <w:r w:rsidR="0072747F">
          <w:rPr>
            <w:szCs w:val="22"/>
            <w:shd w:val="clear" w:color="auto" w:fill="EFEFEF"/>
          </w:rPr>
          <w:t>.</w:t>
        </w:r>
      </w:ins>
      <w:ins w:id="479" w:author="Jaeger, Florian" w:date="2023-06-07T10:10:00Z">
        <w:r>
          <w:rPr>
            <w:szCs w:val="22"/>
            <w:shd w:val="clear" w:color="auto" w:fill="EFEFEF"/>
          </w:rPr>
          <w:t xml:space="preserve"> </w:t>
        </w:r>
      </w:ins>
      <w:ins w:id="480" w:author="Jaeger, Florian" w:date="2023-06-07T11:00:00Z">
        <w:r w:rsidR="0072747F">
          <w:rPr>
            <w:szCs w:val="22"/>
            <w:shd w:val="clear" w:color="auto" w:fill="EFEFEF"/>
          </w:rPr>
          <w:t>Half</w:t>
        </w:r>
      </w:ins>
      <w:ins w:id="481" w:author="Jaeger, Florian" w:date="2023-06-07T10:10:00Z">
        <w:r>
          <w:rPr>
            <w:szCs w:val="22"/>
            <w:shd w:val="clear" w:color="auto" w:fill="EFEFEF"/>
          </w:rPr>
          <w:t xml:space="preserve"> </w:t>
        </w:r>
      </w:ins>
      <w:ins w:id="482" w:author="Jaeger, Florian" w:date="2023-06-07T10:59:00Z">
        <w:r w:rsidR="0072747F">
          <w:rPr>
            <w:szCs w:val="22"/>
            <w:shd w:val="clear" w:color="auto" w:fill="EFEFEF"/>
          </w:rPr>
          <w:t xml:space="preserve">of the catch videos contained </w:t>
        </w:r>
      </w:ins>
      <w:ins w:id="483" w:author="Jaeger, Florian" w:date="2023-06-07T10:10:00Z">
        <w:r>
          <w:rPr>
            <w:szCs w:val="22"/>
            <w:shd w:val="clear" w:color="auto" w:fill="EFEFEF"/>
          </w:rPr>
          <w:t>filler word</w:t>
        </w:r>
      </w:ins>
      <w:ins w:id="484" w:author="Jaeger, Florian" w:date="2023-06-07T10:59:00Z">
        <w:r w:rsidR="0072747F">
          <w:rPr>
            <w:szCs w:val="22"/>
            <w:shd w:val="clear" w:color="auto" w:fill="EFEFEF"/>
          </w:rPr>
          <w:t xml:space="preserve">s recordings </w:t>
        </w:r>
      </w:ins>
      <w:ins w:id="485" w:author="Jaeger, Florian" w:date="2023-06-07T10:10:00Z">
        <w:r>
          <w:rPr>
            <w:szCs w:val="22"/>
            <w:shd w:val="clear" w:color="auto" w:fill="EFEFEF"/>
          </w:rPr>
          <w:t xml:space="preserve">and </w:t>
        </w:r>
      </w:ins>
      <w:ins w:id="486" w:author="Jaeger, Florian" w:date="2023-06-07T11:00:00Z">
        <w:r w:rsidR="0072747F">
          <w:rPr>
            <w:szCs w:val="22"/>
            <w:shd w:val="clear" w:color="auto" w:fill="EFEFEF"/>
          </w:rPr>
          <w:t>half</w:t>
        </w:r>
      </w:ins>
      <w:ins w:id="487" w:author="Jaeger, Florian" w:date="2023-06-07T10:10:00Z">
        <w:r>
          <w:rPr>
            <w:szCs w:val="22"/>
            <w:shd w:val="clear" w:color="auto" w:fill="EFEFEF"/>
          </w:rPr>
          <w:t xml:space="preserve"> </w:t>
        </w:r>
      </w:ins>
      <w:ins w:id="488" w:author="Jaeger, Florian" w:date="2023-06-07T10:59:00Z">
        <w:r w:rsidR="0072747F">
          <w:rPr>
            <w:szCs w:val="22"/>
            <w:shd w:val="clear" w:color="auto" w:fill="EFEFEF"/>
          </w:rPr>
          <w:t xml:space="preserve">contained </w:t>
        </w:r>
      </w:ins>
      <w:ins w:id="489" w:author="Jaeger, Florian" w:date="2023-06-07T10:10:00Z">
        <w:r>
          <w:rPr>
            <w:szCs w:val="22"/>
            <w:shd w:val="clear" w:color="auto" w:fill="EFEFEF"/>
          </w:rPr>
          <w:t xml:space="preserve">filler non-word </w:t>
        </w:r>
      </w:ins>
      <w:ins w:id="490" w:author="Jaeger, Florian" w:date="2023-06-07T10:59:00Z">
        <w:r w:rsidR="0072747F">
          <w:rPr>
            <w:szCs w:val="22"/>
            <w:shd w:val="clear" w:color="auto" w:fill="EFEFEF"/>
          </w:rPr>
          <w:t xml:space="preserve">recordings. </w:t>
        </w:r>
      </w:ins>
      <w:ins w:id="491" w:author="Jaeger, Florian" w:date="2023-06-07T11:00:00Z">
        <w:r w:rsidR="0072747F">
          <w:rPr>
            <w:szCs w:val="22"/>
            <w:shd w:val="clear" w:color="auto" w:fill="EFEFEF"/>
          </w:rPr>
          <w:t>T</w:t>
        </w:r>
      </w:ins>
      <w:ins w:id="492" w:author="Jaeger, Florian" w:date="2023-06-07T10:59:00Z">
        <w:r w:rsidR="0072747F">
          <w:rPr>
            <w:szCs w:val="22"/>
            <w:shd w:val="clear" w:color="auto" w:fill="EFEFEF"/>
          </w:rPr>
          <w:t xml:space="preserve">he pen was in the </w:t>
        </w:r>
      </w:ins>
      <w:ins w:id="493" w:author="Jaeger, Florian" w:date="2023-06-07T11:00:00Z">
        <w:r w:rsidR="0072747F">
          <w:rPr>
            <w:szCs w:val="22"/>
            <w:shd w:val="clear" w:color="auto" w:fill="EFEFEF"/>
          </w:rPr>
          <w:t xml:space="preserve">talker’s </w:t>
        </w:r>
      </w:ins>
      <w:ins w:id="494" w:author="Jaeger, Florian" w:date="2023-06-07T10:59:00Z">
        <w:r w:rsidR="0072747F">
          <w:rPr>
            <w:szCs w:val="22"/>
            <w:shd w:val="clear" w:color="auto" w:fill="EFEFEF"/>
          </w:rPr>
          <w:t>mouth on half of the catch trial videos, and in the talker</w:t>
        </w:r>
      </w:ins>
      <w:ins w:id="495" w:author="Jaeger, Florian" w:date="2023-06-07T11:00:00Z">
        <w:r w:rsidR="0072747F">
          <w:rPr>
            <w:szCs w:val="22"/>
            <w:shd w:val="clear" w:color="auto" w:fill="EFEFEF"/>
          </w:rPr>
          <w:t>’s hand on the other half</w:t>
        </w:r>
      </w:ins>
      <w:moveToRangeStart w:id="496" w:author="Jaeger, Florian" w:date="2023-06-07T10:59:00Z" w:name="move137027988"/>
      <w:moveTo w:id="497" w:author="Jaeger, Florian" w:date="2023-06-07T10:59:00Z">
        <w:del w:id="498" w:author="Jaeger, Florian" w:date="2023-06-07T11:00:00Z">
          <w:r w:rsidR="0072747F" w:rsidRPr="005E5AD7" w:rsidDel="0072747F">
            <w:rPr>
              <w:szCs w:val="22"/>
              <w:shd w:val="clear" w:color="auto" w:fill="EFEFEF"/>
            </w:rPr>
            <w:delText>Half of the catch trials occurred with the pen in the mouth and half with the pen in the hand</w:delText>
          </w:r>
        </w:del>
        <w:r w:rsidR="0072747F" w:rsidRPr="005E5AD7">
          <w:rPr>
            <w:szCs w:val="22"/>
            <w:shd w:val="clear" w:color="auto" w:fill="EFEFEF"/>
          </w:rPr>
          <w:t>.</w:t>
        </w:r>
      </w:moveTo>
      <w:moveToRangeEnd w:id="496"/>
    </w:p>
    <w:p w14:paraId="31A87933" w14:textId="70604200" w:rsidR="001A7C43" w:rsidRPr="00ED3418" w:rsidDel="001A7C43" w:rsidRDefault="001A7C43" w:rsidP="00BC6876">
      <w:pPr>
        <w:rPr>
          <w:del w:id="499" w:author="Jaeger, Florian" w:date="2023-06-07T10:11:00Z"/>
          <w:i/>
          <w:iCs/>
          <w:szCs w:val="22"/>
        </w:rPr>
      </w:pPr>
      <w:moveToRangeStart w:id="500" w:author="Jaeger, Florian" w:date="2023-06-07T10:06:00Z" w:name="move137024828"/>
      <w:moveTo w:id="501" w:author="Jaeger, Florian" w:date="2023-06-07T10:06:00Z">
        <w:del w:id="502" w:author="Jaeger, Florian" w:date="2023-06-07T10:11:00Z">
          <w:r w:rsidRPr="005E5AD7" w:rsidDel="001A7C43">
            <w:rPr>
              <w:szCs w:val="22"/>
              <w:shd w:val="clear" w:color="auto" w:fill="EFEFEF"/>
            </w:rPr>
            <w:delText>Because of changes made to the list generation (described below), we use 10 of these catch trials: half on filler word trials and half on filler non-word trials.</w:delText>
          </w:r>
        </w:del>
      </w:moveTo>
      <w:moveToRangeEnd w:id="500"/>
    </w:p>
    <w:p w14:paraId="7610D0AA" w14:textId="7151A920" w:rsidR="005E5AD7" w:rsidDel="0094292E" w:rsidRDefault="00BC6876">
      <w:pPr>
        <w:rPr>
          <w:del w:id="503" w:author="Jaeger, Florian" w:date="2023-06-07T09:54:00Z"/>
          <w:szCs w:val="22"/>
        </w:rPr>
      </w:pPr>
      <w:r w:rsidRPr="00ED3418">
        <w:rPr>
          <w:b/>
          <w:bCs/>
          <w:i/>
          <w:iCs/>
          <w:szCs w:val="22"/>
        </w:rPr>
        <w:t xml:space="preserve">Procedure. </w:t>
      </w:r>
      <w:r w:rsidRPr="00ED3418">
        <w:rPr>
          <w:szCs w:val="22"/>
        </w:rPr>
        <w:t>Our web-based procedure closely followed</w:t>
      </w:r>
      <w:del w:id="504" w:author="Jaeger, Florian" w:date="2023-06-07T10:13:00Z">
        <w:r w:rsidRPr="00ED3418" w:rsidDel="001D3148">
          <w:rPr>
            <w:szCs w:val="22"/>
          </w:rPr>
          <w:delText xml:space="preserve"> </w:delText>
        </w:r>
      </w:del>
      <w:del w:id="505" w:author="Jaeger, Florian" w:date="2023-06-07T10:12:00Z">
        <w:r w:rsidRPr="00ED3418" w:rsidDel="001D3148">
          <w:rPr>
            <w:szCs w:val="22"/>
          </w:rPr>
          <w:delText>Liu and Jaeger (2018)</w:delText>
        </w:r>
      </w:del>
      <w:del w:id="506" w:author="Jaeger, Florian" w:date="2023-06-07T10:13:00Z">
        <w:r w:rsidRPr="00ED3418" w:rsidDel="001D3148">
          <w:rPr>
            <w:szCs w:val="22"/>
          </w:rPr>
          <w:delText xml:space="preserve">. </w:delText>
        </w:r>
      </w:del>
      <w:del w:id="507" w:author="Jaeger, Florian" w:date="2023-06-07T10:12:00Z">
        <w:r w:rsidR="005E5AD7" w:rsidRPr="005E5AD7" w:rsidDel="001D3148">
          <w:rPr>
            <w:szCs w:val="22"/>
            <w:shd w:val="clear" w:color="auto" w:fill="EFEFEF"/>
          </w:rPr>
          <w:delText>We used the same HTML, CSS, and Java</w:delText>
        </w:r>
      </w:del>
      <w:del w:id="508" w:author="Jaeger, Florian" w:date="2023-06-07T09:54:00Z">
        <w:r w:rsidR="005E5AD7" w:rsidRPr="005E5AD7" w:rsidDel="0094292E">
          <w:rPr>
            <w:szCs w:val="22"/>
            <w:shd w:val="clear" w:color="auto" w:fill="EFEFEF"/>
          </w:rPr>
          <w:delText>s</w:delText>
        </w:r>
      </w:del>
      <w:del w:id="509" w:author="Jaeger, Florian" w:date="2023-06-07T10:12:00Z">
        <w:r w:rsidR="005E5AD7" w:rsidRPr="005E5AD7" w:rsidDel="001D3148">
          <w:rPr>
            <w:szCs w:val="22"/>
            <w:shd w:val="clear" w:color="auto" w:fill="EFEFEF"/>
          </w:rPr>
          <w:delText xml:space="preserve">cript code (with the modifications necessary to accommodate our design) and same recruitment language for the HIT. </w:delText>
        </w:r>
      </w:del>
      <w:del w:id="510" w:author="Jaeger, Florian" w:date="2023-06-07T10:13:00Z">
        <w:r w:rsidR="005E5AD7" w:rsidRPr="005E5AD7" w:rsidDel="001D3148">
          <w:rPr>
            <w:szCs w:val="22"/>
            <w:shd w:val="clear" w:color="auto" w:fill="EFEFEF"/>
          </w:rPr>
          <w:delText>The experiment</w:delText>
        </w:r>
      </w:del>
      <w:ins w:id="511" w:author="Jaeger, Florian" w:date="2023-06-07T10:13:00Z">
        <w:r w:rsidR="001D3148">
          <w:rPr>
            <w:szCs w:val="22"/>
          </w:rPr>
          <w:t>, and</w:t>
        </w:r>
      </w:ins>
      <w:r w:rsidR="005E5AD7" w:rsidRPr="005E5AD7">
        <w:rPr>
          <w:szCs w:val="22"/>
          <w:shd w:val="clear" w:color="auto" w:fill="EFEFEF"/>
        </w:rPr>
        <w:t xml:space="preserve"> </w:t>
      </w:r>
      <w:del w:id="512" w:author="Jaeger, Florian" w:date="2023-06-07T10:12:00Z">
        <w:r w:rsidR="005E5AD7" w:rsidRPr="005E5AD7" w:rsidDel="001D3148">
          <w:rPr>
            <w:szCs w:val="22"/>
            <w:shd w:val="clear" w:color="auto" w:fill="EFEFEF"/>
          </w:rPr>
          <w:delText xml:space="preserve">thus </w:delText>
        </w:r>
      </w:del>
      <w:r w:rsidR="005E5AD7" w:rsidRPr="005E5AD7">
        <w:rPr>
          <w:szCs w:val="22"/>
          <w:shd w:val="clear" w:color="auto" w:fill="EFEFEF"/>
        </w:rPr>
        <w:t>largely looked identical</w:t>
      </w:r>
      <w:ins w:id="513" w:author="Jaeger, Florian" w:date="2023-06-07T10:13:00Z">
        <w:r w:rsidR="001D3148">
          <w:rPr>
            <w:szCs w:val="22"/>
            <w:shd w:val="clear" w:color="auto" w:fill="EFEFEF"/>
          </w:rPr>
          <w:t>, to</w:t>
        </w:r>
      </w:ins>
      <w:r w:rsidR="005E5AD7" w:rsidRPr="005E5AD7">
        <w:rPr>
          <w:szCs w:val="22"/>
          <w:shd w:val="clear" w:color="auto" w:fill="EFEFEF"/>
        </w:rPr>
        <w:t xml:space="preserve"> </w:t>
      </w:r>
      <w:ins w:id="514" w:author="Jaeger, Florian" w:date="2023-06-07T10:13:00Z">
        <w:r w:rsidR="001D3148">
          <w:rPr>
            <w:szCs w:val="22"/>
            <w:shd w:val="clear" w:color="auto" w:fill="EFEFEF"/>
          </w:rPr>
          <w:t xml:space="preserve">Experiment 1a in </w:t>
        </w:r>
      </w:ins>
      <w:del w:id="515" w:author="Jaeger, Florian" w:date="2023-06-07T10:12:00Z">
        <w:r w:rsidR="005E5AD7" w:rsidRPr="005E5AD7" w:rsidDel="001D3148">
          <w:rPr>
            <w:szCs w:val="22"/>
            <w:shd w:val="clear" w:color="auto" w:fill="EFEFEF"/>
          </w:rPr>
          <w:delText>to Liu and Jaeger (2018)</w:delText>
        </w:r>
      </w:del>
      <w:ins w:id="516" w:author="Jaeger, Florian" w:date="2023-06-07T10:12:00Z">
        <w:r w:rsidR="001D3148">
          <w:rPr>
            <w:szCs w:val="22"/>
            <w:shd w:val="clear" w:color="auto" w:fill="EFEFEF"/>
          </w:rPr>
          <w:t>LJ18</w:t>
        </w:r>
      </w:ins>
      <w:del w:id="517" w:author="Jaeger, Florian" w:date="2023-06-07T10:13:00Z">
        <w:r w:rsidR="005E5AD7" w:rsidRPr="005E5AD7" w:rsidDel="001D3148">
          <w:rPr>
            <w:szCs w:val="22"/>
            <w:shd w:val="clear" w:color="auto" w:fill="EFEFEF"/>
          </w:rPr>
          <w:delText>. The recruitment screen and instructions were identical to Liu and Jaeger (2018)</w:delText>
        </w:r>
      </w:del>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ins w:id="518" w:author="Jaeger, Florian" w:date="2023-06-07T10:00:00Z">
        <w:r w:rsidR="0094292E">
          <w:rPr>
            <w:szCs w:val="22"/>
          </w:rPr>
          <w:t>a practice</w:t>
        </w:r>
      </w:ins>
      <w:ins w:id="519" w:author="Jaeger, Florian" w:date="2023-06-07T10:01:00Z">
        <w:r w:rsidR="0094292E">
          <w:rPr>
            <w:szCs w:val="22"/>
          </w:rPr>
          <w:t xml:space="preserve"> phase</w:t>
        </w:r>
      </w:ins>
      <w:ins w:id="520" w:author="Jaeger, Florian" w:date="2023-06-07T10:00:00Z">
        <w:r w:rsidR="0094292E">
          <w:rPr>
            <w:szCs w:val="22"/>
          </w:rPr>
          <w:t>, (3)</w:t>
        </w:r>
      </w:ins>
      <w:del w:id="521" w:author="Jaeger, Florian" w:date="2023-06-07T10:00:00Z">
        <w:r w:rsidRPr="00ED3418" w:rsidDel="0094292E">
          <w:rPr>
            <w:szCs w:val="22"/>
          </w:rPr>
          <w:delText>a</w:delText>
        </w:r>
        <w:r w:rsidR="005E5AD7" w:rsidDel="0094292E">
          <w:rPr>
            <w:szCs w:val="22"/>
          </w:rPr>
          <w:delText>n</w:delText>
        </w:r>
      </w:del>
      <w:r w:rsidR="005E5AD7">
        <w:rPr>
          <w:szCs w:val="22"/>
        </w:rPr>
        <w:t xml:space="preserve"> exposure phase, (</w:t>
      </w:r>
      <w:ins w:id="522" w:author="Jaeger, Florian" w:date="2023-06-07T10:01:00Z">
        <w:r w:rsidR="0094292E">
          <w:rPr>
            <w:szCs w:val="22"/>
          </w:rPr>
          <w:t>4</w:t>
        </w:r>
      </w:ins>
      <w:del w:id="523" w:author="Jaeger, Florian" w:date="2023-06-07T10:01:00Z">
        <w:r w:rsidR="005E5AD7" w:rsidDel="0094292E">
          <w:rPr>
            <w:szCs w:val="22"/>
          </w:rPr>
          <w:delText>3</w:delText>
        </w:r>
      </w:del>
      <w:r w:rsidR="005E5AD7">
        <w:rPr>
          <w:szCs w:val="22"/>
        </w:rPr>
        <w:t>) a</w:t>
      </w:r>
      <w:r w:rsidRPr="00ED3418">
        <w:rPr>
          <w:szCs w:val="22"/>
        </w:rPr>
        <w:t xml:space="preserve"> test phase</w:t>
      </w:r>
      <w:r w:rsidR="005E5AD7">
        <w:rPr>
          <w:szCs w:val="22"/>
        </w:rPr>
        <w:t>,</w:t>
      </w:r>
      <w:r w:rsidRPr="00ED3418">
        <w:rPr>
          <w:szCs w:val="22"/>
        </w:rPr>
        <w:t xml:space="preserve"> and (</w:t>
      </w:r>
      <w:ins w:id="524" w:author="Jaeger, Florian" w:date="2023-06-07T10:01:00Z">
        <w:r w:rsidR="001A7C43">
          <w:rPr>
            <w:szCs w:val="22"/>
          </w:rPr>
          <w:t>5</w:t>
        </w:r>
      </w:ins>
      <w:r w:rsidRPr="00ED3418">
        <w:rPr>
          <w:szCs w:val="22"/>
        </w:rPr>
        <w:t xml:space="preserve">) a post-experiment survey. </w:t>
      </w:r>
      <w:del w:id="525" w:author="Jaeger, Florian" w:date="2023-06-07T09:54:00Z">
        <w:r w:rsidR="005E5AD7" w:rsidDel="0094292E">
          <w:rPr>
            <w:szCs w:val="22"/>
          </w:rPr>
          <w:delText>An e</w:delText>
        </w:r>
        <w:r w:rsidRPr="00ED3418" w:rsidDel="0094292E">
          <w:rPr>
            <w:szCs w:val="22"/>
          </w:rPr>
          <w:delText xml:space="preserve">xact replica of </w:delText>
        </w:r>
        <w:r w:rsidR="005E5AD7" w:rsidDel="0094292E">
          <w:rPr>
            <w:szCs w:val="22"/>
          </w:rPr>
          <w:delText>Experiment 2</w:delText>
        </w:r>
        <w:r w:rsidRPr="00ED3418" w:rsidDel="0094292E">
          <w:rPr>
            <w:szCs w:val="22"/>
          </w:rPr>
          <w:delText xml:space="preserve"> for demonstration purposes can be found at </w:delText>
        </w:r>
        <w:r w:rsidRPr="00ED3418" w:rsidDel="0094292E">
          <w:rPr>
            <w:szCs w:val="22"/>
            <w:highlight w:val="cyan"/>
          </w:rPr>
          <w:delText>XYZ</w:delText>
        </w:r>
        <w:r w:rsidRPr="00ED3418" w:rsidDel="0094292E">
          <w:rPr>
            <w:szCs w:val="22"/>
          </w:rPr>
          <w:delText>. The same page contains screen recordings of a participant taking the experiment.</w:delText>
        </w:r>
      </w:del>
    </w:p>
    <w:p w14:paraId="622F8243" w14:textId="5F6D9C82" w:rsidR="005E5AD7" w:rsidDel="0094292E" w:rsidRDefault="005E5AD7">
      <w:pPr>
        <w:rPr>
          <w:del w:id="526" w:author="Jaeger, Florian" w:date="2023-06-07T09:54:00Z"/>
          <w:szCs w:val="22"/>
          <w:shd w:val="clear" w:color="auto" w:fill="EFEFEF"/>
        </w:rPr>
      </w:pPr>
      <w:del w:id="527" w:author="Jaeger, Florian" w:date="2023-06-07T09:54:00Z">
        <w:r w:rsidRPr="005E5AD7" w:rsidDel="0094292E">
          <w:rPr>
            <w:szCs w:val="22"/>
            <w:shd w:val="clear" w:color="auto" w:fill="EFEFEF"/>
          </w:rPr>
          <w:delText>3.2 Procedure</w:delText>
        </w:r>
      </w:del>
    </w:p>
    <w:p w14:paraId="181692CA" w14:textId="77777777" w:rsidR="00866FDD" w:rsidRPr="00ED3418" w:rsidRDefault="00866FDD">
      <w:pPr>
        <w:rPr>
          <w:b/>
          <w:bCs/>
          <w:i/>
          <w:iCs/>
          <w:szCs w:val="22"/>
        </w:rPr>
        <w:pPrChange w:id="528" w:author="Jaeger, Florian" w:date="2023-06-07T10:01:00Z">
          <w:pPr>
            <w:ind w:firstLine="0"/>
          </w:pPr>
        </w:pPrChange>
      </w:pPr>
    </w:p>
    <w:p w14:paraId="6CF542F5" w14:textId="53AEE996" w:rsidR="00866FDD" w:rsidRPr="00866FDD" w:rsidRDefault="00866FDD" w:rsidP="00866FDD">
      <w:pPr>
        <w:rPr>
          <w:szCs w:val="22"/>
        </w:rPr>
      </w:pPr>
      <w:r w:rsidRPr="00ED3418">
        <w:rPr>
          <w:i/>
          <w:iCs/>
          <w:szCs w:val="22"/>
        </w:rPr>
        <w:t xml:space="preserve">Instructions. </w:t>
      </w:r>
      <w:ins w:id="529" w:author="Jaeger, Florian" w:date="2023-06-07T10:13:00Z">
        <w:r w:rsidR="001D3148">
          <w:rPr>
            <w:szCs w:val="22"/>
          </w:rPr>
          <w:t xml:space="preserve">The instructions were identical </w:t>
        </w:r>
      </w:ins>
      <w:ins w:id="530" w:author="Jaeger, Florian" w:date="2023-06-07T10:14:00Z">
        <w:r w:rsidR="001D3148">
          <w:rPr>
            <w:szCs w:val="22"/>
          </w:rPr>
          <w:t xml:space="preserve">to LJ18. Participants were informed that </w:t>
        </w:r>
        <w:r w:rsidR="001D3148" w:rsidRPr="001D3148">
          <w:rPr>
            <w:szCs w:val="22"/>
            <w:highlight w:val="cyan"/>
            <w:rPrChange w:id="531" w:author="Jaeger, Florian" w:date="2023-06-07T10:14:00Z">
              <w:rPr>
                <w:szCs w:val="22"/>
              </w:rPr>
            </w:rPrChange>
          </w:rPr>
          <w:t>[DESCRIBE HERE]</w:t>
        </w:r>
      </w:ins>
      <w:ins w:id="532" w:author="Jaeger, Florian" w:date="2023-06-07T10:16:00Z">
        <w:r w:rsidR="00E53B58">
          <w:rPr>
            <w:szCs w:val="22"/>
            <w:highlight w:val="cyan"/>
          </w:rPr>
          <w:t xml:space="preserve"> Participants were also informed that the experiment contained catch trials that </w:t>
        </w:r>
        <w:r w:rsidR="00E53B58">
          <w:rPr>
            <w:szCs w:val="22"/>
            <w:highlight w:val="cyan"/>
          </w:rPr>
          <w:lastRenderedPageBreak/>
          <w:t xml:space="preserve">were </w:t>
        </w:r>
        <w:r w:rsidR="00E53B58">
          <w:rPr>
            <w:szCs w:val="22"/>
          </w:rPr>
          <w:t xml:space="preserve">intended </w:t>
        </w:r>
        <w:r w:rsidR="00E53B58" w:rsidRPr="005E5AD7">
          <w:rPr>
            <w:szCs w:val="22"/>
            <w:shd w:val="clear" w:color="auto" w:fill="EFEFEF"/>
          </w:rPr>
          <w:t xml:space="preserve">to distinguish human participants from robots (catch trials with similar language are common on </w:t>
        </w:r>
        <w:r w:rsidR="00E53B58" w:rsidRPr="00E53B58">
          <w:rPr>
            <w:szCs w:val="22"/>
            <w:highlight w:val="yellow"/>
            <w:shd w:val="clear" w:color="auto" w:fill="EFEFEF"/>
            <w:rPrChange w:id="533" w:author="Jaeger, Florian" w:date="2023-06-07T10:17:00Z">
              <w:rPr>
                <w:szCs w:val="22"/>
                <w:shd w:val="clear" w:color="auto" w:fill="EFEFEF"/>
              </w:rPr>
            </w:rPrChange>
          </w:rPr>
          <w:t>Mechanical Turk</w:t>
        </w:r>
        <w:r w:rsidR="00E53B58" w:rsidRPr="005E5AD7">
          <w:rPr>
            <w:szCs w:val="22"/>
            <w:shd w:val="clear" w:color="auto" w:fill="EFEFEF"/>
          </w:rPr>
          <w:t>)</w:t>
        </w:r>
      </w:ins>
      <w:ins w:id="534" w:author="Jaeger, Florian" w:date="2023-06-07T10:17:00Z">
        <w:r w:rsidR="00E53B58">
          <w:rPr>
            <w:szCs w:val="22"/>
            <w:shd w:val="clear" w:color="auto" w:fill="EFEFEF"/>
          </w:rPr>
          <w:t>.</w:t>
        </w:r>
      </w:ins>
      <w:del w:id="535" w:author="Jaeger, Florian" w:date="2023-06-07T10:14:00Z">
        <w:r w:rsidRPr="001D3148" w:rsidDel="001D3148">
          <w:rPr>
            <w:b/>
            <w:bCs/>
            <w:i/>
            <w:iCs/>
            <w:szCs w:val="22"/>
            <w:highlight w:val="cyan"/>
            <w:rPrChange w:id="536" w:author="Jaeger, Florian" w:date="2023-06-07T10:14:00Z">
              <w:rPr>
                <w:b/>
                <w:bCs/>
                <w:i/>
                <w:iCs/>
                <w:szCs w:val="22"/>
                <w:highlight w:val="yellow"/>
              </w:rPr>
            </w:rPrChange>
          </w:rPr>
          <w:delText>.</w:delText>
        </w:r>
        <w:r w:rsidRPr="001D3148" w:rsidDel="001D3148">
          <w:rPr>
            <w:szCs w:val="22"/>
            <w:highlight w:val="cyan"/>
            <w:rPrChange w:id="537" w:author="Jaeger, Florian" w:date="2023-06-07T10:14:00Z">
              <w:rPr>
                <w:szCs w:val="22"/>
                <w:highlight w:val="yellow"/>
              </w:rPr>
            </w:rPrChange>
          </w:rPr>
          <w:delText xml:space="preserve"> Prolific things, to be added</w:delText>
        </w:r>
      </w:del>
    </w:p>
    <w:p w14:paraId="674403E3" w14:textId="76A7A1F7" w:rsidR="00E53B58" w:rsidRDefault="001A7C43" w:rsidP="00E53B58">
      <w:pPr>
        <w:rPr>
          <w:ins w:id="538" w:author="Jaeger, Florian" w:date="2023-06-07T10:01:00Z"/>
          <w:i/>
          <w:iCs/>
          <w:szCs w:val="22"/>
          <w:shd w:val="clear" w:color="auto" w:fill="EFEFEF"/>
        </w:rPr>
      </w:pPr>
      <w:ins w:id="539" w:author="Jaeger, Florian" w:date="2023-06-07T10:01:00Z">
        <w:r>
          <w:rPr>
            <w:i/>
            <w:iCs/>
            <w:szCs w:val="22"/>
            <w:shd w:val="clear" w:color="auto" w:fill="EFEFEF"/>
          </w:rPr>
          <w:t>Practice.</w:t>
        </w:r>
      </w:ins>
      <w:ins w:id="540" w:author="Jaeger, Florian" w:date="2023-06-07T10:15:00Z">
        <w:r w:rsidR="00E53B58" w:rsidRPr="00E53B58">
          <w:rPr>
            <w:szCs w:val="22"/>
            <w:shd w:val="clear" w:color="auto" w:fill="EFEFEF"/>
            <w:rPrChange w:id="541" w:author="Jaeger, Florian" w:date="2023-06-07T10:15:00Z">
              <w:rPr>
                <w:i/>
                <w:iCs/>
                <w:szCs w:val="22"/>
                <w:shd w:val="clear" w:color="auto" w:fill="EFEFEF"/>
              </w:rPr>
            </w:rPrChange>
          </w:rPr>
          <w:t xml:space="preserve"> </w:t>
        </w:r>
        <w:r w:rsidR="00E53B58" w:rsidRPr="00E53B58">
          <w:rPr>
            <w:szCs w:val="22"/>
            <w:highlight w:val="cyan"/>
            <w:shd w:val="clear" w:color="auto" w:fill="EFEFEF"/>
            <w:rPrChange w:id="542" w:author="Jaeger, Florian" w:date="2023-06-07T10:15:00Z">
              <w:rPr>
                <w:i/>
                <w:iCs/>
                <w:szCs w:val="22"/>
                <w:shd w:val="clear" w:color="auto" w:fill="EFEFEF"/>
              </w:rPr>
            </w:rPrChange>
          </w:rPr>
          <w:t>[DESCRIBE HERE]</w:t>
        </w:r>
        <w:r w:rsidR="00E53B58">
          <w:rPr>
            <w:i/>
            <w:iCs/>
            <w:szCs w:val="22"/>
            <w:shd w:val="clear" w:color="auto" w:fill="EFEFEF"/>
          </w:rPr>
          <w:t xml:space="preserve"> </w:t>
        </w:r>
        <w:r w:rsidR="00E53B58" w:rsidRPr="005E5AD7">
          <w:rPr>
            <w:szCs w:val="22"/>
            <w:shd w:val="clear" w:color="auto" w:fill="EFEFEF"/>
          </w:rPr>
          <w:t xml:space="preserve">One of the two videos during the practice phase </w:t>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ins>
      <w:ins w:id="543" w:author="Jaeger, Florian" w:date="2023-06-07T10:18:00Z">
        <w:r w:rsidR="00E53B58">
          <w:rPr>
            <w:szCs w:val="22"/>
            <w:shd w:val="clear" w:color="auto" w:fill="EFEFEF"/>
          </w:rPr>
          <w:t>P</w:t>
        </w:r>
      </w:ins>
      <w:ins w:id="544" w:author="Jaeger, Florian" w:date="2023-06-07T10:15:00Z">
        <w:r w:rsidR="00E53B58" w:rsidRPr="005E5AD7">
          <w:rPr>
            <w:szCs w:val="22"/>
            <w:shd w:val="clear" w:color="auto" w:fill="EFEFEF"/>
          </w:rPr>
          <w:t xml:space="preserve">articipants were instructed to press </w:t>
        </w:r>
      </w:ins>
      <w:ins w:id="545" w:author="Jaeger, Florian" w:date="2023-06-07T10:18:00Z">
        <w:r w:rsidR="00E53B58">
          <w:rPr>
            <w:szCs w:val="22"/>
            <w:shd w:val="clear" w:color="auto" w:fill="EFEFEF"/>
          </w:rPr>
          <w:t>“</w:t>
        </w:r>
      </w:ins>
      <w:ins w:id="546" w:author="Jaeger, Florian" w:date="2023-06-07T10:15:00Z">
        <w:r w:rsidR="00E53B58" w:rsidRPr="005E5AD7">
          <w:rPr>
            <w:szCs w:val="22"/>
            <w:shd w:val="clear" w:color="auto" w:fill="EFEFEF"/>
          </w:rPr>
          <w:t>B</w:t>
        </w:r>
      </w:ins>
      <w:ins w:id="547" w:author="Jaeger, Florian" w:date="2023-06-07T10:18:00Z">
        <w:r w:rsidR="00E53B58">
          <w:rPr>
            <w:szCs w:val="22"/>
            <w:shd w:val="clear" w:color="auto" w:fill="EFEFEF"/>
          </w:rPr>
          <w:t>”</w:t>
        </w:r>
      </w:ins>
      <w:ins w:id="548" w:author="Jaeger, Florian" w:date="2023-06-07T10:15:00Z">
        <w:r w:rsidR="00E53B58" w:rsidRPr="005E5AD7">
          <w:rPr>
            <w:szCs w:val="22"/>
            <w:shd w:val="clear" w:color="auto" w:fill="EFEFEF"/>
          </w:rPr>
          <w:t xml:space="preserve"> when they noticed the white dot</w:t>
        </w:r>
      </w:ins>
      <w:ins w:id="549" w:author="Jaeger, Florian" w:date="2023-06-07T10:18:00Z">
        <w:r w:rsidR="00E53B58">
          <w:rPr>
            <w:szCs w:val="22"/>
            <w:shd w:val="clear" w:color="auto" w:fill="EFEFEF"/>
          </w:rPr>
          <w:t xml:space="preserve"> (instead of “X” or “M”)</w:t>
        </w:r>
      </w:ins>
      <w:ins w:id="550" w:author="Jaeger, Florian" w:date="2023-06-07T10:16:00Z">
        <w:r w:rsidR="00E53B58">
          <w:rPr>
            <w:szCs w:val="22"/>
            <w:shd w:val="clear" w:color="auto" w:fill="EFEFEF"/>
          </w:rPr>
          <w:t>.</w:t>
        </w:r>
      </w:ins>
    </w:p>
    <w:p w14:paraId="53A53D0C" w14:textId="4E95E8F3" w:rsidR="005E5AD7" w:rsidRPr="00866FDD" w:rsidDel="0094292E" w:rsidRDefault="005E5AD7">
      <w:pPr>
        <w:rPr>
          <w:del w:id="551" w:author="Jaeger, Florian" w:date="2023-06-07T09:54:00Z"/>
          <w:i/>
          <w:iCs/>
          <w:szCs w:val="22"/>
          <w:shd w:val="clear" w:color="auto" w:fill="EFEFEF"/>
        </w:rPr>
      </w:pPr>
      <w:r w:rsidRPr="00866FDD">
        <w:rPr>
          <w:i/>
          <w:iCs/>
          <w:szCs w:val="22"/>
          <w:shd w:val="clear" w:color="auto" w:fill="EFEFEF"/>
        </w:rPr>
        <w:t>Exposure</w:t>
      </w:r>
      <w:ins w:id="552" w:author="Jaeger, Florian" w:date="2023-06-07T09:54:00Z">
        <w:r w:rsidR="0094292E">
          <w:rPr>
            <w:szCs w:val="22"/>
            <w:shd w:val="clear" w:color="auto" w:fill="EFEFEF"/>
          </w:rPr>
          <w:t>.</w:t>
        </w:r>
      </w:ins>
      <w:ins w:id="553" w:author="Jaeger, Florian" w:date="2023-06-07T09:55:00Z">
        <w:r w:rsidR="0094292E">
          <w:rPr>
            <w:szCs w:val="22"/>
            <w:shd w:val="clear" w:color="auto" w:fill="EFEFEF"/>
          </w:rPr>
          <w:t xml:space="preserve"> </w:t>
        </w:r>
      </w:ins>
    </w:p>
    <w:p w14:paraId="0523E71B" w14:textId="2FDC9268" w:rsidR="005E5AD7" w:rsidRPr="005E5AD7" w:rsidDel="00E53B58" w:rsidRDefault="005E5AD7">
      <w:pPr>
        <w:rPr>
          <w:del w:id="554" w:author="Jaeger, Florian" w:date="2023-06-07T10:17:00Z"/>
          <w:szCs w:val="22"/>
          <w:shd w:val="clear" w:color="auto" w:fill="EFEFEF"/>
        </w:rPr>
      </w:pPr>
      <w:del w:id="555" w:author="Jaeger, Florian" w:date="2023-06-07T10:05:00Z">
        <w:r w:rsidRPr="005E5AD7" w:rsidDel="001A7C43">
          <w:rPr>
            <w:szCs w:val="22"/>
            <w:shd w:val="clear" w:color="auto" w:fill="EFEFEF"/>
          </w:rPr>
          <w:delText>Although not reported in Liu and Jaeger (2018), the experiment employed catch trials during exposure. On those catch trials, a white dot appeared in the video. The dot appeared roughly in the center of the video, close to the talker's mouth</w:delText>
        </w:r>
      </w:del>
      <w:del w:id="556" w:author="Jaeger, Florian" w:date="2023-06-07T09:55:00Z">
        <w:r w:rsidRPr="005E5AD7" w:rsidDel="0094292E">
          <w:rPr>
            <w:szCs w:val="22"/>
            <w:shd w:val="clear" w:color="auto" w:fill="EFEFEF"/>
          </w:rPr>
          <w:delText>---</w:delText>
        </w:r>
      </w:del>
      <w:del w:id="557" w:author="Jaeger, Florian" w:date="2023-06-07T10:05:00Z">
        <w:r w:rsidRPr="005E5AD7" w:rsidDel="001A7C43">
          <w:rPr>
            <w:szCs w:val="22"/>
            <w:shd w:val="clear" w:color="auto" w:fill="EFEFEF"/>
          </w:rPr>
          <w:delText>the region of the video that indicates the presence of an alternative cause for unexpected pronunciations (the pen in the mouth). P</w:delText>
        </w:r>
      </w:del>
      <w:del w:id="558" w:author="Jaeger, Florian" w:date="2023-06-07T10:15:00Z">
        <w:r w:rsidRPr="005E5AD7" w:rsidDel="00E53B58">
          <w:rPr>
            <w:szCs w:val="22"/>
            <w:shd w:val="clear" w:color="auto" w:fill="EFEFEF"/>
          </w:rPr>
          <w:delText xml:space="preserve">articipants were instructed to press "B" when they noticed the white dot, and that this task served to distinguish human participants from robots (catch trials with similar language are not uncommon on Mechanical Turk). </w:delText>
        </w:r>
      </w:del>
      <w:del w:id="559" w:author="Jaeger, Florian" w:date="2023-06-07T10:17:00Z">
        <w:r w:rsidRPr="005E5AD7" w:rsidDel="00E53B58">
          <w:rPr>
            <w:szCs w:val="22"/>
            <w:shd w:val="clear" w:color="auto" w:fill="EFEFEF"/>
          </w:rPr>
          <w:delText>These instructions were first provided for the practice block, and remained in place during both the exposure and test block.</w:delText>
        </w:r>
      </w:del>
      <w:del w:id="560" w:author="Jaeger, Florian" w:date="2023-06-07T10:15:00Z">
        <w:r w:rsidRPr="005E5AD7" w:rsidDel="00E53B58">
          <w:rPr>
            <w:szCs w:val="22"/>
            <w:shd w:val="clear" w:color="auto" w:fill="EFEFEF"/>
          </w:rPr>
          <w:delText xml:space="preserve"> One of the two videos during the practice phase contained a white dot</w:delText>
        </w:r>
      </w:del>
      <w:del w:id="561" w:author="Jaeger, Florian" w:date="2023-06-07T10:17:00Z">
        <w:r w:rsidRPr="005E5AD7" w:rsidDel="00E53B58">
          <w:rPr>
            <w:szCs w:val="22"/>
            <w:shd w:val="clear" w:color="auto" w:fill="EFEFEF"/>
          </w:rPr>
          <w:delText xml:space="preserve">, as did 12 videos during the exposure phase: six catch trials occurred with filler word videos and six occurred on filler non-word videos. </w:delText>
        </w:r>
      </w:del>
      <w:moveFromRangeStart w:id="562" w:author="Jaeger, Florian" w:date="2023-06-07T10:06:00Z" w:name="move137024828"/>
      <w:moveFrom w:id="563" w:author="Jaeger, Florian" w:date="2023-06-07T10:06:00Z">
        <w:del w:id="564" w:author="Jaeger, Florian" w:date="2023-06-07T10:17:00Z">
          <w:r w:rsidRPr="005E5AD7" w:rsidDel="00E53B58">
            <w:rPr>
              <w:szCs w:val="22"/>
              <w:shd w:val="clear" w:color="auto" w:fill="EFEFEF"/>
            </w:rPr>
            <w:delText xml:space="preserve">Because of changes made to the list generation (described below), we use 10 of these catch trials: half on filler word trials and half on filler non-word trials. </w:delText>
          </w:r>
        </w:del>
      </w:moveFrom>
      <w:moveFromRangeEnd w:id="562"/>
      <w:del w:id="565" w:author="Jaeger, Florian" w:date="2023-06-07T10:17:00Z">
        <w:r w:rsidRPr="005E5AD7" w:rsidDel="00E53B58">
          <w:rPr>
            <w:szCs w:val="22"/>
            <w:shd w:val="clear" w:color="auto" w:fill="EFEFEF"/>
          </w:rPr>
          <w:delText>On half of these catch trials the speaker had the pen in the mouth, on the other half the pen was in the hand.</w:delText>
        </w:r>
      </w:del>
    </w:p>
    <w:p w14:paraId="4D659FF2" w14:textId="523D5517" w:rsidR="005E5AD7" w:rsidRPr="005E5AD7" w:rsidDel="007944D2" w:rsidRDefault="005E5AD7">
      <w:pPr>
        <w:rPr>
          <w:del w:id="566" w:author="Jaeger, Florian" w:date="2023-06-07T10:51:00Z"/>
          <w:szCs w:val="22"/>
          <w:shd w:val="clear" w:color="auto" w:fill="EFEFEF"/>
        </w:rPr>
      </w:pPr>
      <w:del w:id="567" w:author="Jaeger, Florian" w:date="2023-06-07T09:57:00Z">
        <w:r w:rsidRPr="005E5AD7" w:rsidDel="0094292E">
          <w:rPr>
            <w:szCs w:val="22"/>
            <w:shd w:val="clear" w:color="auto" w:fill="EFEFEF"/>
          </w:rPr>
          <w:delText>W</w:delText>
        </w:r>
      </w:del>
      <w:del w:id="568" w:author="Jaeger, Florian" w:date="2023-06-07T10:51:00Z">
        <w:r w:rsidRPr="005E5AD7" w:rsidDel="007944D2">
          <w:rPr>
            <w:szCs w:val="22"/>
            <w:shd w:val="clear" w:color="auto" w:fill="EFEFEF"/>
          </w:rPr>
          <w:delText xml:space="preserve">e </w:delText>
        </w:r>
      </w:del>
      <w:del w:id="569" w:author="Jaeger, Florian" w:date="2023-06-07T09:57:00Z">
        <w:r w:rsidRPr="005E5AD7" w:rsidDel="0094292E">
          <w:rPr>
            <w:szCs w:val="22"/>
            <w:shd w:val="clear" w:color="auto" w:fill="EFEFEF"/>
          </w:rPr>
          <w:delText xml:space="preserve">also </w:delText>
        </w:r>
      </w:del>
      <w:del w:id="570" w:author="Jaeger, Florian" w:date="2023-06-07T10:51:00Z">
        <w:r w:rsidRPr="005E5AD7" w:rsidDel="007944D2">
          <w:rPr>
            <w:szCs w:val="22"/>
            <w:shd w:val="clear" w:color="auto" w:fill="EFEFEF"/>
          </w:rPr>
          <w:delText xml:space="preserve">realized that having the participants press X or M after pressing B created </w:delText>
        </w:r>
      </w:del>
      <w:del w:id="571" w:author="Jaeger, Florian" w:date="2023-06-07T09:58:00Z">
        <w:r w:rsidRPr="005E5AD7" w:rsidDel="0094292E">
          <w:rPr>
            <w:szCs w:val="22"/>
            <w:shd w:val="clear" w:color="auto" w:fill="EFEFEF"/>
          </w:rPr>
          <w:delText xml:space="preserve">some </w:delText>
        </w:r>
      </w:del>
      <w:del w:id="572" w:author="Jaeger, Florian" w:date="2023-06-07T10:51:00Z">
        <w:r w:rsidRPr="005E5AD7" w:rsidDel="007944D2">
          <w:rPr>
            <w:szCs w:val="22"/>
            <w:shd w:val="clear" w:color="auto" w:fill="EFEFEF"/>
          </w:rPr>
          <w:delText>confusion</w:delText>
        </w:r>
      </w:del>
      <w:del w:id="573" w:author="Jaeger, Florian" w:date="2023-06-07T09:56:00Z">
        <w:r w:rsidRPr="005E5AD7" w:rsidDel="0094292E">
          <w:rPr>
            <w:szCs w:val="22"/>
            <w:shd w:val="clear" w:color="auto" w:fill="EFEFEF"/>
          </w:rPr>
          <w:delText>: they had to wait before clicking X or M, or else sometimes the exposure phase would not proceed</w:delText>
        </w:r>
      </w:del>
      <w:del w:id="574" w:author="Jaeger, Florian" w:date="2023-06-07T10:51:00Z">
        <w:r w:rsidRPr="005E5AD7" w:rsidDel="007944D2">
          <w:rPr>
            <w:szCs w:val="22"/>
            <w:shd w:val="clear" w:color="auto" w:fill="EFEFEF"/>
          </w:rPr>
          <w:delText xml:space="preserve">. Thus, unlike Liu and Jaeger (2018), the catch trials in the present experiment end when "B" </w:delText>
        </w:r>
      </w:del>
      <w:del w:id="575" w:author="Jaeger, Florian" w:date="2023-06-07T09:59:00Z">
        <w:r w:rsidRPr="005E5AD7" w:rsidDel="0094292E">
          <w:rPr>
            <w:szCs w:val="22"/>
            <w:shd w:val="clear" w:color="auto" w:fill="EFEFEF"/>
          </w:rPr>
          <w:delText xml:space="preserve">is pressed </w:delText>
        </w:r>
      </w:del>
      <w:del w:id="576" w:author="Jaeger, Florian" w:date="2023-06-07T10:51:00Z">
        <w:r w:rsidRPr="005E5AD7" w:rsidDel="007944D2">
          <w:rPr>
            <w:szCs w:val="22"/>
            <w:shd w:val="clear" w:color="auto" w:fill="EFEFEF"/>
          </w:rPr>
          <w:delText xml:space="preserve">whereas participants in Liu and Jaeger (2018) had to </w:delText>
        </w:r>
      </w:del>
      <w:del w:id="577" w:author="Jaeger, Florian" w:date="2023-06-07T09:57:00Z">
        <w:r w:rsidRPr="0094292E" w:rsidDel="0094292E">
          <w:rPr>
            <w:i/>
            <w:iCs/>
            <w:szCs w:val="22"/>
            <w:shd w:val="clear" w:color="auto" w:fill="EFEFEF"/>
            <w:rPrChange w:id="578" w:author="Jaeger, Florian" w:date="2023-06-07T09:57:00Z">
              <w:rPr>
                <w:szCs w:val="22"/>
                <w:shd w:val="clear" w:color="auto" w:fill="EFEFEF"/>
              </w:rPr>
            </w:rPrChange>
          </w:rPr>
          <w:delText>*</w:delText>
        </w:r>
      </w:del>
      <w:del w:id="579" w:author="Jaeger, Florian" w:date="2023-06-07T10:51:00Z">
        <w:r w:rsidRPr="0094292E" w:rsidDel="007944D2">
          <w:rPr>
            <w:i/>
            <w:iCs/>
            <w:szCs w:val="22"/>
            <w:shd w:val="clear" w:color="auto" w:fill="EFEFEF"/>
            <w:rPrChange w:id="580" w:author="Jaeger, Florian" w:date="2023-06-07T09:57:00Z">
              <w:rPr>
                <w:szCs w:val="22"/>
                <w:shd w:val="clear" w:color="auto" w:fill="EFEFEF"/>
              </w:rPr>
            </w:rPrChange>
          </w:rPr>
          <w:delText>additionally</w:delText>
        </w:r>
      </w:del>
      <w:del w:id="581" w:author="Jaeger, Florian" w:date="2023-06-07T09:57:00Z">
        <w:r w:rsidRPr="0094292E" w:rsidDel="0094292E">
          <w:rPr>
            <w:i/>
            <w:iCs/>
            <w:szCs w:val="22"/>
            <w:shd w:val="clear" w:color="auto" w:fill="EFEFEF"/>
            <w:rPrChange w:id="582" w:author="Jaeger, Florian" w:date="2023-06-07T09:57:00Z">
              <w:rPr>
                <w:szCs w:val="22"/>
                <w:shd w:val="clear" w:color="auto" w:fill="EFEFEF"/>
              </w:rPr>
            </w:rPrChange>
          </w:rPr>
          <w:delText>*</w:delText>
        </w:r>
      </w:del>
      <w:del w:id="583" w:author="Jaeger, Florian" w:date="2023-06-07T10:51:00Z">
        <w:r w:rsidRPr="005E5AD7" w:rsidDel="007944D2">
          <w:rPr>
            <w:szCs w:val="22"/>
            <w:shd w:val="clear" w:color="auto" w:fill="EFEFEF"/>
          </w:rPr>
          <w:delText xml:space="preserve"> answer the word vs. non-word question. </w:delText>
        </w:r>
      </w:del>
      <w:del w:id="584" w:author="Jaeger, Florian" w:date="2023-06-07T09:58:00Z">
        <w:r w:rsidRPr="005E5AD7" w:rsidDel="0094292E">
          <w:rPr>
            <w:szCs w:val="22"/>
            <w:shd w:val="clear" w:color="auto" w:fill="EFEFEF"/>
          </w:rPr>
          <w:delText xml:space="preserve">We removed the latter task from the catch trials since our piloting showed that this trial structure---the need to press two buttons on some trials---was confusing. </w:delText>
        </w:r>
      </w:del>
      <w:del w:id="585" w:author="Jaeger, Florian" w:date="2023-06-07T10:47:00Z">
        <w:r w:rsidRPr="005E5AD7" w:rsidDel="003A6444">
          <w:rPr>
            <w:szCs w:val="22"/>
            <w:shd w:val="clear" w:color="auto" w:fill="EFEFEF"/>
          </w:rPr>
          <w:delText xml:space="preserve">As a consequence, the lexical decision accuracies and reaction times we report below for the exposure phase are based on 88, rather than all 100, trials per participant. </w:delText>
        </w:r>
      </w:del>
      <w:del w:id="586" w:author="Jaeger, Florian" w:date="2023-06-07T10:18:00Z">
        <w:r w:rsidRPr="005E5AD7" w:rsidDel="00E53B58">
          <w:rPr>
            <w:szCs w:val="22"/>
            <w:shd w:val="clear" w:color="auto" w:fill="EFEFEF"/>
          </w:rPr>
          <w:delText>This change in method is not predicted to change the results. It does, however, provide us with an additional measure of the extent to which participants pay attention to the visual stimulus, on which causal inferences are hypothesized to be contingent.</w:delText>
        </w:r>
      </w:del>
    </w:p>
    <w:p w14:paraId="4EB5D60A" w14:textId="1443D282" w:rsidR="005E5AD7" w:rsidDel="0072747F" w:rsidRDefault="005E5AD7">
      <w:pPr>
        <w:rPr>
          <w:del w:id="587" w:author="Jaeger, Florian" w:date="2023-06-07T10:55:00Z"/>
          <w:szCs w:val="22"/>
          <w:shd w:val="clear" w:color="auto" w:fill="EFEFEF"/>
        </w:rPr>
      </w:pPr>
      <w:del w:id="588" w:author="Jaeger, Florian" w:date="2023-06-07T10:51:00Z">
        <w:r w:rsidRPr="005E5AD7" w:rsidDel="007944D2">
          <w:rPr>
            <w:szCs w:val="22"/>
            <w:shd w:val="clear" w:color="auto" w:fill="EFEFEF"/>
          </w:rPr>
          <w:delText>Following LJ18, w</w:delText>
        </w:r>
      </w:del>
      <w:ins w:id="589" w:author="Jaeger, Florian" w:date="2023-06-07T10:51:00Z">
        <w:r w:rsidR="007944D2">
          <w:rPr>
            <w:szCs w:val="22"/>
            <w:shd w:val="clear" w:color="auto" w:fill="EFEFEF"/>
          </w:rPr>
          <w:t>W</w:t>
        </w:r>
      </w:ins>
      <w:r w:rsidRPr="005E5AD7">
        <w:rPr>
          <w:szCs w:val="22"/>
          <w:shd w:val="clear" w:color="auto" w:fill="EFEFEF"/>
        </w:rPr>
        <w:t>e use</w:t>
      </w:r>
      <w:ins w:id="590" w:author="Jaeger, Florian" w:date="2023-06-07T11:00:00Z">
        <w:r w:rsidR="00017DA7">
          <w:rPr>
            <w:szCs w:val="22"/>
            <w:shd w:val="clear" w:color="auto" w:fill="EFEFEF"/>
          </w:rPr>
          <w:t>d</w:t>
        </w:r>
      </w:ins>
      <w:r w:rsidRPr="005E5AD7">
        <w:rPr>
          <w:szCs w:val="22"/>
          <w:shd w:val="clear" w:color="auto" w:fill="EFEFEF"/>
        </w:rPr>
        <w:t xml:space="preserve"> 100 exposure trials, consisting of 10 words with typical fricatives, 10 words with shifted fricatives, 30 filler words, and 50 filler non-words. This is the same proportion of typical, shifted, and filler trials used in other previous studies (Kraljic et al., 2008; Kraljic &amp; Samuel, 2011</w:t>
      </w:r>
      <w:ins w:id="591" w:author="Jaeger, Florian" w:date="2023-06-07T10:51:00Z">
        <w:r w:rsidR="007944D2">
          <w:rPr>
            <w:szCs w:val="22"/>
            <w:shd w:val="clear" w:color="auto" w:fill="EFEFEF"/>
          </w:rPr>
          <w:t>; Liu &amp; Jaeger, 2018, 2019</w:t>
        </w:r>
      </w:ins>
      <w:r w:rsidRPr="005E5AD7">
        <w:rPr>
          <w:szCs w:val="22"/>
          <w:shd w:val="clear" w:color="auto" w:fill="EFEFEF"/>
        </w:rPr>
        <w:t xml:space="preserve">). </w:t>
      </w:r>
      <w:ins w:id="592" w:author="Jaeger, Florian" w:date="2023-06-07T10:55:00Z">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ins>
      <w:del w:id="593" w:author="Jaeger, Florian" w:date="2023-06-07T10:55:00Z">
        <w:r w:rsidRPr="005E5AD7" w:rsidDel="0072747F">
          <w:rPr>
            <w:szCs w:val="22"/>
            <w:shd w:val="clear" w:color="auto" w:fill="EFEFEF"/>
          </w:rPr>
          <w:delText>LJ18 generated two pseudo-randomized stimulus orders for exposure. These lists and their respective reverse orders formed four different exposure orders. Key binding</w:delText>
        </w:r>
      </w:del>
      <w:del w:id="594" w:author="Jaeger, Florian" w:date="2023-06-07T10:50:00Z">
        <w:r w:rsidRPr="005E5AD7" w:rsidDel="007944D2">
          <w:rPr>
            <w:szCs w:val="22"/>
            <w:shd w:val="clear" w:color="auto" w:fill="EFEFEF"/>
          </w:rPr>
          <w:delText>---</w:delText>
        </w:r>
      </w:del>
      <w:del w:id="595" w:author="Jaeger, Florian" w:date="2023-06-07T10:55:00Z">
        <w:r w:rsidRPr="005E5AD7" w:rsidDel="0072747F">
          <w:rPr>
            <w:szCs w:val="22"/>
            <w:shd w:val="clear" w:color="auto" w:fill="EFEFEF"/>
          </w:rPr>
          <w:delText>whether "X" and "M" corresponds to a word response or a non-word response, respectively, or vice versa</w:delText>
        </w:r>
      </w:del>
      <w:del w:id="596" w:author="Jaeger, Florian" w:date="2023-06-07T10:50:00Z">
        <w:r w:rsidRPr="005E5AD7" w:rsidDel="007944D2">
          <w:rPr>
            <w:szCs w:val="22"/>
            <w:shd w:val="clear" w:color="auto" w:fill="EFEFEF"/>
          </w:rPr>
          <w:delText>---</w:delText>
        </w:r>
      </w:del>
      <w:del w:id="597" w:author="Jaeger, Florian" w:date="2023-06-07T10:55:00Z">
        <w:r w:rsidRPr="005E5AD7" w:rsidDel="0072747F">
          <w:rPr>
            <w:szCs w:val="22"/>
            <w:shd w:val="clear" w:color="auto" w:fill="EFEFEF"/>
          </w:rPr>
          <w:delText>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/sh/ depending on the exposure condition), one word with shifted fricative (/sh/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delText>
        </w:r>
      </w:del>
    </w:p>
    <w:p w14:paraId="30E11048" w14:textId="0F033B21" w:rsidR="005E5AD7" w:rsidRDefault="005E5AD7" w:rsidP="00017DA7">
      <w:pPr>
        <w:rPr>
          <w:ins w:id="598" w:author="Jaeger, Florian" w:date="2023-06-07T10:58:00Z"/>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ins w:id="599" w:author="Jaeger, Florian" w:date="2023-06-07T11:10:00Z">
        <w:r w:rsidR="009F11F4">
          <w:rPr>
            <w:szCs w:val="22"/>
            <w:shd w:val="clear" w:color="auto" w:fill="EFEFEF"/>
          </w:rPr>
          <w:t xml:space="preserve">, and whether the pen was in the </w:t>
        </w:r>
      </w:ins>
      <w:ins w:id="600" w:author="Jaeger, Florian" w:date="2023-06-07T11:11:00Z">
        <w:r w:rsidR="009F11F4">
          <w:rPr>
            <w:szCs w:val="22"/>
            <w:shd w:val="clear" w:color="auto" w:fill="EFEFEF"/>
          </w:rPr>
          <w:t xml:space="preserve">talker’s </w:t>
        </w:r>
      </w:ins>
      <w:ins w:id="601" w:author="Jaeger, Florian" w:date="2023-06-07T11:10:00Z">
        <w:r w:rsidR="009F11F4">
          <w:rPr>
            <w:szCs w:val="22"/>
            <w:shd w:val="clear" w:color="auto" w:fill="EFEFEF"/>
          </w:rPr>
          <w:t>mouth or hand</w:t>
        </w:r>
      </w:ins>
      <w:r w:rsidRPr="005E5AD7">
        <w:rPr>
          <w:szCs w:val="22"/>
          <w:shd w:val="clear" w:color="auto" w:fill="EFEFEF"/>
        </w:rPr>
        <w:t xml:space="preserve">. </w:t>
      </w:r>
      <w:del w:id="602" w:author="Jaeger, Florian" w:date="2023-06-07T10:58:00Z">
        <w:r w:rsidRPr="005E5AD7" w:rsidDel="0072747F">
          <w:rPr>
            <w:szCs w:val="22"/>
            <w:shd w:val="clear" w:color="auto" w:fill="EFEFEF"/>
          </w:rPr>
          <w:delText xml:space="preserve">Across the 10 blocks, catch trials occurred on exactly 5 filler words and 5 filler non-words. </w:delText>
        </w:r>
      </w:del>
      <w:moveFromRangeStart w:id="603" w:author="Jaeger, Florian" w:date="2023-06-07T10:59:00Z" w:name="move137027988"/>
      <w:moveFrom w:id="604" w:author="Jaeger, Florian" w:date="2023-06-07T10:59:00Z">
        <w:r w:rsidRPr="005E5AD7" w:rsidDel="0072747F">
          <w:rPr>
            <w:szCs w:val="22"/>
            <w:shd w:val="clear" w:color="auto" w:fill="EFEFEF"/>
          </w:rPr>
          <w:t>Half of the catch trials occurred with the pen in the mouth and half with the pen in the hand.</w:t>
        </w:r>
      </w:moveFrom>
      <w:moveFromRangeEnd w:id="603"/>
    </w:p>
    <w:p w14:paraId="7F5B0BC0" w14:textId="75DF61A2" w:rsidR="0072747F" w:rsidRPr="005E5AD7" w:rsidRDefault="0072747F" w:rsidP="00017DA7">
      <w:pPr>
        <w:rPr>
          <w:szCs w:val="22"/>
          <w:shd w:val="clear" w:color="auto" w:fill="EFEFEF"/>
        </w:rPr>
      </w:pPr>
      <w:ins w:id="605" w:author="Jaeger, Florian" w:date="2023-06-07T10:58:00Z">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ins>
      <w:ins w:id="606" w:author="Jaeger, Florian" w:date="2023-06-07T11:10:00Z">
        <w:r w:rsidR="009F11F4">
          <w:rPr>
            <w:szCs w:val="22"/>
            <w:shd w:val="clear" w:color="auto" w:fill="EFEFEF"/>
          </w:rPr>
          <w:t>the first block</w:t>
        </w:r>
      </w:ins>
      <w:ins w:id="607" w:author="Jaeger, Florian" w:date="2023-06-07T10:58:00Z">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ins>
    </w:p>
    <w:p w14:paraId="453A5B0B" w14:textId="3C6E1627" w:rsidR="005E5AD7" w:rsidRPr="00713C2B" w:rsidRDefault="005E5AD7" w:rsidP="005E5AD7">
      <w:pPr>
        <w:rPr>
          <w:szCs w:val="22"/>
          <w:shd w:val="clear" w:color="auto" w:fill="EFEFEF"/>
          <w:rPrChange w:id="608" w:author="Jaeger, Florian" w:date="2023-06-07T11:04:00Z">
            <w:rPr>
              <w:i/>
              <w:iCs/>
              <w:szCs w:val="22"/>
              <w:shd w:val="clear" w:color="auto" w:fill="EFEFEF"/>
            </w:rPr>
          </w:rPrChange>
        </w:rPr>
      </w:pPr>
      <w:r w:rsidRPr="00866FDD">
        <w:rPr>
          <w:i/>
          <w:iCs/>
          <w:szCs w:val="22"/>
          <w:shd w:val="clear" w:color="auto" w:fill="EFEFEF"/>
        </w:rPr>
        <w:t>Test</w:t>
      </w:r>
      <w:ins w:id="609" w:author="Jaeger, Florian" w:date="2023-06-07T11:04:00Z">
        <w:r w:rsidR="00713C2B">
          <w:rPr>
            <w:i/>
            <w:iCs/>
            <w:szCs w:val="22"/>
            <w:shd w:val="clear" w:color="auto" w:fill="EFEFEF"/>
          </w:rPr>
          <w:t xml:space="preserve">. </w:t>
        </w:r>
        <w:r w:rsidR="00713C2B">
          <w:rPr>
            <w:szCs w:val="22"/>
            <w:shd w:val="clear" w:color="auto" w:fill="EFEFEF"/>
          </w:rPr>
          <w:t>The</w:t>
        </w:r>
      </w:ins>
      <w:ins w:id="610" w:author="Jaeger, Florian" w:date="2023-06-07T11:05:00Z">
        <w:r w:rsidR="00713C2B">
          <w:rPr>
            <w:szCs w:val="22"/>
            <w:shd w:val="clear" w:color="auto" w:fill="EFEFEF"/>
          </w:rPr>
          <w:t xml:space="preserve"> task and </w:t>
        </w:r>
        <w:r w:rsidR="007B0E4D">
          <w:rPr>
            <w:szCs w:val="22"/>
            <w:shd w:val="clear" w:color="auto" w:fill="EFEFEF"/>
          </w:rPr>
          <w:t>list generation during the test phase of Experiment 3 was identical to Experiment 1c.</w:t>
        </w:r>
      </w:ins>
    </w:p>
    <w:p w14:paraId="6AC39A5F" w14:textId="443B8927" w:rsidR="005E5AD7" w:rsidRPr="005E5AD7" w:rsidDel="00713C2B" w:rsidRDefault="005E5AD7" w:rsidP="005E5AD7">
      <w:pPr>
        <w:rPr>
          <w:del w:id="611" w:author="Jaeger, Florian" w:date="2023-06-07T11:04:00Z"/>
          <w:szCs w:val="22"/>
          <w:shd w:val="clear" w:color="auto" w:fill="EFEFEF"/>
        </w:rPr>
      </w:pPr>
      <w:del w:id="612" w:author="Jaeger, Florian" w:date="2023-06-07T11:04:00Z">
        <w:r w:rsidRPr="005E5AD7" w:rsidDel="00713C2B">
          <w:rPr>
            <w:szCs w:val="22"/>
            <w:shd w:val="clear" w:color="auto" w:fill="EFEFEF"/>
          </w:rPr>
          <w:delText>As in Liu and Jaeger (2018), participants listened to nonce-word stimuli drawn from the asi-ashi continuum, and were instructed to respond "whether the speaker is saying “asi” or “ashi" (and to press "B" when they saw a white dot, which never happened during test). These categorization responses form the primary data to assess perceptual recalibration and test our hypothesis.</w:delText>
        </w:r>
      </w:del>
    </w:p>
    <w:p w14:paraId="6D06257F" w14:textId="5FD2FB4E" w:rsidR="005E5AD7" w:rsidRPr="005E5AD7" w:rsidDel="00713C2B" w:rsidRDefault="005E5AD7" w:rsidP="005E5AD7">
      <w:pPr>
        <w:rPr>
          <w:del w:id="613" w:author="Jaeger, Florian" w:date="2023-06-07T11:04:00Z"/>
          <w:szCs w:val="22"/>
          <w:shd w:val="clear" w:color="auto" w:fill="EFEFEF"/>
        </w:rPr>
      </w:pPr>
      <w:del w:id="614" w:author="Jaeger, Florian" w:date="2023-06-07T11:04:00Z">
        <w:r w:rsidRPr="005E5AD7" w:rsidDel="00713C2B">
          <w:rPr>
            <w:szCs w:val="22"/>
            <w:shd w:val="clear" w:color="auto" w:fill="EFEFEF"/>
          </w:rPr>
          <w:delText>The 72 audio-visual stimuli were grouped into six blocks of 12 stimuli, so that each block fully crossed the two video conditions (pen in hand vs. mouth) with the six audio conditions (step along the asi-ashi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/sh/ (3 with the pen in the hand, 3 with the pen in the mouth). Following Liu and Jaeger (2018), stimuli were randomized for each participant while obeying the constraints described here.</w:delText>
        </w:r>
      </w:del>
    </w:p>
    <w:p w14:paraId="1FD96410" w14:textId="528E2A82" w:rsidR="005E5AD7" w:rsidRPr="00866FDD" w:rsidDel="00EC4F6D" w:rsidRDefault="005E5AD7" w:rsidP="005E5AD7">
      <w:pPr>
        <w:rPr>
          <w:del w:id="615" w:author="Jaeger, Florian" w:date="2023-06-07T10:25:00Z"/>
          <w:i/>
          <w:iCs/>
          <w:szCs w:val="22"/>
          <w:shd w:val="clear" w:color="auto" w:fill="EFEFEF"/>
        </w:rPr>
      </w:pPr>
      <w:del w:id="616" w:author="Jaeger, Florian" w:date="2023-06-07T11:05:00Z">
        <w:r w:rsidRPr="00866FDD" w:rsidDel="00BB312C">
          <w:rPr>
            <w:i/>
            <w:iCs/>
            <w:szCs w:val="22"/>
            <w:shd w:val="clear" w:color="auto" w:fill="EFEFEF"/>
          </w:rPr>
          <w:delText>Post-experiment</w:delText>
        </w:r>
      </w:del>
      <w:ins w:id="617" w:author="Jaeger, Florian" w:date="2023-06-07T11:05:00Z">
        <w:r w:rsidR="00BB312C">
          <w:rPr>
            <w:szCs w:val="22"/>
            <w:shd w:val="clear" w:color="auto" w:fill="EFEFEF"/>
          </w:rPr>
          <w:t>Exit</w:t>
        </w:r>
      </w:ins>
      <w:r w:rsidRPr="00866FDD">
        <w:rPr>
          <w:i/>
          <w:iCs/>
          <w:szCs w:val="22"/>
          <w:shd w:val="clear" w:color="auto" w:fill="EFEFEF"/>
        </w:rPr>
        <w:t xml:space="preserve"> survey</w:t>
      </w:r>
      <w:ins w:id="618" w:author="Jaeger, Florian" w:date="2023-06-07T10:25:00Z">
        <w:r w:rsidR="00EC4F6D">
          <w:rPr>
            <w:i/>
            <w:iCs/>
            <w:szCs w:val="22"/>
            <w:shd w:val="clear" w:color="auto" w:fill="EFEFEF"/>
          </w:rPr>
          <w:t>.</w:t>
        </w:r>
        <w:r w:rsidR="00EC4F6D">
          <w:rPr>
            <w:szCs w:val="22"/>
            <w:shd w:val="clear" w:color="auto" w:fill="EFEFEF"/>
          </w:rPr>
          <w:t xml:space="preserve"> </w:t>
        </w:r>
      </w:ins>
      <w:ins w:id="619" w:author="Jaeger, Florian" w:date="2023-06-07T10:29:00Z">
        <w:r w:rsidR="00EC4F6D">
          <w:rPr>
            <w:szCs w:val="22"/>
            <w:shd w:val="clear" w:color="auto" w:fill="EFEFEF"/>
          </w:rPr>
          <w:t xml:space="preserve">The survey was identical to that of Experiment </w:t>
        </w:r>
        <w:commentRangeStart w:id="620"/>
        <w:r w:rsidR="00EC4F6D">
          <w:rPr>
            <w:szCs w:val="22"/>
            <w:shd w:val="clear" w:color="auto" w:fill="EFEFEF"/>
          </w:rPr>
          <w:t>1c</w:t>
        </w:r>
        <w:commentRangeEnd w:id="620"/>
        <w:r w:rsidR="00206698">
          <w:rPr>
            <w:rStyle w:val="CommentReference"/>
          </w:rPr>
          <w:commentReference w:id="620"/>
        </w:r>
        <w:r w:rsidR="00EC4F6D">
          <w:rPr>
            <w:szCs w:val="22"/>
            <w:shd w:val="clear" w:color="auto" w:fill="EFEFEF"/>
          </w:rPr>
          <w:t>.</w:t>
        </w:r>
      </w:ins>
    </w:p>
    <w:p w14:paraId="71E07514" w14:textId="27552EE2" w:rsidR="005E5AD7" w:rsidRPr="005E5AD7" w:rsidDel="00EC4F6D" w:rsidRDefault="005E5AD7">
      <w:pPr>
        <w:rPr>
          <w:del w:id="621" w:author="Jaeger, Florian" w:date="2023-06-07T10:27:00Z"/>
          <w:szCs w:val="22"/>
          <w:shd w:val="clear" w:color="auto" w:fill="EFEFEF"/>
        </w:rPr>
      </w:pPr>
      <w:del w:id="622" w:author="Jaeger, Florian" w:date="2023-06-07T10:29:00Z">
        <w:r w:rsidRPr="005E5AD7" w:rsidDel="00EC4F6D">
          <w:rPr>
            <w:szCs w:val="22"/>
            <w:shd w:val="clear" w:color="auto" w:fill="EFEFEF"/>
          </w:rPr>
          <w:delText>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w:delText>
        </w:r>
      </w:del>
      <w:del w:id="623" w:author="Jaeger, Florian" w:date="2023-06-07T10:27:00Z">
        <w:r w:rsidRPr="005E5AD7" w:rsidDel="00EC4F6D">
          <w:rPr>
            <w:szCs w:val="22"/>
            <w:shd w:val="clear" w:color="auto" w:fill="EFEFEF"/>
          </w:rPr>
          <w:delText xml:space="preserve"> </w:delText>
        </w:r>
      </w:del>
    </w:p>
    <w:p w14:paraId="4AF8741B" w14:textId="2CFBD9F6" w:rsidR="005E5AD7" w:rsidRPr="005E5AD7" w:rsidDel="00EC4F6D" w:rsidRDefault="005E5AD7">
      <w:pPr>
        <w:rPr>
          <w:del w:id="624" w:author="Jaeger, Florian" w:date="2023-06-07T10:27:00Z"/>
          <w:szCs w:val="22"/>
          <w:shd w:val="clear" w:color="auto" w:fill="EFEFEF"/>
        </w:rPr>
      </w:pPr>
      <w:del w:id="625" w:author="Jaeger, Florian" w:date="2023-06-07T10:29:00Z">
        <w:r w:rsidRPr="005E5AD7" w:rsidDel="00EC4F6D">
          <w:rPr>
            <w:szCs w:val="22"/>
            <w:shd w:val="clear" w:color="auto" w:fill="EFEFEF"/>
          </w:rPr>
          <w:delText>"The videos and sounds in this experiment were manipulated by aligning the same video with different sound sources. As a consequence, you might have noticed some 'jumps' or slightly odd</w:delText>
        </w:r>
      </w:del>
      <w:del w:id="626" w:author="Jaeger, Florian" w:date="2023-06-07T10:27:00Z">
        <w:r w:rsidRPr="005E5AD7" w:rsidDel="00EC4F6D">
          <w:rPr>
            <w:szCs w:val="22"/>
            <w:shd w:val="clear" w:color="auto" w:fill="EFEFEF"/>
          </w:rPr>
          <w:delText xml:space="preserve"> </w:delText>
        </w:r>
      </w:del>
      <w:del w:id="627" w:author="Jaeger, Florian" w:date="2023-06-07T10:29:00Z">
        <w:r w:rsidRPr="005E5AD7" w:rsidDel="00EC4F6D">
          <w:rPr>
            <w:szCs w:val="22"/>
            <w:shd w:val="clear" w:color="auto" w:fill="EFEFEF"/>
          </w:rPr>
          <w:delText xml:space="preserve">looking moments in the video. </w:delText>
        </w:r>
      </w:del>
      <w:del w:id="628" w:author="Jaeger, Florian" w:date="2023-06-07T10:26:00Z">
        <w:r w:rsidRPr="005E5AD7" w:rsidDel="00EC4F6D">
          <w:rPr>
            <w:szCs w:val="22"/>
            <w:shd w:val="clear" w:color="auto" w:fill="EFEFEF"/>
          </w:rPr>
          <w:delText>**</w:delText>
        </w:r>
      </w:del>
      <w:del w:id="629" w:author="Jaeger, Florian" w:date="2023-06-07T10:29:00Z">
        <w:r w:rsidRPr="005E5AD7" w:rsidDel="00EC4F6D">
          <w:rPr>
            <w:szCs w:val="22"/>
            <w:shd w:val="clear" w:color="auto" w:fill="EFEFEF"/>
          </w:rPr>
          <w:delText xml:space="preserve">Here we are interested in </w:delText>
        </w:r>
      </w:del>
      <w:del w:id="630" w:author="Jaeger, Florian" w:date="2023-06-07T10:26:00Z">
        <w:r w:rsidRPr="00EC4F6D" w:rsidDel="00EC4F6D">
          <w:rPr>
            <w:i/>
            <w:iCs/>
            <w:szCs w:val="22"/>
            <w:shd w:val="clear" w:color="auto" w:fill="EFEFEF"/>
            <w:rPrChange w:id="631" w:author="Jaeger, Florian" w:date="2023-06-07T10:26:00Z">
              <w:rPr>
                <w:szCs w:val="22"/>
                <w:shd w:val="clear" w:color="auto" w:fill="EFEFEF"/>
              </w:rPr>
            </w:rPrChange>
          </w:rPr>
          <w:delText>*</w:delText>
        </w:r>
      </w:del>
      <w:del w:id="632" w:author="Jaeger, Florian" w:date="2023-06-07T10:29:00Z">
        <w:r w:rsidRPr="00EC4F6D" w:rsidDel="00EC4F6D">
          <w:rPr>
            <w:i/>
            <w:iCs/>
            <w:szCs w:val="22"/>
            <w:shd w:val="clear" w:color="auto" w:fill="EFEFEF"/>
            <w:rPrChange w:id="633" w:author="Jaeger, Florian" w:date="2023-06-07T10:26:00Z">
              <w:rPr>
                <w:szCs w:val="22"/>
                <w:shd w:val="clear" w:color="auto" w:fill="EFEFEF"/>
              </w:rPr>
            </w:rPrChange>
          </w:rPr>
          <w:delText>potential technical issues with the internet connection</w:delText>
        </w:r>
      </w:del>
      <w:del w:id="634" w:author="Jaeger, Florian" w:date="2023-06-07T10:26:00Z">
        <w:r w:rsidRPr="005E5AD7" w:rsidDel="00EC4F6D">
          <w:rPr>
            <w:szCs w:val="22"/>
            <w:shd w:val="clear" w:color="auto" w:fill="EFEFEF"/>
          </w:rPr>
          <w:delText>*</w:delText>
        </w:r>
      </w:del>
      <w:del w:id="635" w:author="Jaeger, Florian" w:date="2023-06-07T10:29:00Z">
        <w:r w:rsidRPr="005E5AD7" w:rsidDel="00EC4F6D">
          <w:rPr>
            <w:szCs w:val="22"/>
            <w:shd w:val="clear" w:color="auto" w:fill="EFEFEF"/>
          </w:rPr>
          <w:delText xml:space="preserve"> beyond any oddities you might have noticed about how the video and sound aligned.</w:delText>
        </w:r>
      </w:del>
      <w:del w:id="636" w:author="Jaeger, Florian" w:date="2023-06-07T10:26:00Z">
        <w:r w:rsidRPr="005E5AD7" w:rsidDel="00EC4F6D">
          <w:rPr>
            <w:szCs w:val="22"/>
            <w:shd w:val="clear" w:color="auto" w:fill="EFEFEF"/>
          </w:rPr>
          <w:delText>**</w:delText>
        </w:r>
      </w:del>
      <w:del w:id="637" w:author="Jaeger, Florian" w:date="2023-06-07T10:29:00Z">
        <w:r w:rsidRPr="005E5AD7" w:rsidDel="00EC4F6D">
          <w:rPr>
            <w:szCs w:val="22"/>
            <w:shd w:val="clear" w:color="auto" w:fill="EFEFEF"/>
          </w:rPr>
          <w:delText>" (emphasis in original)</w:delText>
        </w:r>
      </w:del>
    </w:p>
    <w:p w14:paraId="09AEA449" w14:textId="36F55F73" w:rsidR="005E5AD7" w:rsidDel="00EC4F6D" w:rsidRDefault="005E5AD7">
      <w:pPr>
        <w:rPr>
          <w:del w:id="638" w:author="Jaeger, Florian" w:date="2023-06-07T10:29:00Z"/>
          <w:szCs w:val="22"/>
          <w:shd w:val="clear" w:color="auto" w:fill="EFEFEF"/>
        </w:rPr>
      </w:pPr>
      <w:del w:id="639" w:author="Jaeger, Florian" w:date="2023-06-07T10:27:00Z">
        <w:r w:rsidRPr="005E5AD7" w:rsidDel="00EC4F6D">
          <w:rPr>
            <w:szCs w:val="22"/>
            <w:shd w:val="clear" w:color="auto" w:fill="EFEFEF"/>
          </w:rPr>
          <w:delText xml:space="preserve"> </w:delText>
        </w:r>
      </w:del>
      <w:del w:id="640" w:author="Jaeger, Florian" w:date="2023-06-07T10:29:00Z">
        <w:r w:rsidRPr="005E5AD7" w:rsidDel="00EC4F6D">
          <w:rPr>
            <w:szCs w:val="22"/>
            <w:shd w:val="clear" w:color="auto" w:fill="EFEFEF"/>
          </w:rPr>
          <w:delText>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delText>
        </w:r>
      </w:del>
    </w:p>
    <w:p w14:paraId="437441CC" w14:textId="77777777" w:rsidR="00EC4F6D" w:rsidRDefault="00EC4F6D" w:rsidP="00EC4F6D">
      <w:pPr>
        <w:rPr>
          <w:ins w:id="641" w:author="Jaeger, Florian" w:date="2023-06-07T10:29:00Z"/>
          <w:b/>
          <w:bCs/>
          <w:i/>
          <w:iCs/>
          <w:szCs w:val="22"/>
        </w:rPr>
      </w:pPr>
    </w:p>
    <w:p w14:paraId="2C0F0509" w14:textId="6E9C4288" w:rsidR="00BC6876" w:rsidRPr="00ED3418" w:rsidDel="00E53B58" w:rsidRDefault="00E53B58">
      <w:pPr>
        <w:rPr>
          <w:del w:id="642" w:author="Jaeger, Florian" w:date="2023-06-07T10:19:00Z"/>
          <w:szCs w:val="22"/>
        </w:rPr>
      </w:pPr>
      <w:ins w:id="643" w:author="Jaeger, Florian" w:date="2023-06-07T10:19:00Z">
        <w:r w:rsidRPr="00ED3418">
          <w:rPr>
            <w:b/>
            <w:bCs/>
            <w:i/>
            <w:iCs/>
            <w:szCs w:val="22"/>
          </w:rPr>
          <w:t xml:space="preserve">Exclusions. </w:t>
        </w:r>
        <w:r w:rsidRPr="00ED3418">
          <w:rPr>
            <w:szCs w:val="22"/>
          </w:rPr>
          <w:t>We</w:t>
        </w:r>
        <w:r>
          <w:rPr>
            <w:szCs w:val="22"/>
          </w:rPr>
          <w:t xml:space="preserve"> applied </w:t>
        </w:r>
      </w:ins>
      <w:ins w:id="644" w:author="Jaeger, Florian" w:date="2023-06-07T11:05:00Z">
        <w:r w:rsidR="007B0E4D">
          <w:rPr>
            <w:szCs w:val="22"/>
          </w:rPr>
          <w:t xml:space="preserve">all </w:t>
        </w:r>
      </w:ins>
      <w:ins w:id="645" w:author="Jaeger, Florian" w:date="2023-06-07T10:19:00Z">
        <w:r>
          <w:rPr>
            <w:szCs w:val="22"/>
          </w:rPr>
          <w:t xml:space="preserve">exclusion criteria </w:t>
        </w:r>
      </w:ins>
      <w:ins w:id="646" w:author="Jaeger, Florian" w:date="2023-06-07T11:05:00Z">
        <w:r w:rsidR="007B0E4D">
          <w:rPr>
            <w:szCs w:val="22"/>
          </w:rPr>
          <w:t xml:space="preserve">from </w:t>
        </w:r>
      </w:ins>
      <w:ins w:id="647" w:author="Jaeger, Florian" w:date="2023-06-07T10:19:00Z">
        <w:r>
          <w:rPr>
            <w:szCs w:val="22"/>
          </w:rPr>
          <w:t>Experiments 1a-c</w:t>
        </w:r>
      </w:ins>
      <w:ins w:id="648" w:author="Jaeger, Florian" w:date="2023-06-07T10:20:00Z">
        <w:r>
          <w:rPr>
            <w:szCs w:val="22"/>
          </w:rPr>
          <w:t>.</w:t>
        </w:r>
      </w:ins>
      <w:del w:id="649" w:author="Jaeger, Florian" w:date="2023-06-07T10:19:00Z">
        <w:r w:rsidR="00BC6876" w:rsidRPr="00ED3418" w:rsidDel="00E53B58">
          <w:rPr>
            <w:szCs w:val="22"/>
          </w:rPr>
          <w:delText>3.2.4 Exclusion criteria</w:delText>
        </w:r>
      </w:del>
    </w:p>
    <w:p w14:paraId="20886B51" w14:textId="17452C90" w:rsidR="00E53B58" w:rsidRPr="003A6444" w:rsidRDefault="00BC6876" w:rsidP="003A6444">
      <w:pPr>
        <w:rPr>
          <w:ins w:id="650" w:author="Jaeger, Florian" w:date="2023-06-07T10:20:00Z"/>
          <w:szCs w:val="22"/>
          <w:shd w:val="clear" w:color="auto" w:fill="EFEFEF"/>
          <w:rPrChange w:id="651" w:author="Jaeger, Florian" w:date="2023-06-07T10:48:00Z">
            <w:rPr>
              <w:ins w:id="652" w:author="Jaeger, Florian" w:date="2023-06-07T10:20:00Z"/>
              <w:szCs w:val="22"/>
            </w:rPr>
          </w:rPrChange>
        </w:rPr>
      </w:pPr>
      <w:del w:id="653" w:author="Jaeger, Florian" w:date="2023-06-07T10:20:00Z">
        <w:r w:rsidRPr="00ED3418" w:rsidDel="00E53B58">
          <w:rPr>
            <w:b/>
            <w:szCs w:val="22"/>
          </w:rPr>
          <w:tab/>
        </w:r>
        <w:r w:rsidRPr="00ED3418" w:rsidDel="00E53B58">
          <w:rPr>
            <w:szCs w:val="22"/>
          </w:rPr>
          <w:delText>We followed the same exclusion criteria as for Experiments 1a</w:delText>
        </w:r>
      </w:del>
      <w:del w:id="654" w:author="Jaeger, Florian" w:date="2023-06-07T10:19:00Z">
        <w:r w:rsidRPr="00ED3418" w:rsidDel="00E53B58">
          <w:rPr>
            <w:szCs w:val="22"/>
          </w:rPr>
          <w:delText xml:space="preserve"> and 1b, including excluding participants who did not make the acceptance criteria but who took the experiment anyway</w:delText>
        </w:r>
      </w:del>
      <w:del w:id="655" w:author="Jaeger, Florian" w:date="2023-06-07T10:20:00Z">
        <w:r w:rsidRPr="00ED3418" w:rsidDel="00E53B58">
          <w:rPr>
            <w:szCs w:val="22"/>
          </w:rPr>
          <w:delText>.</w:delText>
        </w:r>
      </w:del>
      <w:r w:rsidRPr="00ED3418">
        <w:rPr>
          <w:szCs w:val="22"/>
        </w:rPr>
        <w:t xml:space="preserve"> Additionally, we </w:t>
      </w:r>
      <w:r w:rsidRPr="00ED3418">
        <w:rPr>
          <w:szCs w:val="22"/>
        </w:rPr>
        <w:lastRenderedPageBreak/>
        <w:t xml:space="preserve">excluded participants with a less than </w:t>
      </w:r>
      <w:del w:id="656" w:author="Jaeger, Florian" w:date="2023-06-07T10:47:00Z">
        <w:r w:rsidRPr="00ED3418" w:rsidDel="003A6444">
          <w:rPr>
            <w:szCs w:val="22"/>
          </w:rPr>
          <w:delText>0.85</w:delText>
        </w:r>
      </w:del>
      <w:ins w:id="657" w:author="Jaeger, Florian" w:date="2023-06-07T10:47:00Z">
        <w:r w:rsidR="003A6444">
          <w:rPr>
            <w:szCs w:val="22"/>
          </w:rPr>
          <w:t>85</w:t>
        </w:r>
        <w:r w:rsidR="003A6444">
          <w:rPr>
            <w:b/>
            <w:bCs/>
            <w:szCs w:val="22"/>
          </w:rPr>
          <w:t>%</w:t>
        </w:r>
      </w:ins>
      <w:r w:rsidRPr="00ED3418">
        <w:rPr>
          <w:szCs w:val="22"/>
        </w:rPr>
        <w:t xml:space="preserve"> lexical decision accuracy in exposure</w:t>
      </w:r>
      <w:del w:id="658" w:author="Jaeger, Florian" w:date="2023-06-07T10:49:00Z">
        <w:r w:rsidRPr="00ED3418" w:rsidDel="003A6444">
          <w:rPr>
            <w:szCs w:val="22"/>
          </w:rPr>
          <w:delText>.</w:delText>
        </w:r>
        <w:r w:rsidR="00866FDD" w:rsidDel="003A6444">
          <w:rPr>
            <w:szCs w:val="22"/>
          </w:rPr>
          <w:delText xml:space="preserve"> </w:delText>
        </w:r>
      </w:del>
      <w:ins w:id="659" w:author="Jaeger, Florian" w:date="2023-06-07T10:49:00Z">
        <w:r w:rsidR="003A6444">
          <w:rPr>
            <w:szCs w:val="22"/>
          </w:rPr>
          <w:t xml:space="preserve"> (</w:t>
        </w:r>
      </w:ins>
      <w:ins w:id="660" w:author="Jaeger, Florian" w:date="2023-06-07T10:47:00Z">
        <w:r w:rsidR="003A6444">
          <w:rPr>
            <w:szCs w:val="22"/>
          </w:rPr>
          <w:t>calc</w:t>
        </w:r>
      </w:ins>
      <w:ins w:id="661" w:author="Jaeger, Florian" w:date="2023-06-07T10:48:00Z">
        <w:r w:rsidR="003A6444">
          <w:rPr>
            <w:szCs w:val="22"/>
          </w:rPr>
          <w:t>ulated over all XXX non-catch trials without shifts</w:t>
        </w:r>
      </w:ins>
      <w:ins w:id="662" w:author="Jaeger, Florian" w:date="2023-06-07T10:49:00Z">
        <w:r w:rsidR="003A6444">
          <w:rPr>
            <w:szCs w:val="22"/>
          </w:rPr>
          <w:t>)</w:t>
        </w:r>
      </w:ins>
      <w:ins w:id="663" w:author="Jaeger, Florian" w:date="2023-06-07T10:48:00Z">
        <w:r w:rsidR="003A6444">
          <w:rPr>
            <w:szCs w:val="22"/>
          </w:rPr>
          <w:t>.</w:t>
        </w:r>
        <w:r w:rsidR="003A6444" w:rsidRPr="005E5AD7">
          <w:rPr>
            <w:szCs w:val="22"/>
            <w:shd w:val="clear" w:color="auto" w:fill="EFEFEF"/>
          </w:rPr>
          <w:t xml:space="preserve"> </w:t>
        </w:r>
      </w:ins>
      <w:r w:rsidR="00866FDD">
        <w:rPr>
          <w:szCs w:val="22"/>
        </w:rPr>
        <w:t>F</w:t>
      </w:r>
      <w:r w:rsidR="00866FDD" w:rsidRPr="005E5AD7">
        <w:rPr>
          <w:szCs w:val="22"/>
        </w:rPr>
        <w:t xml:space="preserve">ollowing  </w:t>
      </w:r>
      <w:del w:id="664" w:author="Jaeger, Florian" w:date="2023-06-07T10:24:00Z">
        <w:r w:rsidR="00866FDD" w:rsidRPr="005E5AD7" w:rsidDel="00651EA0">
          <w:rPr>
            <w:szCs w:val="22"/>
          </w:rPr>
          <w:delText>Liu and Jaeger (2018)</w:delText>
        </w:r>
      </w:del>
      <w:ins w:id="665" w:author="Jaeger, Florian" w:date="2023-06-07T10:24:00Z">
        <w:r w:rsidR="00651EA0">
          <w:rPr>
            <w:szCs w:val="22"/>
          </w:rPr>
          <w:t>LJ18</w:t>
        </w:r>
      </w:ins>
      <w:r w:rsidR="00866FDD" w:rsidRPr="005E5AD7">
        <w:rPr>
          <w:szCs w:val="22"/>
        </w:rPr>
        <w:t xml:space="preserve">, </w:t>
      </w:r>
      <w:proofErr w:type="gramStart"/>
      <w:r w:rsidR="00866FDD" w:rsidRPr="005E5AD7">
        <w:rPr>
          <w:szCs w:val="22"/>
        </w:rPr>
        <w:t xml:space="preserve">we  </w:t>
      </w:r>
      <w:r w:rsidR="00866FDD" w:rsidRPr="005E5AD7">
        <w:rPr>
          <w:szCs w:val="22"/>
          <w:highlight w:val="yellow"/>
        </w:rPr>
        <w:t>OTHER</w:t>
      </w:r>
      <w:proofErr w:type="gramEnd"/>
      <w:r w:rsidR="00866FDD" w:rsidRPr="005E5AD7">
        <w:rPr>
          <w:szCs w:val="22"/>
          <w:highlight w:val="yellow"/>
        </w:rPr>
        <w:t xml:space="preserve"> EXCLUSIONS</w:t>
      </w:r>
      <w:ins w:id="666" w:author="Jaeger, Florian" w:date="2023-06-07T10:24:00Z">
        <w:r w:rsidR="00651EA0">
          <w:rPr>
            <w:szCs w:val="22"/>
          </w:rPr>
          <w:t xml:space="preserve"> </w:t>
        </w:r>
      </w:ins>
      <w:ins w:id="667" w:author="Jaeger, Florian" w:date="2023-06-07T10:20:00Z">
        <w:r w:rsidR="00E53B58">
          <w:rPr>
            <w:szCs w:val="22"/>
          </w:rPr>
          <w:t xml:space="preserve">This removed XXX participants (XXX.X%; see </w:t>
        </w:r>
        <w:r w:rsidR="00E53B58">
          <w:rPr>
            <w:szCs w:val="22"/>
          </w:rPr>
          <w:fldChar w:fldCharType="begin"/>
        </w:r>
        <w:r w:rsidR="00E53B58">
          <w:rPr>
            <w:szCs w:val="22"/>
          </w:rPr>
          <w:instrText xml:space="preserve"> REF _Ref136088042 \h </w:instrText>
        </w:r>
      </w:ins>
      <w:r w:rsidR="00E53B58">
        <w:rPr>
          <w:szCs w:val="22"/>
        </w:rPr>
      </w:r>
      <w:ins w:id="668" w:author="Jaeger, Florian" w:date="2023-06-07T10:20:00Z">
        <w:r w:rsidR="00E53B58">
          <w:rPr>
            <w:szCs w:val="22"/>
          </w:rPr>
          <w:fldChar w:fldCharType="separate"/>
        </w:r>
        <w:r w:rsidR="00E53B58">
          <w:t xml:space="preserve">Table </w:t>
        </w:r>
        <w:r w:rsidR="00E53B58">
          <w:rPr>
            <w:noProof/>
          </w:rPr>
          <w:t>1</w:t>
        </w:r>
        <w:r w:rsidR="00E53B58">
          <w:rPr>
            <w:szCs w:val="22"/>
          </w:rPr>
          <w:fldChar w:fldCharType="end"/>
        </w:r>
        <w:r w:rsidR="00E53B58">
          <w:rPr>
            <w:szCs w:val="22"/>
          </w:rPr>
          <w:t>).</w:t>
        </w:r>
        <w:r w:rsidR="00E53B58" w:rsidRPr="00ED3418">
          <w:rPr>
            <w:szCs w:val="22"/>
          </w:rPr>
          <w:t xml:space="preserve"> </w:t>
        </w:r>
        <w:r w:rsidR="00E53B58">
          <w:rPr>
            <w:szCs w:val="22"/>
          </w:rPr>
          <w:t>After participant exclusions, XXX</w:t>
        </w:r>
        <w:r w:rsidR="00E53B58" w:rsidRPr="00C310F4">
          <w:rPr>
            <w:szCs w:val="22"/>
          </w:rPr>
          <w:t xml:space="preserve"> </w:t>
        </w:r>
      </w:ins>
      <w:ins w:id="669" w:author="Jaeger, Florian" w:date="2023-06-07T10:21:00Z">
        <w:r w:rsidR="0078127D">
          <w:rPr>
            <w:szCs w:val="22"/>
          </w:rPr>
          <w:t xml:space="preserve">test </w:t>
        </w:r>
      </w:ins>
      <w:ins w:id="670" w:author="Jaeger, Florian" w:date="2023-06-07T10:20:00Z">
        <w:r w:rsidR="00E53B58">
          <w:rPr>
            <w:szCs w:val="22"/>
          </w:rPr>
          <w:t xml:space="preserve">trials </w:t>
        </w:r>
        <w:r w:rsidR="00E53B58" w:rsidRPr="00C310F4">
          <w:rPr>
            <w:szCs w:val="22"/>
          </w:rPr>
          <w:t>(</w:t>
        </w:r>
        <w:r w:rsidR="00E53B58">
          <w:rPr>
            <w:szCs w:val="22"/>
          </w:rPr>
          <w:t>XXX.X</w:t>
        </w:r>
        <w:r w:rsidR="00E53B58" w:rsidRPr="00C310F4">
          <w:rPr>
            <w:szCs w:val="22"/>
          </w:rPr>
          <w:t>%)</w:t>
        </w:r>
        <w:r w:rsidR="00E53B58">
          <w:rPr>
            <w:szCs w:val="22"/>
          </w:rPr>
          <w:t xml:space="preserve"> were </w:t>
        </w:r>
        <w:r w:rsidR="00E53B58" w:rsidRPr="00C310F4">
          <w:rPr>
            <w:szCs w:val="22"/>
          </w:rPr>
          <w:t xml:space="preserve">missing observations </w:t>
        </w:r>
        <w:r w:rsidR="00E53B58">
          <w:rPr>
            <w:szCs w:val="22"/>
          </w:rPr>
          <w:t>due to (incorrect) catch trial responses</w:t>
        </w:r>
        <w:r w:rsidR="00E53B58" w:rsidRPr="00C310F4">
          <w:rPr>
            <w:szCs w:val="22"/>
          </w:rPr>
          <w:t xml:space="preserve">, leaving </w:t>
        </w:r>
        <w:r w:rsidR="00E53B58">
          <w:rPr>
            <w:szCs w:val="22"/>
          </w:rPr>
          <w:t xml:space="preserve">for analysis </w:t>
        </w:r>
      </w:ins>
      <w:ins w:id="671" w:author="Jaeger, Florian" w:date="2023-06-07T10:21:00Z">
        <w:r w:rsidR="0078127D">
          <w:rPr>
            <w:szCs w:val="22"/>
          </w:rPr>
          <w:t>XXX</w:t>
        </w:r>
      </w:ins>
      <w:ins w:id="672" w:author="Jaeger, Florian" w:date="2023-06-07T10:20:00Z">
        <w:r w:rsidR="00E53B58" w:rsidRPr="00C310F4">
          <w:rPr>
            <w:szCs w:val="22"/>
          </w:rPr>
          <w:t xml:space="preserve"> observations from </w:t>
        </w:r>
      </w:ins>
      <w:ins w:id="673" w:author="Jaeger, Florian" w:date="2023-06-07T10:21:00Z">
        <w:r w:rsidR="0078127D">
          <w:rPr>
            <w:szCs w:val="22"/>
          </w:rPr>
          <w:t>XXX</w:t>
        </w:r>
      </w:ins>
      <w:ins w:id="674" w:author="Jaeger, Florian" w:date="2023-06-07T10:20:00Z">
        <w:r w:rsidR="00E53B58" w:rsidRPr="00C310F4">
          <w:rPr>
            <w:szCs w:val="22"/>
          </w:rPr>
          <w:t xml:space="preserve"> participants.</w:t>
        </w:r>
      </w:ins>
    </w:p>
    <w:p w14:paraId="11CD4151" w14:textId="60A31205" w:rsidR="00127CB6" w:rsidRDefault="00127CB6" w:rsidP="00127CB6">
      <w:pPr>
        <w:pStyle w:val="Heading2"/>
        <w:rPr>
          <w:ins w:id="675" w:author="Jaeger, Florian" w:date="2023-06-07T11:07:00Z"/>
          <w:szCs w:val="22"/>
        </w:rPr>
      </w:pPr>
      <w:ins w:id="676" w:author="Jaeger, Florian" w:date="2023-06-07T11:06:00Z">
        <w:r>
          <w:rPr>
            <w:szCs w:val="22"/>
          </w:rPr>
          <w:t>Results</w:t>
        </w:r>
      </w:ins>
    </w:p>
    <w:p w14:paraId="0E5D1C34" w14:textId="2AFED376" w:rsidR="00D717C1" w:rsidRPr="00D717C1" w:rsidRDefault="00D717C1">
      <w:pPr>
        <w:rPr>
          <w:ins w:id="677" w:author="Jaeger, Florian" w:date="2023-06-07T11:06:00Z"/>
        </w:rPr>
        <w:pPrChange w:id="678" w:author="Jaeger, Florian" w:date="2023-06-07T11:07:00Z">
          <w:pPr>
            <w:pStyle w:val="Heading2"/>
          </w:pPr>
        </w:pPrChange>
      </w:pPr>
      <w:ins w:id="679" w:author="Jaeger, Florian" w:date="2023-06-07T11:07:00Z">
        <w:r>
          <w:rPr>
            <w:szCs w:val="22"/>
          </w:rPr>
          <w:t>We used the exact same analysis approach as in Experiments 1-2.</w:t>
        </w:r>
        <w:r>
          <w:rPr>
            <w:b/>
            <w:bCs/>
            <w:i/>
            <w:iCs/>
            <w:szCs w:val="22"/>
          </w:rPr>
          <w:t xml:space="preserve"> </w:t>
        </w:r>
        <w:r>
          <w:rPr>
            <w:szCs w:val="22"/>
          </w:rPr>
          <w:t xml:space="preserve">The SI lists the full model summary for all analyses. </w:t>
        </w:r>
      </w:ins>
      <w:ins w:id="680" w:author="Jaeger, Florian" w:date="2023-06-07T11:09:00Z">
        <w:r w:rsidR="00430E20">
          <w:rPr>
            <w:szCs w:val="22"/>
          </w:rPr>
          <w:fldChar w:fldCharType="begin"/>
        </w:r>
        <w:r w:rsidR="00430E20">
          <w:rPr>
            <w:szCs w:val="22"/>
          </w:rPr>
          <w:instrText xml:space="preserve"> REF _Ref137028597 \h </w:instrText>
        </w:r>
      </w:ins>
      <w:r w:rsidR="00430E20">
        <w:rPr>
          <w:szCs w:val="22"/>
        </w:rPr>
      </w:r>
      <w:r w:rsidR="00430E20">
        <w:rPr>
          <w:szCs w:val="22"/>
        </w:rPr>
        <w:fldChar w:fldCharType="separate"/>
      </w:r>
      <w:ins w:id="681" w:author="Jaeger, Florian" w:date="2023-06-07T11:09:00Z">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ins>
      <w:ins w:id="682" w:author="Jaeger, Florian" w:date="2023-06-07T11:07:00Z">
        <w:r>
          <w:rPr>
            <w:szCs w:val="22"/>
          </w:rPr>
          <w:t xml:space="preserve">summarizes the hypothesis tests, </w:t>
        </w:r>
      </w:ins>
      <w:ins w:id="683" w:author="Jaeger, Florian" w:date="2023-06-07T11:10:00Z">
        <w:r w:rsidR="00430E20">
          <w:rPr>
            <w:szCs w:val="22"/>
          </w:rPr>
          <w:fldChar w:fldCharType="begin"/>
        </w:r>
        <w:r w:rsidR="00430E20">
          <w:rPr>
            <w:szCs w:val="22"/>
          </w:rPr>
          <w:instrText xml:space="preserve"> REF _Ref137028621 \h </w:instrText>
        </w:r>
      </w:ins>
      <w:r w:rsidR="00430E20">
        <w:rPr>
          <w:szCs w:val="22"/>
        </w:rPr>
      </w:r>
      <w:r w:rsidR="00430E20">
        <w:rPr>
          <w:szCs w:val="22"/>
        </w:rPr>
        <w:fldChar w:fldCharType="separate"/>
      </w:r>
      <w:ins w:id="684" w:author="Jaeger, Florian" w:date="2023-06-07T11:10:00Z">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ins>
      <w:ins w:id="685" w:author="Jaeger, Florian" w:date="2023-06-07T11:07:00Z">
        <w:r>
          <w:rPr>
            <w:szCs w:val="22"/>
          </w:rPr>
          <w:t>shows participants’ responses.</w:t>
        </w:r>
      </w:ins>
    </w:p>
    <w:p w14:paraId="67B0C709" w14:textId="77777777" w:rsidR="00127CB6" w:rsidRDefault="00127CB6" w:rsidP="00127CB6">
      <w:pPr>
        <w:pStyle w:val="ListParagraph"/>
        <w:numPr>
          <w:ilvl w:val="0"/>
          <w:numId w:val="29"/>
        </w:numPr>
        <w:rPr>
          <w:ins w:id="686" w:author="Jaeger, Florian" w:date="2023-06-07T11:09:00Z"/>
          <w:szCs w:val="22"/>
          <w:lang w:val="tr-TR" w:eastAsia="tr-TR"/>
        </w:rPr>
      </w:pPr>
      <w:ins w:id="687" w:author="Jaeger, Florian" w:date="2023-06-07T11:06:00Z">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ins>
      <w:proofErr w:type="spellEnd"/>
    </w:p>
    <w:p w14:paraId="7F0E134C" w14:textId="77777777" w:rsidR="00D717C1" w:rsidRPr="00D717C1" w:rsidRDefault="00D717C1">
      <w:pPr>
        <w:ind w:firstLine="0"/>
        <w:rPr>
          <w:ins w:id="688" w:author="Jaeger, Florian" w:date="2023-06-07T11:08:00Z"/>
          <w:szCs w:val="22"/>
          <w:lang w:val="tr-TR" w:eastAsia="tr-TR"/>
        </w:rPr>
        <w:pPrChange w:id="689" w:author="Jaeger, Florian" w:date="2023-06-07T11:09:00Z">
          <w:pPr>
            <w:pStyle w:val="ListParagraph"/>
            <w:numPr>
              <w:numId w:val="29"/>
            </w:numPr>
            <w:ind w:left="1440" w:hanging="360"/>
          </w:pPr>
        </w:pPrChange>
      </w:pPr>
    </w:p>
    <w:p w14:paraId="173B5CAE" w14:textId="6C8568B3" w:rsidR="00D717C1" w:rsidRPr="00D717C1" w:rsidRDefault="00D717C1">
      <w:pPr>
        <w:ind w:firstLine="0"/>
        <w:jc w:val="center"/>
        <w:rPr>
          <w:ins w:id="690" w:author="Jaeger, Florian" w:date="2023-06-07T11:08:00Z"/>
          <w:szCs w:val="22"/>
          <w:rPrChange w:id="691" w:author="Jaeger, Florian" w:date="2023-06-07T11:09:00Z">
            <w:rPr>
              <w:ins w:id="692" w:author="Jaeger, Florian" w:date="2023-06-07T11:08:00Z"/>
              <w:lang w:eastAsia="tr-TR"/>
            </w:rPr>
          </w:rPrChange>
        </w:rPr>
        <w:pPrChange w:id="693" w:author="Jaeger, Florian" w:date="2023-06-07T11:09:00Z">
          <w:pPr>
            <w:ind w:firstLine="0"/>
          </w:pPr>
        </w:pPrChange>
      </w:pPr>
      <w:ins w:id="694" w:author="Jaeger, Florian" w:date="2023-06-07T11:09:00Z">
        <w:r w:rsidRPr="00D717C1">
          <w:rPr>
            <w:szCs w:val="22"/>
            <w:highlight w:val="cyan"/>
          </w:rPr>
          <w:t xml:space="preserve">[INSERT </w:t>
        </w:r>
        <w:r>
          <w:rPr>
            <w:szCs w:val="22"/>
            <w:highlight w:val="cyan"/>
          </w:rPr>
          <w:t>FIGURE</w:t>
        </w:r>
        <w:r w:rsidRPr="00D717C1">
          <w:rPr>
            <w:szCs w:val="22"/>
            <w:highlight w:val="cyan"/>
          </w:rPr>
          <w:t>]</w:t>
        </w:r>
      </w:ins>
    </w:p>
    <w:p w14:paraId="3FE863BB" w14:textId="60705EF2" w:rsidR="00D717C1" w:rsidRDefault="00D717C1" w:rsidP="00D717C1">
      <w:pPr>
        <w:pStyle w:val="Caption"/>
        <w:rPr>
          <w:ins w:id="695" w:author="Jaeger, Florian" w:date="2023-06-07T11:08:00Z"/>
          <w:szCs w:val="22"/>
        </w:rPr>
      </w:pPr>
      <w:bookmarkStart w:id="696" w:name="_Ref137028621"/>
      <w:ins w:id="697" w:author="Jaeger, Florian" w:date="2023-06-07T11:08:00Z">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696"/>
        <w:r w:rsidRPr="00ED3418">
          <w:rPr>
            <w:szCs w:val="22"/>
          </w:rPr>
          <w:tab/>
        </w:r>
        <w:r>
          <w:rPr>
            <w:szCs w:val="22"/>
          </w:rPr>
          <w:t>Summary of participants’ responses in Experiments 3</w:t>
        </w:r>
        <w:r w:rsidRPr="00D717C1">
          <w:rPr>
            <w:szCs w:val="22"/>
            <w:highlight w:val="yellow"/>
            <w:rPrChange w:id="698"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ins>
    </w:p>
    <w:p w14:paraId="5722C09F" w14:textId="77777777" w:rsidR="00D717C1" w:rsidRPr="00ED3418" w:rsidRDefault="00D717C1" w:rsidP="00D717C1">
      <w:pPr>
        <w:jc w:val="center"/>
        <w:rPr>
          <w:ins w:id="699" w:author="Jaeger, Florian" w:date="2023-06-07T11:08:00Z"/>
          <w:szCs w:val="22"/>
        </w:rPr>
      </w:pPr>
      <w:ins w:id="700" w:author="Jaeger, Florian" w:date="2023-06-07T11:08:00Z">
        <w:r w:rsidRPr="00ED3418">
          <w:rPr>
            <w:szCs w:val="22"/>
            <w:highlight w:val="cyan"/>
          </w:rPr>
          <w:t>[INSERT TABLE]</w:t>
        </w:r>
      </w:ins>
    </w:p>
    <w:p w14:paraId="6B4471CB" w14:textId="769E0120" w:rsidR="00D717C1" w:rsidRPr="00ED3418" w:rsidRDefault="00D717C1" w:rsidP="00D717C1">
      <w:pPr>
        <w:pStyle w:val="Caption"/>
        <w:rPr>
          <w:ins w:id="701" w:author="Jaeger, Florian" w:date="2023-06-07T11:08:00Z"/>
          <w:szCs w:val="22"/>
        </w:rPr>
      </w:pPr>
      <w:bookmarkStart w:id="702" w:name="_Ref137028597"/>
      <w:ins w:id="703" w:author="Jaeger, Florian" w:date="2023-06-07T11:08:00Z">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702"/>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704"/>
        <w:r w:rsidRPr="003F5649">
          <w:t xml:space="preserve">for which we had not strong expectations are </w:t>
        </w:r>
        <w:commentRangeStart w:id="705"/>
        <w:r w:rsidRPr="003F5649">
          <w:t>shown with shaded backgrounds.</w:t>
        </w:r>
        <w:commentRangeEnd w:id="705"/>
        <w:r w:rsidRPr="003F5649">
          <w:rPr>
            <w:rStyle w:val="CommentReference"/>
            <w:color w:val="auto"/>
          </w:rPr>
          <w:commentReference w:id="705"/>
        </w:r>
        <w:commentRangeEnd w:id="704"/>
        <w:r>
          <w:rPr>
            <w:rStyle w:val="CommentReference"/>
            <w:i w:val="0"/>
            <w:iCs w:val="0"/>
            <w:color w:val="auto"/>
          </w:rPr>
          <w:commentReference w:id="704"/>
        </w:r>
      </w:ins>
    </w:p>
    <w:p w14:paraId="0F9B09B5" w14:textId="77777777" w:rsidR="00D717C1" w:rsidRPr="00D717C1" w:rsidRDefault="00D717C1">
      <w:pPr>
        <w:ind w:firstLine="0"/>
        <w:rPr>
          <w:ins w:id="706" w:author="Jaeger, Florian" w:date="2023-06-07T11:06:00Z"/>
          <w:szCs w:val="22"/>
          <w:lang w:eastAsia="tr-TR"/>
          <w:rPrChange w:id="707" w:author="Jaeger, Florian" w:date="2023-06-07T11:08:00Z">
            <w:rPr>
              <w:ins w:id="708" w:author="Jaeger, Florian" w:date="2023-06-07T11:06:00Z"/>
              <w:szCs w:val="22"/>
              <w:lang w:val="tr-TR" w:eastAsia="tr-TR"/>
            </w:rPr>
          </w:rPrChange>
        </w:rPr>
        <w:pPrChange w:id="709"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ins w:id="710" w:author="Jaeger, Florian" w:date="2023-06-07T11:06:00Z"/>
          <w:szCs w:val="22"/>
        </w:rPr>
      </w:pPr>
      <w:ins w:id="711" w:author="Jaeger, Florian" w:date="2023-06-07T11:06:00Z">
        <w:r>
          <w:rPr>
            <w:szCs w:val="22"/>
          </w:rPr>
          <w:t>Discussion</w:t>
        </w:r>
      </w:ins>
    </w:p>
    <w:p w14:paraId="7B7CE1BE" w14:textId="3F531B49" w:rsidR="00E53B58" w:rsidRPr="00ED3418" w:rsidDel="00127CB6" w:rsidRDefault="00E53B58" w:rsidP="00E53B58">
      <w:pPr>
        <w:rPr>
          <w:del w:id="712" w:author="Jaeger, Florian" w:date="2023-06-07T11:06:00Z"/>
          <w:szCs w:val="22"/>
        </w:rPr>
      </w:pPr>
    </w:p>
    <w:p w14:paraId="73058653" w14:textId="333D8C58" w:rsidR="00BC6876" w:rsidRPr="00ED3418" w:rsidDel="00127CB6" w:rsidRDefault="00C0082E" w:rsidP="00BC6876">
      <w:pPr>
        <w:rPr>
          <w:del w:id="713" w:author="Jaeger, Florian" w:date="2023-06-07T11:06:00Z"/>
          <w:szCs w:val="22"/>
        </w:rPr>
      </w:pPr>
      <w:del w:id="714"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715" w:author="Jaeger, Florian" w:date="2023-06-07T11:06:00Z"/>
          <w:szCs w:val="22"/>
          <w:lang w:val="tr-TR" w:eastAsia="tr-TR"/>
        </w:rPr>
      </w:pPr>
      <w:del w:id="716"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717" w:author="Jaeger, Florian" w:date="2023-06-07T11:06:00Z"/>
          <w:szCs w:val="22"/>
          <w:u w:val="single"/>
          <w:lang w:val="tr-TR" w:eastAsia="tr-TR"/>
        </w:rPr>
      </w:pPr>
      <w:del w:id="718" w:author="Jaeger, Florian" w:date="2023-06-07T11:06:00Z">
        <w:r w:rsidRPr="009B33EA" w:rsidDel="00127CB6">
          <w:rPr>
            <w:szCs w:val="22"/>
            <w:u w:val="single"/>
            <w:lang w:val="tr-TR" w:eastAsia="tr-TR"/>
          </w:rPr>
          <w:delText>Discussion:</w:delText>
        </w:r>
      </w:del>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lastRenderedPageBreak/>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719" w:author="Jaeger, Florian" w:date="2023-06-07T11:12:00Z">
        <w:r w:rsidR="00B70CD5">
          <w:rPr>
            <w:sz w:val="22"/>
            <w:szCs w:val="22"/>
          </w:rPr>
          <w:t>4</w:t>
        </w:r>
      </w:ins>
      <w:del w:id="720" w:author="Jaeger, Florian" w:date="2023-06-07T11:12:00Z">
        <w:r w:rsidDel="00B70CD5">
          <w:rPr>
            <w:sz w:val="22"/>
            <w:szCs w:val="22"/>
          </w:rPr>
          <w:delText>3</w:delText>
        </w:r>
      </w:del>
    </w:p>
    <w:p w14:paraId="3187032A" w14:textId="47968D01" w:rsidR="008736CF" w:rsidRDefault="009B33EA" w:rsidP="009B33EA">
      <w:pPr>
        <w:ind w:firstLine="0"/>
      </w:pPr>
      <w:r>
        <w:rPr>
          <w:noProof/>
        </w:rPr>
        <w:lastRenderedPageBreak/>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lastRenderedPageBreak/>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w:t>
      </w:r>
      <w:r w:rsidRPr="00467F50">
        <w:lastRenderedPageBreak/>
        <w:t xml:space="preserve">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E4919E5" w:rsidR="00C0082E" w:rsidRPr="00ED3418" w:rsidRDefault="00176871" w:rsidP="00C0082E">
      <w:pPr>
        <w:rPr>
          <w:szCs w:val="22"/>
        </w:rPr>
      </w:pPr>
      <w:r w:rsidRPr="00ED3418">
        <w:rPr>
          <w:szCs w:val="22"/>
          <w:shd w:val="clear" w:color="auto" w:fill="D9D9D9" w:themeFill="background1" w:themeFillShade="D9"/>
        </w:rPr>
        <w:t xml:space="preserve">We are </w:t>
      </w:r>
      <w:del w:id="721" w:author="Jaeger, Florian" w:date="2023-06-07T10:44:00Z">
        <w:r w:rsidRPr="00ED3418" w:rsidDel="00895362">
          <w:rPr>
            <w:szCs w:val="22"/>
            <w:shd w:val="clear" w:color="auto" w:fill="D9D9D9" w:themeFill="background1" w:themeFillShade="D9"/>
          </w:rPr>
          <w:delText xml:space="preserve">deeply </w:delText>
        </w:r>
      </w:del>
      <w:r w:rsidRPr="00ED3418">
        <w:rPr>
          <w:szCs w:val="22"/>
          <w:shd w:val="clear" w:color="auto" w:fill="D9D9D9" w:themeFill="background1" w:themeFillShade="D9"/>
        </w:rPr>
        <w:t>grateful to Linda Liu for answering our questions about the stimuli and procedure employed in Liu and Jaeger (2018), and to Zach Burchill for invaluable technical support with several Java</w:t>
      </w:r>
      <w:ins w:id="722" w:author="Jaeger, Florian" w:date="2023-06-07T10:45:00Z">
        <w:r w:rsidR="00895362">
          <w:rPr>
            <w:szCs w:val="22"/>
            <w:shd w:val="clear" w:color="auto" w:fill="D9D9D9" w:themeFill="background1" w:themeFillShade="D9"/>
          </w:rPr>
          <w:t>S</w:t>
        </w:r>
      </w:ins>
      <w:del w:id="723" w:author="Jaeger, Florian" w:date="2023-06-07T10:45:00Z">
        <w:r w:rsidRPr="00ED3418" w:rsidDel="00895362">
          <w:rPr>
            <w:szCs w:val="22"/>
            <w:shd w:val="clear" w:color="auto" w:fill="D9D9D9" w:themeFill="background1" w:themeFillShade="D9"/>
          </w:rPr>
          <w:delText>s</w:delText>
        </w:r>
      </w:del>
      <w:r w:rsidRPr="00ED3418">
        <w:rPr>
          <w:szCs w:val="22"/>
          <w:shd w:val="clear" w:color="auto" w:fill="D9D9D9" w:themeFill="background1" w:themeFillShade="D9"/>
        </w:rPr>
        <w:t>cript issues. We also thank Zach Burchill, Wednesday Bushong, Linda Liu, and Xin Xie for sharing materials and feedback for a tutorial on conducting crowdsourcing experiments via Mechanical Turk</w:t>
      </w:r>
      <w:ins w:id="724" w:author="Jaeger, Florian" w:date="2023-06-07T10:45:00Z">
        <w:r w:rsidR="00895362">
          <w:rPr>
            <w:szCs w:val="22"/>
            <w:shd w:val="clear" w:color="auto" w:fill="D9D9D9" w:themeFill="background1" w:themeFillShade="D9"/>
          </w:rPr>
          <w:t xml:space="preserve">, Prolific, or Proliferate </w:t>
        </w:r>
      </w:ins>
      <w:del w:id="725" w:author="Jaeger, Florian" w:date="2023-06-07T10:45:00Z">
        <w:r w:rsidRPr="00ED3418" w:rsidDel="00895362">
          <w:rPr>
            <w:szCs w:val="22"/>
            <w:shd w:val="clear" w:color="auto" w:fill="D9D9D9" w:themeFill="background1" w:themeFillShade="D9"/>
          </w:rPr>
          <w:delText xml:space="preserve"> </w:delText>
        </w:r>
      </w:del>
      <w:r w:rsidRPr="00ED3418">
        <w:rPr>
          <w:szCs w:val="22"/>
          <w:shd w:val="clear" w:color="auto" w:fill="D9D9D9" w:themeFill="background1" w:themeFillShade="D9"/>
        </w:rPr>
        <w:t xml:space="preserve">that was developed as part of this project (available via </w:t>
      </w:r>
      <w:del w:id="726" w:author="Jaeger, Florian" w:date="2023-06-07T10:45:00Z">
        <w:r w:rsidRPr="00ED3418" w:rsidDel="00895362">
          <w:rPr>
            <w:szCs w:val="22"/>
            <w:shd w:val="clear" w:color="auto" w:fill="D9D9D9" w:themeFill="background1" w:themeFillShade="D9"/>
          </w:rPr>
          <w:delText>[</w:delText>
        </w:r>
      </w:del>
      <w:r w:rsidRPr="00ED3418">
        <w:rPr>
          <w:szCs w:val="22"/>
          <w:shd w:val="clear" w:color="auto" w:fill="D9D9D9" w:themeFill="background1" w:themeFillShade="D9"/>
        </w:rPr>
        <w:t>https://github.com/hlplab/Tutorial-MTurk-experiments-via-mturkutils</w:t>
      </w:r>
      <w:del w:id="727" w:author="Jaeger, Florian" w:date="2023-06-07T10:45:00Z">
        <w:r w:rsidRPr="00ED3418" w:rsidDel="00895362">
          <w:rPr>
            <w:szCs w:val="22"/>
            <w:shd w:val="clear" w:color="auto" w:fill="D9D9D9" w:themeFill="background1" w:themeFillShade="D9"/>
          </w:rPr>
          <w:delText>]</w:delText>
        </w:r>
      </w:del>
      <w:r w:rsidRPr="00ED3418">
        <w:rPr>
          <w:szCs w:val="22"/>
          <w:shd w:val="clear" w:color="auto" w:fill="D9D9D9" w:themeFill="background1" w:themeFillShade="D9"/>
        </w:rPr>
        <w:t>).</w:t>
      </w:r>
      <w:r w:rsidRPr="00ED3418">
        <w:rPr>
          <w:szCs w:val="22"/>
        </w:rPr>
        <w:t xml:space="preserve"> We thank Dr. Arty Samuel for </w:t>
      </w:r>
      <w:del w:id="728" w:author="Jaeger, Florian" w:date="2023-06-07T10:46:00Z">
        <w:r w:rsidRPr="00ED3418" w:rsidDel="00895362">
          <w:rPr>
            <w:szCs w:val="22"/>
          </w:rPr>
          <w:delText xml:space="preserve">generously </w:delText>
        </w:r>
      </w:del>
      <w:r w:rsidRPr="00ED3418">
        <w:rPr>
          <w:szCs w:val="22"/>
        </w:rPr>
        <w:t xml:space="preserve">providing the audio stimuli, and Dr. Molly Babel and Jamie </w:t>
      </w:r>
      <w:ins w:id="729" w:author="Jaeger, Florian" w:date="2023-06-07T10:46:00Z">
        <w:r w:rsidR="00895362">
          <w:rPr>
            <w:szCs w:val="22"/>
          </w:rPr>
          <w:t xml:space="preserve">XXX </w:t>
        </w:r>
      </w:ins>
      <w:r w:rsidRPr="00ED3418">
        <w:rPr>
          <w:szCs w:val="22"/>
        </w:rPr>
        <w:t xml:space="preserve">for </w:t>
      </w:r>
      <w:del w:id="730" w:author="Jaeger, Florian" w:date="2023-06-07T10:46:00Z">
        <w:r w:rsidRPr="00ED3418" w:rsidDel="00895362">
          <w:rPr>
            <w:szCs w:val="22"/>
          </w:rPr>
          <w:delText xml:space="preserve">generously </w:delText>
        </w:r>
      </w:del>
      <w:r w:rsidRPr="00ED3418">
        <w:rPr>
          <w:szCs w:val="22"/>
        </w:rPr>
        <w:t>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731" w:author="Jaeger, Florian" w:date="2023-05-27T12:53:00Z"/>
          <w:szCs w:val="22"/>
        </w:rPr>
      </w:pPr>
      <w:del w:id="732"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733" w:author="Jaeger, Florian" w:date="2023-05-27T12:53:00Z"/>
          <w:szCs w:val="22"/>
          <w:shd w:val="clear" w:color="auto" w:fill="EFEFEF"/>
        </w:rPr>
      </w:pPr>
      <w:del w:id="734"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735" w:author="Jaeger, Florian" w:date="2023-05-27T12:53:00Z"/>
          <w:szCs w:val="22"/>
          <w:shd w:val="clear" w:color="auto" w:fill="EFEFEF"/>
        </w:rPr>
      </w:pPr>
      <w:del w:id="736"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34"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Add link to hlplab repo</w:t>
      </w:r>
    </w:p>
  </w:comment>
  <w:comment w:id="38"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39"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46"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r w:rsidRPr="00584D72">
        <w:t xml:space="preserve">Gevher’s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74"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IF Gevher’s page has all links on it, add it here. But first make sure that we move it to a location where it will ‘always’ be available (e.g., the lab server).</w:t>
      </w:r>
    </w:p>
  </w:comment>
  <w:comment w:id="75"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76"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77"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78"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79"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80"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82"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83"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90"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ashi)</w:t>
      </w:r>
    </w:p>
  </w:comment>
  <w:comment w:id="91"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Why would we not scale to make ASI high, such that our X axis scales positively with CoG?</w:t>
      </w:r>
    </w:p>
  </w:comment>
  <w:comment w:id="92"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We could but I think all of our previous work plotted it this way? We can reverse the CoG axis later?</w:t>
      </w:r>
    </w:p>
  </w:comment>
  <w:comment w:id="132" w:author="Jaeger, Florian" w:date="2023-05-12T18:16:00Z" w:initials="TJ">
    <w:p w14:paraId="4D72B468" w14:textId="111AF3AA"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133"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134"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136"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221"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222"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223"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240"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41"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42"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47"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246"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252"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265" w:author="Jaeger, Florian" w:date="2023-05-22T16:57:00Z" w:initials="TJ">
    <w:p w14:paraId="0B1E1E74" w14:textId="1D562BEC" w:rsidR="00244AD2" w:rsidRPr="00584D72" w:rsidRDefault="00244AD2">
      <w:pPr>
        <w:pStyle w:val="CommentText"/>
      </w:pPr>
      <w:r w:rsidRPr="00584D72">
        <w:rPr>
          <w:rStyle w:val="CommentReference"/>
        </w:rPr>
        <w:annotationRef/>
      </w:r>
      <w:r w:rsidRPr="00584D72">
        <w:t>Is that the term they used?</w:t>
      </w:r>
    </w:p>
  </w:comment>
  <w:comment w:id="266"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268"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288"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289"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290"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304"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305"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306"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354"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353"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388" w:author="Jaeger, Florian" w:date="2023-05-27T14:09:00Z" w:initials="TJ">
    <w:p w14:paraId="6A8ED899" w14:textId="77777777" w:rsidR="00223044" w:rsidRDefault="0044611A" w:rsidP="00F51835">
      <w:pPr>
        <w:jc w:val="left"/>
      </w:pPr>
      <w:r w:rsidRPr="00584D72">
        <w:rPr>
          <w:rStyle w:val="CommentReference"/>
        </w:rPr>
        <w:annotationRef/>
      </w:r>
      <w:r w:rsidR="00223044">
        <w:t>Did we have survey questions about pen location, too?</w:t>
      </w:r>
    </w:p>
  </w:comment>
  <w:comment w:id="398"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399"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620" w:author="Jaeger, Florian" w:date="2023-06-07T10:29:00Z" w:initials="TJ">
    <w:p w14:paraId="1E7AB14C" w14:textId="77777777" w:rsidR="00206698" w:rsidRDefault="00206698" w:rsidP="00202AC2">
      <w:pPr>
        <w:jc w:val="left"/>
      </w:pPr>
      <w:r>
        <w:rPr>
          <w:rStyle w:val="CommentReference"/>
        </w:rPr>
        <w:annotationRef/>
      </w:r>
      <w:r>
        <w:rPr>
          <w:color w:val="000000"/>
        </w:rPr>
        <w:t>I moved the details into the SI for Exp 1a-c</w:t>
      </w:r>
    </w:p>
  </w:comment>
  <w:comment w:id="705"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704"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1"/>
  <w15:commentEx w15:paraId="097A5E5E" w15:paraIdParent="7F19C6A1" w15:done="1"/>
  <w15:commentEx w15:paraId="1F1E39AC" w15:paraIdParent="7F19C6A1" w15:done="1"/>
  <w15:commentEx w15:paraId="4D72B468" w15:done="1"/>
  <w15:commentEx w15:paraId="6077A889" w15:paraIdParent="4D72B468" w15:done="1"/>
  <w15:commentEx w15:paraId="7B801A9C" w15:done="0"/>
  <w15:commentEx w15:paraId="0D7274CF"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0B1E1E74" w15:done="1"/>
  <w15:commentEx w15:paraId="55602D6A" w15:paraIdParent="0B1E1E74" w15:done="1"/>
  <w15:commentEx w15:paraId="50954B7C" w15:done="0"/>
  <w15:commentEx w15:paraId="6F0F2FCC" w15:done="1"/>
  <w15:commentEx w15:paraId="6D45D85A" w15:paraIdParent="6F0F2FCC" w15:done="1"/>
  <w15:commentEx w15:paraId="5EAD1A10" w15:done="1"/>
  <w15:commentEx w15:paraId="78D4A70B" w15:done="0"/>
  <w15:commentEx w15:paraId="08D8C7F2" w15:paraIdParent="78D4A70B" w15:done="0"/>
  <w15:commentEx w15:paraId="4D424F0E" w15:paraIdParent="78D4A70B" w15:done="0"/>
  <w15:commentEx w15:paraId="17CAF5FC" w15:done="0"/>
  <w15:commentEx w15:paraId="604B9265" w15:done="0"/>
  <w15:commentEx w15:paraId="6A8ED899" w15:done="0"/>
  <w15:commentEx w15:paraId="7F7A9238" w15:done="0"/>
  <w15:commentEx w15:paraId="5EA25A27" w15:paraIdParent="7F7A9238" w15:done="0"/>
  <w15:commentEx w15:paraId="1E7AB14C" w15:done="0"/>
  <w15:commentEx w15:paraId="3BCE7760" w15:done="0"/>
  <w15:commentEx w15:paraId="7AC676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0900FC" w16cex:dateUtc="2023-05-12T22:16:00Z"/>
  <w16cex:commentExtensible w16cex:durableId="2815F04C" w16cex:dateUtc="2023-05-22T11:44: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161D63" w16cex:dateUtc="2023-05-22T20:57:00Z"/>
  <w16cex:commentExtensible w16cex:durableId="282114C2" w16cex:dateUtc="2023-05-30T22:35:00Z"/>
  <w16cex:commentExtensible w16cex:durableId="281C7A5A" w16cex:dateUtc="2023-05-27T16:47: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ADA9D" w16cex:dateUtc="2023-06-07T14:29:00Z"/>
  <w16cex:commentExtensible w16cex:durableId="282AE396" w16cex:dateUtc="2023-05-20T14:40:00Z"/>
  <w16cex:commentExtensible w16cex:durableId="282AE395" w16cex:dateUtc="2023-05-20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4D72B468" w16cid:durableId="280900FC"/>
  <w16cid:commentId w16cid:paraId="6077A889" w16cid:durableId="2815F04C"/>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0B1E1E74" w16cid:durableId="28161D63"/>
  <w16cid:commentId w16cid:paraId="55602D6A" w16cid:durableId="282114C2"/>
  <w16cid:commentId w16cid:paraId="50954B7C" w16cid:durableId="281C7A5A"/>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1E7AB14C" w16cid:durableId="282ADA9D"/>
  <w16cid:commentId w16cid:paraId="3BCE7760" w16cid:durableId="282AE396"/>
  <w16cid:commentId w16cid:paraId="7AC676D0" w16cid:durableId="282AE3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EA7E8" w14:textId="77777777" w:rsidR="00365A23" w:rsidRDefault="00365A23" w:rsidP="00634F96">
      <w:r>
        <w:separator/>
      </w:r>
    </w:p>
  </w:endnote>
  <w:endnote w:type="continuationSeparator" w:id="0">
    <w:p w14:paraId="726E784F" w14:textId="77777777" w:rsidR="00365A23" w:rsidRDefault="00365A23" w:rsidP="00634F96">
      <w:r>
        <w:continuationSeparator/>
      </w:r>
    </w:p>
  </w:endnote>
  <w:endnote w:type="continuationNotice" w:id="1">
    <w:p w14:paraId="1230BDE4" w14:textId="77777777" w:rsidR="00365A23" w:rsidRDefault="00365A23"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BD43F" w14:textId="77777777" w:rsidR="00365A23" w:rsidRDefault="00365A23" w:rsidP="00634F96">
      <w:r>
        <w:separator/>
      </w:r>
    </w:p>
  </w:footnote>
  <w:footnote w:type="continuationSeparator" w:id="0">
    <w:p w14:paraId="2BEFB96C" w14:textId="77777777" w:rsidR="00365A23" w:rsidRDefault="00365A23" w:rsidP="00634F96">
      <w:r>
        <w:continuationSeparator/>
      </w:r>
    </w:p>
  </w:footnote>
  <w:footnote w:type="continuationNotice" w:id="1">
    <w:p w14:paraId="43DC464D" w14:textId="77777777" w:rsidR="00365A23" w:rsidRDefault="00365A23"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273" w:author="Jaeger, Florian" w:date="2023-06-06T10:49:00Z">
        <w:r>
          <w:rPr>
            <w:rStyle w:val="FootnoteReference"/>
          </w:rPr>
          <w:footnoteRef/>
        </w:r>
        <w:r>
          <w:t xml:space="preserve"> The </w:t>
        </w:r>
      </w:ins>
      <w:ins w:id="274" w:author="Jaeger, Florian" w:date="2023-06-06T10:50:00Z">
        <w:r>
          <w:t xml:space="preserve">LJ18 data is available on OSF </w:t>
        </w:r>
        <w:r w:rsidRPr="00D30126">
          <w:rPr>
            <w:highlight w:val="yellow"/>
            <w:rPrChange w:id="275" w:author="Jaeger, Florian" w:date="2023-06-06T10:50:00Z">
              <w:rPr/>
            </w:rPrChange>
          </w:rPr>
          <w:t>XXX</w:t>
        </w:r>
        <w:r>
          <w:t>. We downloaded it and fit the same analysis to it as for Experiments 1a-c (except that pen location</w:t>
        </w:r>
      </w:ins>
      <w:ins w:id="276" w:author="Jaeger, Florian" w:date="2023-06-06T10:51:00Z">
        <w:r>
          <w:t xml:space="preserve">, visual bias, and their interactions were not manipulated in the audio-only </w:t>
        </w:r>
      </w:ins>
      <w:ins w:id="277" w:author="Jaeger, Florian" w:date="2023-06-06T10:52:00Z">
        <w:r>
          <w:t xml:space="preserve">LJ18 experiments and thus not </w:t>
        </w:r>
      </w:ins>
      <w:ins w:id="278"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3"/>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5A23"/>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42</Pages>
  <Words>12173</Words>
  <Characters>69390</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81401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70</cp:revision>
  <cp:lastPrinted>2019-03-12T19:51:00Z</cp:lastPrinted>
  <dcterms:created xsi:type="dcterms:W3CDTF">2023-05-18T20:07:00Z</dcterms:created>
  <dcterms:modified xsi:type="dcterms:W3CDTF">2023-06-07T21:47:00Z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