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b/>
          <w:bCs/>
        </w:rPr>
      </w:pPr>
      <w:bookmarkStart w:id="0" w:name="_Hlk121458098"/>
      <w:bookmarkEnd w:id="0"/>
      <w:r>
        <w:rPr>
          <w:b/>
          <w:bCs/>
        </w:rPr>
        <w:t>TO DO list:</w:t>
      </w:r>
    </w:p>
    <w:p w14:paraId="4E9C3BA4" w14:textId="77777777" w:rsidR="00B92F7F" w:rsidRDefault="00B92F7F">
      <w:pPr>
        <w:widowControl/>
        <w:autoSpaceDE/>
        <w:autoSpaceDN/>
        <w:adjustRightInd/>
        <w:spacing w:line="240" w:lineRule="auto"/>
        <w:ind w:firstLine="0"/>
        <w:jc w:val="left"/>
        <w:rPr>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pPr>
      <w:r>
        <w:t>Shawn:</w:t>
      </w:r>
    </w:p>
    <w:p w14:paraId="217FD18D" w14:textId="13E4741F" w:rsidR="00B92F7F" w:rsidRDefault="00B92F7F" w:rsidP="00D037E1">
      <w:pPr>
        <w:pStyle w:val="ListParagraph"/>
        <w:widowControl/>
        <w:numPr>
          <w:ilvl w:val="1"/>
          <w:numId w:val="32"/>
        </w:numPr>
        <w:autoSpaceDE/>
        <w:autoSpaceDN/>
        <w:adjustRightInd/>
        <w:spacing w:line="240" w:lineRule="auto"/>
        <w:jc w:val="left"/>
      </w:pPr>
      <w:r>
        <w:t>Make exclusion table for Experiment 1a-c</w:t>
      </w:r>
    </w:p>
    <w:p w14:paraId="13797276" w14:textId="553D6EB8" w:rsidR="00B92F7F" w:rsidRDefault="00B92F7F" w:rsidP="00B92F7F">
      <w:pPr>
        <w:pStyle w:val="ListParagraph"/>
        <w:widowControl/>
        <w:numPr>
          <w:ilvl w:val="0"/>
          <w:numId w:val="32"/>
        </w:numPr>
        <w:autoSpaceDE/>
        <w:autoSpaceDN/>
        <w:adjustRightInd/>
        <w:spacing w:line="240" w:lineRule="auto"/>
        <w:jc w:val="left"/>
      </w:pPr>
      <w:r>
        <w:t>Gevher:</w:t>
      </w:r>
    </w:p>
    <w:p w14:paraId="3F2AB8FD" w14:textId="113B68BE" w:rsidR="00B92F7F" w:rsidRDefault="00B92F7F" w:rsidP="00D037E1">
      <w:pPr>
        <w:pStyle w:val="ListParagraph"/>
        <w:widowControl/>
        <w:numPr>
          <w:ilvl w:val="1"/>
          <w:numId w:val="32"/>
        </w:numPr>
        <w:autoSpaceDE/>
        <w:autoSpaceDN/>
        <w:adjustRightInd/>
        <w:spacing w:line="240" w:lineRule="auto"/>
        <w:jc w:val="left"/>
      </w:pPr>
      <w:r>
        <w:t>Update website and see whether it can be integrated into OSF (i.e., work locally on OSF, ideally with videos etc. being links to the local OSF repo)</w:t>
      </w:r>
    </w:p>
    <w:p w14:paraId="5FB2326E" w14:textId="4FFB217E" w:rsidR="00B92F7F" w:rsidRDefault="00B92F7F" w:rsidP="00B92F7F">
      <w:pPr>
        <w:pStyle w:val="ListParagraph"/>
        <w:widowControl/>
        <w:numPr>
          <w:ilvl w:val="0"/>
          <w:numId w:val="32"/>
        </w:numPr>
        <w:autoSpaceDE/>
        <w:autoSpaceDN/>
        <w:adjustRightInd/>
        <w:spacing w:line="240" w:lineRule="auto"/>
        <w:jc w:val="left"/>
      </w:pPr>
      <w:r>
        <w:t>Florian:</w:t>
      </w:r>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1" w:author="Cummings, Shawn" w:date="2023-05-22T13:33:00Z"/>
        </w:rPr>
      </w:pPr>
      <w:r w:rsidRPr="00B92F7F">
        <w:t xml:space="preserve">Run analyses for experiment 1a-c with </w:t>
      </w:r>
      <w:proofErr w:type="spellStart"/>
      <w:r w:rsidRPr="00B92F7F">
        <w:t>mo</w:t>
      </w:r>
      <w:proofErr w:type="spellEnd"/>
      <w:r w:rsidRPr="00B92F7F">
        <w:t>() (potential problem: interpretation of main effects, etc.)</w:t>
      </w:r>
    </w:p>
    <w:p w14:paraId="5FADA8AF" w14:textId="77777777" w:rsidR="00D037E1" w:rsidRDefault="00D037E1" w:rsidP="00D037E1">
      <w:pPr>
        <w:widowControl/>
        <w:autoSpaceDE/>
        <w:autoSpaceDN/>
        <w:adjustRightInd/>
        <w:spacing w:line="240" w:lineRule="auto"/>
        <w:ind w:firstLine="0"/>
        <w:jc w:val="left"/>
        <w:rPr>
          <w:ins w:id="2" w:author="Cummings, Shawn" w:date="2023-05-22T13:33:00Z"/>
          <w:b/>
          <w:bCs/>
        </w:rPr>
      </w:pPr>
      <w:ins w:id="3" w:author="Cummings, Shawn" w:date="2023-05-22T13:33:00Z">
        <w:r>
          <w:rPr>
            <w:b/>
            <w:bCs/>
          </w:rPr>
          <w:t>Other general things:</w:t>
        </w:r>
      </w:ins>
    </w:p>
    <w:p w14:paraId="242D1AE4" w14:textId="77777777" w:rsidR="00D037E1" w:rsidRDefault="00D037E1" w:rsidP="00D037E1">
      <w:pPr>
        <w:pStyle w:val="ListParagraph"/>
        <w:widowControl/>
        <w:numPr>
          <w:ilvl w:val="0"/>
          <w:numId w:val="32"/>
        </w:numPr>
        <w:autoSpaceDE/>
        <w:autoSpaceDN/>
        <w:adjustRightInd/>
        <w:spacing w:line="240" w:lineRule="auto"/>
        <w:jc w:val="left"/>
        <w:rPr>
          <w:ins w:id="4" w:author="Cummings, Shawn" w:date="2023-05-22T13:33:00Z"/>
          <w:b/>
          <w:bCs/>
        </w:rPr>
      </w:pPr>
      <w:ins w:id="5" w:author="Cummings, Shawn" w:date="2023-05-22T13:33:00Z">
        <w:r>
          <w:rPr>
            <w:b/>
            <w:bCs/>
          </w:rPr>
          <w:t xml:space="preserve">We should decide on either </w:t>
        </w:r>
        <w:proofErr w:type="gramStart"/>
        <w:r>
          <w:rPr>
            <w:b/>
            <w:bCs/>
          </w:rPr>
          <w:t>italics</w:t>
        </w:r>
        <w:proofErr w:type="gramEnd"/>
        <w:r>
          <w:rPr>
            <w:b/>
            <w:bCs/>
          </w:rPr>
          <w:t xml:space="preserve"> (e.g. </w:t>
        </w:r>
        <w:proofErr w:type="spellStart"/>
        <w:r>
          <w:rPr>
            <w:b/>
            <w:bCs/>
            <w:i/>
            <w:iCs/>
          </w:rPr>
          <w:t>asi-ashi</w:t>
        </w:r>
        <w:proofErr w:type="spellEnd"/>
        <w:r>
          <w:rPr>
            <w:b/>
            <w:bCs/>
            <w:i/>
            <w:iCs/>
          </w:rPr>
          <w:t xml:space="preserve">, </w:t>
        </w:r>
        <w:proofErr w:type="spellStart"/>
        <w:r>
          <w:rPr>
            <w:b/>
            <w:bCs/>
            <w:i/>
            <w:iCs/>
          </w:rPr>
          <w:t>dinoshaur</w:t>
        </w:r>
        <w:proofErr w:type="spellEnd"/>
        <w:r>
          <w:rPr>
            <w:b/>
            <w:bCs/>
          </w:rPr>
          <w:t>) or quotes (e.g. “</w:t>
        </w:r>
        <w:proofErr w:type="spellStart"/>
        <w:r>
          <w:rPr>
            <w:b/>
            <w:bCs/>
          </w:rPr>
          <w:t>asi</w:t>
        </w:r>
        <w:proofErr w:type="spellEnd"/>
        <w:r>
          <w:rPr>
            <w:b/>
            <w:bCs/>
          </w:rPr>
          <w:t>”-“</w:t>
        </w:r>
        <w:proofErr w:type="spellStart"/>
        <w:r>
          <w:rPr>
            <w:b/>
            <w:bCs/>
          </w:rPr>
          <w:t>ashi</w:t>
        </w:r>
        <w:proofErr w:type="spellEnd"/>
        <w:r>
          <w:rPr>
            <w:b/>
            <w:bCs/>
          </w:rPr>
          <w:t>”) and use just one consistently throughout</w:t>
        </w:r>
      </w:ins>
    </w:p>
    <w:p w14:paraId="6E4D4CA4" w14:textId="4EC60B42" w:rsidR="00B92F7F" w:rsidRPr="00B92F7F" w:rsidRDefault="00B92F7F" w:rsidP="00D037E1">
      <w:pPr>
        <w:pStyle w:val="ListParagraph"/>
        <w:widowControl/>
        <w:numPr>
          <w:ilvl w:val="0"/>
          <w:numId w:val="32"/>
        </w:numPr>
        <w:autoSpaceDE/>
        <w:autoSpaceDN/>
        <w:adjustRightInd/>
        <w:spacing w:line="240" w:lineRule="auto"/>
        <w:jc w:val="left"/>
        <w:pPrChange w:id="6" w:author="Cummings, Shawn" w:date="2023-05-22T13:33:00Z">
          <w:pPr>
            <w:pStyle w:val="ListParagraph"/>
            <w:widowControl/>
            <w:numPr>
              <w:ilvl w:val="1"/>
              <w:numId w:val="32"/>
            </w:numPr>
            <w:autoSpaceDE/>
            <w:autoSpaceDN/>
            <w:adjustRightInd/>
            <w:spacing w:line="240" w:lineRule="auto"/>
            <w:ind w:left="1440" w:hanging="360"/>
            <w:jc w:val="left"/>
          </w:pPr>
        </w:pPrChange>
      </w:pPr>
      <w:r w:rsidRPr="00B92F7F">
        <w:br w:type="page"/>
      </w:r>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D037E1">
        <w:rPr>
          <w:szCs w:val="22"/>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49A02D7A"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xml:space="preserve">, </w:t>
      </w:r>
      <w:proofErr w:type="spellStart"/>
      <w:r w:rsidRPr="00ED3418">
        <w:rPr>
          <w:szCs w:val="22"/>
        </w:rPr>
        <w:t>Gevher</w:t>
      </w:r>
      <w:proofErr w:type="spellEnd"/>
      <w:r w:rsidRPr="00ED3418">
        <w:rPr>
          <w:szCs w:val="22"/>
        </w:rPr>
        <w:t xml:space="preserve"> Karboga</w:t>
      </w:r>
      <w:r w:rsidRPr="00ED3418">
        <w:rPr>
          <w:szCs w:val="22"/>
          <w:vertAlign w:val="superscript"/>
        </w:rPr>
        <w:t>1</w:t>
      </w:r>
      <w:r w:rsidRPr="00ED3418">
        <w:rPr>
          <w:szCs w:val="22"/>
        </w:rPr>
        <w:t xml:space="preserve">, </w:t>
      </w:r>
      <w:proofErr w:type="spellStart"/>
      <w:r w:rsidRPr="00ED3418">
        <w:rPr>
          <w:szCs w:val="22"/>
        </w:rPr>
        <w:t>Menghan</w:t>
      </w:r>
      <w:proofErr w:type="spellEnd"/>
      <w:r w:rsidRPr="00ED3418">
        <w:rPr>
          <w:szCs w:val="22"/>
        </w:rPr>
        <w:t xml:space="preserve">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8E564C7" w14:textId="47B17AEA" w:rsidR="001E23A1" w:rsidRPr="00ED3418" w:rsidRDefault="00F23E98" w:rsidP="00D95E0D">
      <w:pPr>
        <w:rPr>
          <w:b/>
          <w:bCs/>
          <w:szCs w:val="22"/>
        </w:rPr>
      </w:pPr>
      <w:r w:rsidRPr="00ED3418">
        <w:rPr>
          <w:b/>
          <w:bCs/>
          <w:szCs w:val="22"/>
        </w:rPr>
        <w:lastRenderedPageBreak/>
        <w:t xml:space="preserve">Author </w:t>
      </w:r>
      <w:proofErr w:type="gramStart"/>
      <w:r w:rsidR="00D95E0D" w:rsidRPr="00ED3418">
        <w:rPr>
          <w:b/>
          <w:bCs/>
          <w:szCs w:val="22"/>
        </w:rPr>
        <w:t>n</w:t>
      </w:r>
      <w:r w:rsidRPr="00ED3418">
        <w:rPr>
          <w:b/>
          <w:bCs/>
          <w:szCs w:val="22"/>
        </w:rPr>
        <w:t>ote</w:t>
      </w:r>
      <w:proofErr w:type="gramEnd"/>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1B36DB73"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xml:space="preserve">. We gratefully acknowledge that this project is made possible through several researchers’ dedication to open science: the audio recordings were obtained from </w:t>
      </w:r>
      <w:commentRangeStart w:id="7"/>
      <w:r w:rsidRPr="00ED3418">
        <w:rPr>
          <w:szCs w:val="22"/>
        </w:rPr>
        <w:t>Tanya Kraljic and Arthur Samuel, the video recordings were obtained from Molly Babel</w:t>
      </w:r>
      <w:r w:rsidR="00423FF8" w:rsidRPr="00ED3418">
        <w:rPr>
          <w:szCs w:val="22"/>
        </w:rPr>
        <w:t xml:space="preserve">; 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8"/>
      <w:r w:rsidR="00AD0E69">
        <w:rPr>
          <w:szCs w:val="22"/>
        </w:rPr>
        <w:t>URL</w:t>
      </w:r>
      <w:commentRangeEnd w:id="8"/>
      <w:r w:rsidR="00AD0E69">
        <w:rPr>
          <w:rStyle w:val="CommentReference"/>
        </w:rPr>
        <w:commentReference w:id="8"/>
      </w:r>
      <w:r w:rsidR="00AD0E69">
        <w:rPr>
          <w:szCs w:val="22"/>
        </w:rPr>
        <w:t>)</w:t>
      </w:r>
      <w:r w:rsidR="00423FF8" w:rsidRPr="00ED3418">
        <w:rPr>
          <w:szCs w:val="22"/>
        </w:rPr>
        <w:t xml:space="preserve">. </w:t>
      </w:r>
      <w:bookmarkStart w:id="9" w:name="OLE_LINK14"/>
      <w:bookmarkStart w:id="10" w:name="OLE_LINK15"/>
      <w:bookmarkStart w:id="11" w:name="OLE_LINK13"/>
      <w:commentRangeStart w:id="12"/>
      <w:r w:rsidR="000922F6" w:rsidRPr="00ED3418">
        <w:rPr>
          <w:szCs w:val="22"/>
        </w:rPr>
        <w:t xml:space="preserve">Data collection via Prolific was facilitated by Proliferate, a tool </w:t>
      </w:r>
      <w:r w:rsidR="00AD0E69">
        <w:rPr>
          <w:szCs w:val="22"/>
        </w:rPr>
        <w:t>developed</w:t>
      </w:r>
      <w:r w:rsidR="00AD0E69" w:rsidRPr="00ED3418">
        <w:rPr>
          <w:szCs w:val="22"/>
        </w:rPr>
        <w:t xml:space="preserve"> </w:t>
      </w:r>
      <w:r w:rsidR="000922F6" w:rsidRPr="00ED3418">
        <w:rPr>
          <w:szCs w:val="22"/>
        </w:rPr>
        <w:t>and maintained by Sebastian Schuster</w:t>
      </w:r>
      <w:r w:rsidR="00AD0E69">
        <w:rPr>
          <w:szCs w:val="22"/>
        </w:rPr>
        <w:t xml:space="preserve"> (ALPs Lab, Stanford)</w:t>
      </w:r>
      <w:r w:rsidR="000922F6" w:rsidRPr="00ED3418">
        <w:rPr>
          <w:szCs w:val="22"/>
        </w:rPr>
        <w:t>.</w:t>
      </w:r>
      <w:commentRangeEnd w:id="12"/>
      <w:r w:rsidR="000922F6" w:rsidRPr="00ED3418">
        <w:rPr>
          <w:rStyle w:val="CommentReference"/>
          <w:sz w:val="22"/>
          <w:szCs w:val="22"/>
        </w:rPr>
        <w:commentReference w:id="12"/>
      </w:r>
      <w:commentRangeEnd w:id="7"/>
      <w:r w:rsidR="00AD0E69">
        <w:rPr>
          <w:rStyle w:val="CommentReference"/>
        </w:rPr>
        <w:commentReference w:id="7"/>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228D9CAD"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13"/>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9"/>
      <w:bookmarkEnd w:id="10"/>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 the paper, with input from all authors.</w:t>
      </w:r>
      <w:commentRangeEnd w:id="13"/>
      <w:r w:rsidR="000922F6" w:rsidRPr="00ED3418">
        <w:rPr>
          <w:rStyle w:val="CommentReference"/>
          <w:sz w:val="22"/>
          <w:szCs w:val="22"/>
        </w:rPr>
        <w:commentReference w:id="13"/>
      </w:r>
    </w:p>
    <w:bookmarkEnd w:id="11"/>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RDefault="00423FF8" w:rsidP="00634F96">
      <w:pPr>
        <w:rPr>
          <w:szCs w:val="22"/>
        </w:rPr>
      </w:pPr>
      <w:r w:rsidRPr="00ED3418">
        <w:rPr>
          <w:szCs w:val="22"/>
        </w:rPr>
        <w:br w:type="page"/>
      </w:r>
    </w:p>
    <w:p w14:paraId="4DAC3B4C" w14:textId="77777777" w:rsidR="008A6F3D" w:rsidRPr="00ED3418" w:rsidRDefault="008A6F3D" w:rsidP="00634F96">
      <w:pPr>
        <w:rPr>
          <w:szCs w:val="22"/>
        </w:rPr>
      </w:pPr>
    </w:p>
    <w:p w14:paraId="34E607E6" w14:textId="000B8BCD" w:rsidR="008A6F3D" w:rsidRPr="00ED3418" w:rsidRDefault="00BD2D04" w:rsidP="0095211A">
      <w:pPr>
        <w:rPr>
          <w:b/>
          <w:bCs/>
          <w:szCs w:val="22"/>
        </w:rPr>
      </w:pPr>
      <w:r w:rsidRPr="00ED3418">
        <w:rPr>
          <w:b/>
          <w:bCs/>
          <w:szCs w:val="22"/>
        </w:rPr>
        <w:t xml:space="preserve">Open science statement: </w:t>
      </w:r>
      <w:r w:rsidRPr="00ED3418">
        <w:rPr>
          <w:szCs w:val="22"/>
        </w:rPr>
        <w:t xml:space="preserve">The documented </w:t>
      </w:r>
      <w:proofErr w:type="spellStart"/>
      <w:r w:rsidRPr="00ED3418">
        <w:rPr>
          <w:szCs w:val="22"/>
        </w:rPr>
        <w:t>Javascript</w:t>
      </w:r>
      <w:proofErr w:type="spellEnd"/>
      <w:r w:rsidRPr="00ED3418">
        <w:rPr>
          <w:szCs w:val="22"/>
        </w:rPr>
        <w:t xml:space="preserve"> code, experimental lists, and audiovisual materials for all experiments are available via OSF at </w:t>
      </w:r>
      <w:r w:rsidRPr="00ED3418">
        <w:rPr>
          <w:szCs w:val="22"/>
          <w:highlight w:val="cyan"/>
        </w:rPr>
        <w:t>XYZ</w:t>
      </w:r>
      <w:r w:rsidRPr="00ED3418">
        <w:rPr>
          <w:szCs w:val="22"/>
        </w:rPr>
        <w:t xml:space="preserve">. </w:t>
      </w:r>
      <w:r w:rsidR="0095211A" w:rsidRPr="00ED3418">
        <w:rPr>
          <w:szCs w:val="22"/>
        </w:rPr>
        <w:t>The same holds for all analysis code and trial-level data, which are shared in the form of “knittable” R Markdown (REF).</w:t>
      </w:r>
      <w:r w:rsidR="0095211A" w:rsidRPr="00ED3418">
        <w:rPr>
          <w:b/>
          <w:bCs/>
          <w:szCs w:val="22"/>
        </w:rPr>
        <w:t xml:space="preserve"> </w:t>
      </w:r>
      <w:r w:rsidRPr="00ED3418">
        <w:rPr>
          <w:szCs w:val="22"/>
        </w:rPr>
        <w:t xml:space="preserve">Live versions of all experiments can be called at </w:t>
      </w:r>
      <w:commentRangeStart w:id="14"/>
      <w:r w:rsidRPr="00ED3418">
        <w:rPr>
          <w:szCs w:val="22"/>
          <w:highlight w:val="cyan"/>
        </w:rPr>
        <w:t>XYZ</w:t>
      </w:r>
      <w:commentRangeEnd w:id="14"/>
      <w:r w:rsidRPr="00ED3418">
        <w:rPr>
          <w:rStyle w:val="CommentReference"/>
          <w:sz w:val="22"/>
          <w:szCs w:val="22"/>
        </w:rPr>
        <w:commentReference w:id="14"/>
      </w:r>
      <w:r w:rsidRPr="00ED3418">
        <w:rPr>
          <w:szCs w:val="22"/>
        </w:rPr>
        <w:t>.</w:t>
      </w:r>
      <w:r w:rsidR="0095211A" w:rsidRPr="00ED3418">
        <w:rPr>
          <w:szCs w:val="22"/>
        </w:rPr>
        <w:t xml:space="preserve"> </w:t>
      </w:r>
    </w:p>
    <w:p w14:paraId="12BE79FF" w14:textId="77777777" w:rsidR="00A91938" w:rsidRPr="00ED3418" w:rsidRDefault="00A91938" w:rsidP="00A91938">
      <w:pPr>
        <w:pStyle w:val="Heading1"/>
        <w:spacing w:after="0"/>
        <w:rPr>
          <w:sz w:val="22"/>
          <w:szCs w:val="22"/>
        </w:rPr>
      </w:pPr>
      <w:r w:rsidRPr="00ED3418">
        <w:rPr>
          <w:sz w:val="22"/>
          <w:szCs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 xml:space="preserve">The current investigation is situated within the realm of differences in speech between </w:t>
      </w:r>
      <w:r w:rsidRPr="00ED3418">
        <w:rPr>
          <w:szCs w:val="22"/>
        </w:rPr>
        <w:lastRenderedPageBreak/>
        <w:t>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is true for differences in production resultant of real-world </w:t>
      </w:r>
      <w:r w:rsidR="00B93163" w:rsidRPr="00ED3418">
        <w:rPr>
          <w:szCs w:val="22"/>
        </w:rPr>
        <w:t xml:space="preserve">talker characteristics, such as physiology, sociophonetic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Pr="00ED3418"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w:t>
      </w:r>
      <w:r w:rsidRPr="00ED3418">
        <w:rPr>
          <w:szCs w:val="22"/>
        </w:rPr>
        <w:lastRenderedPageBreak/>
        <w:t xml:space="preserve">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5B8368AB"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B93163" w:rsidRPr="00ED3418">
        <w:rPr>
          <w:szCs w:val="22"/>
        </w:rPr>
        <w:t xml:space="preserve"> phonetic context</w:t>
      </w:r>
      <w:r w:rsidR="009725F4">
        <w:rPr>
          <w:szCs w:val="22"/>
        </w:rPr>
        <w:t>,</w:t>
      </w:r>
      <w:r w:rsidR="00B93163" w:rsidRPr="00ED3418">
        <w:rPr>
          <w:szCs w:val="22"/>
        </w:rPr>
        <w:t xml:space="preserve"> a process known as co-articulation. For example, </w:t>
      </w:r>
      <w:r w:rsidR="009725F4">
        <w:rPr>
          <w:szCs w:val="22"/>
        </w:rPr>
        <w:t>English</w:t>
      </w:r>
      <w:r w:rsidR="00B93163" w:rsidRPr="00ED3418">
        <w:rPr>
          <w:szCs w:val="22"/>
        </w:rPr>
        <w:t xml:space="preserve"> 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w:t>
      </w:r>
      <w:proofErr w:type="gramStart"/>
      <w:r w:rsidR="00A50B63">
        <w:rPr>
          <w:szCs w:val="22"/>
        </w:rPr>
        <w:t>similar to</w:t>
      </w:r>
      <w:proofErr w:type="gramEnd"/>
      <w:r w:rsidR="00A50B63">
        <w:rPr>
          <w:szCs w:val="22"/>
        </w:rPr>
        <w:t xml:space="preserve">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Repp, 1980; Mann &amp; Soli, 1991). </w:t>
      </w:r>
      <w:r w:rsidR="009725F4">
        <w:rPr>
          <w:szCs w:val="22"/>
        </w:rPr>
        <w:t>That is, listeners seem to attribute l</w:t>
      </w:r>
      <w:r w:rsidR="00B93163" w:rsidRPr="00ED3418">
        <w:rPr>
          <w:szCs w:val="22"/>
        </w:rPr>
        <w:t xml:space="preserve">owered spectral center of gravity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B93163" w:rsidRPr="00ED3418">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15"/>
      <w:r w:rsidR="00FD3AD0">
        <w:rPr>
          <w:szCs w:val="22"/>
        </w:rPr>
        <w:t>XXX</w:t>
      </w:r>
      <w:commentRangeEnd w:id="15"/>
      <w:r w:rsidR="00FD3AD0">
        <w:rPr>
          <w:rStyle w:val="CommentReference"/>
        </w:rPr>
        <w:commentReference w:id="15"/>
      </w:r>
      <w:r w:rsidR="00FD3AD0">
        <w:rPr>
          <w:szCs w:val="22"/>
        </w:rPr>
        <w:t>.</w:t>
      </w:r>
      <w:r w:rsidR="00F05B25">
        <w:rPr>
          <w:szCs w:val="22"/>
        </w:rPr>
        <w:t xml:space="preserve"> Similar compensation </w:t>
      </w:r>
      <w:r w:rsidR="00F05B25">
        <w:rPr>
          <w:szCs w:val="22"/>
        </w:rPr>
        <w:lastRenderedPageBreak/>
        <w:t>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16"/>
      <w:r w:rsidR="00F05B25">
        <w:rPr>
          <w:szCs w:val="22"/>
        </w:rPr>
        <w:t>REFS</w:t>
      </w:r>
      <w:commentRangeEnd w:id="16"/>
      <w:r w:rsidR="00F05B25">
        <w:rPr>
          <w:rStyle w:val="CommentReference"/>
        </w:rPr>
        <w:commentReference w:id="16"/>
      </w:r>
      <w:r w:rsidR="00F05B25">
        <w:rPr>
          <w:szCs w:val="22"/>
        </w:rPr>
        <w:t xml:space="preserve">). </w:t>
      </w:r>
    </w:p>
    <w:p w14:paraId="4756D071" w14:textId="5A86E876"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/u/, v</w:t>
      </w:r>
      <w:r w:rsidR="00B93163" w:rsidRPr="00ED3418">
        <w:rPr>
          <w:szCs w:val="22"/>
        </w:rPr>
        <w:t xml:space="preserve">isual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ins w:id="17" w:author="Cummings, Shawn" w:date="2023-05-22T13:34:00Z">
        <w:r w:rsidR="00D037E1">
          <w:rPr>
            <w:szCs w:val="22"/>
          </w:rPr>
          <w:t>166</w:t>
        </w:r>
      </w:ins>
      <w:del w:id="18" w:author="Cummings, Shawn" w:date="2023-05-22T13:34:00Z">
        <w:r w:rsidR="0066319E" w:rsidDel="00D037E1">
          <w:rPr>
            <w:szCs w:val="22"/>
          </w:rPr>
          <w:delText>XXX</w:delText>
        </w:r>
      </w:del>
      <w:r w:rsidR="00B93163" w:rsidRPr="00ED3418">
        <w:rPr>
          <w:szCs w:val="22"/>
        </w:rPr>
        <w:t xml:space="preserve">) </w:t>
      </w:r>
      <w:r w:rsidR="0066319E">
        <w:rPr>
          <w:szCs w:val="22"/>
        </w:rPr>
        <w:t>put i</w:t>
      </w:r>
      <w:ins w:id="19" w:author="Cummings, Shawn" w:date="2023-05-22T13:34:00Z">
        <w:r w:rsidR="00D037E1">
          <w:rPr>
            <w:szCs w:val="22"/>
          </w:rPr>
          <w:t>t</w:t>
        </w:r>
      </w:ins>
      <w:del w:id="20" w:author="Cummings, Shawn" w:date="2023-05-22T13:34:00Z">
        <w:r w:rsidR="0066319E" w:rsidDel="00D037E1">
          <w:rPr>
            <w:szCs w:val="22"/>
          </w:rPr>
          <w:delText>s</w:delText>
        </w:r>
      </w:del>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ins w:id="21" w:author="Cummings, Shawn" w:date="2023-05-22T13:35:00Z">
        <w:r w:rsidR="00D037E1">
          <w:rPr>
            <w:szCs w:val="22"/>
          </w:rPr>
          <w:t>(</w:t>
        </w:r>
      </w:ins>
      <w:del w:id="22" w:author="Cummings, Shawn" w:date="2023-05-22T13:35:00Z">
        <w:r w:rsidR="0066319E" w:rsidDel="00D037E1">
          <w:rPr>
            <w:szCs w:val="22"/>
          </w:rPr>
          <w:delText>[</w:delText>
        </w:r>
      </w:del>
      <w:r w:rsidR="0066319E">
        <w:rPr>
          <w:szCs w:val="22"/>
        </w:rPr>
        <w:t>prior to articulation of the /d/-/g/ sound</w:t>
      </w:r>
      <w:ins w:id="23" w:author="Cummings, Shawn" w:date="2023-05-22T13:35:00Z">
        <w:r w:rsidR="00D037E1">
          <w:rPr>
            <w:szCs w:val="22"/>
          </w:rPr>
          <w:t>)</w:t>
        </w:r>
      </w:ins>
      <w:del w:id="24" w:author="Cummings, Shawn" w:date="2023-05-22T13:35:00Z">
        <w:r w:rsidR="0066319E" w:rsidDel="00D037E1">
          <w:rPr>
            <w:szCs w:val="22"/>
          </w:rPr>
          <w:delText>]</w:delText>
        </w:r>
      </w:del>
      <w:r w:rsidR="00B93163" w:rsidRPr="00ED3418">
        <w:rPr>
          <w:szCs w:val="22"/>
        </w:rPr>
        <w:t xml:space="preserve"> and, therefore, would lower the F3 of the syllable that the gesture overlapped with temporally” (Fowler, </w:t>
      </w:r>
      <w:commentRangeStart w:id="25"/>
      <w:r w:rsidR="00B93163" w:rsidRPr="00ED3418">
        <w:rPr>
          <w:szCs w:val="22"/>
        </w:rPr>
        <w:t>2006</w:t>
      </w:r>
      <w:commentRangeEnd w:id="25"/>
      <w:r w:rsidR="0066319E">
        <w:rPr>
          <w:rStyle w:val="CommentReference"/>
        </w:rPr>
        <w:commentReference w:id="25"/>
      </w:r>
      <w:r w:rsidR="00B93163" w:rsidRPr="00ED3418">
        <w:rPr>
          <w:szCs w:val="22"/>
        </w:rPr>
        <w:t xml:space="preserve">). </w:t>
      </w:r>
    </w:p>
    <w:p w14:paraId="27C57315" w14:textId="28F8E230" w:rsidR="00B93163" w:rsidRPr="00ED3418" w:rsidRDefault="0054350C" w:rsidP="00D037E1">
      <w:pPr>
        <w:rPr>
          <w:szCs w:val="22"/>
        </w:rPr>
      </w:pPr>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00B93163" w:rsidRPr="00ED3418">
        <w:rPr>
          <w:szCs w:val="22"/>
        </w:rPr>
        <w:t xml:space="preserve"> The presence of a pen in the mouth could well serve a similar </w:t>
      </w:r>
      <w:proofErr w:type="gramStart"/>
      <w:r w:rsidR="00B93163" w:rsidRPr="00ED3418">
        <w:rPr>
          <w:szCs w:val="22"/>
        </w:rPr>
        <w:t>function, but</w:t>
      </w:r>
      <w:proofErr w:type="gramEnd"/>
      <w:r w:rsidR="00B93163" w:rsidRPr="00ED3418">
        <w:rPr>
          <w:szCs w:val="22"/>
        </w:rPr>
        <w:t xml:space="preserve"> has not </w:t>
      </w:r>
      <w:del w:id="26" w:author="Cummings, Shawn" w:date="2023-05-22T13:35:00Z">
        <w:r w:rsidR="00B93163" w:rsidRPr="00ED3418" w:rsidDel="00D037E1">
          <w:rPr>
            <w:szCs w:val="22"/>
          </w:rPr>
          <w:delText xml:space="preserve">to date </w:delText>
        </w:r>
      </w:del>
      <w:r w:rsidR="00B93163" w:rsidRPr="00ED3418">
        <w:rPr>
          <w:szCs w:val="22"/>
        </w:rPr>
        <w:t>been examined</w:t>
      </w:r>
      <w:r>
        <w:rPr>
          <w:szCs w:val="22"/>
        </w:rPr>
        <w:t xml:space="preserve"> to date</w:t>
      </w:r>
      <w:r w:rsidR="00B93163" w:rsidRPr="00ED3418">
        <w:rPr>
          <w:szCs w:val="22"/>
        </w:rPr>
        <w:t>.</w:t>
      </w:r>
      <w:r w:rsidR="00A9453C">
        <w:rPr>
          <w:szCs w:val="22"/>
        </w:rPr>
        <w:t xml:space="preserve"> </w:t>
      </w:r>
      <w:r w:rsidR="00B93163" w:rsidRPr="00ED3418">
        <w:rPr>
          <w:szCs w:val="22"/>
        </w:rPr>
        <w:t xml:space="preserve">A pen in the mouth has two visually </w:t>
      </w:r>
      <w:r w:rsidR="00A9453C">
        <w:rPr>
          <w:szCs w:val="22"/>
        </w:rPr>
        <w:t>evident</w:t>
      </w:r>
      <w:r w:rsidR="00A9453C" w:rsidRPr="00ED3418">
        <w:rPr>
          <w:szCs w:val="22"/>
        </w:rPr>
        <w:t xml:space="preserve"> </w:t>
      </w:r>
      <w:r w:rsidR="00B93163" w:rsidRPr="00ED3418">
        <w:rPr>
          <w:szCs w:val="22"/>
        </w:rPr>
        <w:t xml:space="preserve">effects on the articulators during speech. The first </w:t>
      </w:r>
      <w:del w:id="27" w:author="Cummings, Shawn" w:date="2023-05-22T13:35:00Z">
        <w:r w:rsidR="00B93163" w:rsidRPr="00ED3418" w:rsidDel="00D037E1">
          <w:rPr>
            <w:szCs w:val="22"/>
          </w:rPr>
          <w:delText xml:space="preserve">of these </w:delText>
        </w:r>
      </w:del>
      <w:r w:rsidR="00B93163" w:rsidRPr="00ED3418">
        <w:rPr>
          <w:szCs w:val="22"/>
        </w:rPr>
        <w:t xml:space="preserve">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w:t>
      </w:r>
      <w:r w:rsidR="00B93163" w:rsidRPr="00ED3418">
        <w:rPr>
          <w:szCs w:val="22"/>
        </w:rPr>
        <w:lastRenderedPageBreak/>
        <w:t>spectral center of gravity</w:t>
      </w:r>
      <w:ins w:id="28" w:author="Cummings, Shawn" w:date="2023-05-22T13:47:00Z">
        <w:r w:rsidR="00B834D2">
          <w:rPr>
            <w:szCs w:val="22"/>
          </w:rPr>
          <w:t xml:space="preserve"> (McFarland &amp; Bau</w:t>
        </w:r>
      </w:ins>
      <w:ins w:id="29" w:author="Cummings, Shawn" w:date="2023-05-22T13:48:00Z">
        <w:r w:rsidR="00B834D2">
          <w:rPr>
            <w:szCs w:val="22"/>
          </w:rPr>
          <w:t>m, 1995)</w:t>
        </w:r>
      </w:ins>
      <w:commentRangeStart w:id="30"/>
      <w:r w:rsidR="00B93163" w:rsidRPr="00ED3418">
        <w:rPr>
          <w:szCs w:val="22"/>
        </w:rPr>
        <w:t>.</w:t>
      </w:r>
      <w:commentRangeEnd w:id="30"/>
      <w:r w:rsidR="001A15DD">
        <w:rPr>
          <w:rStyle w:val="CommentReference"/>
        </w:rPr>
        <w:commentReference w:id="30"/>
      </w:r>
      <w:r w:rsidR="00B93163" w:rsidRPr="00ED3418">
        <w:rPr>
          <w:szCs w:val="22"/>
        </w:rPr>
        <w:t xml:space="preserve"> </w:t>
      </w:r>
      <w:r>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 xml:space="preserve">from /s/ in English </w:t>
      </w:r>
      <w:ins w:id="31" w:author="Cummings, Shawn" w:date="2023-05-22T13:36:00Z">
        <w:r w:rsidR="00D037E1">
          <w:rPr>
            <w:szCs w:val="22"/>
          </w:rPr>
          <w:t>(</w:t>
        </w:r>
        <w:proofErr w:type="spellStart"/>
        <w:r w:rsidR="00D037E1">
          <w:rPr>
            <w:szCs w:val="22"/>
          </w:rPr>
          <w:t>J</w:t>
        </w:r>
        <w:r w:rsidR="00D037E1">
          <w:rPr>
            <w:szCs w:val="22"/>
          </w:rPr>
          <w:t>ongman</w:t>
        </w:r>
        <w:proofErr w:type="spellEnd"/>
        <w:r w:rsidR="00D037E1">
          <w:rPr>
            <w:szCs w:val="22"/>
          </w:rPr>
          <w:t>, Wayland, &amp; Wong, 2000</w:t>
        </w:r>
      </w:ins>
      <w:del w:id="32" w:author="Cummings, Shawn" w:date="2023-05-22T13:36:00Z">
        <w:r w:rsidR="001A15DD" w:rsidDel="00D037E1">
          <w:rPr>
            <w:szCs w:val="22"/>
          </w:rPr>
          <w:delText>(REF</w:delText>
        </w:r>
      </w:del>
      <w:r w:rsidR="001A15DD">
        <w:rPr>
          <w:szCs w:val="22"/>
        </w:rPr>
        <w:t xml:space="preserve">), </w:t>
      </w:r>
      <w:proofErr w:type="gramStart"/>
      <w:r w:rsidR="001A15DD">
        <w:rPr>
          <w:szCs w:val="22"/>
        </w:rPr>
        <w:t>both of these</w:t>
      </w:r>
      <w:proofErr w:type="gramEnd"/>
      <w:r w:rsidR="001A15DD">
        <w:rPr>
          <w:szCs w:val="22"/>
        </w:rPr>
        <w:t xml:space="preserve"> </w:t>
      </w:r>
      <w:r w:rsidR="00B93163" w:rsidRPr="00ED3418">
        <w:rPr>
          <w:szCs w:val="22"/>
        </w:rPr>
        <w:t>effects</w:t>
      </w:r>
      <w:r w:rsidR="001A15DD">
        <w:rPr>
          <w:szCs w:val="22"/>
        </w:rPr>
        <w:t xml:space="preserve"> are predicted to make</w:t>
      </w:r>
      <w:r w:rsidR="00B93163" w:rsidRPr="00ED3418">
        <w:rPr>
          <w:szCs w:val="22"/>
        </w:rPr>
        <w:t xml:space="preserve"> fricatives produced with a pen in the mouth</w:t>
      </w:r>
      <w:r w:rsidR="001A15DD">
        <w:rPr>
          <w:szCs w:val="22"/>
        </w:rPr>
        <w:t xml:space="preserve"> </w:t>
      </w:r>
      <w:r w:rsidR="00B93163" w:rsidRPr="00ED3418">
        <w:rPr>
          <w:szCs w:val="22"/>
        </w:rPr>
        <w:t xml:space="preserve">acoustically more ‘/ʃ/-like’. </w:t>
      </w:r>
      <w:r w:rsidR="001A15DD">
        <w:rPr>
          <w:szCs w:val="22"/>
        </w:rPr>
        <w:t>If listeners c</w:t>
      </w:r>
      <w:r w:rsidR="00B93163" w:rsidRPr="00ED3418">
        <w:rPr>
          <w:szCs w:val="22"/>
        </w:rPr>
        <w:t>ompensa</w:t>
      </w:r>
      <w:r w:rsidR="001A15DD">
        <w:rPr>
          <w:szCs w:val="22"/>
        </w:rPr>
        <w:t xml:space="preserve">te for either or </w:t>
      </w:r>
      <w:proofErr w:type="gramStart"/>
      <w:r w:rsidR="001A15DD">
        <w:rPr>
          <w:szCs w:val="22"/>
        </w:rPr>
        <w:t>both of these</w:t>
      </w:r>
      <w:proofErr w:type="gramEnd"/>
      <w:r w:rsidR="001A15DD">
        <w:rPr>
          <w:szCs w:val="22"/>
        </w:rPr>
        <w:t xml:space="preserv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05324479"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(see Figure 1).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33"/>
      <w:r w:rsidR="00C161C5" w:rsidRPr="00ED3418">
        <w:rPr>
          <w:szCs w:val="22"/>
        </w:rPr>
        <w:t xml:space="preserve">thought the talker in the video </w:t>
      </w:r>
      <w:ins w:id="34" w:author="Cummings, Shawn" w:date="2023-05-22T13:39:00Z">
        <w:r w:rsidR="00D037E1">
          <w:rPr>
            <w:szCs w:val="22"/>
          </w:rPr>
          <w:t>said</w:t>
        </w:r>
      </w:ins>
      <w:del w:id="35" w:author="Cummings, Shawn" w:date="2023-05-22T13:39:00Z">
        <w:r w:rsidR="00C161C5" w:rsidRPr="00ED3418" w:rsidDel="00D037E1">
          <w:rPr>
            <w:szCs w:val="22"/>
          </w:rPr>
          <w:delText>produced</w:delText>
        </w:r>
      </w:del>
      <w:r w:rsidR="000079D6" w:rsidRPr="00ED3418">
        <w:rPr>
          <w:szCs w:val="22"/>
        </w:rPr>
        <w:t xml:space="preserve"> </w:t>
      </w:r>
      <w:commentRangeEnd w:id="33"/>
      <w:r w:rsidR="00D037E1">
        <w:rPr>
          <w:rStyle w:val="CommentReference"/>
        </w:rPr>
        <w:commentReference w:id="33"/>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36"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36"/>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ED3418">
        <w:rPr>
          <w:szCs w:val="22"/>
        </w:rPr>
        <w:t>asi</w:t>
      </w:r>
      <w:proofErr w:type="spellEnd"/>
      <w:r w:rsidRPr="00ED3418">
        <w:rPr>
          <w:szCs w:val="22"/>
        </w:rPr>
        <w:t>” to “</w:t>
      </w:r>
      <w:proofErr w:type="spellStart"/>
      <w:r w:rsidRPr="00ED3418">
        <w:rPr>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14F2FAA" w:rsidR="003A6A69" w:rsidRPr="00ED3418" w:rsidRDefault="009F6383" w:rsidP="00EE67E0">
      <w:pPr>
        <w:rPr>
          <w:szCs w:val="22"/>
        </w:rPr>
      </w:pPr>
      <w:commentRangeStart w:id="37"/>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w:t>
      </w:r>
      <w:proofErr w:type="spellStart"/>
      <w:r w:rsidR="00C161C5" w:rsidRPr="00ED3418">
        <w:rPr>
          <w:szCs w:val="22"/>
        </w:rPr>
        <w:t>Bejjanki</w:t>
      </w:r>
      <w:proofErr w:type="spellEnd"/>
      <w:r w:rsidR="00C161C5" w:rsidRPr="00ED3418">
        <w:rPr>
          <w:szCs w:val="22"/>
        </w:rPr>
        <w:t xml:space="preserve"> et al., 2011; </w:t>
      </w:r>
      <w:r w:rsidR="00620763" w:rsidRPr="00ED3418">
        <w:rPr>
          <w:szCs w:val="22"/>
        </w:rPr>
        <w:t>Franken et al., 2017</w:t>
      </w:r>
      <w:r w:rsidR="00C161C5" w:rsidRPr="00ED3418">
        <w:rPr>
          <w:szCs w:val="22"/>
        </w:rPr>
        <w:t xml:space="preserve">; </w:t>
      </w:r>
      <w:proofErr w:type="spellStart"/>
      <w:r w:rsidR="00C161C5" w:rsidRPr="00ED3418">
        <w:rPr>
          <w:szCs w:val="22"/>
        </w:rPr>
        <w:t>Lüttke</w:t>
      </w:r>
      <w:proofErr w:type="spellEnd"/>
      <w:r w:rsidR="00C161C5" w:rsidRPr="00ED3418">
        <w:rPr>
          <w:szCs w:val="22"/>
        </w:rPr>
        <w:t xml:space="preserv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proofErr w:type="gramStart"/>
      <w:r w:rsidR="001329E0">
        <w:rPr>
          <w:szCs w:val="22"/>
        </w:rPr>
        <w:t>e.g.</w:t>
      </w:r>
      <w:proofErr w:type="gramEnd"/>
      <w:r w:rsidR="001329E0">
        <w:rPr>
          <w:szCs w:val="22"/>
        </w:rPr>
        <w:t xml:space="preserve"> </w:t>
      </w:r>
      <w:proofErr w:type="spellStart"/>
      <w:r w:rsidR="00982723" w:rsidRPr="00ED3418">
        <w:rPr>
          <w:szCs w:val="22"/>
        </w:rPr>
        <w:t>Bejjanki</w:t>
      </w:r>
      <w:proofErr w:type="spellEnd"/>
      <w:r w:rsidR="00982723" w:rsidRPr="00ED3418">
        <w:rPr>
          <w:szCs w:val="22"/>
        </w:rPr>
        <w:t xml:space="preserve">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10B92113"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r w:rsidR="003901D6">
        <w:rPr>
          <w:i/>
          <w:iCs/>
          <w:szCs w:val="22"/>
        </w:rPr>
        <w:t>asi</w:t>
      </w:r>
      <w:r w:rsidRPr="00ED3418">
        <w:rPr>
          <w:szCs w:val="22"/>
        </w:rPr>
        <w:t xml:space="preserve"> or </w:t>
      </w:r>
      <w:r w:rsidR="003901D6">
        <w:rPr>
          <w:i/>
          <w:iCs/>
          <w:szCs w:val="22"/>
        </w:rPr>
        <w:t>ashi</w:t>
      </w:r>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w:t>
      </w:r>
      <w:proofErr w:type="gramStart"/>
      <w:r w:rsidR="00EE67E0" w:rsidRPr="00ED3418">
        <w:rPr>
          <w:szCs w:val="22"/>
        </w:rPr>
        <w:t>similar to</w:t>
      </w:r>
      <w:proofErr w:type="gramEnd"/>
      <w:r w:rsidR="00EE67E0" w:rsidRPr="00ED3418">
        <w:rPr>
          <w:szCs w:val="22"/>
        </w:rPr>
        <w:t xml:space="preserve">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r w:rsidR="003901D6">
        <w:rPr>
          <w:i/>
          <w:iCs/>
          <w:szCs w:val="22"/>
        </w:rPr>
        <w:t>asi</w:t>
      </w:r>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r w:rsidR="003901D6">
        <w:rPr>
          <w:i/>
          <w:iCs/>
          <w:szCs w:val="22"/>
        </w:rPr>
        <w:t>ashi</w:t>
      </w:r>
      <w:r w:rsidR="00620763" w:rsidRPr="00ED3418">
        <w:rPr>
          <w:szCs w:val="22"/>
        </w:rPr>
        <w:t>.</w:t>
      </w:r>
      <w:commentRangeEnd w:id="37"/>
      <w:r w:rsidR="00057517">
        <w:rPr>
          <w:rStyle w:val="CommentReference"/>
        </w:rPr>
        <w:commentReference w:id="37"/>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r w:rsidR="003901D6">
        <w:rPr>
          <w:i/>
          <w:iCs/>
          <w:szCs w:val="22"/>
        </w:rPr>
        <w:t xml:space="preserve">ashi–asi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2E5D8D9B"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balanced nuisance factors and are </w:t>
      </w:r>
      <w:r w:rsidRPr="00ED3418">
        <w:rPr>
          <w:szCs w:val="22"/>
        </w:rPr>
        <w:t xml:space="preserve">described below. </w:t>
      </w:r>
    </w:p>
    <w:p w14:paraId="5D53BB6B" w14:textId="724D54D5" w:rsidR="005032D8" w:rsidRPr="005427E2" w:rsidRDefault="00620763" w:rsidP="005427E2">
      <w:pPr>
        <w:rPr>
          <w:szCs w:val="22"/>
        </w:rPr>
      </w:pPr>
      <w:r w:rsidRPr="00ED3418">
        <w:rPr>
          <w:szCs w:val="22"/>
        </w:rPr>
        <w:t xml:space="preserve">Participants were paid $6/hour prorated by the duration of the experiment (15 minutes). Participations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and (iii) </w:t>
      </w:r>
      <w:r w:rsidRPr="00ED3418">
        <w:rPr>
          <w:szCs w:val="22"/>
        </w:rPr>
        <w:t>had not previously taken any of the other experiments in this study or in Liu and Jaeger (2018, 2019).</w:t>
      </w:r>
      <w:r w:rsidR="00134C06" w:rsidRPr="00ED3418">
        <w:rPr>
          <w:szCs w:val="22"/>
        </w:rPr>
        <w:t xml:space="preserve"> Additionally, participants who did not fulfill the software requirements (a recent version of the Chrome browser engine) could see the recruitment, but could not participate in the experiment.</w:t>
      </w:r>
      <w:r w:rsidR="005427E2">
        <w:rPr>
          <w:szCs w:val="22"/>
        </w:rPr>
        <w:t xml:space="preserve"> </w:t>
      </w:r>
      <w:r w:rsidR="005032D8" w:rsidRPr="00ED3418">
        <w:rPr>
          <w:szCs w:val="22"/>
        </w:rPr>
        <w:t>Participants</w:t>
      </w:r>
      <w:r w:rsidR="005427E2">
        <w:rPr>
          <w:szCs w:val="22"/>
        </w:rPr>
        <w:t xml:space="preserve"> allowed to complete the experiment but</w:t>
      </w:r>
      <w:r w:rsidR="005032D8" w:rsidRPr="00ED3418">
        <w:rPr>
          <w:szCs w:val="22"/>
        </w:rPr>
        <w:t xml:space="preserve"> were excluded from the analysis </w:t>
      </w:r>
      <w:r w:rsidR="005427E2">
        <w:rPr>
          <w:szCs w:val="22"/>
        </w:rPr>
        <w:t>if they met any exclusion criteria, described below.</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r w:rsidR="00E20210">
        <w:rPr>
          <w:i/>
          <w:iCs/>
          <w:szCs w:val="22"/>
        </w:rPr>
        <w:t xml:space="preserve">ashi </w:t>
      </w:r>
      <w:r w:rsidR="00E20210">
        <w:rPr>
          <w:szCs w:val="22"/>
        </w:rPr>
        <w:t xml:space="preserve">to </w:t>
      </w:r>
      <w:r w:rsidR="00E20210">
        <w:rPr>
          <w:i/>
          <w:iCs/>
          <w:szCs w:val="22"/>
        </w:rPr>
        <w:t xml:space="preserve">asi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r w:rsidR="00E20210">
        <w:rPr>
          <w:i/>
          <w:iCs/>
          <w:szCs w:val="22"/>
        </w:rPr>
        <w:t>ashi</w:t>
      </w:r>
      <w:r w:rsidR="005032D8" w:rsidRPr="00ED3418">
        <w:rPr>
          <w:szCs w:val="22"/>
        </w:rPr>
        <w:t xml:space="preserve"> and </w:t>
      </w:r>
      <w:r w:rsidR="00E20210">
        <w:rPr>
          <w:i/>
          <w:iCs/>
          <w:szCs w:val="22"/>
        </w:rPr>
        <w:t>asi</w:t>
      </w:r>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r w:rsidR="00BA1F61">
        <w:rPr>
          <w:i/>
          <w:iCs/>
          <w:szCs w:val="22"/>
        </w:rPr>
        <w:t xml:space="preserve">ashi </w:t>
      </w:r>
      <w:r w:rsidR="00457C4F" w:rsidRPr="00ED3418">
        <w:rPr>
          <w:szCs w:val="22"/>
        </w:rPr>
        <w:t xml:space="preserve">and 50% </w:t>
      </w:r>
      <w:r w:rsidR="00BA1F61">
        <w:rPr>
          <w:i/>
          <w:iCs/>
          <w:szCs w:val="22"/>
        </w:rPr>
        <w:t>asi</w:t>
      </w:r>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r w:rsidR="00BA1F61">
        <w:rPr>
          <w:i/>
          <w:iCs/>
          <w:szCs w:val="22"/>
        </w:rPr>
        <w:t>asi</w:t>
      </w:r>
      <w:r w:rsidR="00620763" w:rsidRPr="00ED3418">
        <w:rPr>
          <w:szCs w:val="22"/>
        </w:rPr>
        <w:t xml:space="preserve"> responses, four steps that would yield close </w:t>
      </w:r>
      <w:r w:rsidR="00620763" w:rsidRPr="00ED3418">
        <w:rPr>
          <w:szCs w:val="22"/>
        </w:rPr>
        <w:lastRenderedPageBreak/>
        <w:t xml:space="preserve">to 50% </w:t>
      </w:r>
      <w:r w:rsidR="00BA1F61">
        <w:rPr>
          <w:i/>
          <w:iCs/>
          <w:szCs w:val="22"/>
        </w:rPr>
        <w:t>asi</w:t>
      </w:r>
      <w:r w:rsidR="00620763" w:rsidRPr="00ED3418">
        <w:rPr>
          <w:szCs w:val="22"/>
        </w:rPr>
        <w:t>-response</w:t>
      </w:r>
      <w:r w:rsidR="00BA1F61">
        <w:rPr>
          <w:szCs w:val="22"/>
        </w:rPr>
        <w:t>s</w:t>
      </w:r>
      <w:r w:rsidR="00620763" w:rsidRPr="00ED3418">
        <w:rPr>
          <w:szCs w:val="22"/>
        </w:rPr>
        <w:t xml:space="preserve">, and one step that would yield 75% </w:t>
      </w:r>
      <w:r w:rsidR="00BA1F61">
        <w:rPr>
          <w:i/>
          <w:iCs/>
          <w:szCs w:val="22"/>
        </w:rPr>
        <w:t>asi</w:t>
      </w:r>
      <w:r w:rsidR="00620763" w:rsidRPr="00ED3418">
        <w:rPr>
          <w:szCs w:val="22"/>
        </w:rPr>
        <w:t xml:space="preserve"> responses (</w:t>
      </w:r>
      <w:r w:rsidR="00457C4F" w:rsidRPr="00ED3418">
        <w:rPr>
          <w:szCs w:val="22"/>
        </w:rPr>
        <w:t>e.g.,</w:t>
      </w:r>
      <w:r w:rsidR="00620763" w:rsidRPr="00ED3418">
        <w:rPr>
          <w:szCs w:val="22"/>
        </w:rPr>
        <w:t xml:space="preserve"> Kraljic et al., 2008 and subsequent work).</w:t>
      </w:r>
    </w:p>
    <w:p w14:paraId="4F43900B" w14:textId="2F56AB17"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Pr="00ED3418">
        <w:rPr>
          <w:szCs w:val="22"/>
          <w:highlight w:val="cyan"/>
        </w:rPr>
        <w:t>13, 15, 16, 17, 18, and 20</w:t>
      </w:r>
      <w:commentRangeStart w:id="38"/>
      <w:commentRangeEnd w:id="38"/>
      <w:r w:rsidRPr="00ED3418">
        <w:rPr>
          <w:rStyle w:val="CommentReference"/>
          <w:sz w:val="22"/>
          <w:szCs w:val="22"/>
          <w:highlight w:val="cyan"/>
        </w:rPr>
        <w:commentReference w:id="38"/>
      </w:r>
      <w:r w:rsidRPr="00ED3418">
        <w:rPr>
          <w:szCs w:val="22"/>
          <w:highlight w:val="cyan"/>
        </w:rPr>
        <w:t>,</w:t>
      </w:r>
      <w:r w:rsidRPr="00ED3418">
        <w:rPr>
          <w:szCs w:val="22"/>
        </w:rPr>
        <w:t xml:space="preserve"> where higher numbers indicate acoustically more “</w:t>
      </w:r>
      <w:proofErr w:type="spellStart"/>
      <w:r w:rsidRPr="00ED3418">
        <w:rPr>
          <w:szCs w:val="22"/>
        </w:rPr>
        <w:t>ashi</w:t>
      </w:r>
      <w:proofErr w:type="spellEnd"/>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Pr>
          <w:szCs w:val="22"/>
        </w:rPr>
        <w:t>asi</w:t>
      </w:r>
      <w:proofErr w:type="spellEnd"/>
      <w:r w:rsidRPr="00ED3418">
        <w:rPr>
          <w:szCs w:val="22"/>
        </w:rPr>
        <w:t>, rather than “</w:t>
      </w:r>
      <w:proofErr w:type="spellStart"/>
      <w:r w:rsidRPr="00ED3418">
        <w:rPr>
          <w:szCs w:val="22"/>
        </w:rPr>
        <w:t>ashi</w:t>
      </w:r>
      <w:proofErr w:type="spellEnd"/>
      <w:r w:rsidRPr="00ED3418">
        <w:rPr>
          <w:szCs w:val="22"/>
        </w:rPr>
        <w:t>”</w:t>
      </w:r>
      <w:r w:rsidR="00620763" w:rsidRPr="00ED3418">
        <w:rPr>
          <w:szCs w:val="22"/>
        </w:rPr>
        <w:t>.</w:t>
      </w:r>
      <w:r w:rsidRPr="00ED3418">
        <w:rPr>
          <w:szCs w:val="22"/>
        </w:rPr>
        <w:t xml:space="preserve"> The actual steps that were used in Experiment 1a were </w:t>
      </w:r>
      <w:r w:rsidRPr="00ED3418">
        <w:rPr>
          <w:szCs w:val="22"/>
          <w:highlight w:val="cyan"/>
        </w:rPr>
        <w:t>12, 14, 15, 16, 17, and 19</w:t>
      </w:r>
      <w:r w:rsidRPr="00ED3418">
        <w:rPr>
          <w:szCs w:val="22"/>
        </w:rPr>
        <w:t>,</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ins w:id="39" w:author="Jaeger, Florian" w:date="2023-05-12T18:03:00Z">
        <w:r w:rsidR="00057517">
          <w:rPr>
            <w:szCs w:val="22"/>
          </w:rPr>
          <w:t>“</w:t>
        </w:r>
      </w:ins>
      <w:proofErr w:type="spellStart"/>
      <w:r w:rsidR="00E20210">
        <w:rPr>
          <w:szCs w:val="22"/>
        </w:rPr>
        <w:t>asi</w:t>
      </w:r>
      <w:proofErr w:type="spellEnd"/>
      <w:ins w:id="40" w:author="Jaeger, Florian" w:date="2023-05-12T18:03:00Z">
        <w:r w:rsidR="00057517">
          <w:rPr>
            <w:szCs w:val="22"/>
          </w:rPr>
          <w:t>”</w:t>
        </w:r>
      </w:ins>
      <w:r w:rsidRPr="00ED3418">
        <w:rPr>
          <w:szCs w:val="22"/>
        </w:rPr>
        <w:t xml:space="preserve"> end</w:t>
      </w:r>
      <w:r w:rsidR="00B4671A" w:rsidRPr="00ED3418">
        <w:rPr>
          <w:szCs w:val="22"/>
        </w:rPr>
        <w:t>, compared to Liu and Jaeger (2018)</w:t>
      </w:r>
      <w:r w:rsidR="00457C4F" w:rsidRPr="00ED3418">
        <w:rPr>
          <w:szCs w:val="22"/>
        </w:rPr>
        <w:t xml:space="preserve">. Indeed, as we report below, Experiment 1a yielded overall more </w:t>
      </w:r>
      <w:proofErr w:type="spellStart"/>
      <w:r w:rsidR="00E20210">
        <w:rPr>
          <w:szCs w:val="22"/>
        </w:rPr>
        <w:t>asi</w:t>
      </w:r>
      <w:proofErr w:type="spellEnd"/>
      <w:r w:rsidR="00457C4F" w:rsidRPr="00ED3418">
        <w:rPr>
          <w:szCs w:val="22"/>
        </w:rPr>
        <w:t xml:space="preserve"> than “</w:t>
      </w:r>
      <w:proofErr w:type="spellStart"/>
      <w:r w:rsidR="00457C4F" w:rsidRPr="00ED3418">
        <w:rPr>
          <w:szCs w:val="22"/>
        </w:rPr>
        <w:t>ashi</w:t>
      </w:r>
      <w:proofErr w:type="spellEnd"/>
      <w:r w:rsidR="00457C4F" w:rsidRPr="00ED3418">
        <w:rPr>
          <w:szCs w:val="22"/>
        </w:rPr>
        <w:t>”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proofErr w:type="spellStart"/>
      <w:r w:rsidR="00457C4F" w:rsidRPr="00ED3418">
        <w:rPr>
          <w:szCs w:val="22"/>
        </w:rPr>
        <w:t>ashi</w:t>
      </w:r>
      <w:proofErr w:type="spellEnd"/>
      <w:r w:rsidR="00457C4F" w:rsidRPr="00ED3418">
        <w:rPr>
          <w:szCs w:val="22"/>
        </w:rPr>
        <w:t xml:space="preserve">” end of the continuum. However, </w:t>
      </w:r>
      <w:r w:rsidR="00B4671A" w:rsidRPr="00ED3418">
        <w:rPr>
          <w:szCs w:val="22"/>
        </w:rPr>
        <w:t xml:space="preserve">as we still had not discovered the labeling mistake, we ended up expanding the continuum even further towards the </w:t>
      </w:r>
      <w:proofErr w:type="spellStart"/>
      <w:r w:rsidR="00E20210">
        <w:rPr>
          <w:szCs w:val="22"/>
        </w:rPr>
        <w:t>asi</w:t>
      </w:r>
      <w:proofErr w:type="spellEnd"/>
      <w:r w:rsidR="00B4671A" w:rsidRPr="00ED3418">
        <w:rPr>
          <w:szCs w:val="22"/>
        </w:rPr>
        <w:t xml:space="preserve"> end instead, with steps</w:t>
      </w:r>
      <w:r w:rsidR="00620763" w:rsidRPr="00ED3418">
        <w:rPr>
          <w:szCs w:val="22"/>
        </w:rPr>
        <w:t xml:space="preserve"> </w:t>
      </w:r>
      <w:r w:rsidR="00620763" w:rsidRPr="00ED3418">
        <w:rPr>
          <w:szCs w:val="22"/>
          <w:highlight w:val="cyan"/>
        </w:rPr>
        <w:t>10, 13, 14, 15, 16, 20</w:t>
      </w:r>
      <w:r w:rsidR="00620763" w:rsidRPr="00ED3418">
        <w:rPr>
          <w:szCs w:val="22"/>
        </w:rPr>
        <w:t xml:space="preserve">. </w:t>
      </w:r>
      <w:r w:rsidR="00B4671A" w:rsidRPr="00ED3418">
        <w:rPr>
          <w:szCs w:val="22"/>
        </w:rPr>
        <w:t xml:space="preserve">At this point, we identified the labeling mistake. Experiment 1c employed steps </w:t>
      </w:r>
      <w:r w:rsidR="00B4671A" w:rsidRPr="00ED3418">
        <w:rPr>
          <w:szCs w:val="22"/>
          <w:highlight w:val="cyan"/>
        </w:rPr>
        <w:t>XYZ [compared to LJ18]</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35C9458" w:rsidR="00620763" w:rsidRPr="00ED3418" w:rsidRDefault="00620763" w:rsidP="00634F96">
      <w:pPr>
        <w:rPr>
          <w:szCs w:val="22"/>
        </w:rPr>
      </w:pPr>
      <w:r w:rsidRPr="00ED3418">
        <w:rPr>
          <w:szCs w:val="22"/>
        </w:rPr>
        <w:lastRenderedPageBreak/>
        <w:t xml:space="preserve">The stimuli created by Babel and colleagues (Babel 2016) did not contain video recordings of the </w:t>
      </w:r>
      <w:r w:rsidR="002D3F41">
        <w:rPr>
          <w:i/>
          <w:iCs/>
          <w:szCs w:val="22"/>
        </w:rPr>
        <w:t>ashi-asi</w:t>
      </w:r>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r w:rsidR="002D3F41">
        <w:rPr>
          <w:i/>
          <w:iCs/>
          <w:szCs w:val="22"/>
        </w:rPr>
        <w:t xml:space="preserve">ashi </w:t>
      </w:r>
      <w:r w:rsidR="002D3F41">
        <w:rPr>
          <w:szCs w:val="22"/>
        </w:rPr>
        <w:t>(</w:t>
      </w:r>
      <w:proofErr w:type="gramStart"/>
      <w:r w:rsidR="002D3F41">
        <w:rPr>
          <w:szCs w:val="22"/>
        </w:rPr>
        <w:t>e.g.</w:t>
      </w:r>
      <w:proofErr w:type="gramEnd"/>
      <w:r w:rsidR="002D3F41">
        <w:rPr>
          <w:szCs w:val="22"/>
        </w:rPr>
        <w:t xml:space="preserve"> </w:t>
      </w:r>
      <w:r w:rsidR="002D3F41">
        <w:rPr>
          <w:i/>
          <w:iCs/>
          <w:szCs w:val="22"/>
        </w:rPr>
        <w:t>m[achi]nery</w:t>
      </w:r>
      <w:r w:rsidR="002D3F41">
        <w:rPr>
          <w:szCs w:val="22"/>
        </w:rPr>
        <w:t>)</w:t>
      </w:r>
      <w:r w:rsidRPr="00ED3418">
        <w:rPr>
          <w:szCs w:val="22"/>
        </w:rPr>
        <w:t xml:space="preserve"> or </w:t>
      </w:r>
      <w:r w:rsidR="002D3F41">
        <w:rPr>
          <w:i/>
          <w:iCs/>
          <w:szCs w:val="22"/>
        </w:rPr>
        <w:t xml:space="preserve">asi </w:t>
      </w:r>
      <w:r w:rsidR="002D3F41">
        <w:rPr>
          <w:szCs w:val="22"/>
        </w:rPr>
        <w:t xml:space="preserve">(e.g. </w:t>
      </w:r>
      <w:r w:rsidR="002D3F41">
        <w:rPr>
          <w:i/>
          <w:iCs/>
          <w:szCs w:val="22"/>
        </w:rPr>
        <w:t>democr[acy]</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ins w:id="41" w:author="Jaeger, Florian" w:date="2023-05-12T18:04:00Z">
        <w:r w:rsidR="00057517">
          <w:rPr>
            <w:szCs w:val="22"/>
          </w:rPr>
          <w:t>-</w:t>
        </w:r>
      </w:ins>
      <w:del w:id="42" w:author="Jaeger, Florian" w:date="2023-05-12T18:04:00Z">
        <w:r w:rsidR="00E31B55" w:rsidDel="00057517">
          <w:rPr>
            <w:szCs w:val="22"/>
          </w:rPr>
          <w:delText xml:space="preserve"> </w:delText>
        </w:r>
      </w:del>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leg[acy]</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r w:rsidR="005C0E5E">
        <w:rPr>
          <w:i/>
          <w:iCs/>
          <w:szCs w:val="22"/>
        </w:rPr>
        <w:t>ashi</w:t>
      </w:r>
      <w:r w:rsidR="003A0879" w:rsidRPr="00ED3418">
        <w:rPr>
          <w:szCs w:val="22"/>
        </w:rPr>
        <w:t xml:space="preserve"> sequence</w:t>
      </w:r>
      <w:r w:rsidRPr="00ED3418">
        <w:rPr>
          <w:szCs w:val="22"/>
        </w:rPr>
        <w:t xml:space="preserve"> (e.g., </w:t>
      </w:r>
      <w:r w:rsidR="005C0E5E">
        <w:rPr>
          <w:i/>
          <w:iCs/>
          <w:szCs w:val="22"/>
        </w:rPr>
        <w:t>gl[aci]er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ins w:id="43" w:author="Jaeger, Florian" w:date="2023-05-20T12:06:00Z">
        <w:r w:rsidR="004F276B">
          <w:rPr>
            <w:szCs w:val="22"/>
          </w:rPr>
          <w:t xml:space="preserve"> (see SI:</w:t>
        </w:r>
        <w:r w:rsidR="004F276B" w:rsidRPr="004F276B">
          <w:rPr>
            <w:szCs w:val="22"/>
            <w:highlight w:val="yellow"/>
            <w:rPrChange w:id="44" w:author="Jaeger, Florian" w:date="2023-05-20T12:06:00Z">
              <w:rPr>
                <w:szCs w:val="22"/>
              </w:rPr>
            </w:rPrChange>
          </w:rPr>
          <w:t>XXX</w:t>
        </w:r>
        <w:r w:rsidR="004F276B">
          <w:rPr>
            <w:szCs w:val="22"/>
          </w:rPr>
          <w:t>)</w:t>
        </w:r>
      </w:ins>
      <w:r w:rsidRPr="00ED3418">
        <w:rPr>
          <w:szCs w:val="22"/>
        </w:rPr>
        <w:t xml:space="preserve">. </w:t>
      </w:r>
    </w:p>
    <w:p w14:paraId="0190AB31" w14:textId="27860298"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commentRangeStart w:id="45"/>
      <w:r w:rsidRPr="00ED3418">
        <w:rPr>
          <w:szCs w:val="22"/>
        </w:rPr>
        <w:lastRenderedPageBreak/>
        <w:t>The original video and audio recordings as well as all audiovisual test stimuli for both experiments are available as part of the OSF repository.</w:t>
      </w:r>
      <w:commentRangeEnd w:id="45"/>
      <w:r w:rsidR="00E85D79">
        <w:rPr>
          <w:rStyle w:val="CommentReference"/>
        </w:rPr>
        <w:commentReference w:id="45"/>
      </w:r>
    </w:p>
    <w:p w14:paraId="323F0794" w14:textId="51B8E93F" w:rsidR="00303033" w:rsidRPr="00303033" w:rsidDel="00E85D79" w:rsidRDefault="00303033" w:rsidP="003A0879">
      <w:pPr>
        <w:rPr>
          <w:del w:id="46" w:author="Jaeger, Florian" w:date="2023-05-12T18:11:00Z"/>
          <w:szCs w:val="22"/>
        </w:rPr>
      </w:pPr>
      <w:del w:id="47" w:author="Jaeger, Florian" w:date="2023-05-12T18:11:00Z">
        <w:r w:rsidDel="00E85D79">
          <w:rPr>
            <w:szCs w:val="22"/>
          </w:rPr>
          <w:delText>T</w:delText>
        </w:r>
        <w:r w:rsidRPr="00303033" w:rsidDel="00E85D79">
          <w:rPr>
            <w:szCs w:val="22"/>
          </w:rPr>
          <w:delText xml:space="preserve">est stimuli were grouped into blocks ("trial bins" in Liu &amp; Jaeger, 2018), and the order of stimuli was randomized within each of those subblocks. Each block consists of all 12 possible combinations of the six asi-ashi continuum steps crossed with the two test video conditions. </w:delText>
        </w:r>
      </w:del>
      <w:del w:id="48" w:author="Jaeger, Florian" w:date="2023-05-12T18:06:00Z">
        <w:r w:rsidRPr="00303033" w:rsidDel="00057517">
          <w:rPr>
            <w:szCs w:val="22"/>
          </w:rPr>
          <w:delText xml:space="preserve">This makes each block in Experiment 2 twice as long as those in previous work. We therefore used </w:delText>
        </w:r>
      </w:del>
      <w:del w:id="49" w:author="Jaeger, Florian" w:date="2023-05-12T18:11:00Z">
        <w:r w:rsidRPr="00303033" w:rsidDel="00E85D79">
          <w:rPr>
            <w:szCs w:val="22"/>
          </w:rPr>
          <w:delText>6</w:delText>
        </w:r>
      </w:del>
      <w:del w:id="50" w:author="Jaeger, Florian" w:date="2023-05-12T18:06:00Z">
        <w:r w:rsidRPr="00303033" w:rsidDel="00057517">
          <w:rPr>
            <w:szCs w:val="22"/>
          </w:rPr>
          <w:delText>, rather than 10,</w:delText>
        </w:r>
      </w:del>
      <w:del w:id="51" w:author="Jaeger, Florian" w:date="2023-05-12T18:11:00Z">
        <w:r w:rsidRPr="00303033" w:rsidDel="00E85D79">
          <w:rPr>
            <w:szCs w:val="22"/>
          </w:rPr>
          <w:delText xml:space="preserve"> blocks </w:delText>
        </w:r>
      </w:del>
      <w:del w:id="52" w:author="Jaeger, Florian" w:date="2023-05-12T18:06:00Z">
        <w:r w:rsidRPr="00303033" w:rsidDel="00057517">
          <w:rPr>
            <w:szCs w:val="22"/>
          </w:rPr>
          <w:delText xml:space="preserve">across the test phase </w:delText>
        </w:r>
      </w:del>
      <w:del w:id="53" w:author="Jaeger, Florian" w:date="2023-05-12T18:11:00Z">
        <w:r w:rsidRPr="00303033" w:rsidDel="00E85D79">
          <w:rPr>
            <w:szCs w:val="22"/>
          </w:rPr>
          <w:delText>for a total of 72 test stimuli (</w:delText>
        </w:r>
      </w:del>
      <w:del w:id="54" w:author="Jaeger, Florian" w:date="2023-05-12T18:05:00Z">
        <w:r w:rsidRPr="00303033" w:rsidDel="00057517">
          <w:rPr>
            <w:szCs w:val="22"/>
          </w:rPr>
          <w:delText>rather than</w:delText>
        </w:r>
      </w:del>
      <w:del w:id="55" w:author="Jaeger, Florian" w:date="2023-05-12T18:11:00Z">
        <w:r w:rsidRPr="00303033" w:rsidDel="00E85D79">
          <w:rPr>
            <w:szCs w:val="22"/>
          </w:rPr>
          <w:delText xml:space="preserve"> 60 in e.g., </w:delText>
        </w:r>
        <w:commentRangeStart w:id="56"/>
        <w:r w:rsidRPr="00303033" w:rsidDel="00E85D79">
          <w:rPr>
            <w:szCs w:val="22"/>
          </w:rPr>
          <w:delText>Liu &amp; Jaeger, 2018</w:delText>
        </w:r>
        <w:commentRangeEnd w:id="56"/>
        <w:r w:rsidR="00057517" w:rsidDel="00E85D79">
          <w:rPr>
            <w:rStyle w:val="CommentReference"/>
          </w:rPr>
          <w:commentReference w:id="56"/>
        </w:r>
        <w:r w:rsidRPr="00303033" w:rsidDel="00E85D79">
          <w:rPr>
            <w:szCs w:val="22"/>
          </w:rPr>
          <w:delText>). This is not expected to result in a large change in the statistical power to detect perceptual recalibration, as most of the perceptual recalibration effects are found at the very beginning of the test phase (see Liu &amp; Jaeger, 2018, 2020).</w:delText>
        </w:r>
      </w:del>
    </w:p>
    <w:p w14:paraId="05DCF9BE" w14:textId="1441562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r w:rsidR="003A0879" w:rsidRPr="00ED3418">
        <w:rPr>
          <w:szCs w:val="22"/>
        </w:rPr>
        <w:t xml:space="preserve"> </w:t>
      </w:r>
      <w:commentRangeStart w:id="57"/>
      <w:r w:rsidR="003A0879" w:rsidRPr="00ED3418">
        <w:rPr>
          <w:szCs w:val="22"/>
        </w:rPr>
        <w:t xml:space="preserve">Exact replica of </w:t>
      </w:r>
      <w:del w:id="58" w:author="Jaeger, Florian" w:date="2023-05-12T20:55:00Z">
        <w:r w:rsidR="003A0879" w:rsidRPr="00ED3418" w:rsidDel="00E538CF">
          <w:rPr>
            <w:szCs w:val="22"/>
          </w:rPr>
          <w:delText>Experiments 1a-</w:delText>
        </w:r>
      </w:del>
      <w:ins w:id="59" w:author="Jaeger, Florian" w:date="2023-05-12T20:55:00Z">
        <w:r w:rsidR="00E538CF">
          <w:rPr>
            <w:szCs w:val="22"/>
          </w:rPr>
          <w:t>all experiments</w:t>
        </w:r>
      </w:ins>
      <w:del w:id="60" w:author="Jaeger, Florian" w:date="2023-05-12T20:55:00Z">
        <w:r w:rsidR="003A0879" w:rsidRPr="00ED3418" w:rsidDel="00E538CF">
          <w:rPr>
            <w:szCs w:val="22"/>
          </w:rPr>
          <w:delText>c</w:delText>
        </w:r>
      </w:del>
      <w:r w:rsidR="003A0879" w:rsidRPr="00ED3418">
        <w:rPr>
          <w:szCs w:val="22"/>
        </w:rPr>
        <w:t xml:space="preserve"> for demonstration purposes can be found at </w:t>
      </w:r>
      <w:commentRangeStart w:id="61"/>
      <w:r w:rsidR="003A0879" w:rsidRPr="00ED3418">
        <w:rPr>
          <w:szCs w:val="22"/>
          <w:highlight w:val="cyan"/>
        </w:rPr>
        <w:t>XYZ</w:t>
      </w:r>
      <w:commentRangeEnd w:id="61"/>
      <w:r w:rsidR="00E538CF">
        <w:rPr>
          <w:rStyle w:val="CommentReference"/>
        </w:rPr>
        <w:commentReference w:id="61"/>
      </w:r>
      <w:r w:rsidR="003A0879" w:rsidRPr="00ED3418">
        <w:rPr>
          <w:szCs w:val="22"/>
        </w:rPr>
        <w:t xml:space="preserve">. The same page contains </w:t>
      </w:r>
      <w:r w:rsidR="00306C5A" w:rsidRPr="00ED3418">
        <w:rPr>
          <w:szCs w:val="22"/>
        </w:rPr>
        <w:t>screen</w:t>
      </w:r>
      <w:r w:rsidR="003A0879" w:rsidRPr="00ED3418">
        <w:rPr>
          <w:szCs w:val="22"/>
        </w:rPr>
        <w:t xml:space="preserve"> recordings of </w:t>
      </w:r>
      <w:r w:rsidR="00306C5A" w:rsidRPr="00ED3418">
        <w:rPr>
          <w:szCs w:val="22"/>
        </w:rPr>
        <w:t>a participant taking the experiment.</w:t>
      </w:r>
      <w:commentRangeEnd w:id="57"/>
      <w:r w:rsidR="00E85D79">
        <w:rPr>
          <w:rStyle w:val="CommentReference"/>
        </w:rPr>
        <w:commentReference w:id="57"/>
      </w:r>
    </w:p>
    <w:p w14:paraId="1988BD68" w14:textId="6EA48822"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hese steps were all available prior to accepting the HIT, but in order to start the experiment, participants had to accept the HIT.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3A0879">
      <w:pPr>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7860EF7E"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ins w:id="62" w:author="Jaeger, Florian" w:date="2023-05-12T18:09:00Z">
        <w:del w:id="63" w:author="Cummings, Shawn" w:date="2023-05-22T13:43:00Z">
          <w:r w:rsidR="000B7EE3" w:rsidDel="00B834D2">
            <w:rPr>
              <w:szCs w:val="22"/>
            </w:rPr>
            <w:delText xml:space="preserve"> XXX-XXX</w:delText>
          </w:r>
        </w:del>
      </w:ins>
      <w:ins w:id="64" w:author="Cummings, Shawn" w:date="2023-05-22T13:43:00Z">
        <w:r w:rsidR="00B834D2">
          <w:rPr>
            <w:szCs w:val="22"/>
          </w:rPr>
          <w:t xml:space="preserve"> 2 and 3</w:t>
        </w:r>
      </w:ins>
      <w:r w:rsidRPr="00ED3418">
        <w:rPr>
          <w:szCs w:val="22"/>
        </w:rPr>
        <w:t xml:space="preserve">. None of the trials during the test phase </w:t>
      </w:r>
      <w:proofErr w:type="gramStart"/>
      <w:r w:rsidRPr="00ED3418">
        <w:rPr>
          <w:szCs w:val="22"/>
        </w:rPr>
        <w:t>actually contained</w:t>
      </w:r>
      <w:proofErr w:type="gramEnd"/>
      <w:r w:rsidRPr="00ED3418">
        <w:rPr>
          <w:szCs w:val="22"/>
        </w:rPr>
        <w:t xml:space="preserve"> a white dot. Participants then completed 72 trials of an </w:t>
      </w:r>
      <w:r w:rsidR="003A0879" w:rsidRPr="00ED3418">
        <w:rPr>
          <w:szCs w:val="22"/>
        </w:rPr>
        <w:t xml:space="preserve">2AFC </w:t>
      </w:r>
      <w:r w:rsidRPr="00ED3418">
        <w:rPr>
          <w:szCs w:val="22"/>
        </w:rPr>
        <w:t xml:space="preserve">identification task. Participants could respond </w:t>
      </w:r>
      <w:r w:rsidR="00C32404">
        <w:rPr>
          <w:i/>
          <w:iCs/>
          <w:szCs w:val="22"/>
        </w:rPr>
        <w:t>asi</w:t>
      </w:r>
      <w:r w:rsidRPr="00ED3418">
        <w:rPr>
          <w:szCs w:val="22"/>
        </w:rPr>
        <w:t xml:space="preserve"> or </w:t>
      </w:r>
      <w:r w:rsidR="00C32404">
        <w:rPr>
          <w:i/>
          <w:iCs/>
          <w:szCs w:val="22"/>
        </w:rPr>
        <w:t>ashi</w:t>
      </w:r>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3D3785D6" w:rsidR="00620763" w:rsidRPr="00ED3418" w:rsidRDefault="00620763" w:rsidP="00634F96">
      <w:pPr>
        <w:rPr>
          <w:szCs w:val="22"/>
        </w:rPr>
      </w:pPr>
      <w:r w:rsidRPr="00ED3418">
        <w:rPr>
          <w:szCs w:val="22"/>
        </w:rPr>
        <w:lastRenderedPageBreak/>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Pr>
          <w:szCs w:val="22"/>
        </w:rPr>
        <w:t>asi</w:t>
      </w:r>
      <w:proofErr w:type="spellEnd"/>
      <w:r w:rsidR="00F3028E" w:rsidRPr="00ED3418">
        <w:rPr>
          <w:szCs w:val="22"/>
        </w:rPr>
        <w:t xml:space="preserve"> – “</w:t>
      </w:r>
      <w:proofErr w:type="spellStart"/>
      <w:r w:rsidRPr="00ED3418">
        <w:rPr>
          <w:szCs w:val="22"/>
        </w:rPr>
        <w:t>ashi</w:t>
      </w:r>
      <w:proofErr w:type="spellEnd"/>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53556F0F"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w:t>
      </w:r>
      <w:r w:rsidRPr="00ED3418">
        <w:rPr>
          <w:szCs w:val="22"/>
        </w:rPr>
        <w:lastRenderedPageBreak/>
        <w:t xml:space="preserve">and that truthful answers would greatly help us with the interpretation of </w:t>
      </w:r>
      <w:commentRangeStart w:id="65"/>
      <w:commentRangeStart w:id="66"/>
      <w:r w:rsidRPr="00ED3418">
        <w:rPr>
          <w:szCs w:val="22"/>
        </w:rPr>
        <w:t xml:space="preserve">results. </w:t>
      </w:r>
      <w:r w:rsidR="006D2EFB" w:rsidRPr="00ED3418">
        <w:rPr>
          <w:szCs w:val="22"/>
        </w:rPr>
        <w:t xml:space="preserve">For </w:t>
      </w:r>
      <w:commentRangeEnd w:id="65"/>
      <w:r w:rsidR="00E85D79">
        <w:rPr>
          <w:rStyle w:val="CommentReference"/>
        </w:rPr>
        <w:commentReference w:id="65"/>
      </w:r>
      <w:commentRangeEnd w:id="66"/>
      <w:r w:rsidR="00B834D2">
        <w:rPr>
          <w:rStyle w:val="CommentReference"/>
        </w:rPr>
        <w:commentReference w:id="66"/>
      </w:r>
      <w:r w:rsidR="006D2EFB" w:rsidRPr="00ED3418">
        <w:rPr>
          <w:szCs w:val="22"/>
        </w:rPr>
        <w:t>Experiment 1c, we made a few additional changes. [</w:t>
      </w:r>
      <w:r w:rsidR="006D2EFB" w:rsidRPr="00ED3418">
        <w:rPr>
          <w:szCs w:val="22"/>
          <w:highlight w:val="cyan"/>
        </w:rPr>
        <w:t>describe changes here.]</w:t>
      </w:r>
    </w:p>
    <w:p w14:paraId="5F4351C0" w14:textId="4298EC69" w:rsidR="00620763" w:rsidRPr="00ED3418"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 follow</w:t>
      </w:r>
      <w:r w:rsidR="00E538CF">
        <w:rPr>
          <w:szCs w:val="22"/>
        </w:rPr>
        <w:t>ed</w:t>
      </w:r>
      <w:r w:rsidRPr="00ED3418">
        <w:rPr>
          <w:szCs w:val="22"/>
        </w:rPr>
        <w:t xml:space="preserve"> </w:t>
      </w:r>
      <w:r w:rsidR="00682B85" w:rsidRPr="00ED3418">
        <w:rPr>
          <w:szCs w:val="22"/>
        </w:rPr>
        <w:t>all</w:t>
      </w:r>
      <w:r w:rsidRPr="00ED3418">
        <w:rPr>
          <w:szCs w:val="22"/>
        </w:rPr>
        <w:t xml:space="preserve"> </w:t>
      </w:r>
      <w:r w:rsidR="00E538CF">
        <w:rPr>
          <w:szCs w:val="22"/>
        </w:rPr>
        <w:t xml:space="preserve">applicable </w:t>
      </w:r>
      <w:r w:rsidRPr="00ED3418">
        <w:rPr>
          <w:szCs w:val="22"/>
        </w:rPr>
        <w:t>exclusion criteria of Liu and Jaeger (2018)</w:t>
      </w:r>
      <w:r w:rsidR="00682B85" w:rsidRPr="00ED3418">
        <w:rPr>
          <w:szCs w:val="22"/>
        </w:rPr>
        <w:t>.</w:t>
      </w:r>
      <w:r w:rsidR="00172D88" w:rsidRPr="00ED3418">
        <w:rPr>
          <w:szCs w:val="22"/>
        </w:rPr>
        <w:t xml:space="preserve"> Following Liu and Jaeger (2018), we removed (1) participants who experienced technical difficulties and did not complete the experiment and (2) participants who did not answer the catch question about the talker's gender correctly. We also excluded participants who likely had swapped the response keys, as determined by their identification function.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172D88" w:rsidRPr="00ED3418">
        <w:rPr>
          <w:szCs w:val="22"/>
        </w:rPr>
        <w:t xml:space="preserve"> No other criteria from Liu and Jaeger (2018) applied to Experiments 1a-c.</w:t>
      </w:r>
      <w:r w:rsidR="00C310F4">
        <w:rPr>
          <w:szCs w:val="22"/>
        </w:rPr>
        <w:t xml:space="preserve"> </w:t>
      </w:r>
      <w:r w:rsidR="00C310F4">
        <w:rPr>
          <w:szCs w:val="22"/>
        </w:rPr>
        <w:fldChar w:fldCharType="begin"/>
      </w:r>
      <w:r w:rsidR="00C310F4">
        <w:rPr>
          <w:szCs w:val="22"/>
        </w:rPr>
        <w:instrText xml:space="preserve"> REF _Ref135474057 \h </w:instrText>
      </w:r>
      <w:r w:rsidR="00C310F4">
        <w:rPr>
          <w:szCs w:val="22"/>
        </w:rPr>
      </w:r>
      <w:r w:rsidR="00C310F4">
        <w:rPr>
          <w:szCs w:val="22"/>
        </w:rPr>
        <w:fldChar w:fldCharType="separate"/>
      </w:r>
      <w:r w:rsidR="00C310F4">
        <w:t xml:space="preserve">Figure </w:t>
      </w:r>
      <w:r w:rsidR="00C310F4">
        <w:rPr>
          <w:noProof/>
        </w:rPr>
        <w:t>3</w:t>
      </w:r>
      <w:r w:rsidR="00C310F4">
        <w:rPr>
          <w:szCs w:val="22"/>
        </w:rPr>
        <w:fldChar w:fldCharType="end"/>
      </w:r>
      <w:r w:rsidR="00C310F4">
        <w:rPr>
          <w:szCs w:val="22"/>
        </w:rPr>
        <w:t xml:space="preserve"> </w:t>
      </w:r>
      <w:r w:rsidR="00172D88" w:rsidRPr="00ED3418">
        <w:rPr>
          <w:szCs w:val="22"/>
        </w:rPr>
        <w:t>summarize</w:t>
      </w:r>
      <w:r w:rsidR="00C310F4">
        <w:rPr>
          <w:szCs w:val="22"/>
        </w:rPr>
        <w:t xml:space="preserve">s </w:t>
      </w:r>
      <w:r w:rsidR="00172D88" w:rsidRPr="00ED3418">
        <w:rPr>
          <w:szCs w:val="22"/>
        </w:rPr>
        <w:t>participant</w:t>
      </w:r>
      <w:r w:rsidR="00C310F4">
        <w:rPr>
          <w:szCs w:val="22"/>
        </w:rPr>
        <w:t xml:space="preserve"> exclusions, along with participants’ reaction times</w:t>
      </w:r>
      <w:r w:rsidR="00172D88" w:rsidRPr="00ED3418">
        <w:rPr>
          <w:szCs w:val="22"/>
        </w:rPr>
        <w:t xml:space="preserve">.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w:t>
      </w:r>
      <w:proofErr w:type="gramStart"/>
      <w:r w:rsidR="00C310F4" w:rsidRPr="00C310F4">
        <w:rPr>
          <w:szCs w:val="22"/>
        </w:rPr>
        <w:t>experiment</w:t>
      </w:r>
      <w:proofErr w:type="gramEnd"/>
      <w:r w:rsidR="00C310F4" w:rsidRPr="00C310F4">
        <w:rPr>
          <w:szCs w:val="22"/>
        </w:rPr>
        <w:t>.</w:t>
      </w:r>
    </w:p>
    <w:p w14:paraId="60D3C7E7" w14:textId="416C62C0" w:rsidR="00172D88" w:rsidRPr="00ED3418" w:rsidRDefault="00172D88" w:rsidP="00682B85">
      <w:pPr>
        <w:rPr>
          <w:szCs w:val="22"/>
        </w:rPr>
      </w:pPr>
    </w:p>
    <w:p w14:paraId="761542E1" w14:textId="3866459F" w:rsidR="00172D88" w:rsidRDefault="00C310F4" w:rsidP="00172D88">
      <w:pPr>
        <w:jc w:val="center"/>
        <w:rPr>
          <w:ins w:id="67" w:author="Jaeger, Florian" w:date="2023-05-20T11:19:00Z"/>
          <w:szCs w:val="22"/>
        </w:rPr>
      </w:pPr>
      <w:ins w:id="68" w:author="Jaeger, Florian" w:date="2023-05-20T11:18:00Z">
        <w:r>
          <w:rPr>
            <w:noProof/>
          </w:rPr>
          <w:drawing>
            <wp:inline distT="0" distB="0" distL="0" distR="0" wp14:anchorId="4689B7A2" wp14:editId="2C5697A5">
              <wp:extent cx="5334000" cy="1333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ins>
      <w:ins w:id="69" w:author="Jaeger, Florian" w:date="2023-05-20T11:11:00Z">
        <w:r w:rsidR="00A11329" w:rsidRPr="00ED3418" w:rsidDel="00A11329">
          <w:rPr>
            <w:szCs w:val="22"/>
            <w:highlight w:val="cyan"/>
          </w:rPr>
          <w:t xml:space="preserve"> </w:t>
        </w:r>
      </w:ins>
      <w:del w:id="70" w:author="Jaeger, Florian" w:date="2023-05-20T11:11:00Z">
        <w:r w:rsidR="00172D88" w:rsidRPr="00ED3418" w:rsidDel="00A11329">
          <w:rPr>
            <w:szCs w:val="22"/>
            <w:highlight w:val="cyan"/>
          </w:rPr>
          <w:delText>[INSERT TABLE]</w:delText>
        </w:r>
      </w:del>
    </w:p>
    <w:p w14:paraId="73F3B120" w14:textId="10DC8E8F" w:rsidR="00C310F4" w:rsidRPr="00C310F4" w:rsidRDefault="00C310F4">
      <w:pPr>
        <w:pStyle w:val="Caption"/>
        <w:pPrChange w:id="71" w:author="Jaeger, Florian" w:date="2023-05-20T11:21:00Z">
          <w:pPr>
            <w:jc w:val="center"/>
          </w:pPr>
        </w:pPrChange>
      </w:pPr>
      <w:bookmarkStart w:id="72" w:name="_Ref135474057"/>
      <w:ins w:id="73" w:author="Jaeger, Florian" w:date="2023-05-20T11:20:00Z">
        <w:r w:rsidRPr="00C310F4">
          <w:t xml:space="preserve">Figure </w:t>
        </w:r>
        <w:r w:rsidRPr="00C310F4">
          <w:fldChar w:fldCharType="begin"/>
        </w:r>
        <w:r w:rsidRPr="00C310F4">
          <w:instrText xml:space="preserve"> SEQ Figure \* ARABIC </w:instrText>
        </w:r>
      </w:ins>
      <w:r w:rsidRPr="00C310F4">
        <w:fldChar w:fldCharType="separate"/>
      </w:r>
      <w:ins w:id="74" w:author="Jaeger, Florian" w:date="2023-05-20T11:20:00Z">
        <w:r w:rsidRPr="00C310F4">
          <w:rPr>
            <w:rPrChange w:id="75" w:author="Jaeger, Florian" w:date="2023-05-20T11:21:00Z">
              <w:rPr>
                <w:noProof/>
              </w:rPr>
            </w:rPrChange>
          </w:rPr>
          <w:t>3</w:t>
        </w:r>
        <w:r w:rsidRPr="00C310F4">
          <w:fldChar w:fldCharType="end"/>
        </w:r>
        <w:bookmarkEnd w:id="72"/>
        <w:r w:rsidRPr="00C310F4">
          <w:tab/>
          <w:t>Summary of participant exclusions, as well as participants’ mean reaction times and standard deviations for Experiments 1a-c.</w:t>
        </w:r>
      </w:ins>
    </w:p>
    <w:p w14:paraId="6596E0D9" w14:textId="21BCAF31" w:rsidR="00172D88" w:rsidRPr="00ED3418" w:rsidDel="00C310F4" w:rsidRDefault="00172D88" w:rsidP="00172D88">
      <w:pPr>
        <w:pStyle w:val="Caption"/>
        <w:rPr>
          <w:del w:id="76" w:author="Jaeger, Florian" w:date="2023-05-20T11:19:00Z"/>
          <w:szCs w:val="22"/>
        </w:rPr>
      </w:pPr>
      <w:bookmarkStart w:id="77" w:name="_Ref81589633"/>
      <w:del w:id="78" w:author="Jaeger, Florian" w:date="2023-05-20T11:19:00Z">
        <w:r w:rsidRPr="00ED3418" w:rsidDel="00C310F4">
          <w:rPr>
            <w:szCs w:val="22"/>
          </w:rPr>
          <w:delText xml:space="preserve">Table </w:delText>
        </w:r>
        <w:r w:rsidR="002A2426" w:rsidRPr="00ED3418" w:rsidDel="00C310F4">
          <w:rPr>
            <w:szCs w:val="22"/>
          </w:rPr>
          <w:fldChar w:fldCharType="begin"/>
        </w:r>
        <w:r w:rsidR="002A2426" w:rsidRPr="00ED3418" w:rsidDel="00C310F4">
          <w:rPr>
            <w:szCs w:val="22"/>
          </w:rPr>
          <w:delInstrText xml:space="preserve"> SEQ Table \* ARABIC </w:delInstrText>
        </w:r>
        <w:r w:rsidR="002A2426" w:rsidRPr="00ED3418" w:rsidDel="00C310F4">
          <w:rPr>
            <w:szCs w:val="22"/>
          </w:rPr>
          <w:fldChar w:fldCharType="separate"/>
        </w:r>
        <w:r w:rsidRPr="00ED3418" w:rsidDel="00C310F4">
          <w:rPr>
            <w:noProof/>
            <w:szCs w:val="22"/>
          </w:rPr>
          <w:delText>1</w:delText>
        </w:r>
        <w:r w:rsidR="002A2426" w:rsidRPr="00ED3418" w:rsidDel="00C310F4">
          <w:rPr>
            <w:noProof/>
            <w:szCs w:val="22"/>
          </w:rPr>
          <w:fldChar w:fldCharType="end"/>
        </w:r>
        <w:bookmarkEnd w:id="77"/>
        <w:r w:rsidRPr="00ED3418" w:rsidDel="00C310F4">
          <w:rPr>
            <w:szCs w:val="22"/>
          </w:rPr>
          <w:tab/>
          <w:delText>Summary of participant exclusions for Experiments 1a-</w:delText>
        </w:r>
      </w:del>
      <w:del w:id="79" w:author="Jaeger, Florian" w:date="2023-05-20T10:20:00Z">
        <w:r w:rsidRPr="00ED3418" w:rsidDel="00FA67B2">
          <w:rPr>
            <w:szCs w:val="22"/>
          </w:rPr>
          <w:delText>1</w:delText>
        </w:r>
      </w:del>
      <w:del w:id="80"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073A1590" w14:textId="5397BA3A" w:rsidR="001D660D" w:rsidRPr="00ED3418" w:rsidDel="00CA07C9" w:rsidRDefault="001D660D" w:rsidP="001D660D">
      <w:pPr>
        <w:rPr>
          <w:del w:id="81" w:author="Jaeger, Florian" w:date="2023-05-12T21:12:00Z"/>
          <w:szCs w:val="22"/>
        </w:rPr>
      </w:pPr>
      <w:r w:rsidRPr="00ED3418">
        <w:rPr>
          <w:szCs w:val="22"/>
        </w:rPr>
        <w:lastRenderedPageBreak/>
        <w:t>Experiments 1a-c served two purposes, the first being theoretical—</w:t>
      </w:r>
      <w:del w:id="82" w:author="Jaeger, Florian" w:date="2023-05-12T21:04:00Z">
        <w:r w:rsidRPr="00ED3418" w:rsidDel="00CA07C9">
          <w:rPr>
            <w:szCs w:val="22"/>
          </w:rPr>
          <w:delText>does the presence of the pen in the mouth affect</w:delText>
        </w:r>
      </w:del>
      <w:ins w:id="83" w:author="Jaeger, Florian" w:date="2023-05-12T21:04:00Z">
        <w:r w:rsidR="00CA07C9">
          <w:rPr>
            <w:szCs w:val="22"/>
          </w:rPr>
          <w:t xml:space="preserve">to test whether </w:t>
        </w:r>
      </w:ins>
      <w:r w:rsidRPr="00ED3418">
        <w:rPr>
          <w:szCs w:val="22"/>
        </w:rPr>
        <w:t xml:space="preserve"> listeners</w:t>
      </w:r>
      <w:ins w:id="84" w:author="Jaeger, Florian" w:date="2023-05-12T21:04:00Z">
        <w:r w:rsidR="00CA07C9">
          <w:rPr>
            <w:szCs w:val="22"/>
          </w:rPr>
          <w:t xml:space="preserve"> compensate </w:t>
        </w:r>
      </w:ins>
      <w:ins w:id="85" w:author="Jaeger, Florian" w:date="2023-05-12T21:05:00Z">
        <w:r w:rsidR="00CA07C9">
          <w:rPr>
            <w:szCs w:val="22"/>
          </w:rPr>
          <w:t xml:space="preserve">for the </w:t>
        </w:r>
      </w:ins>
      <w:ins w:id="86" w:author="Jaeger, Florian" w:date="2023-05-12T21:07:00Z">
        <w:r w:rsidR="00CA07C9">
          <w:rPr>
            <w:szCs w:val="22"/>
          </w:rPr>
          <w:t>(</w:t>
        </w:r>
      </w:ins>
      <w:ins w:id="87" w:author="Jaeger, Florian" w:date="2023-05-12T21:05:00Z">
        <w:r w:rsidR="00CA07C9">
          <w:rPr>
            <w:szCs w:val="22"/>
          </w:rPr>
          <w:t>visual</w:t>
        </w:r>
      </w:ins>
      <w:ins w:id="88" w:author="Jaeger, Florian" w:date="2023-05-12T21:07:00Z">
        <w:r w:rsidR="00CA07C9">
          <w:rPr>
            <w:szCs w:val="22"/>
          </w:rPr>
          <w:t>ly evident)</w:t>
        </w:r>
      </w:ins>
      <w:ins w:id="89" w:author="Jaeger, Florian" w:date="2023-05-12T21:06:00Z">
        <w:r w:rsidR="00CA07C9">
          <w:rPr>
            <w:szCs w:val="22"/>
          </w:rPr>
          <w:t xml:space="preserve"> </w:t>
        </w:r>
      </w:ins>
      <w:ins w:id="90" w:author="Jaeger, Florian" w:date="2023-05-12T21:05:00Z">
        <w:r w:rsidR="00CA07C9">
          <w:rPr>
            <w:szCs w:val="22"/>
          </w:rPr>
          <w:t xml:space="preserve">effects </w:t>
        </w:r>
      </w:ins>
      <w:ins w:id="91" w:author="Jaeger, Florian" w:date="2023-05-12T21:07:00Z">
        <w:r w:rsidR="00CA07C9">
          <w:rPr>
            <w:szCs w:val="22"/>
          </w:rPr>
          <w:t xml:space="preserve">on articulation </w:t>
        </w:r>
      </w:ins>
      <w:ins w:id="92" w:author="Jaeger, Florian" w:date="2023-05-12T21:05:00Z">
        <w:r w:rsidR="00CA07C9">
          <w:rPr>
            <w:szCs w:val="22"/>
          </w:rPr>
          <w:t>of a pe</w:t>
        </w:r>
      </w:ins>
      <w:ins w:id="93" w:author="Jaeger, Florian" w:date="2023-05-12T21:06:00Z">
        <w:r w:rsidR="00CA07C9">
          <w:rPr>
            <w:szCs w:val="22"/>
          </w:rPr>
          <w:t>n in the mouth</w:t>
        </w:r>
      </w:ins>
      <w:del w:id="94" w:author="Jaeger, Florian" w:date="2023-05-12T21:04:00Z">
        <w:r w:rsidRPr="00ED3418" w:rsidDel="00CA07C9">
          <w:rPr>
            <w:szCs w:val="22"/>
          </w:rPr>
          <w:delText>’</w:delText>
        </w:r>
      </w:del>
      <w:del w:id="95" w:author="Jaeger, Florian" w:date="2023-05-12T21:06:00Z">
        <w:r w:rsidRPr="00ED3418" w:rsidDel="00CA07C9">
          <w:rPr>
            <w:szCs w:val="22"/>
          </w:rPr>
          <w:delText xml:space="preserve"> interpretation of the audiovisual speech input</w:delText>
        </w:r>
      </w:del>
      <w:r w:rsidRPr="00ED3418">
        <w:rPr>
          <w:szCs w:val="22"/>
        </w:rPr>
        <w:t>—and the second methodological—</w:t>
      </w:r>
      <w:del w:id="96" w:author="Jaeger, Florian" w:date="2023-05-12T21:08:00Z">
        <w:r w:rsidRPr="00ED3418" w:rsidDel="00CA07C9">
          <w:rPr>
            <w:szCs w:val="22"/>
          </w:rPr>
          <w:delText xml:space="preserve">do the selected continuum steps results in responses </w:delText>
        </w:r>
      </w:del>
      <w:ins w:id="97" w:author="Jaeger, Florian" w:date="2023-05-12T21:08:00Z">
        <w:r w:rsidR="00CA07C9">
          <w:rPr>
            <w:szCs w:val="22"/>
          </w:rPr>
          <w:t xml:space="preserve">to identify audiovisual test tokens </w:t>
        </w:r>
      </w:ins>
      <w:ins w:id="98" w:author="Jaeger, Florian" w:date="2023-05-12T21:10:00Z">
        <w:r w:rsidR="00CA07C9">
          <w:rPr>
            <w:szCs w:val="22"/>
          </w:rPr>
          <w:t xml:space="preserve">suitable for the remaining experiments, i.e., stimuli </w:t>
        </w:r>
      </w:ins>
      <w:r w:rsidRPr="00ED3418">
        <w:rPr>
          <w:szCs w:val="22"/>
        </w:rPr>
        <w:t xml:space="preserve">that are centered around 50% </w:t>
      </w:r>
      <w:r w:rsidR="00597B2E">
        <w:rPr>
          <w:i/>
          <w:iCs/>
          <w:szCs w:val="22"/>
        </w:rPr>
        <w:t>ashi</w:t>
      </w:r>
      <w:r w:rsidRPr="00ED3418">
        <w:rPr>
          <w:szCs w:val="22"/>
        </w:rPr>
        <w:t xml:space="preserve"> </w:t>
      </w:r>
      <w:ins w:id="99" w:author="Jaeger, Florian" w:date="2023-05-12T21:10:00Z">
        <w:r w:rsidR="00CA07C9">
          <w:rPr>
            <w:szCs w:val="22"/>
          </w:rPr>
          <w:t>responses</w:t>
        </w:r>
      </w:ins>
      <w:ins w:id="100" w:author="Jaeger, Florian" w:date="2023-05-12T21:11:00Z">
        <w:r w:rsidR="00CA07C9">
          <w:rPr>
            <w:szCs w:val="22"/>
          </w:rPr>
          <w:t>,</w:t>
        </w:r>
      </w:ins>
      <w:ins w:id="101" w:author="Jaeger, Florian" w:date="2023-05-12T21:10:00Z">
        <w:r w:rsidR="00CA07C9">
          <w:rPr>
            <w:szCs w:val="22"/>
          </w:rPr>
          <w:t xml:space="preserve"> </w:t>
        </w:r>
      </w:ins>
      <w:del w:id="102" w:author="Jaeger, Florian" w:date="2023-05-12T21:10:00Z">
        <w:r w:rsidRPr="00ED3418" w:rsidDel="00CA07C9">
          <w:rPr>
            <w:szCs w:val="22"/>
          </w:rPr>
          <w:delText xml:space="preserve">and </w:delText>
        </w:r>
      </w:del>
      <w:r w:rsidRPr="00ED3418">
        <w:rPr>
          <w:szCs w:val="22"/>
        </w:rPr>
        <w:t>rang</w:t>
      </w:r>
      <w:ins w:id="103" w:author="Jaeger, Florian" w:date="2023-05-12T21:11:00Z">
        <w:r w:rsidR="00CA07C9">
          <w:rPr>
            <w:szCs w:val="22"/>
          </w:rPr>
          <w:t>ing</w:t>
        </w:r>
      </w:ins>
      <w:del w:id="104" w:author="Jaeger, Florian" w:date="2023-05-12T21:11:00Z">
        <w:r w:rsidRPr="00ED3418" w:rsidDel="00CA07C9">
          <w:rPr>
            <w:szCs w:val="22"/>
          </w:rPr>
          <w:delText>e</w:delText>
        </w:r>
      </w:del>
      <w:r w:rsidRPr="00ED3418">
        <w:rPr>
          <w:szCs w:val="22"/>
        </w:rPr>
        <w:t xml:space="preserve"> from about 25-75% </w:t>
      </w:r>
      <w:proofErr w:type="spellStart"/>
      <w:r w:rsidR="00597B2E">
        <w:rPr>
          <w:i/>
          <w:iCs/>
          <w:szCs w:val="22"/>
        </w:rPr>
        <w:t>ashi</w:t>
      </w:r>
      <w:proofErr w:type="spellEnd"/>
      <w:ins w:id="105" w:author="Jaeger, Florian" w:date="2023-05-12T21:11:00Z">
        <w:r w:rsidR="00CA07C9">
          <w:rPr>
            <w:i/>
            <w:iCs/>
            <w:szCs w:val="22"/>
          </w:rPr>
          <w:t xml:space="preserve"> </w:t>
        </w:r>
        <w:r w:rsidR="00CA07C9">
          <w:rPr>
            <w:szCs w:val="22"/>
          </w:rPr>
          <w:t>responses</w:t>
        </w:r>
      </w:ins>
      <w:ins w:id="106" w:author="Jaeger, Florian" w:date="2023-05-20T12:07:00Z">
        <w:r w:rsidR="006D093A">
          <w:rPr>
            <w:szCs w:val="22"/>
          </w:rPr>
          <w:t>.</w:t>
        </w:r>
      </w:ins>
      <w:del w:id="107" w:author="Jaeger, Florian" w:date="2023-05-20T12:07:00Z">
        <w:r w:rsidRPr="00ED3418" w:rsidDel="006D093A">
          <w:rPr>
            <w:szCs w:val="22"/>
          </w:rPr>
          <w:delText>?</w:delText>
        </w:r>
      </w:del>
      <w:r w:rsidRPr="00ED3418">
        <w:rPr>
          <w:szCs w:val="22"/>
        </w:rPr>
        <w:t xml:space="preserve"> </w:t>
      </w:r>
      <w:del w:id="108" w:author="Jaeger, Florian" w:date="2023-05-12T21:11:00Z">
        <w:r w:rsidR="00597B2E" w:rsidDel="00CA07C9">
          <w:rPr>
            <w:szCs w:val="22"/>
          </w:rPr>
          <w:delText>T</w:delText>
        </w:r>
        <w:r w:rsidRPr="00ED3418" w:rsidDel="00CA07C9">
          <w:rPr>
            <w:szCs w:val="22"/>
          </w:rPr>
          <w:delText xml:space="preserve">he secondary methodological question </w:delText>
        </w:r>
        <w:r w:rsidR="00597B2E" w:rsidDel="00CA07C9">
          <w:rPr>
            <w:szCs w:val="22"/>
          </w:rPr>
          <w:delText>will be addressed first, as it is more straightforward</w:delText>
        </w:r>
        <w:r w:rsidRPr="00ED3418" w:rsidDel="00CA07C9">
          <w:rPr>
            <w:szCs w:val="22"/>
          </w:rPr>
          <w:delText xml:space="preserve">. </w:delText>
        </w:r>
        <w:r w:rsidRPr="00ED3418" w:rsidDel="00CA07C9">
          <w:rPr>
            <w:szCs w:val="22"/>
          </w:rPr>
          <w:fldChar w:fldCharType="begin"/>
        </w:r>
        <w:r w:rsidRPr="00ED3418" w:rsidDel="00CA07C9">
          <w:rPr>
            <w:szCs w:val="22"/>
          </w:rPr>
          <w:delInstrText xml:space="preserve"> REF _Ref81592589 \h </w:delInstrText>
        </w:r>
        <w:r w:rsidR="00ED3418" w:rsidRPr="00ED3418" w:rsidDel="00CA07C9">
          <w:rPr>
            <w:szCs w:val="22"/>
          </w:rPr>
          <w:delInstrText xml:space="preserve"> \* MERGEFORMAT </w:delInstrText>
        </w:r>
        <w:r w:rsidRPr="00ED3418" w:rsidDel="00CA07C9">
          <w:rPr>
            <w:szCs w:val="22"/>
          </w:rPr>
        </w:r>
        <w:r w:rsidRPr="00ED3418" w:rsidDel="00CA07C9">
          <w:rPr>
            <w:szCs w:val="22"/>
          </w:rPr>
          <w:fldChar w:fldCharType="separate"/>
        </w:r>
        <w:r w:rsidRPr="00ED3418" w:rsidDel="00CA07C9">
          <w:rPr>
            <w:szCs w:val="22"/>
          </w:rPr>
          <w:delText xml:space="preserve">Figure </w:delText>
        </w:r>
        <w:r w:rsidRPr="00ED3418" w:rsidDel="00CA07C9">
          <w:rPr>
            <w:noProof/>
            <w:szCs w:val="22"/>
          </w:rPr>
          <w:delText>3</w:delText>
        </w:r>
        <w:r w:rsidRPr="00ED3418" w:rsidDel="00CA07C9">
          <w:rPr>
            <w:szCs w:val="22"/>
          </w:rPr>
          <w:fldChar w:fldCharType="end"/>
        </w:r>
        <w:r w:rsidRPr="00ED3418" w:rsidDel="00CA07C9">
          <w:rPr>
            <w:szCs w:val="22"/>
          </w:rPr>
          <w:delText xml:space="preserve"> shows the distribution of </w:delText>
        </w:r>
        <w:r w:rsidR="003F1429" w:rsidDel="00CA07C9">
          <w:rPr>
            <w:i/>
            <w:iCs/>
            <w:szCs w:val="22"/>
          </w:rPr>
          <w:delText>ashi</w:delText>
        </w:r>
        <w:r w:rsidRPr="00ED3418" w:rsidDel="00CA07C9">
          <w:rPr>
            <w:szCs w:val="22"/>
          </w:rPr>
          <w:delText xml:space="preserve"> responses in Experiments 1a-c as a function of the acoustic continuum, averaging over all other manipulations.</w:delText>
        </w:r>
      </w:del>
    </w:p>
    <w:p w14:paraId="3F363A57" w14:textId="2E18BC38" w:rsidR="001D660D" w:rsidRPr="00ED3418" w:rsidRDefault="001D660D" w:rsidP="00CA07C9">
      <w:pPr>
        <w:rPr>
          <w:szCs w:val="22"/>
          <w:shd w:val="clear" w:color="auto" w:fill="EFEFEF"/>
        </w:rPr>
      </w:pPr>
    </w:p>
    <w:p w14:paraId="179160AB" w14:textId="07124F6D" w:rsidR="001D660D" w:rsidRPr="00571B57" w:rsidDel="00571B57" w:rsidRDefault="001D660D" w:rsidP="001D660D">
      <w:pPr>
        <w:rPr>
          <w:del w:id="109" w:author="Jaeger, Florian" w:date="2023-05-12T21:12:00Z"/>
          <w:szCs w:val="22"/>
          <w:rPrChange w:id="110" w:author="Jaeger, Florian" w:date="2023-05-20T10:00:00Z">
            <w:rPr>
              <w:del w:id="111" w:author="Jaeger, Florian" w:date="2023-05-12T21:12:00Z"/>
              <w:b/>
              <w:bCs/>
              <w:i/>
              <w:iCs/>
              <w:szCs w:val="22"/>
            </w:rPr>
          </w:rPrChange>
        </w:rPr>
      </w:pPr>
    </w:p>
    <w:p w14:paraId="27CCD672" w14:textId="07F3CC66" w:rsidR="00CE6460" w:rsidRPr="00ED3418" w:rsidDel="00CA07C9" w:rsidRDefault="00CE6460" w:rsidP="00CE6460">
      <w:pPr>
        <w:jc w:val="center"/>
        <w:rPr>
          <w:del w:id="112" w:author="Jaeger, Florian" w:date="2023-05-12T21:12:00Z"/>
          <w:szCs w:val="22"/>
        </w:rPr>
      </w:pPr>
      <w:del w:id="113" w:author="Jaeger, Florian" w:date="2023-05-12T21:12:00Z">
        <w:r w:rsidRPr="00ED3418" w:rsidDel="00CA07C9">
          <w:rPr>
            <w:szCs w:val="22"/>
            <w:highlight w:val="cyan"/>
          </w:rPr>
          <w:delText>[INSERT FIGURE]</w:delText>
        </w:r>
      </w:del>
    </w:p>
    <w:p w14:paraId="1A30CCF3" w14:textId="0DC3D5DB" w:rsidR="00CE6460" w:rsidRPr="00ED3418" w:rsidDel="00CA07C9" w:rsidRDefault="00CE6460" w:rsidP="002C4D4D">
      <w:pPr>
        <w:pStyle w:val="Caption"/>
        <w:rPr>
          <w:del w:id="114" w:author="Jaeger, Florian" w:date="2023-05-12T21:12:00Z"/>
          <w:szCs w:val="22"/>
        </w:rPr>
      </w:pPr>
      <w:bookmarkStart w:id="115" w:name="_Ref81592589"/>
      <w:del w:id="116" w:author="Jaeger, Florian" w:date="2023-05-12T21:12:00Z">
        <w:r w:rsidRPr="00ED3418" w:rsidDel="00CA07C9">
          <w:rPr>
            <w:szCs w:val="22"/>
          </w:rPr>
          <w:delText xml:space="preserve">Figure </w:delText>
        </w:r>
        <w:r w:rsidR="002A2426" w:rsidRPr="00ED3418" w:rsidDel="00CA07C9">
          <w:rPr>
            <w:i w:val="0"/>
            <w:iCs w:val="0"/>
            <w:szCs w:val="22"/>
          </w:rPr>
          <w:fldChar w:fldCharType="begin"/>
        </w:r>
        <w:r w:rsidR="002A2426" w:rsidRPr="00ED3418" w:rsidDel="00CA07C9">
          <w:rPr>
            <w:szCs w:val="22"/>
          </w:rPr>
          <w:delInstrText xml:space="preserve"> SEQ Figure \* ARABIC </w:delInstrText>
        </w:r>
        <w:r w:rsidR="002A2426" w:rsidRPr="00ED3418" w:rsidDel="00CA07C9">
          <w:rPr>
            <w:i w:val="0"/>
            <w:iCs w:val="0"/>
            <w:szCs w:val="22"/>
          </w:rPr>
          <w:fldChar w:fldCharType="separate"/>
        </w:r>
        <w:r w:rsidRPr="00ED3418" w:rsidDel="00CA07C9">
          <w:rPr>
            <w:noProof/>
            <w:szCs w:val="22"/>
          </w:rPr>
          <w:delText>3</w:delText>
        </w:r>
        <w:r w:rsidR="002A2426" w:rsidRPr="00ED3418" w:rsidDel="00CA07C9">
          <w:rPr>
            <w:i w:val="0"/>
            <w:iCs w:val="0"/>
            <w:noProof/>
            <w:szCs w:val="22"/>
          </w:rPr>
          <w:fldChar w:fldCharType="end"/>
        </w:r>
        <w:bookmarkEnd w:id="115"/>
        <w:r w:rsidRPr="00ED3418" w:rsidDel="00CA07C9">
          <w:rPr>
            <w:szCs w:val="22"/>
          </w:rPr>
          <w:tab/>
        </w:r>
        <w:r w:rsidR="001D660D" w:rsidRPr="00ED3418" w:rsidDel="00CA07C9">
          <w:rPr>
            <w:szCs w:val="22"/>
          </w:rPr>
          <w:delText>T</w:delText>
        </w:r>
        <w:r w:rsidRPr="00ED3418" w:rsidDel="00CA07C9">
          <w:rPr>
            <w:szCs w:val="22"/>
          </w:rPr>
          <w:delText>he distribution of “ashi” responses during the test phase</w:delText>
        </w:r>
        <w:r w:rsidR="001D660D" w:rsidRPr="00ED3418" w:rsidDel="00CA07C9">
          <w:rPr>
            <w:szCs w:val="22"/>
          </w:rPr>
          <w:delText>s of Experiments 1a-c</w:delText>
        </w:r>
        <w:r w:rsidRPr="00ED3418" w:rsidDel="00CA07C9">
          <w:rPr>
            <w:szCs w:val="22"/>
          </w:rPr>
          <w:delText>, as a function of the acoustic continuu</w:delText>
        </w:r>
        <w:r w:rsidR="001D660D" w:rsidRPr="00ED3418" w:rsidDel="00CA07C9">
          <w:rPr>
            <w:szCs w:val="22"/>
          </w:rPr>
          <w:delText xml:space="preserve">m, averaging over visual bias condition, pen location and test blocks. Transparent points show by-participant </w:delText>
        </w:r>
        <w:r w:rsidR="002C4D4D" w:rsidRPr="00ED3418" w:rsidDel="00CA07C9">
          <w:rPr>
            <w:szCs w:val="22"/>
          </w:rPr>
          <w:delText>means (horizontally jittered)</w:delText>
        </w:r>
        <w:r w:rsidR="001D660D" w:rsidRPr="00ED3418" w:rsidDel="00CA07C9">
          <w:rPr>
            <w:szCs w:val="22"/>
          </w:rPr>
          <w:delText>.</w:delText>
        </w:r>
        <w:r w:rsidR="002C4D4D" w:rsidRPr="00ED3418" w:rsidDel="00CA07C9">
          <w:rPr>
            <w:szCs w:val="22"/>
          </w:rPr>
          <w:delText xml:space="preserve"> Solid pointranges show the mean and 95% bootstrapped confidence intervals over those by-participant means.</w:delText>
        </w:r>
        <w:r w:rsidRPr="00ED3418" w:rsidDel="00CA07C9">
          <w:rPr>
            <w:szCs w:val="22"/>
          </w:rPr>
          <w:delText xml:space="preserve"> </w:delText>
        </w:r>
      </w:del>
    </w:p>
    <w:p w14:paraId="7E761E22" w14:textId="3467B7C0" w:rsidR="002C4D4D" w:rsidRPr="00ED3418" w:rsidDel="00CA07C9" w:rsidRDefault="002C4D4D" w:rsidP="002C4D4D">
      <w:pPr>
        <w:rPr>
          <w:del w:id="117" w:author="Jaeger, Florian" w:date="2023-05-12T21:12:00Z"/>
          <w:szCs w:val="22"/>
        </w:rPr>
      </w:pPr>
      <w:del w:id="118" w:author="Jaeger, Florian" w:date="2023-05-12T21:12:00Z">
        <w:r w:rsidRPr="00ED3418" w:rsidDel="00CA07C9">
          <w:rPr>
            <w:szCs w:val="22"/>
          </w:rPr>
          <w:delText xml:space="preserve">As anticipated in the method section, Experiments 1a and 1b elicited relatively few </w:delText>
        </w:r>
        <w:r w:rsidR="00597B2E" w:rsidDel="00CA07C9">
          <w:rPr>
            <w:i/>
            <w:iCs/>
            <w:szCs w:val="22"/>
          </w:rPr>
          <w:delText xml:space="preserve">ashi </w:delText>
        </w:r>
        <w:r w:rsidRPr="00ED3418" w:rsidDel="00CA07C9">
          <w:rPr>
            <w:szCs w:val="22"/>
          </w:rPr>
          <w:delText xml:space="preserve">responses. Experiment 1c successfully placed the continuum steps </w:delText>
        </w:r>
        <w:r w:rsidR="00C744F2" w:rsidDel="00CA07C9">
          <w:rPr>
            <w:szCs w:val="22"/>
          </w:rPr>
          <w:delText xml:space="preserve">in the 25-75% range of </w:delText>
        </w:r>
        <w:r w:rsidR="00C744F2" w:rsidDel="00CA07C9">
          <w:rPr>
            <w:i/>
            <w:iCs/>
            <w:szCs w:val="22"/>
          </w:rPr>
          <w:delText>as</w:delText>
        </w:r>
        <w:r w:rsidR="00597B2E" w:rsidDel="00CA07C9">
          <w:rPr>
            <w:i/>
            <w:iCs/>
            <w:szCs w:val="22"/>
          </w:rPr>
          <w:delText>h</w:delText>
        </w:r>
        <w:r w:rsidR="00C744F2" w:rsidDel="00CA07C9">
          <w:rPr>
            <w:i/>
            <w:iCs/>
            <w:szCs w:val="22"/>
          </w:rPr>
          <w:delText>i</w:delText>
        </w:r>
        <w:r w:rsidR="00C744F2" w:rsidDel="00CA07C9">
          <w:rPr>
            <w:szCs w:val="22"/>
          </w:rPr>
          <w:delText xml:space="preserve"> responses, ideal</w:delText>
        </w:r>
        <w:r w:rsidRPr="00ED3418" w:rsidDel="00CA07C9">
          <w:rPr>
            <w:szCs w:val="22"/>
          </w:rPr>
          <w:delText xml:space="preserve"> in order to achieve high power to detect effects other than those of the acoustic continuum. All subsequent experiments therefore employed the continuum steps from Experiment 1c. Next, we turn to the primary purpose of Experiments 1a-c. Given </w:delText>
        </w:r>
        <w:r w:rsidRPr="00ED3418" w:rsidDel="00CA07C9">
          <w:rPr>
            <w:szCs w:val="22"/>
          </w:rPr>
          <w:fldChar w:fldCharType="begin"/>
        </w:r>
        <w:r w:rsidRPr="00ED3418" w:rsidDel="00CA07C9">
          <w:rPr>
            <w:szCs w:val="22"/>
          </w:rPr>
          <w:delInstrText xml:space="preserve"> REF _Ref81592589 \h </w:delInstrText>
        </w:r>
        <w:r w:rsidR="00ED3418" w:rsidRPr="00ED3418" w:rsidDel="00CA07C9">
          <w:rPr>
            <w:szCs w:val="22"/>
          </w:rPr>
          <w:delInstrText xml:space="preserve"> \* MERGEFORMAT </w:delInstrText>
        </w:r>
        <w:r w:rsidRPr="00ED3418" w:rsidDel="00CA07C9">
          <w:rPr>
            <w:szCs w:val="22"/>
          </w:rPr>
        </w:r>
        <w:r w:rsidRPr="00ED3418" w:rsidDel="00CA07C9">
          <w:rPr>
            <w:szCs w:val="22"/>
          </w:rPr>
          <w:fldChar w:fldCharType="separate"/>
        </w:r>
        <w:r w:rsidRPr="00ED3418" w:rsidDel="00CA07C9">
          <w:rPr>
            <w:szCs w:val="22"/>
          </w:rPr>
          <w:delText xml:space="preserve">Figure </w:delText>
        </w:r>
        <w:r w:rsidRPr="00ED3418" w:rsidDel="00CA07C9">
          <w:rPr>
            <w:noProof/>
            <w:szCs w:val="22"/>
          </w:rPr>
          <w:delText>3</w:delText>
        </w:r>
        <w:r w:rsidRPr="00ED3418" w:rsidDel="00CA07C9">
          <w:rPr>
            <w:szCs w:val="22"/>
          </w:rPr>
          <w:fldChar w:fldCharType="end"/>
        </w:r>
        <w:r w:rsidRPr="00ED3418" w:rsidDel="00CA07C9">
          <w:rPr>
            <w:szCs w:val="22"/>
          </w:rPr>
          <w:delText xml:space="preserve">, we expected issues with soft floor effects in Experiment 1a and, in particular, Experiment 1b: the power to detect effects of pen location decreases the closer the proportion </w:delText>
        </w:r>
        <w:r w:rsidR="001B6B9C" w:rsidDel="00CA07C9">
          <w:rPr>
            <w:szCs w:val="22"/>
          </w:rPr>
          <w:delText xml:space="preserve">of </w:delText>
        </w:r>
        <w:r w:rsidR="001B6B9C" w:rsidDel="00CA07C9">
          <w:rPr>
            <w:i/>
            <w:iCs/>
            <w:szCs w:val="22"/>
          </w:rPr>
          <w:delText>ashi</w:delText>
        </w:r>
        <w:r w:rsidRPr="00ED3418" w:rsidDel="00CA07C9">
          <w:rPr>
            <w:szCs w:val="22"/>
          </w:rPr>
          <w:delText xml:space="preserve"> responses is to 0 or 1. </w:delText>
        </w:r>
      </w:del>
    </w:p>
    <w:p w14:paraId="27E3BB08" w14:textId="4F883516" w:rsidR="003D72BC" w:rsidRPr="00ED3418" w:rsidRDefault="00F3028E" w:rsidP="001D660D">
      <w:pPr>
        <w:rPr>
          <w:szCs w:val="22"/>
        </w:rPr>
      </w:pPr>
      <w:r w:rsidRPr="00ED3418">
        <w:rPr>
          <w:b/>
          <w:bCs/>
          <w:i/>
          <w:iCs/>
          <w:szCs w:val="22"/>
        </w:rPr>
        <w:t xml:space="preserve">Analysis approach. </w:t>
      </w:r>
      <w:del w:id="119" w:author="Jaeger, Florian" w:date="2023-05-20T09:35:00Z">
        <w:r w:rsidRPr="00ED3418" w:rsidDel="00BC07C7">
          <w:rPr>
            <w:szCs w:val="22"/>
          </w:rPr>
          <w:delText>Here and throughout this study, w</w:delText>
        </w:r>
      </w:del>
      <w:ins w:id="120" w:author="Jaeger, Florian" w:date="2023-05-20T10:04:00Z">
        <w:r w:rsidR="00571B57">
          <w:rPr>
            <w:szCs w:val="22"/>
          </w:rPr>
          <w:t>W</w:t>
        </w:r>
      </w:ins>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moveFromRangeStart w:id="121" w:author="Jaeger, Florian" w:date="2023-05-20T09:55:00Z" w:name="move135468925"/>
      <w:moveFrom w:id="122" w:author="Jaeger, Florian" w:date="2023-05-20T09:55:00Z">
        <w:r w:rsidR="003D72BC" w:rsidRPr="00ED3418" w:rsidDel="00B26E09">
          <w:rPr>
            <w:szCs w:val="22"/>
          </w:rPr>
          <w:t xml:space="preserve">In addition to the three design variables (visual bias, acoustic continuum, and pen location), we followed Liu and Jaeger (2018) and included test block as a predictor in the analyses (ranging from </w:t>
        </w:r>
        <w:r w:rsidR="003D72BC" w:rsidRPr="00ED3418" w:rsidDel="00B26E09">
          <w:rPr>
            <w:szCs w:val="22"/>
            <w:highlight w:val="yellow"/>
          </w:rPr>
          <w:t>1-6</w:t>
        </w:r>
        <w:r w:rsidR="003D72BC" w:rsidRPr="00ED3418" w:rsidDel="00B26E09">
          <w:rPr>
            <w:szCs w:val="22"/>
          </w:rPr>
          <w:t xml:space="preserve">). This was done because previous work has found that responses can change throughout the test phase. Specifically, responses have been found to trend towards a uniform distribution of 50% </w:t>
        </w:r>
        <w:r w:rsidR="001B6B9C" w:rsidDel="00B26E09">
          <w:rPr>
            <w:i/>
            <w:iCs/>
            <w:szCs w:val="22"/>
          </w:rPr>
          <w:t>ashi</w:t>
        </w:r>
        <w:r w:rsidR="003D72BC" w:rsidRPr="00ED3418" w:rsidDel="00B26E09">
          <w:rPr>
            <w:szCs w:val="22"/>
          </w:rPr>
          <w:t xml:space="preserve"> and 50% </w:t>
        </w:r>
        <w:r w:rsidR="001B6B9C" w:rsidDel="00B26E09">
          <w:rPr>
            <w:i/>
            <w:iCs/>
            <w:szCs w:val="22"/>
          </w:rPr>
          <w:t>asi</w:t>
        </w:r>
        <w:r w:rsidR="003D72BC" w:rsidRPr="00ED3418" w:rsidDel="00B26E09">
          <w:rPr>
            <w:szCs w:val="22"/>
          </w:rPr>
          <w:t xml:space="preserve"> responses during continued testing (Liu &amp; Jaeger, 2018, 2019; </w:t>
        </w:r>
        <w:r w:rsidR="005427E2" w:rsidDel="00B26E09">
          <w:rPr>
            <w:szCs w:val="22"/>
          </w:rPr>
          <w:t xml:space="preserve">Tzeng, Nygaard, &amp; Theodore, 2021). </w:t>
        </w:r>
      </w:moveFrom>
      <w:moveFromRangeEnd w:id="121"/>
    </w:p>
    <w:p w14:paraId="1ECB2C6C" w14:textId="2B4D2846" w:rsidR="003D72BC" w:rsidDel="00B26E09" w:rsidRDefault="00F3028E" w:rsidP="00BC07C7">
      <w:pPr>
        <w:rPr>
          <w:del w:id="123" w:author="Jaeger, Florian" w:date="2023-05-20T09:21:00Z"/>
          <w:szCs w:val="22"/>
        </w:rPr>
      </w:pPr>
      <w:r w:rsidRPr="00ED3418">
        <w:rPr>
          <w:szCs w:val="22"/>
        </w:rPr>
        <w:t>Responses (1 = “</w:t>
      </w:r>
      <w:proofErr w:type="spellStart"/>
      <w:r w:rsidRPr="00ED3418">
        <w:rPr>
          <w:szCs w:val="22"/>
        </w:rPr>
        <w:t>ashi</w:t>
      </w:r>
      <w:proofErr w:type="spellEnd"/>
      <w:r w:rsidRPr="00ED3418">
        <w:rPr>
          <w:szCs w:val="22"/>
        </w:rPr>
        <w:t xml:space="preserve">” vs. 0 = </w:t>
      </w:r>
      <w:proofErr w:type="spellStart"/>
      <w:r w:rsidR="00E20210">
        <w:rPr>
          <w:szCs w:val="22"/>
        </w:rPr>
        <w:t>asi</w:t>
      </w:r>
      <w:proofErr w:type="spellEnd"/>
      <w:r w:rsidRPr="00ED3418">
        <w:rPr>
          <w:szCs w:val="22"/>
        </w:rPr>
        <w:t xml:space="preserve">) were </w:t>
      </w:r>
      <w:del w:id="124" w:author="Jaeger, Florian" w:date="2023-05-12T21:15:00Z">
        <w:r w:rsidR="001D660D" w:rsidRPr="00ED3418" w:rsidDel="007E5D3F">
          <w:rPr>
            <w:szCs w:val="22"/>
          </w:rPr>
          <w:delText xml:space="preserve">thus </w:delText>
        </w:r>
      </w:del>
      <w:r w:rsidRPr="00ED3418">
        <w:rPr>
          <w:szCs w:val="22"/>
        </w:rPr>
        <w:t xml:space="preserve">regressed against </w:t>
      </w:r>
      <w:ins w:id="125" w:author="Jaeger, Florian" w:date="2023-05-20T09:26:00Z">
        <w:r w:rsidR="0024688C" w:rsidRPr="00ED3418">
          <w:rPr>
            <w:szCs w:val="22"/>
          </w:rPr>
          <w:t>pen location (effect coded: .5 = in mouth vs. -.5 = in hand)</w:t>
        </w:r>
        <w:r w:rsidR="0024688C">
          <w:rPr>
            <w:szCs w:val="22"/>
          </w:rPr>
          <w:t xml:space="preserve">, </w:t>
        </w:r>
      </w:ins>
      <w:r w:rsidRPr="00ED3418">
        <w:rPr>
          <w:szCs w:val="22"/>
        </w:rPr>
        <w:t>visual bias (effect coded: .5 = /ʃ/-bias vs. -.5 = /s/-bias), acoustic continuum</w:t>
      </w:r>
      <w:ins w:id="126" w:author="Jaeger, Florian" w:date="2023-05-20T09:37:00Z">
        <w:r w:rsidR="00BC07C7">
          <w:rPr>
            <w:szCs w:val="22"/>
          </w:rPr>
          <w:t xml:space="preserve"> </w:t>
        </w:r>
      </w:ins>
      <w:del w:id="127" w:author="Jaeger, Florian" w:date="2023-05-20T09:18:00Z">
        <w:r w:rsidRPr="00ED3418" w:rsidDel="0024688C">
          <w:rPr>
            <w:szCs w:val="22"/>
          </w:rPr>
          <w:delText xml:space="preserve"> (continuous</w:delText>
        </w:r>
        <w:r w:rsidR="003D72BC" w:rsidRPr="00ED3418" w:rsidDel="0024688C">
          <w:rPr>
            <w:szCs w:val="22"/>
          </w:rPr>
          <w:delText>, centered</w:delText>
        </w:r>
        <w:r w:rsidRPr="00ED3418" w:rsidDel="0024688C">
          <w:rPr>
            <w:szCs w:val="22"/>
          </w:rPr>
          <w:delText>)</w:delText>
        </w:r>
      </w:del>
      <w:del w:id="128" w:author="Jaeger, Florian" w:date="2023-05-20T09:26:00Z">
        <w:r w:rsidRPr="00ED3418" w:rsidDel="0024688C">
          <w:rPr>
            <w:szCs w:val="22"/>
          </w:rPr>
          <w:delText>, pen location (effect coded: .5 = in mouth vs. -.5 = in hand)</w:delText>
        </w:r>
      </w:del>
      <w:r w:rsidRPr="00ED3418">
        <w:rPr>
          <w:szCs w:val="22"/>
        </w:rPr>
        <w:t xml:space="preserve">, </w:t>
      </w:r>
      <w:r w:rsidR="00CE6460" w:rsidRPr="00BC07C7">
        <w:rPr>
          <w:szCs w:val="22"/>
          <w:rPrChange w:id="129" w:author="Jaeger, Florian" w:date="2023-05-20T09:36:00Z">
            <w:rPr>
              <w:szCs w:val="22"/>
              <w:highlight w:val="yellow"/>
            </w:rPr>
          </w:rPrChange>
        </w:rPr>
        <w:t xml:space="preserve">and </w:t>
      </w:r>
      <w:commentRangeStart w:id="130"/>
      <w:r w:rsidR="00CE6460" w:rsidRPr="00BC07C7">
        <w:rPr>
          <w:szCs w:val="22"/>
          <w:rPrChange w:id="131" w:author="Jaeger, Florian" w:date="2023-05-20T09:36:00Z">
            <w:rPr>
              <w:szCs w:val="22"/>
              <w:highlight w:val="yellow"/>
            </w:rPr>
          </w:rPrChange>
        </w:rPr>
        <w:t>test block</w:t>
      </w:r>
      <w:del w:id="132" w:author="Jaeger, Florian" w:date="2023-05-20T09:18:00Z">
        <w:r w:rsidR="00CE6460" w:rsidRPr="00BC07C7" w:rsidDel="0024688C">
          <w:rPr>
            <w:szCs w:val="22"/>
            <w:rPrChange w:id="133" w:author="Jaeger, Florian" w:date="2023-05-20T09:36:00Z">
              <w:rPr>
                <w:szCs w:val="22"/>
                <w:highlight w:val="yellow"/>
              </w:rPr>
            </w:rPrChange>
          </w:rPr>
          <w:delText xml:space="preserve"> (</w:delText>
        </w:r>
        <w:commentRangeStart w:id="134"/>
        <w:r w:rsidR="00CE6460" w:rsidRPr="00BC07C7" w:rsidDel="0024688C">
          <w:rPr>
            <w:szCs w:val="22"/>
            <w:rPrChange w:id="135" w:author="Jaeger, Florian" w:date="2023-05-20T09:36:00Z">
              <w:rPr>
                <w:szCs w:val="22"/>
                <w:highlight w:val="yellow"/>
              </w:rPr>
            </w:rPrChange>
          </w:rPr>
          <w:delText>continuous</w:delText>
        </w:r>
        <w:commentRangeEnd w:id="134"/>
        <w:r w:rsidR="0088414D" w:rsidRPr="00BC07C7" w:rsidDel="0024688C">
          <w:rPr>
            <w:rStyle w:val="CommentReference"/>
            <w:sz w:val="22"/>
            <w:szCs w:val="22"/>
          </w:rPr>
          <w:commentReference w:id="134"/>
        </w:r>
        <w:r w:rsidR="003D72BC" w:rsidRPr="00BC07C7" w:rsidDel="0024688C">
          <w:rPr>
            <w:szCs w:val="22"/>
            <w:rPrChange w:id="136" w:author="Jaeger, Florian" w:date="2023-05-20T09:36:00Z">
              <w:rPr>
                <w:szCs w:val="22"/>
                <w:highlight w:val="yellow"/>
              </w:rPr>
            </w:rPrChange>
          </w:rPr>
          <w:delText>, with block 1 coded as 0</w:delText>
        </w:r>
        <w:r w:rsidR="00CE6460" w:rsidRPr="00BC07C7" w:rsidDel="0024688C">
          <w:rPr>
            <w:szCs w:val="22"/>
            <w:rPrChange w:id="137" w:author="Jaeger, Florian" w:date="2023-05-20T09:36:00Z">
              <w:rPr>
                <w:szCs w:val="22"/>
                <w:highlight w:val="yellow"/>
              </w:rPr>
            </w:rPrChange>
          </w:rPr>
          <w:delText>)</w:delText>
        </w:r>
      </w:del>
      <w:commentRangeEnd w:id="130"/>
      <w:r w:rsidR="007E5D3F" w:rsidRPr="00BC07C7">
        <w:rPr>
          <w:rStyle w:val="CommentReference"/>
        </w:rPr>
        <w:commentReference w:id="130"/>
      </w:r>
      <w:r w:rsidR="00CE6460" w:rsidRPr="00BC07C7">
        <w:rPr>
          <w:szCs w:val="22"/>
        </w:rPr>
        <w:t xml:space="preserve"> </w:t>
      </w:r>
      <w:r w:rsidRPr="00BC07C7">
        <w:rPr>
          <w:szCs w:val="22"/>
        </w:rPr>
        <w:t xml:space="preserve">as well as all their interactions. </w:t>
      </w:r>
      <w:del w:id="138" w:author="Jaeger, Florian" w:date="2023-05-20T09:19:00Z">
        <w:r w:rsidR="003D72BC" w:rsidRPr="00BC07C7" w:rsidDel="0024688C">
          <w:rPr>
            <w:szCs w:val="22"/>
            <w:rPrChange w:id="139" w:author="Jaeger, Florian" w:date="2023-05-20T09:36:00Z">
              <w:rPr>
                <w:szCs w:val="22"/>
                <w:highlight w:val="yellow"/>
              </w:rPr>
            </w:rPrChange>
          </w:rPr>
          <w:delText>By coding block 1 as 0 (and block 2 as 1, etc.), the effects of all other variables are assessed in the first block of the experiment</w:delText>
        </w:r>
      </w:del>
      <w:ins w:id="140" w:author="Jaeger, Florian" w:date="2023-05-20T09:37:00Z">
        <w:r w:rsidR="00996AA2">
          <w:rPr>
            <w:szCs w:val="22"/>
          </w:rPr>
          <w:t xml:space="preserve">The six </w:t>
        </w:r>
      </w:ins>
      <w:ins w:id="141" w:author="Jaeger, Florian" w:date="2023-05-20T09:19:00Z">
        <w:r w:rsidR="0024688C" w:rsidRPr="00BC07C7">
          <w:rPr>
            <w:szCs w:val="22"/>
            <w:rPrChange w:id="142" w:author="Jaeger, Florian" w:date="2023-05-20T09:36:00Z">
              <w:rPr>
                <w:szCs w:val="22"/>
                <w:highlight w:val="yellow"/>
              </w:rPr>
            </w:rPrChange>
          </w:rPr>
          <w:t xml:space="preserve">continuum </w:t>
        </w:r>
      </w:ins>
      <w:ins w:id="143" w:author="Jaeger, Florian" w:date="2023-05-20T09:38:00Z">
        <w:r w:rsidR="00996AA2">
          <w:rPr>
            <w:szCs w:val="22"/>
          </w:rPr>
          <w:t xml:space="preserve">steps </w:t>
        </w:r>
      </w:ins>
      <w:ins w:id="144" w:author="Jaeger, Florian" w:date="2023-05-20T09:19:00Z">
        <w:r w:rsidR="0024688C" w:rsidRPr="00BC07C7">
          <w:rPr>
            <w:szCs w:val="22"/>
            <w:rPrChange w:id="145" w:author="Jaeger, Florian" w:date="2023-05-20T09:36:00Z">
              <w:rPr>
                <w:szCs w:val="22"/>
                <w:highlight w:val="yellow"/>
              </w:rPr>
            </w:rPrChange>
          </w:rPr>
          <w:t xml:space="preserve">and </w:t>
        </w:r>
      </w:ins>
      <w:ins w:id="146" w:author="Jaeger, Florian" w:date="2023-05-20T09:38:00Z">
        <w:r w:rsidR="00996AA2">
          <w:rPr>
            <w:szCs w:val="22"/>
          </w:rPr>
          <w:t xml:space="preserve">the six </w:t>
        </w:r>
      </w:ins>
      <w:ins w:id="147" w:author="Jaeger, Florian" w:date="2023-05-20T09:19:00Z">
        <w:r w:rsidR="0024688C" w:rsidRPr="00BC07C7">
          <w:rPr>
            <w:szCs w:val="22"/>
            <w:rPrChange w:id="148" w:author="Jaeger, Florian" w:date="2023-05-20T09:36:00Z">
              <w:rPr>
                <w:szCs w:val="22"/>
                <w:highlight w:val="yellow"/>
              </w:rPr>
            </w:rPrChange>
          </w:rPr>
          <w:t>test block</w:t>
        </w:r>
      </w:ins>
      <w:ins w:id="149" w:author="Jaeger, Florian" w:date="2023-05-20T09:38:00Z">
        <w:r w:rsidR="00996AA2">
          <w:rPr>
            <w:szCs w:val="22"/>
          </w:rPr>
          <w:t>s</w:t>
        </w:r>
      </w:ins>
      <w:ins w:id="150" w:author="Jaeger, Florian" w:date="2023-05-20T09:19:00Z">
        <w:r w:rsidR="0024688C" w:rsidRPr="00BC07C7">
          <w:rPr>
            <w:szCs w:val="22"/>
            <w:rPrChange w:id="151" w:author="Jaeger, Florian" w:date="2023-05-20T09:36:00Z">
              <w:rPr>
                <w:szCs w:val="22"/>
                <w:highlight w:val="yellow"/>
              </w:rPr>
            </w:rPrChange>
          </w:rPr>
          <w:t xml:space="preserve"> were codes as monotonic</w:t>
        </w:r>
      </w:ins>
      <w:ins w:id="152" w:author="Jaeger, Florian" w:date="2023-05-20T09:20:00Z">
        <w:r w:rsidR="0024688C" w:rsidRPr="00BC07C7">
          <w:rPr>
            <w:szCs w:val="22"/>
            <w:rPrChange w:id="153" w:author="Jaeger, Florian" w:date="2023-05-20T09:36:00Z">
              <w:rPr>
                <w:szCs w:val="22"/>
                <w:highlight w:val="yellow"/>
              </w:rPr>
            </w:rPrChange>
          </w:rPr>
          <w:t xml:space="preserve">ally ordered categorical </w:t>
        </w:r>
      </w:ins>
      <w:ins w:id="154" w:author="Jaeger, Florian" w:date="2023-05-20T09:19:00Z">
        <w:r w:rsidR="0024688C" w:rsidRPr="00BC07C7">
          <w:rPr>
            <w:szCs w:val="22"/>
            <w:rPrChange w:id="155" w:author="Jaeger, Florian" w:date="2023-05-20T09:36:00Z">
              <w:rPr>
                <w:szCs w:val="22"/>
                <w:highlight w:val="yellow"/>
              </w:rPr>
            </w:rPrChange>
          </w:rPr>
          <w:t>predictors</w:t>
        </w:r>
      </w:ins>
      <w:ins w:id="156" w:author="Jaeger, Florian" w:date="2023-05-20T09:22:00Z">
        <w:r w:rsidR="0024688C" w:rsidRPr="00BC07C7">
          <w:rPr>
            <w:szCs w:val="22"/>
            <w:rPrChange w:id="157" w:author="Jaeger, Florian" w:date="2023-05-20T09:36:00Z">
              <w:rPr>
                <w:szCs w:val="22"/>
                <w:highlight w:val="yellow"/>
              </w:rPr>
            </w:rPrChange>
          </w:rPr>
          <w:t xml:space="preserve"> (REF-</w:t>
        </w:r>
        <w:proofErr w:type="spellStart"/>
        <w:r w:rsidR="0024688C" w:rsidRPr="00BC07C7">
          <w:rPr>
            <w:szCs w:val="22"/>
            <w:rPrChange w:id="158" w:author="Jaeger, Florian" w:date="2023-05-20T09:36:00Z">
              <w:rPr>
                <w:szCs w:val="22"/>
                <w:highlight w:val="yellow"/>
              </w:rPr>
            </w:rPrChange>
          </w:rPr>
          <w:t>Buerkner</w:t>
        </w:r>
        <w:proofErr w:type="spellEnd"/>
        <w:r w:rsidR="0024688C" w:rsidRPr="00BC07C7">
          <w:rPr>
            <w:szCs w:val="22"/>
            <w:rPrChange w:id="159" w:author="Jaeger, Florian" w:date="2023-05-20T09:36:00Z">
              <w:rPr>
                <w:szCs w:val="22"/>
                <w:highlight w:val="yellow"/>
              </w:rPr>
            </w:rPrChange>
          </w:rPr>
          <w:t xml:space="preserve"> </w:t>
        </w:r>
      </w:ins>
      <w:ins w:id="160" w:author="Jaeger, Florian" w:date="2023-05-20T09:23:00Z">
        <w:r w:rsidR="0024688C" w:rsidRPr="00BC07C7">
          <w:rPr>
            <w:szCs w:val="22"/>
            <w:rPrChange w:id="161" w:author="Jaeger, Florian" w:date="2023-05-20T09:36:00Z">
              <w:rPr>
                <w:szCs w:val="22"/>
                <w:highlight w:val="yellow"/>
              </w:rPr>
            </w:rPrChange>
          </w:rPr>
          <w:t xml:space="preserve">&amp; </w:t>
        </w:r>
        <w:commentRangeStart w:id="162"/>
        <w:r w:rsidR="0024688C" w:rsidRPr="00BC07C7">
          <w:rPr>
            <w:szCs w:val="22"/>
            <w:rPrChange w:id="163" w:author="Jaeger, Florian" w:date="2023-05-20T09:36:00Z">
              <w:rPr>
                <w:szCs w:val="22"/>
                <w:highlight w:val="yellow"/>
              </w:rPr>
            </w:rPrChange>
          </w:rPr>
          <w:t>Charpentier</w:t>
        </w:r>
        <w:commentRangeEnd w:id="162"/>
        <w:r w:rsidR="0024688C" w:rsidRPr="00BC07C7">
          <w:rPr>
            <w:rStyle w:val="CommentReference"/>
          </w:rPr>
          <w:commentReference w:id="162"/>
        </w:r>
      </w:ins>
      <w:ins w:id="164" w:author="Jaeger, Florian" w:date="2023-05-20T09:22:00Z">
        <w:r w:rsidR="0024688C" w:rsidRPr="00BC07C7">
          <w:rPr>
            <w:szCs w:val="22"/>
            <w:rPrChange w:id="165" w:author="Jaeger, Florian" w:date="2023-05-20T09:36:00Z">
              <w:rPr>
                <w:szCs w:val="22"/>
                <w:highlight w:val="yellow"/>
              </w:rPr>
            </w:rPrChange>
          </w:rPr>
          <w:t>)</w:t>
        </w:r>
      </w:ins>
      <w:r w:rsidR="003D72BC" w:rsidRPr="00BC07C7">
        <w:rPr>
          <w:szCs w:val="22"/>
          <w:rPrChange w:id="166" w:author="Jaeger, Florian" w:date="2023-05-20T09:36:00Z">
            <w:rPr>
              <w:szCs w:val="22"/>
              <w:highlight w:val="yellow"/>
            </w:rPr>
          </w:rPrChange>
        </w:rPr>
        <w:t>.</w:t>
      </w:r>
      <w:ins w:id="167" w:author="Jaeger, Florian" w:date="2023-05-20T09:21:00Z">
        <w:r w:rsidR="0024688C" w:rsidRPr="00BC07C7">
          <w:rPr>
            <w:szCs w:val="22"/>
          </w:rPr>
          <w:t xml:space="preserve"> This avoids the </w:t>
        </w:r>
      </w:ins>
      <w:ins w:id="168" w:author="Jaeger, Florian" w:date="2023-05-20T09:24:00Z">
        <w:r w:rsidR="0024688C" w:rsidRPr="00BC07C7">
          <w:rPr>
            <w:szCs w:val="22"/>
          </w:rPr>
          <w:t xml:space="preserve">linearity </w:t>
        </w:r>
      </w:ins>
      <w:ins w:id="169" w:author="Jaeger, Florian" w:date="2023-05-20T09:21:00Z">
        <w:r w:rsidR="0024688C" w:rsidRPr="00BC07C7">
          <w:rPr>
            <w:szCs w:val="22"/>
          </w:rPr>
          <w:t xml:space="preserve">assumption </w:t>
        </w:r>
      </w:ins>
      <w:ins w:id="170" w:author="Jaeger, Florian" w:date="2023-05-20T09:24:00Z">
        <w:r w:rsidR="0024688C" w:rsidRPr="00BC07C7">
          <w:rPr>
            <w:szCs w:val="22"/>
          </w:rPr>
          <w:t>made in most previous analyses of percep</w:t>
        </w:r>
      </w:ins>
      <w:ins w:id="171" w:author="Jaeger, Florian" w:date="2023-05-20T09:25:00Z">
        <w:r w:rsidR="0024688C" w:rsidRPr="00BC07C7">
          <w:rPr>
            <w:szCs w:val="22"/>
          </w:rPr>
          <w:t>tual recalibration experiments</w:t>
        </w:r>
      </w:ins>
      <w:ins w:id="172" w:author="Jaeger, Florian" w:date="2023-05-20T09:24:00Z">
        <w:r w:rsidR="0024688C" w:rsidRPr="00BC07C7">
          <w:rPr>
            <w:szCs w:val="22"/>
          </w:rPr>
          <w:t xml:space="preserve">, allowing </w:t>
        </w:r>
      </w:ins>
      <w:ins w:id="173" w:author="Jaeger, Florian" w:date="2023-05-20T09:21:00Z">
        <w:r w:rsidR="0024688C" w:rsidRPr="00BC07C7">
          <w:rPr>
            <w:szCs w:val="22"/>
          </w:rPr>
          <w:t>changes across continuum steps or from test block to test block</w:t>
        </w:r>
      </w:ins>
      <w:ins w:id="174" w:author="Jaeger, Florian" w:date="2023-05-20T09:22:00Z">
        <w:r w:rsidR="0024688C" w:rsidRPr="00BC07C7">
          <w:rPr>
            <w:szCs w:val="22"/>
          </w:rPr>
          <w:t xml:space="preserve"> have </w:t>
        </w:r>
      </w:ins>
      <w:ins w:id="175" w:author="Jaeger, Florian" w:date="2023-05-20T09:24:00Z">
        <w:r w:rsidR="0024688C" w:rsidRPr="00BC07C7">
          <w:rPr>
            <w:szCs w:val="22"/>
          </w:rPr>
          <w:t>non-</w:t>
        </w:r>
      </w:ins>
      <w:ins w:id="176" w:author="Jaeger, Florian" w:date="2023-05-20T09:22:00Z">
        <w:r w:rsidR="0024688C" w:rsidRPr="00BC07C7">
          <w:rPr>
            <w:szCs w:val="22"/>
          </w:rPr>
          <w:t>linear effects</w:t>
        </w:r>
      </w:ins>
      <w:ins w:id="177" w:author="Jaeger, Florian" w:date="2023-05-20T09:23:00Z">
        <w:r w:rsidR="0024688C" w:rsidRPr="00BC07C7">
          <w:rPr>
            <w:szCs w:val="22"/>
          </w:rPr>
          <w:t xml:space="preserve">, while </w:t>
        </w:r>
      </w:ins>
      <w:ins w:id="178" w:author="Jaeger, Florian" w:date="2023-05-20T09:24:00Z">
        <w:r w:rsidR="0024688C" w:rsidRPr="00BC07C7">
          <w:rPr>
            <w:szCs w:val="22"/>
          </w:rPr>
          <w:t xml:space="preserve">still </w:t>
        </w:r>
      </w:ins>
      <w:ins w:id="179" w:author="Jaeger, Florian" w:date="2023-05-20T09:23:00Z">
        <w:r w:rsidR="0024688C" w:rsidRPr="00BC07C7">
          <w:rPr>
            <w:szCs w:val="22"/>
          </w:rPr>
          <w:t>constraining effects to be monotonic.</w:t>
        </w:r>
      </w:ins>
      <w:ins w:id="180" w:author="Jaeger, Florian" w:date="2023-05-20T11:57:00Z">
        <w:r w:rsidR="00754F17">
          <w:rPr>
            <w:rStyle w:val="FootnoteReference"/>
            <w:szCs w:val="22"/>
          </w:rPr>
          <w:footnoteReference w:id="3"/>
        </w:r>
      </w:ins>
      <w:ins w:id="187" w:author="Jaeger, Florian" w:date="2023-05-20T09:23:00Z">
        <w:r w:rsidR="0024688C" w:rsidRPr="00BC07C7">
          <w:rPr>
            <w:szCs w:val="22"/>
          </w:rPr>
          <w:t xml:space="preserve"> </w:t>
        </w:r>
      </w:ins>
      <w:ins w:id="188" w:author="Jaeger, Florian" w:date="2023-05-20T09:55:00Z">
        <w:r w:rsidR="00B26E09">
          <w:rPr>
            <w:szCs w:val="22"/>
          </w:rPr>
          <w:t xml:space="preserve">We included test block and its interactions primarily as baseline for Experiments </w:t>
        </w:r>
        <w:r w:rsidR="00B26E09" w:rsidRPr="00B26E09">
          <w:rPr>
            <w:szCs w:val="22"/>
            <w:highlight w:val="yellow"/>
            <w:rPrChange w:id="189" w:author="Jaeger, Florian" w:date="2023-05-20T09:57:00Z">
              <w:rPr>
                <w:szCs w:val="22"/>
              </w:rPr>
            </w:rPrChange>
          </w:rPr>
          <w:t>XXX-XXX</w:t>
        </w:r>
        <w:r w:rsidR="00B26E09">
          <w:rPr>
            <w:szCs w:val="22"/>
          </w:rPr>
          <w:t>. These experiments a</w:t>
        </w:r>
      </w:ins>
      <w:ins w:id="190" w:author="Jaeger, Florian" w:date="2023-05-20T09:56:00Z">
        <w:r w:rsidR="00B26E09">
          <w:rPr>
            <w:szCs w:val="22"/>
          </w:rPr>
          <w:t>ssess changes in categorization responses after exposure (“perceptual recalibration”), and there is now evidence that those effects decrease w</w:t>
        </w:r>
      </w:ins>
      <w:ins w:id="191" w:author="Jaeger, Florian" w:date="2023-05-20T09:57:00Z">
        <w:r w:rsidR="00B26E09">
          <w:rPr>
            <w:szCs w:val="22"/>
          </w:rPr>
          <w:t>ith continued testing</w:t>
        </w:r>
      </w:ins>
      <w:ins w:id="192" w:author="Jaeger, Florian" w:date="2023-05-20T09:59:00Z">
        <w:r w:rsidR="00571B57">
          <w:rPr>
            <w:szCs w:val="22"/>
          </w:rPr>
          <w:t xml:space="preserve"> over a uniform acoustic continuum</w:t>
        </w:r>
      </w:ins>
      <w:ins w:id="193" w:author="Jaeger, Florian" w:date="2023-05-20T09:57:00Z">
        <w:r w:rsidR="00B26E09">
          <w:rPr>
            <w:szCs w:val="22"/>
          </w:rPr>
          <w:t xml:space="preserve"> </w:t>
        </w:r>
      </w:ins>
      <w:moveToRangeStart w:id="194" w:author="Jaeger, Florian" w:date="2023-05-20T09:55:00Z" w:name="move135468925"/>
      <w:moveTo w:id="195" w:author="Jaeger, Florian" w:date="2023-05-20T09:55:00Z">
        <w:del w:id="196" w:author="Jaeger, Florian" w:date="2023-05-20T09:57:00Z">
          <w:r w:rsidR="00B26E09" w:rsidRPr="00ED3418" w:rsidDel="00B26E09">
            <w:rPr>
              <w:szCs w:val="22"/>
            </w:rPr>
            <w:delText xml:space="preserve">In addition to the three design variables (visual bias, acoustic continuum, and pen location), we followed Liu and Jaeger (2018) and included test block as a predictor in the analyses (ranging from </w:delText>
          </w:r>
          <w:r w:rsidR="00B26E09" w:rsidRPr="00ED3418" w:rsidDel="00B26E09">
            <w:rPr>
              <w:szCs w:val="22"/>
              <w:highlight w:val="yellow"/>
            </w:rPr>
            <w:delText>1-6</w:delText>
          </w:r>
          <w:r w:rsidR="00B26E09" w:rsidRPr="00ED3418" w:rsidDel="00B26E09">
            <w:rPr>
              <w:szCs w:val="22"/>
            </w:rPr>
            <w:delText xml:space="preserve">). This was done because previous work has found that responses can change throughout the test phase. Specifically, responses have been found to trend towards a uniform distribution of 50% </w:delText>
          </w:r>
          <w:r w:rsidR="00B26E09" w:rsidDel="00B26E09">
            <w:rPr>
              <w:i/>
              <w:iCs/>
              <w:szCs w:val="22"/>
            </w:rPr>
            <w:delText>ashi</w:delText>
          </w:r>
          <w:r w:rsidR="00B26E09" w:rsidRPr="00ED3418" w:rsidDel="00B26E09">
            <w:rPr>
              <w:szCs w:val="22"/>
            </w:rPr>
            <w:delText xml:space="preserve"> and 50% </w:delText>
          </w:r>
          <w:r w:rsidR="00B26E09" w:rsidDel="00B26E09">
            <w:rPr>
              <w:i/>
              <w:iCs/>
              <w:szCs w:val="22"/>
            </w:rPr>
            <w:delText>asi</w:delText>
          </w:r>
          <w:r w:rsidR="00B26E09" w:rsidRPr="00ED3418" w:rsidDel="00B26E09">
            <w:rPr>
              <w:szCs w:val="22"/>
            </w:rPr>
            <w:delText xml:space="preserve"> responses during continued testing </w:delText>
          </w:r>
        </w:del>
        <w:r w:rsidR="00B26E09" w:rsidRPr="00ED3418">
          <w:rPr>
            <w:szCs w:val="22"/>
          </w:rPr>
          <w:t xml:space="preserve">(Liu &amp; Jaeger, 2018, 2019; </w:t>
        </w:r>
        <w:r w:rsidR="00B26E09">
          <w:rPr>
            <w:szCs w:val="22"/>
          </w:rPr>
          <w:t>Tzeng, Nygaard, &amp; Theodore, 2021).</w:t>
        </w:r>
      </w:moveTo>
      <w:moveToRangeEnd w:id="194"/>
      <w:ins w:id="197" w:author="Jaeger, Florian" w:date="2023-05-20T09:57:00Z">
        <w:r w:rsidR="00B26E09">
          <w:rPr>
            <w:szCs w:val="22"/>
          </w:rPr>
          <w:t xml:space="preserve"> </w:t>
        </w:r>
      </w:ins>
    </w:p>
    <w:p w14:paraId="4525E43A" w14:textId="77777777" w:rsidR="00B26E09" w:rsidRPr="00BC07C7" w:rsidRDefault="00B26E09" w:rsidP="00CE6460">
      <w:pPr>
        <w:rPr>
          <w:ins w:id="198" w:author="Jaeger, Florian" w:date="2023-05-20T09:55:00Z"/>
          <w:szCs w:val="22"/>
        </w:rPr>
      </w:pPr>
    </w:p>
    <w:p w14:paraId="60838A9A" w14:textId="6FA29E0F" w:rsidR="00F3028E" w:rsidRPr="00ED3418" w:rsidRDefault="00CE6460" w:rsidP="00BC07C7">
      <w:pPr>
        <w:rPr>
          <w:szCs w:val="22"/>
        </w:rPr>
      </w:pPr>
      <w:del w:id="199" w:author="Jaeger, Florian" w:date="2023-05-20T09:21:00Z">
        <w:r w:rsidRPr="00BC07C7" w:rsidDel="0024688C">
          <w:rPr>
            <w:szCs w:val="22"/>
          </w:rPr>
          <w:delText xml:space="preserve">Following recommendations by Gelman (2008), the two continuous predictors were standardized by diving through twice the standard deviation. This puts the continuous predictors on a similar scale as the categorical predictors, and makes sure that the regularizing priors affect the estimation of all effects in similar ways. </w:delText>
        </w:r>
      </w:del>
      <w:del w:id="200" w:author="Jaeger, Florian" w:date="2023-05-20T09:35:00Z">
        <w:r w:rsidR="00F3028E" w:rsidRPr="00BC07C7" w:rsidDel="00BC07C7">
          <w:rPr>
            <w:szCs w:val="22"/>
          </w:rPr>
          <w:delText>The</w:delText>
        </w:r>
      </w:del>
      <w:ins w:id="201" w:author="Jaeger, Florian" w:date="2023-05-20T09:35:00Z">
        <w:r w:rsidR="00BC07C7" w:rsidRPr="00BC07C7">
          <w:rPr>
            <w:szCs w:val="22"/>
          </w:rPr>
          <w:t>All</w:t>
        </w:r>
      </w:ins>
      <w:r w:rsidR="00F3028E" w:rsidRPr="00BC07C7">
        <w:rPr>
          <w:szCs w:val="22"/>
        </w:rPr>
        <w:t xml:space="preserve"> analyses further contained the full random effect structure </w:t>
      </w:r>
      <w:ins w:id="202" w:author="Jaeger, Florian" w:date="2023-05-20T09:25:00Z">
        <w:r w:rsidR="0024688C" w:rsidRPr="00BC07C7">
          <w:rPr>
            <w:szCs w:val="22"/>
          </w:rPr>
          <w:t xml:space="preserve">for </w:t>
        </w:r>
      </w:ins>
      <w:ins w:id="203" w:author="Jaeger, Florian" w:date="2023-05-20T09:35:00Z">
        <w:r w:rsidR="00BC07C7" w:rsidRPr="00BC07C7">
          <w:rPr>
            <w:szCs w:val="22"/>
          </w:rPr>
          <w:t xml:space="preserve">the three design variables </w:t>
        </w:r>
      </w:ins>
      <w:ins w:id="204" w:author="Jaeger, Florian" w:date="2023-05-20T09:27:00Z">
        <w:r w:rsidR="0024688C" w:rsidRPr="00BC07C7">
          <w:rPr>
            <w:szCs w:val="22"/>
          </w:rPr>
          <w:t xml:space="preserve">pen location, </w:t>
        </w:r>
      </w:ins>
      <w:ins w:id="205" w:author="Jaeger, Florian" w:date="2023-05-20T09:25:00Z">
        <w:r w:rsidR="0024688C" w:rsidRPr="00BC07C7">
          <w:rPr>
            <w:szCs w:val="22"/>
          </w:rPr>
          <w:t>visual bias</w:t>
        </w:r>
      </w:ins>
      <w:ins w:id="206" w:author="Jaeger, Florian" w:date="2023-05-20T09:27:00Z">
        <w:r w:rsidR="0024688C" w:rsidRPr="00BC07C7">
          <w:rPr>
            <w:szCs w:val="22"/>
          </w:rPr>
          <w:t>, and acoustic continuum</w:t>
        </w:r>
      </w:ins>
      <w:ins w:id="207" w:author="Jaeger, Florian" w:date="2023-05-20T09:25:00Z">
        <w:r w:rsidR="0024688C" w:rsidRPr="00BC07C7">
          <w:rPr>
            <w:szCs w:val="22"/>
          </w:rPr>
          <w:t xml:space="preserve"> </w:t>
        </w:r>
      </w:ins>
      <w:r w:rsidR="00F3028E" w:rsidRPr="00BC07C7">
        <w:rPr>
          <w:szCs w:val="22"/>
        </w:rPr>
        <w:t>(</w:t>
      </w:r>
      <w:r w:rsidR="00F3028E" w:rsidRPr="00BC07C7">
        <w:rPr>
          <w:szCs w:val="22"/>
          <w:rPrChange w:id="208" w:author="Jaeger, Florian" w:date="2023-05-20T09:36:00Z">
            <w:rPr>
              <w:szCs w:val="22"/>
              <w:highlight w:val="yellow"/>
            </w:rPr>
          </w:rPrChange>
        </w:rPr>
        <w:t xml:space="preserve">by-participant intercepts and slopes for all </w:t>
      </w:r>
      <w:ins w:id="209" w:author="Jaeger, Florian" w:date="2023-05-20T12:04:00Z">
        <w:r w:rsidR="00D50EB1">
          <w:rPr>
            <w:szCs w:val="22"/>
          </w:rPr>
          <w:t xml:space="preserve">population-level </w:t>
        </w:r>
      </w:ins>
      <w:r w:rsidR="00F3028E" w:rsidRPr="00BC07C7">
        <w:rPr>
          <w:szCs w:val="22"/>
          <w:rPrChange w:id="210" w:author="Jaeger, Florian" w:date="2023-05-20T09:36:00Z">
            <w:rPr>
              <w:szCs w:val="22"/>
              <w:highlight w:val="yellow"/>
            </w:rPr>
          </w:rPrChange>
        </w:rPr>
        <w:t>predictors</w:t>
      </w:r>
      <w:del w:id="211" w:author="Jaeger, Florian" w:date="2023-05-20T16:20:00Z">
        <w:r w:rsidR="00F3028E" w:rsidRPr="00BC07C7" w:rsidDel="0080495B">
          <w:rPr>
            <w:szCs w:val="22"/>
            <w:rPrChange w:id="212" w:author="Jaeger, Florian" w:date="2023-05-20T09:36:00Z">
              <w:rPr>
                <w:szCs w:val="22"/>
                <w:highlight w:val="yellow"/>
              </w:rPr>
            </w:rPrChange>
          </w:rPr>
          <w:delText>; by-video item intercepts and slopes for acoustic continuum since visual bias and acoustic continuum were manipulated between items</w:delText>
        </w:r>
      </w:del>
      <w:r w:rsidR="00F3028E" w:rsidRPr="00BC07C7">
        <w:rPr>
          <w:szCs w:val="22"/>
        </w:rPr>
        <w:t xml:space="preserve">). </w:t>
      </w:r>
      <w:ins w:id="213" w:author="Jaeger, Florian" w:date="2023-05-20T09:27:00Z">
        <w:r w:rsidR="00BC07C7" w:rsidRPr="00BC07C7">
          <w:rPr>
            <w:szCs w:val="22"/>
          </w:rPr>
          <w:t xml:space="preserve">No random slopes for test block were included since our studies were </w:t>
        </w:r>
        <w:r w:rsidR="00BC07C7" w:rsidRPr="00BC07C7">
          <w:rPr>
            <w:szCs w:val="22"/>
          </w:rPr>
          <w:lastRenderedPageBreak/>
          <w:t xml:space="preserve">not designed to test this nuisance effect, </w:t>
        </w:r>
      </w:ins>
      <w:ins w:id="214" w:author="Jaeger, Florian" w:date="2023-05-20T09:28:00Z">
        <w:r w:rsidR="00BC07C7" w:rsidRPr="00BC07C7">
          <w:rPr>
            <w:szCs w:val="22"/>
          </w:rPr>
          <w:t>leading to convergence problems for some experiments.</w:t>
        </w:r>
      </w:ins>
    </w:p>
    <w:p w14:paraId="310D379C" w14:textId="43E31395" w:rsidR="00F3028E" w:rsidRDefault="00056F4F" w:rsidP="00056F4F">
      <w:pPr>
        <w:rPr>
          <w:ins w:id="215" w:author="Jaeger, Florian" w:date="2023-05-20T09:44:00Z"/>
          <w:szCs w:val="22"/>
        </w:rPr>
      </w:pPr>
      <w:moveFromRangeStart w:id="216" w:author="Jaeger, Florian" w:date="2023-05-20T09:29:00Z" w:name="move135467358"/>
      <w:moveFrom w:id="217" w:author="Jaeger, Florian" w:date="2023-05-20T09:29:00Z">
        <w:r w:rsidRPr="00ED3418" w:rsidDel="00BC07C7">
          <w:rPr>
            <w:szCs w:val="22"/>
          </w:rPr>
          <w:t xml:space="preserve">All analyses were fit using the library </w:t>
        </w:r>
        <w:r w:rsidRPr="00ED3418" w:rsidDel="00BC07C7">
          <w:rPr>
            <w:i/>
            <w:iCs/>
            <w:szCs w:val="22"/>
          </w:rPr>
          <w:t>brms</w:t>
        </w:r>
        <w:r w:rsidRPr="00ED3418" w:rsidDel="00BC07C7">
          <w:rPr>
            <w:szCs w:val="22"/>
          </w:rPr>
          <w:t xml:space="preserve"> (Bürkner, 2017) in R version 4</w:t>
        </w:r>
        <w:r w:rsidRPr="007E5D3F" w:rsidDel="00BC07C7">
          <w:rPr>
            <w:szCs w:val="22"/>
            <w:highlight w:val="yellow"/>
            <w:rPrChange w:id="218" w:author="Jaeger, Florian" w:date="2023-05-12T21:18:00Z">
              <w:rPr>
                <w:szCs w:val="22"/>
              </w:rPr>
            </w:rPrChange>
          </w:rPr>
          <w:t>.1</w:t>
        </w:r>
        <w:r w:rsidRPr="00ED3418" w:rsidDel="00BC07C7">
          <w:rPr>
            <w:szCs w:val="22"/>
          </w:rPr>
          <w:t xml:space="preserve"> (</w:t>
        </w:r>
        <w:r w:rsidRPr="007E5D3F" w:rsidDel="00BC07C7">
          <w:rPr>
            <w:szCs w:val="22"/>
            <w:highlight w:val="cyan"/>
            <w:rPrChange w:id="219" w:author="Jaeger, Florian" w:date="2023-05-12T21:18:00Z">
              <w:rPr>
                <w:szCs w:val="22"/>
              </w:rPr>
            </w:rPrChange>
          </w:rPr>
          <w:t>REF</w:t>
        </w:r>
        <w:r w:rsidRPr="00ED3418" w:rsidDel="00BC07C7">
          <w:rPr>
            <w:szCs w:val="22"/>
          </w:rPr>
          <w:t xml:space="preserve">). </w:t>
        </w:r>
      </w:moveFrom>
      <w:moveFromRangeEnd w:id="216"/>
      <w:r w:rsidRPr="00ED3418">
        <w:rPr>
          <w:szCs w:val="22"/>
        </w:rPr>
        <w:t xml:space="preserve">We followed recommended practice and use weakly regularizing priors to facilitate model convergence, </w:t>
      </w:r>
      <w:ins w:id="220" w:author="Jaeger, Florian" w:date="2023-05-20T09:29:00Z">
        <w:r w:rsidR="00BC07C7">
          <w:rPr>
            <w:szCs w:val="22"/>
          </w:rPr>
          <w:t xml:space="preserve">specifically </w:t>
        </w:r>
      </w:ins>
      <w:r w:rsidRPr="00ED3418">
        <w:rPr>
          <w:szCs w:val="22"/>
        </w:rPr>
        <w:t xml:space="preserve">the exact same as in our previous work </w:t>
      </w:r>
      <w:ins w:id="221" w:author="Jaeger, Florian" w:date="2023-05-20T09:29:00Z">
        <w:r w:rsidR="00BC07C7">
          <w:rPr>
            <w:szCs w:val="22"/>
          </w:rPr>
          <w:t xml:space="preserve">to reduce researchers' degrees of freedom </w:t>
        </w:r>
      </w:ins>
      <w:r w:rsidRPr="00ED3418">
        <w:rPr>
          <w:szCs w:val="22"/>
        </w:rPr>
        <w:t>(</w:t>
      </w:r>
      <w:ins w:id="222" w:author="Jaeger, Florian" w:date="2023-05-12T21:19:00Z">
        <w:r w:rsidR="007E5D3F">
          <w:rPr>
            <w:szCs w:val="22"/>
          </w:rPr>
          <w:t xml:space="preserve">e.g., </w:t>
        </w:r>
      </w:ins>
      <w:del w:id="223" w:author="Jaeger, Florian" w:date="2023-05-12T21:19:00Z">
        <w:r w:rsidRPr="00ED3418" w:rsidDel="007E5D3F">
          <w:rPr>
            <w:szCs w:val="22"/>
          </w:rPr>
          <w:delText xml:space="preserve">Bicknell et al., in preparation; </w:delText>
        </w:r>
      </w:del>
      <w:r w:rsidRPr="00ED3418">
        <w:rPr>
          <w:szCs w:val="22"/>
        </w:rPr>
        <w:t>Hörberg &amp; Jaeger, 2021; Xie, Liu, &amp; Jaeger, 2021). For fixed effect parameters, we use</w:t>
      </w:r>
      <w:ins w:id="224" w:author="Jaeger, Florian" w:date="2023-05-20T09:30:00Z">
        <w:r w:rsidR="00BC07C7">
          <w:rPr>
            <w:szCs w:val="22"/>
          </w:rPr>
          <w:t>d</w:t>
        </w:r>
      </w:ins>
      <w:r w:rsidRPr="00ED3418">
        <w:rPr>
          <w:szCs w:val="22"/>
        </w:rPr>
        <w:t xml:space="preserve"> Student priors centered around zero with a scale of 2.5 units (following Gelman et al., 2008) and 3 degrees of freedom. </w:t>
      </w:r>
      <w:ins w:id="225" w:author="Jaeger, Florian" w:date="2023-05-20T09:29:00Z">
        <w:r w:rsidR="00BC07C7">
          <w:rPr>
            <w:szCs w:val="22"/>
          </w:rPr>
          <w:t>For the monotonic predictors, we use</w:t>
        </w:r>
      </w:ins>
      <w:ins w:id="226" w:author="Jaeger, Florian" w:date="2023-05-20T09:30:00Z">
        <w:r w:rsidR="00BC07C7">
          <w:rPr>
            <w:szCs w:val="22"/>
          </w:rPr>
          <w:t>d a Dirichlet prior</w:t>
        </w:r>
      </w:ins>
      <w:ins w:id="227" w:author="Jaeger, Florian" w:date="2023-05-20T09:31:00Z">
        <w:r w:rsidR="00BC07C7">
          <w:rPr>
            <w:szCs w:val="22"/>
          </w:rPr>
          <w:t xml:space="preserve"> with the default </w:t>
        </w:r>
      </w:ins>
      <m:oMath>
        <m:sSub>
          <m:sSubPr>
            <m:ctrlPr>
              <w:ins w:id="228" w:author="Jaeger, Florian" w:date="2023-05-20T09:42:00Z">
                <w:rPr>
                  <w:rFonts w:ascii="Cambria Math" w:hAnsi="Cambria Math"/>
                  <w:i/>
                  <w:szCs w:val="22"/>
                </w:rPr>
              </w:ins>
            </m:ctrlPr>
          </m:sSubPr>
          <m:e>
            <m:r>
              <w:ins w:id="229" w:author="Jaeger, Florian" w:date="2023-05-20T09:42:00Z">
                <w:rPr>
                  <w:rFonts w:ascii="Cambria Math" w:hAnsi="Cambria Math"/>
                  <w:szCs w:val="22"/>
                </w:rPr>
                <m:t>α</m:t>
              </w:ins>
            </m:r>
          </m:e>
          <m:sub>
            <m:r>
              <w:ins w:id="230" w:author="Jaeger, Florian" w:date="2023-05-20T09:42:00Z">
                <w:rPr>
                  <w:rFonts w:ascii="Cambria Math" w:hAnsi="Cambria Math"/>
                  <w:szCs w:val="22"/>
                </w:rPr>
                <m:t>1</m:t>
              </w:ins>
            </m:r>
          </m:sub>
        </m:sSub>
        <m:r>
          <w:ins w:id="231" w:author="Jaeger, Florian" w:date="2023-05-20T09:42:00Z">
            <w:rPr>
              <w:rFonts w:ascii="Cambria Math" w:hAnsi="Cambria Math"/>
              <w:szCs w:val="22"/>
            </w:rPr>
            <m:t>=…=</m:t>
          </w:ins>
        </m:r>
      </m:oMath>
      <w:ins w:id="232" w:author="Jaeger, Florian" w:date="2023-05-20T09:32:00Z">
        <w:r w:rsidR="00BC07C7">
          <w:rPr>
            <w:szCs w:val="22"/>
          </w:rPr>
          <w:t xml:space="preserve"> </w:t>
        </w:r>
      </w:ins>
      <m:oMath>
        <m:sSub>
          <m:sSubPr>
            <m:ctrlPr>
              <w:ins w:id="233" w:author="Jaeger, Florian" w:date="2023-05-20T09:42:00Z">
                <w:rPr>
                  <w:rFonts w:ascii="Cambria Math" w:hAnsi="Cambria Math"/>
                  <w:i/>
                  <w:szCs w:val="22"/>
                </w:rPr>
              </w:ins>
            </m:ctrlPr>
          </m:sSubPr>
          <m:e>
            <m:r>
              <w:ins w:id="234" w:author="Jaeger, Florian" w:date="2023-05-20T09:42:00Z">
                <w:rPr>
                  <w:rFonts w:ascii="Cambria Math" w:hAnsi="Cambria Math"/>
                  <w:szCs w:val="22"/>
                </w:rPr>
                <m:t>α</m:t>
              </w:ins>
            </m:r>
          </m:e>
          <m:sub>
            <m:r>
              <w:ins w:id="235" w:author="Jaeger, Florian" w:date="2023-05-20T09:43:00Z">
                <w:rPr>
                  <w:rFonts w:ascii="Cambria Math" w:hAnsi="Cambria Math"/>
                  <w:szCs w:val="22"/>
                </w:rPr>
                <m:t>j</m:t>
              </w:ins>
            </m:r>
          </m:sub>
        </m:sSub>
      </m:oMath>
      <w:ins w:id="236" w:author="Jaeger, Florian" w:date="2023-05-20T09:32:00Z">
        <w:r w:rsidR="00BC07C7">
          <w:rPr>
            <w:szCs w:val="22"/>
          </w:rPr>
          <w:t>= 1.</w:t>
        </w:r>
      </w:ins>
      <w:ins w:id="237" w:author="Jaeger, Florian" w:date="2023-05-20T09:29:00Z">
        <w:r w:rsidR="00BC07C7">
          <w:rPr>
            <w:szCs w:val="22"/>
          </w:rPr>
          <w:t xml:space="preserve"> </w:t>
        </w:r>
      </w:ins>
      <w:r w:rsidRPr="00ED3418">
        <w:rPr>
          <w:szCs w:val="22"/>
        </w:rPr>
        <w:t>For random effect standard deviations, we use</w:t>
      </w:r>
      <w:ins w:id="238" w:author="Jaeger, Florian" w:date="2023-05-20T09:30:00Z">
        <w:r w:rsidR="00BC07C7">
          <w:rPr>
            <w:szCs w:val="22"/>
          </w:rPr>
          <w:t>d</w:t>
        </w:r>
      </w:ins>
      <w:r w:rsidRPr="00ED3418">
        <w:rPr>
          <w:szCs w:val="22"/>
        </w:rPr>
        <w:t xml:space="preserve"> a Cauchy prior with location 0 and scale 2, and for random effect correlations, we use</w:t>
      </w:r>
      <w:ins w:id="239" w:author="Jaeger, Florian" w:date="2023-05-20T09:30:00Z">
        <w:r w:rsidR="00BC07C7">
          <w:rPr>
            <w:szCs w:val="22"/>
          </w:rPr>
          <w:t>d</w:t>
        </w:r>
      </w:ins>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m:t>
        </m:r>
        <m:r>
          <w:ins w:id="240" w:author="Jaeger, Florian" w:date="2023-05-20T10:47:00Z">
            <w:rPr>
              <w:rFonts w:ascii="Cambria Math" w:hAnsi="Cambria Math"/>
              <w:szCs w:val="22"/>
              <w:highlight w:val="yellow"/>
            </w:rPr>
            <m:t>2</m:t>
          </w:ins>
        </m:r>
        <m:r>
          <w:del w:id="241" w:author="Jaeger, Florian" w:date="2023-05-20T10:47:00Z">
            <w:rPr>
              <w:rFonts w:ascii="Cambria Math" w:hAnsi="Cambria Math"/>
              <w:szCs w:val="22"/>
              <w:highlight w:val="yellow"/>
            </w:rPr>
            <m:t>1</m:t>
          </w:del>
        </m:r>
      </m:oMath>
      <w:r w:rsidRPr="00ED3418">
        <w:rPr>
          <w:szCs w:val="22"/>
        </w:rPr>
        <w:t>).</w:t>
      </w:r>
      <w:ins w:id="242" w:author="Jaeger, Florian" w:date="2023-05-20T09:29:00Z">
        <w:r w:rsidR="00BC07C7">
          <w:rPr>
            <w:szCs w:val="22"/>
          </w:rPr>
          <w:t xml:space="preserve"> </w:t>
        </w:r>
      </w:ins>
      <w:moveToRangeStart w:id="243" w:author="Jaeger, Florian" w:date="2023-05-20T09:29:00Z" w:name="move135467358"/>
      <w:moveTo w:id="244" w:author="Jaeger, Florian" w:date="2023-05-20T09:29:00Z">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moveTo>
      <w:ins w:id="245" w:author="Jaeger, Florian" w:date="2023-05-20T10:06:00Z">
        <w:r w:rsidR="00571B57">
          <w:rPr>
            <w:szCs w:val="22"/>
            <w:highlight w:val="yellow"/>
          </w:rPr>
          <w:t>3</w:t>
        </w:r>
      </w:ins>
      <w:moveTo w:id="246" w:author="Jaeger, Florian" w:date="2023-05-20T09:29:00Z">
        <w:del w:id="247" w:author="Jaeger, Florian" w:date="2023-05-20T10:05:00Z">
          <w:r w:rsidR="00BC07C7" w:rsidRPr="008E0E98" w:rsidDel="00571B57">
            <w:rPr>
              <w:szCs w:val="22"/>
              <w:highlight w:val="yellow"/>
            </w:rPr>
            <w:delText>1</w:delText>
          </w:r>
        </w:del>
        <w:r w:rsidR="00BC07C7" w:rsidRPr="00ED3418">
          <w:rPr>
            <w:szCs w:val="22"/>
          </w:rPr>
          <w:t xml:space="preserve"> (</w:t>
        </w:r>
        <w:r w:rsidR="00BC07C7" w:rsidRPr="008E0E98">
          <w:rPr>
            <w:szCs w:val="22"/>
            <w:highlight w:val="cyan"/>
          </w:rPr>
          <w:t>REF</w:t>
        </w:r>
        <w:r w:rsidR="00BC07C7" w:rsidRPr="00ED3418">
          <w:rPr>
            <w:szCs w:val="22"/>
          </w:rPr>
          <w:t>).</w:t>
        </w:r>
      </w:moveTo>
      <w:moveToRangeEnd w:id="243"/>
    </w:p>
    <w:p w14:paraId="7954EAC9" w14:textId="377B7B2A" w:rsidR="007E1C0B" w:rsidRDefault="00996AA2" w:rsidP="006D093A">
      <w:pPr>
        <w:rPr>
          <w:ins w:id="248" w:author="Jaeger, Florian" w:date="2023-05-20T10:09:00Z"/>
          <w:szCs w:val="22"/>
        </w:rPr>
      </w:pPr>
      <w:ins w:id="249" w:author="Jaeger, Florian" w:date="2023-05-20T09:44:00Z">
        <w:r>
          <w:rPr>
            <w:b/>
            <w:bCs/>
            <w:i/>
            <w:iCs/>
            <w:szCs w:val="22"/>
          </w:rPr>
          <w:t>Hypothes</w:t>
        </w:r>
      </w:ins>
      <w:ins w:id="250" w:author="Jaeger, Florian" w:date="2023-05-20T09:58:00Z">
        <w:r w:rsidR="00571B57">
          <w:rPr>
            <w:b/>
            <w:bCs/>
            <w:i/>
            <w:iCs/>
            <w:szCs w:val="22"/>
          </w:rPr>
          <w:t>i</w:t>
        </w:r>
      </w:ins>
      <w:ins w:id="251" w:author="Jaeger, Florian" w:date="2023-05-20T09:44:00Z">
        <w:r>
          <w:rPr>
            <w:b/>
            <w:bCs/>
            <w:i/>
            <w:iCs/>
            <w:szCs w:val="22"/>
          </w:rPr>
          <w:t>s</w:t>
        </w:r>
      </w:ins>
      <w:ins w:id="252" w:author="Jaeger, Florian" w:date="2023-05-20T09:58:00Z">
        <w:r w:rsidR="00571B57">
          <w:rPr>
            <w:b/>
            <w:bCs/>
            <w:i/>
            <w:iCs/>
            <w:szCs w:val="22"/>
          </w:rPr>
          <w:t xml:space="preserve"> tests</w:t>
        </w:r>
      </w:ins>
      <w:ins w:id="253" w:author="Jaeger, Florian" w:date="2023-05-20T09:44:00Z">
        <w:r w:rsidRPr="00ED3418">
          <w:rPr>
            <w:b/>
            <w:bCs/>
            <w:i/>
            <w:iCs/>
            <w:szCs w:val="22"/>
          </w:rPr>
          <w:t>.</w:t>
        </w:r>
        <w:r>
          <w:rPr>
            <w:b/>
            <w:bCs/>
            <w:i/>
            <w:iCs/>
            <w:szCs w:val="22"/>
          </w:rPr>
          <w:t xml:space="preserve"> </w:t>
        </w:r>
      </w:ins>
      <w:ins w:id="254" w:author="Jaeger, Florian" w:date="2023-05-20T09:45:00Z">
        <w:r>
          <w:rPr>
            <w:szCs w:val="22"/>
          </w:rPr>
          <w:t xml:space="preserve">The SI lists the full model summary for all analyses. </w:t>
        </w:r>
      </w:ins>
      <w:ins w:id="255" w:author="Jaeger, Florian" w:date="2023-05-20T10:19:00Z">
        <w:r w:rsidR="00FA67B2">
          <w:rPr>
            <w:szCs w:val="22"/>
          </w:rPr>
          <w:t>In the main text</w:t>
        </w:r>
      </w:ins>
      <w:ins w:id="256" w:author="Jaeger, Florian" w:date="2023-05-20T09:45:00Z">
        <w:r>
          <w:rPr>
            <w:szCs w:val="22"/>
          </w:rPr>
          <w:t xml:space="preserve">, we </w:t>
        </w:r>
      </w:ins>
      <w:ins w:id="257" w:author="Jaeger, Florian" w:date="2023-05-20T09:46:00Z">
        <w:r>
          <w:rPr>
            <w:szCs w:val="22"/>
          </w:rPr>
          <w:t xml:space="preserve">present Bayesian hypothesis tests </w:t>
        </w:r>
      </w:ins>
      <w:ins w:id="258" w:author="Jaeger, Florian" w:date="2023-05-20T10:20:00Z">
        <w:r w:rsidR="00FA67B2">
          <w:rPr>
            <w:szCs w:val="22"/>
          </w:rPr>
          <w:t xml:space="preserve">over the fitted GLMMs </w:t>
        </w:r>
      </w:ins>
      <w:ins w:id="259" w:author="Jaeger, Florian" w:date="2023-05-20T09:46:00Z">
        <w:r>
          <w:rPr>
            <w:szCs w:val="22"/>
          </w:rPr>
          <w:t>for the questions of interest</w:t>
        </w:r>
      </w:ins>
      <w:ins w:id="260" w:author="Jaeger, Florian" w:date="2023-05-20T09:47:00Z">
        <w:r>
          <w:rPr>
            <w:szCs w:val="22"/>
          </w:rPr>
          <w:t>.</w:t>
        </w:r>
      </w:ins>
      <w:ins w:id="261" w:author="Jaeger, Florian" w:date="2023-05-20T10:50:00Z">
        <w:r w:rsidR="004D065A">
          <w:rPr>
            <w:szCs w:val="22"/>
          </w:rPr>
          <w:t xml:space="preserve"> Additionally, we report whenever the bidirectional 95</w:t>
        </w:r>
      </w:ins>
      <w:ins w:id="262" w:author="Jaeger, Florian" w:date="2023-05-20T10:51:00Z">
        <w:r w:rsidR="004D065A">
          <w:rPr>
            <w:szCs w:val="22"/>
          </w:rPr>
          <w:t>%</w:t>
        </w:r>
      </w:ins>
      <w:ins w:id="263" w:author="Jaeger, Florian" w:date="2023-05-20T10:50:00Z">
        <w:r w:rsidR="004D065A">
          <w:rPr>
            <w:szCs w:val="22"/>
          </w:rPr>
          <w:t xml:space="preserve"> credible interval </w:t>
        </w:r>
      </w:ins>
      <w:ins w:id="264" w:author="Jaeger, Florian" w:date="2023-05-20T10:51:00Z">
        <w:r w:rsidR="004D065A">
          <w:rPr>
            <w:szCs w:val="22"/>
          </w:rPr>
          <w:t xml:space="preserve">for any </w:t>
        </w:r>
      </w:ins>
      <w:ins w:id="265" w:author="Jaeger, Florian" w:date="2023-05-20T10:50:00Z">
        <w:r w:rsidR="004D065A">
          <w:rPr>
            <w:szCs w:val="22"/>
          </w:rPr>
          <w:t>other effects</w:t>
        </w:r>
      </w:ins>
      <w:ins w:id="266" w:author="Jaeger, Florian" w:date="2023-05-20T10:51:00Z">
        <w:r w:rsidR="004D065A">
          <w:rPr>
            <w:szCs w:val="22"/>
          </w:rPr>
          <w:t xml:space="preserve"> does not contain 0. This was not the case for any effects in Experiments 1a-c.</w:t>
        </w:r>
      </w:ins>
      <w:ins w:id="267" w:author="Jaeger, Florian" w:date="2023-05-20T10:50:00Z">
        <w:r w:rsidR="004D065A">
          <w:rPr>
            <w:szCs w:val="22"/>
          </w:rPr>
          <w:t xml:space="preserve"> </w:t>
        </w:r>
      </w:ins>
      <w:ins w:id="268" w:author="Jaeger, Florian" w:date="2023-05-20T09:47:00Z">
        <w:r>
          <w:rPr>
            <w:szCs w:val="22"/>
          </w:rPr>
          <w:t xml:space="preserve"> </w:t>
        </w:r>
      </w:ins>
      <w:ins w:id="269" w:author="Jaeger, Florian" w:date="2023-05-20T10:51:00Z">
        <w:r w:rsidR="004D065A" w:rsidRPr="004D065A">
          <w:rPr>
            <w:szCs w:val="22"/>
            <w:highlight w:val="yellow"/>
            <w:rPrChange w:id="270" w:author="Jaeger, Florian" w:date="2023-05-20T10:51:00Z">
              <w:rPr>
                <w:szCs w:val="22"/>
              </w:rPr>
            </w:rPrChange>
          </w:rPr>
          <w:t xml:space="preserve">Table/Figure </w:t>
        </w:r>
      </w:ins>
      <w:ins w:id="271" w:author="Jaeger, Florian" w:date="2023-05-20T10:06:00Z">
        <w:r w:rsidR="00571B57" w:rsidRPr="004D065A">
          <w:rPr>
            <w:szCs w:val="22"/>
            <w:highlight w:val="yellow"/>
            <w:rPrChange w:id="272" w:author="Jaeger, Florian" w:date="2023-05-20T10:51:00Z">
              <w:rPr>
                <w:szCs w:val="22"/>
              </w:rPr>
            </w:rPrChange>
          </w:rPr>
          <w:t>XXX</w:t>
        </w:r>
        <w:r w:rsidR="00571B57">
          <w:rPr>
            <w:szCs w:val="22"/>
          </w:rPr>
          <w:t xml:space="preserve"> summarizes those tests for all three experiments.</w:t>
        </w:r>
      </w:ins>
      <w:ins w:id="273" w:author="Jaeger, Florian" w:date="2023-05-20T11:44:00Z">
        <w:r w:rsidR="000A4738">
          <w:rPr>
            <w:rStyle w:val="FootnoteReference"/>
            <w:szCs w:val="22"/>
          </w:rPr>
          <w:footnoteReference w:id="4"/>
        </w:r>
      </w:ins>
      <w:ins w:id="277" w:author="Jaeger, Florian" w:date="2023-05-20T10:06:00Z">
        <w:r w:rsidR="00571B57">
          <w:rPr>
            <w:szCs w:val="22"/>
          </w:rPr>
          <w:t xml:space="preserve"> </w:t>
        </w:r>
      </w:ins>
    </w:p>
    <w:p w14:paraId="00266130" w14:textId="77777777" w:rsidR="009625D1" w:rsidRDefault="009625D1" w:rsidP="00571B57">
      <w:pPr>
        <w:rPr>
          <w:ins w:id="278" w:author="Jaeger, Florian" w:date="2023-05-20T10:09:00Z"/>
          <w:szCs w:val="22"/>
        </w:rPr>
      </w:pPr>
    </w:p>
    <w:p w14:paraId="1AB6DF69" w14:textId="296C2152" w:rsidR="00996AA2" w:rsidRPr="00ED3418" w:rsidDel="000A4738" w:rsidRDefault="00996AA2" w:rsidP="00571B57">
      <w:pPr>
        <w:rPr>
          <w:del w:id="279" w:author="Jaeger, Florian" w:date="2023-05-20T11:44:00Z"/>
          <w:szCs w:val="22"/>
        </w:rPr>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29410F36" w:rsidR="00FA67B2" w:rsidRPr="00754F17" w:rsidRDefault="00FA67B2" w:rsidP="00FA67B2">
      <w:pPr>
        <w:pStyle w:val="Caption"/>
        <w:rPr>
          <w:szCs w:val="22"/>
        </w:rPr>
      </w:pPr>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ins w:id="280" w:author="Jaeger, Florian" w:date="2023-05-20T10:20:00Z">
        <w:r>
          <w:rPr>
            <w:noProof/>
            <w:szCs w:val="22"/>
          </w:rPr>
          <w:t>2</w:t>
        </w:r>
      </w:ins>
      <w:del w:id="281" w:author="Jaeger, Florian" w:date="2023-05-20T10:20:00Z">
        <w:r w:rsidRPr="00ED3418" w:rsidDel="00FA67B2">
          <w:rPr>
            <w:noProof/>
            <w:szCs w:val="22"/>
          </w:rPr>
          <w:delText>1</w:delText>
        </w:r>
      </w:del>
      <w:r w:rsidRPr="00ED3418">
        <w:rPr>
          <w:noProof/>
          <w:szCs w:val="22"/>
        </w:rPr>
        <w:fldChar w:fldCharType="end"/>
      </w:r>
      <w:r w:rsidRPr="00ED3418">
        <w:rPr>
          <w:szCs w:val="22"/>
        </w:rPr>
        <w:tab/>
      </w:r>
      <w:del w:id="282" w:author="Jaeger, Florian" w:date="2023-05-20T10:39:00Z">
        <w:r w:rsidRPr="00ED3418" w:rsidDel="00825EE6">
          <w:rPr>
            <w:szCs w:val="22"/>
          </w:rPr>
          <w:delText>Summary of participant exclusions for</w:delText>
        </w:r>
      </w:del>
      <w:ins w:id="283" w:author="Jaeger, Florian" w:date="2023-05-20T10:39:00Z">
        <w:r w:rsidR="00825EE6">
          <w:rPr>
            <w:szCs w:val="22"/>
          </w:rPr>
          <w:t>Summary of hypothesis tests based on GLMM analyses for</w:t>
        </w:r>
      </w:ins>
      <w:r w:rsidRPr="00ED3418">
        <w:rPr>
          <w:szCs w:val="22"/>
        </w:rPr>
        <w:t xml:space="preserve"> Experiments 1a-</w:t>
      </w:r>
      <w:del w:id="284" w:author="Jaeger, Florian" w:date="2023-05-20T10:20:00Z">
        <w:r w:rsidRPr="00ED3418" w:rsidDel="00FA67B2">
          <w:rPr>
            <w:szCs w:val="22"/>
          </w:rPr>
          <w:delText>1</w:delText>
        </w:r>
      </w:del>
      <w:r w:rsidRPr="00ED3418">
        <w:rPr>
          <w:szCs w:val="22"/>
        </w:rPr>
        <w:t>c.</w:t>
      </w:r>
      <w:ins w:id="285" w:author="Jaeger, Florian" w:date="2023-05-20T10:39:00Z">
        <w:r w:rsidR="00825EE6">
          <w:rPr>
            <w:szCs w:val="22"/>
          </w:rPr>
          <w:t xml:space="preserve"> </w:t>
        </w:r>
        <w:r w:rsidR="00825EE6" w:rsidRPr="00754F17">
          <w:rPr>
            <w:szCs w:val="22"/>
            <w:rPrChange w:id="286" w:author="Jaeger, Florian" w:date="2023-05-20T11:55:00Z">
              <w:rPr>
                <w:i w:val="0"/>
                <w:iCs w:val="0"/>
                <w:szCs w:val="22"/>
              </w:rPr>
            </w:rPrChange>
          </w:rPr>
          <w:t xml:space="preserve">Hypotheses </w:t>
        </w:r>
        <w:commentRangeStart w:id="287"/>
        <w:r w:rsidR="00825EE6" w:rsidRPr="00754F17">
          <w:rPr>
            <w:szCs w:val="22"/>
            <w:rPrChange w:id="288" w:author="Jaeger, Florian" w:date="2023-05-20T11:55:00Z">
              <w:rPr>
                <w:i w:val="0"/>
                <w:iCs w:val="0"/>
                <w:szCs w:val="22"/>
              </w:rPr>
            </w:rPrChange>
          </w:rPr>
          <w:t xml:space="preserve">for which we had not strong expectations </w:t>
        </w:r>
      </w:ins>
      <w:ins w:id="289" w:author="Jaeger, Florian" w:date="2023-05-20T10:40:00Z">
        <w:r w:rsidR="00825EE6" w:rsidRPr="00754F17">
          <w:rPr>
            <w:szCs w:val="22"/>
            <w:rPrChange w:id="290" w:author="Jaeger, Florian" w:date="2023-05-20T11:55:00Z">
              <w:rPr>
                <w:i w:val="0"/>
                <w:iCs w:val="0"/>
                <w:szCs w:val="22"/>
              </w:rPr>
            </w:rPrChange>
          </w:rPr>
          <w:t xml:space="preserve">are </w:t>
        </w:r>
        <w:commentRangeStart w:id="291"/>
        <w:r w:rsidR="00825EE6" w:rsidRPr="00754F17">
          <w:rPr>
            <w:szCs w:val="22"/>
            <w:rPrChange w:id="292" w:author="Jaeger, Florian" w:date="2023-05-20T11:55:00Z">
              <w:rPr>
                <w:i w:val="0"/>
                <w:iCs w:val="0"/>
                <w:szCs w:val="22"/>
              </w:rPr>
            </w:rPrChange>
          </w:rPr>
          <w:t>shown with</w:t>
        </w:r>
      </w:ins>
      <w:ins w:id="293" w:author="Jaeger, Florian" w:date="2023-05-20T10:39:00Z">
        <w:r w:rsidR="00825EE6" w:rsidRPr="00754F17">
          <w:rPr>
            <w:szCs w:val="22"/>
            <w:rPrChange w:id="294" w:author="Jaeger, Florian" w:date="2023-05-20T11:55:00Z">
              <w:rPr>
                <w:i w:val="0"/>
                <w:iCs w:val="0"/>
                <w:szCs w:val="22"/>
              </w:rPr>
            </w:rPrChange>
          </w:rPr>
          <w:t xml:space="preserve"> shaded backgrounds.</w:t>
        </w:r>
      </w:ins>
      <w:commentRangeEnd w:id="291"/>
      <w:ins w:id="295" w:author="Jaeger, Florian" w:date="2023-05-20T10:40:00Z">
        <w:r w:rsidR="00825EE6" w:rsidRPr="00754F17">
          <w:rPr>
            <w:rStyle w:val="CommentReference"/>
            <w:color w:val="auto"/>
            <w:rPrChange w:id="296" w:author="Jaeger, Florian" w:date="2023-05-20T11:55:00Z">
              <w:rPr>
                <w:rStyle w:val="CommentReference"/>
                <w:i w:val="0"/>
                <w:iCs w:val="0"/>
                <w:color w:val="auto"/>
              </w:rPr>
            </w:rPrChange>
          </w:rPr>
          <w:commentReference w:id="291"/>
        </w:r>
      </w:ins>
      <w:commentRangeEnd w:id="287"/>
      <w:ins w:id="297" w:author="Jaeger, Florian" w:date="2023-05-20T12:05:00Z">
        <w:r w:rsidR="004F276B">
          <w:rPr>
            <w:rStyle w:val="CommentReference"/>
            <w:i w:val="0"/>
            <w:iCs w:val="0"/>
            <w:color w:val="auto"/>
          </w:rPr>
          <w:commentReference w:id="287"/>
        </w:r>
      </w:ins>
    </w:p>
    <w:p w14:paraId="367CD34B" w14:textId="77777777" w:rsidR="006D093A" w:rsidRDefault="006D093A" w:rsidP="006D093A">
      <w:pPr>
        <w:rPr>
          <w:ins w:id="298" w:author="Jaeger, Florian" w:date="2023-05-20T12:08:00Z"/>
          <w:szCs w:val="22"/>
        </w:rPr>
      </w:pPr>
      <w:ins w:id="299" w:author="Jaeger, Florian" w:date="2023-05-20T12:08:00Z">
        <w:r>
          <w:rPr>
            <w:szCs w:val="22"/>
          </w:rPr>
          <w:t>Of primary interest, participants in all three experiments were less likely to respond “</w:t>
        </w:r>
        <w:proofErr w:type="spellStart"/>
        <w:r>
          <w:rPr>
            <w:szCs w:val="22"/>
          </w:rPr>
          <w:t>ashi</w:t>
        </w:r>
        <w:proofErr w:type="spellEnd"/>
        <w:r>
          <w:rPr>
            <w:szCs w:val="22"/>
          </w:rPr>
          <w:t xml:space="preserve">” if the pen was in the mouth (BFs &gt; 19.6), as predicted by the compensation hypothesis. There also </w:t>
        </w:r>
        <w:r>
          <w:rPr>
            <w:szCs w:val="22"/>
          </w:rPr>
          <w:lastRenderedPageBreak/>
          <w:t>was evidence that this effect increased for stimuli that were acoustically or visually more “</w:t>
        </w:r>
        <w:proofErr w:type="spellStart"/>
        <w:r>
          <w:rPr>
            <w:szCs w:val="22"/>
          </w:rPr>
          <w:t>ashi</w:t>
        </w:r>
        <w:proofErr w:type="spellEnd"/>
        <w:r>
          <w:rPr>
            <w:szCs w:val="22"/>
          </w:rPr>
          <w:t>”-like. This evidence was strongest for Experiment 1c (BFs &gt; 13.5), potentially because the effect of compensation—decreases in the probability of “</w:t>
        </w:r>
        <w:proofErr w:type="spellStart"/>
        <w:r>
          <w:rPr>
            <w:szCs w:val="22"/>
          </w:rPr>
          <w:t>ashi</w:t>
        </w:r>
        <w:proofErr w:type="spellEnd"/>
        <w:r>
          <w:rPr>
            <w:szCs w:val="22"/>
          </w:rPr>
          <w:t>” responses—is more difficult to detect for audio-visual stimuli for which “</w:t>
        </w:r>
        <w:proofErr w:type="spellStart"/>
        <w:r>
          <w:rPr>
            <w:szCs w:val="22"/>
          </w:rPr>
          <w:t>ashi</w:t>
        </w:r>
        <w:proofErr w:type="spellEnd"/>
        <w:r>
          <w:rPr>
            <w:szCs w:val="22"/>
          </w:rPr>
          <w:t>”-responses are unlikely to being with.</w:t>
        </w:r>
      </w:ins>
    </w:p>
    <w:p w14:paraId="6DC2C1D4" w14:textId="77777777" w:rsidR="006D093A" w:rsidRDefault="006D093A" w:rsidP="006D093A">
      <w:pPr>
        <w:rPr>
          <w:ins w:id="300" w:author="Jaeger, Florian" w:date="2023-05-20T12:08:00Z"/>
          <w:szCs w:val="22"/>
        </w:rPr>
      </w:pPr>
    </w:p>
    <w:p w14:paraId="6392DD32" w14:textId="77777777" w:rsidR="006D093A" w:rsidRDefault="006D093A" w:rsidP="006D093A">
      <w:pPr>
        <w:jc w:val="center"/>
        <w:rPr>
          <w:ins w:id="301" w:author="Jaeger, Florian" w:date="2023-05-20T12:08:00Z"/>
          <w:szCs w:val="22"/>
        </w:rPr>
      </w:pPr>
      <w:ins w:id="302" w:author="Jaeger, Florian" w:date="2023-05-20T12:08:00Z">
        <w:r w:rsidRPr="00ED3418">
          <w:rPr>
            <w:szCs w:val="22"/>
            <w:highlight w:val="cyan"/>
          </w:rPr>
          <w:t xml:space="preserve">[INSERT </w:t>
        </w:r>
        <w:r>
          <w:rPr>
            <w:szCs w:val="22"/>
            <w:highlight w:val="cyan"/>
          </w:rPr>
          <w:t>FIGURE</w:t>
        </w:r>
        <w:r w:rsidRPr="00ED3418">
          <w:rPr>
            <w:szCs w:val="22"/>
            <w:highlight w:val="cyan"/>
          </w:rPr>
          <w:t>]</w:t>
        </w:r>
      </w:ins>
    </w:p>
    <w:p w14:paraId="143CB8AF" w14:textId="77777777" w:rsidR="006D093A" w:rsidRDefault="006D093A" w:rsidP="006D093A">
      <w:pPr>
        <w:pStyle w:val="Caption"/>
        <w:rPr>
          <w:ins w:id="303" w:author="Jaeger, Florian" w:date="2023-05-20T12:08:00Z"/>
          <w:szCs w:val="22"/>
        </w:rPr>
      </w:pPr>
      <w:ins w:id="304" w:author="Jaeger, Florian" w:date="2023-05-20T12:08:00Z">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r>
          <w:rPr>
            <w:noProof/>
            <w:szCs w:val="22"/>
          </w:rPr>
          <w:t>.</w:t>
        </w:r>
        <w:r w:rsidRPr="00ED3418">
          <w:rPr>
            <w:szCs w:val="22"/>
          </w:rPr>
          <w:tab/>
        </w:r>
        <w:r>
          <w:rPr>
            <w:szCs w:val="22"/>
          </w:rPr>
          <w:t>Summary of participants’ responses in Experiments 1a-c, depending on pen location and acoustic continuum step. Shaded intervals show predictions based on posterior draws from the GLMM, marginalizing over all other population- and group-level effects (fixed and random effects).</w:t>
        </w:r>
      </w:ins>
    </w:p>
    <w:p w14:paraId="7885CC2A" w14:textId="0D8AE281" w:rsidR="006D093A" w:rsidRDefault="006D093A" w:rsidP="00E17FC6">
      <w:pPr>
        <w:rPr>
          <w:ins w:id="305" w:author="Jaeger, Florian" w:date="2023-05-20T12:08:00Z"/>
          <w:szCs w:val="22"/>
        </w:rPr>
      </w:pPr>
      <w:ins w:id="306" w:author="Jaeger, Florian" w:date="2023-05-20T12:08:00Z">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with increasing probabilities of “</w:t>
        </w:r>
        <w:proofErr w:type="spellStart"/>
        <w:r>
          <w:rPr>
            <w:szCs w:val="22"/>
          </w:rPr>
          <w:t>ashi</w:t>
        </w:r>
        <w:proofErr w:type="spellEnd"/>
        <w:r>
          <w:rPr>
            <w:szCs w:val="22"/>
          </w:rPr>
          <w:t>”-responses when the audio-visual articulatory evidence biased towards “</w:t>
        </w:r>
        <w:proofErr w:type="spellStart"/>
        <w:r>
          <w:rPr>
            <w:szCs w:val="22"/>
          </w:rPr>
          <w:t>ashi</w:t>
        </w:r>
        <w:proofErr w:type="spellEnd"/>
        <w:r>
          <w:rPr>
            <w:szCs w:val="22"/>
          </w:rPr>
          <w:t>”. These two effects seem to be independent of each other, suggesting additive effects of acoustic and visual evidence (BFs &gt; 8, in line with models of ideal cue integration, REF).</w:t>
        </w:r>
      </w:ins>
      <w:ins w:id="307" w:author="Jaeger, Florian" w:date="2023-05-20T16:02:00Z">
        <w:r w:rsidR="00E17FC6">
          <w:rPr>
            <w:szCs w:val="22"/>
          </w:rPr>
          <w:t xml:space="preserve"> </w:t>
        </w:r>
      </w:ins>
      <w:ins w:id="308" w:author="Jaeger, Florian" w:date="2023-05-20T12:08:00Z">
        <w:r>
          <w:rPr>
            <w:szCs w:val="22"/>
          </w:rPr>
          <w:t xml:space="preserve"> Finally, all three experiments suggest that the effects of pen location, visual bias, and the acoustic continuum were rather stable across blocks (BFs &gt; 17).</w:t>
        </w:r>
      </w:ins>
    </w:p>
    <w:p w14:paraId="1AB9099D" w14:textId="426A63D9" w:rsidR="006D093A" w:rsidRPr="00ED3418" w:rsidRDefault="006D093A" w:rsidP="006D093A">
      <w:pPr>
        <w:pStyle w:val="Heading2"/>
        <w:rPr>
          <w:ins w:id="309" w:author="Jaeger, Florian" w:date="2023-05-20T12:07:00Z"/>
          <w:szCs w:val="22"/>
        </w:rPr>
      </w:pPr>
      <w:ins w:id="310" w:author="Jaeger, Florian" w:date="2023-05-20T12:07:00Z">
        <w:r>
          <w:rPr>
            <w:szCs w:val="22"/>
          </w:rPr>
          <w:t>Discussion</w:t>
        </w:r>
      </w:ins>
    </w:p>
    <w:p w14:paraId="457F9A82" w14:textId="2F669273" w:rsidR="00F3028E" w:rsidDel="004F276B" w:rsidRDefault="00F3028E">
      <w:pPr>
        <w:rPr>
          <w:del w:id="311" w:author="Jaeger, Florian" w:date="2023-05-20T12:05:00Z"/>
          <w:szCs w:val="22"/>
        </w:rPr>
      </w:pPr>
    </w:p>
    <w:p w14:paraId="4F785911" w14:textId="77777777" w:rsidR="00B26E09" w:rsidDel="004F276B" w:rsidRDefault="00B26E09">
      <w:pPr>
        <w:rPr>
          <w:del w:id="312" w:author="Jaeger, Florian" w:date="2023-05-20T12:05:00Z"/>
          <w:szCs w:val="22"/>
        </w:rPr>
      </w:pPr>
    </w:p>
    <w:p w14:paraId="0C3C041E" w14:textId="77777777" w:rsidR="00B26E09" w:rsidRPr="00ED3418" w:rsidDel="004F276B" w:rsidRDefault="00B26E09">
      <w:pPr>
        <w:rPr>
          <w:del w:id="313" w:author="Jaeger, Florian" w:date="2023-05-20T12:05:00Z"/>
          <w:szCs w:val="22"/>
        </w:rPr>
      </w:pPr>
    </w:p>
    <w:p w14:paraId="1C0052C5" w14:textId="6473270E" w:rsidR="007F58BD" w:rsidRPr="00ED3418" w:rsidDel="004F276B" w:rsidRDefault="00EC2258">
      <w:pPr>
        <w:rPr>
          <w:del w:id="314" w:author="Jaeger, Florian" w:date="2023-05-20T12:05:00Z"/>
          <w:szCs w:val="22"/>
        </w:rPr>
      </w:pPr>
      <w:commentRangeStart w:id="315"/>
      <w:del w:id="316" w:author="Jaeger, Florian" w:date="2023-05-20T12:05:00Z">
        <w:r w:rsidRPr="00ED3418" w:rsidDel="004F276B">
          <w:rPr>
            <w:noProof/>
            <w:szCs w:val="22"/>
          </w:rPr>
          <w:drawing>
            <wp:inline distT="0" distB="0" distL="0" distR="0" wp14:anchorId="399DEA65" wp14:editId="7A36098B">
              <wp:extent cx="4846285" cy="299085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9"/>
                      <a:stretch>
                        <a:fillRect/>
                      </a:stretch>
                    </pic:blipFill>
                    <pic:spPr>
                      <a:xfrm>
                        <a:off x="0" y="0"/>
                        <a:ext cx="4860814" cy="2999816"/>
                      </a:xfrm>
                      <a:prstGeom prst="rect">
                        <a:avLst/>
                      </a:prstGeom>
                    </pic:spPr>
                  </pic:pic>
                </a:graphicData>
              </a:graphic>
            </wp:inline>
          </w:drawing>
        </w:r>
        <w:commentRangeEnd w:id="315"/>
        <w:r w:rsidR="007D0F10" w:rsidRPr="004526C4" w:rsidDel="004F276B">
          <w:rPr>
            <w:szCs w:val="22"/>
            <w:rPrChange w:id="317" w:author="Jaeger, Florian" w:date="2023-05-20T12:09:00Z">
              <w:rPr>
                <w:rStyle w:val="CommentReference"/>
              </w:rPr>
            </w:rPrChange>
          </w:rPr>
          <w:commentReference w:id="315"/>
        </w:r>
      </w:del>
    </w:p>
    <w:p w14:paraId="6665E6E3" w14:textId="38CFBDF8" w:rsidR="007F58BD" w:rsidRPr="00ED3418" w:rsidDel="004F276B" w:rsidRDefault="007F58BD">
      <w:pPr>
        <w:pStyle w:val="Caption"/>
        <w:spacing w:line="480" w:lineRule="auto"/>
        <w:ind w:left="0" w:firstLine="720"/>
        <w:rPr>
          <w:del w:id="318" w:author="Jaeger, Florian" w:date="2023-05-20T12:05:00Z"/>
          <w:szCs w:val="22"/>
        </w:rPr>
        <w:pPrChange w:id="319" w:author="Jaeger, Florian" w:date="2023-05-20T12:09:00Z">
          <w:pPr>
            <w:pStyle w:val="Caption"/>
          </w:pPr>
        </w:pPrChange>
      </w:pPr>
      <w:del w:id="320" w:author="Jaeger, Florian" w:date="2023-05-20T12:05:00Z">
        <w:r w:rsidRPr="00ED3418" w:rsidDel="004F276B">
          <w:rPr>
            <w:szCs w:val="22"/>
          </w:rPr>
          <w:delText xml:space="preserve">Figure </w:delText>
        </w:r>
        <w:r w:rsidR="002A2426" w:rsidRPr="00ED3418" w:rsidDel="004F276B">
          <w:rPr>
            <w:szCs w:val="22"/>
          </w:rPr>
          <w:fldChar w:fldCharType="begin"/>
        </w:r>
        <w:r w:rsidR="002A2426" w:rsidRPr="00ED3418" w:rsidDel="004F276B">
          <w:rPr>
            <w:szCs w:val="22"/>
          </w:rPr>
          <w:delInstrText xml:space="preserve"> SEQ Figure \* ARABIC </w:delInstrText>
        </w:r>
        <w:r w:rsidR="002A2426" w:rsidRPr="00ED3418" w:rsidDel="004F276B">
          <w:rPr>
            <w:szCs w:val="22"/>
          </w:rPr>
          <w:fldChar w:fldCharType="separate"/>
        </w:r>
        <w:r w:rsidRPr="00ED3418" w:rsidDel="004F276B">
          <w:rPr>
            <w:szCs w:val="22"/>
          </w:rPr>
          <w:delText>4</w:delText>
        </w:r>
        <w:r w:rsidR="002A2426" w:rsidRPr="00ED3418" w:rsidDel="004F276B">
          <w:rPr>
            <w:szCs w:val="22"/>
          </w:rPr>
          <w:fldChar w:fldCharType="end"/>
        </w:r>
        <w:r w:rsidR="00C7202F" w:rsidDel="004F276B">
          <w:rPr>
            <w:szCs w:val="22"/>
          </w:rPr>
          <w:delText>.</w:delText>
        </w:r>
        <w:r w:rsidRPr="00ED3418" w:rsidDel="004F276B">
          <w:rPr>
            <w:szCs w:val="22"/>
          </w:rPr>
          <w:tab/>
        </w:r>
        <w:r w:rsidR="00C7202F" w:rsidDel="004F276B">
          <w:rPr>
            <w:szCs w:val="22"/>
          </w:rPr>
          <w:delText>Average “ashi” responses for each of 12 video frames in Experiments 1a-c (panels A-C, respectively).</w:delText>
        </w:r>
        <w:r w:rsidR="00EC2258" w:rsidRPr="00EC2258" w:rsidDel="004F276B">
          <w:rPr>
            <w:szCs w:val="22"/>
          </w:rPr>
          <w:delText xml:space="preserve"> </w:delText>
        </w:r>
        <w:r w:rsidR="00EC2258" w:rsidRPr="00ED3418" w:rsidDel="004F276B">
          <w:rPr>
            <w:szCs w:val="22"/>
          </w:rPr>
          <w:delText>Results are collapsed across the entire acoustic continuum.</w:delText>
        </w:r>
        <w:r w:rsidR="00C7202F" w:rsidDel="004F276B">
          <w:rPr>
            <w:szCs w:val="22"/>
          </w:rPr>
          <w:delText xml:space="preserve"> Frame 5 was replaced by Frame 13 after Experiment 1a.</w:delText>
        </w:r>
        <w:r w:rsidR="00EC2258" w:rsidDel="004F276B">
          <w:rPr>
            <w:szCs w:val="22"/>
          </w:rPr>
          <w:delText xml:space="preserve"> As intended, Frame 13 is numerically less biasing.</w:delText>
        </w:r>
        <w:r w:rsidR="00C7202F" w:rsidDel="004F276B">
          <w:rPr>
            <w:szCs w:val="22"/>
          </w:rPr>
          <w:delText xml:space="preserve">  </w:delText>
        </w:r>
        <w:r w:rsidRPr="00ED3418" w:rsidDel="004F276B">
          <w:rPr>
            <w:szCs w:val="22"/>
          </w:rPr>
          <w:delText xml:space="preserve">   </w:delText>
        </w:r>
      </w:del>
    </w:p>
    <w:p w14:paraId="26D5235E" w14:textId="14B797E2" w:rsidR="00620763" w:rsidRPr="00C7202F" w:rsidDel="004F276B" w:rsidRDefault="00620763">
      <w:pPr>
        <w:rPr>
          <w:del w:id="321" w:author="Jaeger, Florian" w:date="2023-05-20T12:05:00Z"/>
          <w:szCs w:val="22"/>
        </w:rPr>
        <w:pPrChange w:id="322" w:author="Jaeger, Florian" w:date="2023-05-20T12:09:00Z">
          <w:pPr>
            <w:ind w:firstLine="0"/>
          </w:pPr>
        </w:pPrChange>
      </w:pPr>
    </w:p>
    <w:p w14:paraId="59BAA749" w14:textId="6A5B1E55" w:rsidR="00620763" w:rsidDel="004F276B" w:rsidRDefault="00620763">
      <w:pPr>
        <w:rPr>
          <w:del w:id="323" w:author="Jaeger, Florian" w:date="2023-05-20T12:05:00Z"/>
          <w:szCs w:val="22"/>
        </w:rPr>
      </w:pPr>
      <w:del w:id="324" w:author="Jaeger, Florian" w:date="2023-05-20T12:05:00Z">
        <w:r w:rsidRPr="00C7202F" w:rsidDel="004F276B">
          <w:rPr>
            <w:szCs w:val="22"/>
          </w:rPr>
          <w:tab/>
          <w:delText>Experiments 1a</w:delText>
        </w:r>
        <w:r w:rsidR="00C437B2" w:rsidRPr="00C7202F" w:rsidDel="004F276B">
          <w:rPr>
            <w:szCs w:val="22"/>
          </w:rPr>
          <w:delText>-c additionally</w:delText>
        </w:r>
        <w:r w:rsidRPr="00C7202F" w:rsidDel="004F276B">
          <w:rPr>
            <w:szCs w:val="22"/>
          </w:rPr>
          <w:delText xml:space="preserve"> investigated the biasing effect of visual artifacts of the original sound produced in video test tokens. These effects can be seen in Figure 4</w:delText>
        </w:r>
        <w:r w:rsidR="00C7202F" w:rsidDel="004F276B">
          <w:rPr>
            <w:szCs w:val="22"/>
          </w:rPr>
          <w:delText xml:space="preserve"> (Panel A)</w:delText>
        </w:r>
        <w:r w:rsidRPr="00C7202F" w:rsidDel="004F276B">
          <w:rPr>
            <w:szCs w:val="22"/>
          </w:rPr>
          <w:delText>.</w:delText>
        </w:r>
        <w:r w:rsidR="00C437B2" w:rsidRPr="00C7202F" w:rsidDel="004F276B">
          <w:rPr>
            <w:szCs w:val="22"/>
          </w:rPr>
          <w:delText xml:space="preserve"> Unsurprisingly, visual inspection reveals that </w:delText>
        </w:r>
        <w:r w:rsidRPr="00C7202F" w:rsidDel="004F276B">
          <w:rPr>
            <w:szCs w:val="22"/>
          </w:rPr>
          <w:delText>videos originally of a talker producing</w:delText>
        </w:r>
        <w:r w:rsidR="00ED6849" w:rsidRPr="00C7202F" w:rsidDel="004F276B">
          <w:rPr>
            <w:szCs w:val="22"/>
          </w:rPr>
          <w:delText xml:space="preserve"> /ʃ/</w:delText>
        </w:r>
        <w:r w:rsidRPr="00C7202F" w:rsidDel="004F276B">
          <w:rPr>
            <w:szCs w:val="22"/>
          </w:rPr>
          <w:delText xml:space="preserve"> sounds yielded more</w:delText>
        </w:r>
        <w:r w:rsidR="00ED6849" w:rsidRPr="00C7202F" w:rsidDel="004F276B">
          <w:rPr>
            <w:szCs w:val="22"/>
          </w:rPr>
          <w:delText xml:space="preserve"> /ʃ/</w:delText>
        </w:r>
        <w:r w:rsidRPr="00C7202F" w:rsidDel="004F276B">
          <w:rPr>
            <w:szCs w:val="22"/>
          </w:rPr>
          <w:delText xml:space="preserve"> responses. Within the</w:delText>
        </w:r>
        <w:r w:rsidR="00ED6849" w:rsidRPr="00C7202F" w:rsidDel="004F276B">
          <w:rPr>
            <w:szCs w:val="22"/>
          </w:rPr>
          <w:delText xml:space="preserve"> /ʃ/</w:delText>
        </w:r>
        <w:r w:rsidRPr="00C7202F" w:rsidDel="004F276B">
          <w:rPr>
            <w:szCs w:val="22"/>
          </w:rPr>
          <w:delText>-label video frames, Frame 5 was especially biasing. This token was</w:delText>
        </w:r>
        <w:r w:rsidR="00C437B2" w:rsidRPr="00C7202F" w:rsidDel="004F276B">
          <w:rPr>
            <w:szCs w:val="22"/>
          </w:rPr>
          <w:delText xml:space="preserve"> therefore</w:delText>
        </w:r>
        <w:r w:rsidRPr="00C7202F" w:rsidDel="004F276B">
          <w:rPr>
            <w:szCs w:val="22"/>
          </w:rPr>
          <w:delText xml:space="preserve"> </w:delText>
        </w:r>
        <w:r w:rsidR="00C7202F" w:rsidDel="004F276B">
          <w:rPr>
            <w:szCs w:val="22"/>
          </w:rPr>
          <w:delText xml:space="preserve">re-adjusted in Shotcut </w:delText>
        </w:r>
        <w:r w:rsidRPr="00C7202F" w:rsidDel="004F276B">
          <w:rPr>
            <w:szCs w:val="22"/>
          </w:rPr>
          <w:delText xml:space="preserve">between Experiments 1a and 1b. Figure </w:delText>
        </w:r>
        <w:r w:rsidR="00C7202F" w:rsidDel="004F276B">
          <w:rPr>
            <w:szCs w:val="22"/>
          </w:rPr>
          <w:delText>4 (Panels B &amp; C)</w:delText>
        </w:r>
        <w:r w:rsidRPr="00C7202F" w:rsidDel="004F276B">
          <w:rPr>
            <w:szCs w:val="22"/>
          </w:rPr>
          <w:delText xml:space="preserve"> shows the biasing effects in Experiment</w:delText>
        </w:r>
        <w:r w:rsidR="00C7202F" w:rsidDel="004F276B">
          <w:rPr>
            <w:szCs w:val="22"/>
          </w:rPr>
          <w:delText>s</w:delText>
        </w:r>
        <w:r w:rsidRPr="00C7202F" w:rsidDel="004F276B">
          <w:rPr>
            <w:szCs w:val="22"/>
          </w:rPr>
          <w:delText xml:space="preserve"> 1b</w:delText>
        </w:r>
        <w:r w:rsidR="00C7202F" w:rsidDel="004F276B">
          <w:rPr>
            <w:szCs w:val="22"/>
          </w:rPr>
          <w:delText xml:space="preserve">-c, including the new video frame. </w:delText>
        </w:r>
      </w:del>
    </w:p>
    <w:p w14:paraId="2B044F94" w14:textId="4CD3F3CB" w:rsidR="00EC2258" w:rsidDel="004526C4" w:rsidRDefault="00EC2258">
      <w:pPr>
        <w:rPr>
          <w:del w:id="325" w:author="Jaeger, Florian" w:date="2023-05-20T12:09:00Z"/>
          <w:szCs w:val="22"/>
        </w:rPr>
      </w:pPr>
    </w:p>
    <w:p w14:paraId="0E7A4B0C" w14:textId="7A3C8145" w:rsidR="00EC2258" w:rsidDel="004526C4" w:rsidRDefault="00EC2258">
      <w:pPr>
        <w:rPr>
          <w:del w:id="326" w:author="Jaeger, Florian" w:date="2023-05-20T12:09:00Z"/>
          <w:szCs w:val="22"/>
        </w:rPr>
      </w:pPr>
    </w:p>
    <w:p w14:paraId="31C05426" w14:textId="7E381BB0" w:rsidR="00EC2258" w:rsidRPr="004526C4" w:rsidDel="004526C4" w:rsidRDefault="00EC2258">
      <w:pPr>
        <w:rPr>
          <w:del w:id="327" w:author="Jaeger, Florian" w:date="2023-05-20T12:09:00Z"/>
          <w:szCs w:val="22"/>
          <w:rPrChange w:id="328" w:author="Jaeger, Florian" w:date="2023-05-20T12:09:00Z">
            <w:rPr>
              <w:del w:id="329" w:author="Jaeger, Florian" w:date="2023-05-20T12:09:00Z"/>
              <w:szCs w:val="22"/>
              <w:highlight w:val="lightGray"/>
            </w:rPr>
          </w:rPrChange>
        </w:rPr>
      </w:pPr>
    </w:p>
    <w:p w14:paraId="569517B9" w14:textId="498B373B" w:rsidR="00112214" w:rsidDel="004526C4" w:rsidRDefault="00112214">
      <w:pPr>
        <w:rPr>
          <w:del w:id="330" w:author="Jaeger, Florian" w:date="2023-05-20T12:09:00Z"/>
          <w:szCs w:val="22"/>
        </w:rPr>
        <w:pPrChange w:id="331" w:author="Jaeger, Florian" w:date="2023-05-20T12:09:00Z">
          <w:pPr>
            <w:widowControl/>
            <w:autoSpaceDE/>
            <w:autoSpaceDN/>
            <w:adjustRightInd/>
            <w:spacing w:line="240" w:lineRule="auto"/>
            <w:ind w:firstLine="0"/>
            <w:jc w:val="left"/>
          </w:pPr>
        </w:pPrChange>
      </w:pPr>
      <w:del w:id="332" w:author="Jaeger, Florian" w:date="2023-05-20T12:09:00Z">
        <w:r w:rsidRPr="004526C4" w:rsidDel="004526C4">
          <w:rPr>
            <w:szCs w:val="22"/>
            <w:rPrChange w:id="333" w:author="Jaeger, Florian" w:date="2023-05-20T12:09:00Z">
              <w:rPr>
                <w:szCs w:val="22"/>
                <w:highlight w:val="lightGray"/>
              </w:rPr>
            </w:rPrChange>
          </w:rPr>
          <w:br w:type="page"/>
        </w:r>
      </w:del>
    </w:p>
    <w:p w14:paraId="35D026B6" w14:textId="7FE3AFEA" w:rsidR="00112214" w:rsidDel="004526C4" w:rsidRDefault="00112214">
      <w:pPr>
        <w:rPr>
          <w:del w:id="334" w:author="Jaeger, Florian" w:date="2023-05-20T12:09:00Z"/>
          <w:szCs w:val="22"/>
        </w:rPr>
        <w:pPrChange w:id="335" w:author="Jaeger, Florian" w:date="2023-05-20T12:09:00Z">
          <w:pPr>
            <w:widowControl/>
            <w:autoSpaceDE/>
            <w:autoSpaceDN/>
            <w:adjustRightInd/>
            <w:spacing w:line="240" w:lineRule="auto"/>
            <w:ind w:firstLine="0"/>
            <w:jc w:val="left"/>
          </w:pPr>
        </w:pPrChange>
      </w:pPr>
    </w:p>
    <w:p w14:paraId="336A86B8" w14:textId="5CE0AD33" w:rsidR="00112214" w:rsidRPr="0008080F" w:rsidDel="004526C4" w:rsidRDefault="00112214">
      <w:pPr>
        <w:rPr>
          <w:del w:id="336" w:author="Jaeger, Florian" w:date="2023-05-20T12:09:00Z"/>
          <w:szCs w:val="22"/>
        </w:rPr>
        <w:pPrChange w:id="337" w:author="Jaeger, Florian" w:date="2023-05-20T12:09:00Z">
          <w:pPr>
            <w:widowControl/>
            <w:autoSpaceDE/>
            <w:autoSpaceDN/>
            <w:adjustRightInd/>
            <w:ind w:firstLine="0"/>
            <w:jc w:val="left"/>
          </w:pPr>
        </w:pPrChange>
      </w:pPr>
      <w:del w:id="338" w:author="Jaeger, Florian" w:date="2023-05-20T12:09:00Z">
        <w:r w:rsidDel="004526C4">
          <w:rPr>
            <w:szCs w:val="22"/>
          </w:rPr>
          <w:tab/>
        </w:r>
      </w:del>
      <w:del w:id="339" w:author="Jaeger, Florian" w:date="2023-05-20T12:06:00Z">
        <w:r w:rsidDel="006D093A">
          <w:rPr>
            <w:szCs w:val="22"/>
          </w:rPr>
          <w:delText xml:space="preserve">Finally, we were interested in how effects of pen might be limited to certain visually </w:delText>
        </w:r>
        <w:r w:rsidRPr="0008080F" w:rsidDel="006D093A">
          <w:rPr>
            <w:szCs w:val="22"/>
          </w:rPr>
          <w:delText>specified phonetic contexts. Figure 5.</w:delText>
        </w:r>
      </w:del>
      <w:del w:id="340" w:author="Jaeger, Florian" w:date="2023-05-20T12:09:00Z">
        <w:r w:rsidRPr="0008080F" w:rsidDel="004526C4">
          <w:rPr>
            <w:szCs w:val="22"/>
          </w:rPr>
          <w:delText xml:space="preserve"> </w:delText>
        </w:r>
      </w:del>
    </w:p>
    <w:p w14:paraId="77751179" w14:textId="77777777" w:rsidR="00112214" w:rsidRPr="0008080F" w:rsidDel="004526C4" w:rsidRDefault="00112214">
      <w:pPr>
        <w:rPr>
          <w:del w:id="341" w:author="Jaeger, Florian" w:date="2023-05-20T12:09:00Z"/>
          <w:szCs w:val="22"/>
        </w:rPr>
        <w:pPrChange w:id="342" w:author="Jaeger, Florian" w:date="2023-05-20T12:09:00Z">
          <w:pPr>
            <w:widowControl/>
            <w:autoSpaceDE/>
            <w:autoSpaceDN/>
            <w:adjustRightInd/>
            <w:spacing w:line="240" w:lineRule="auto"/>
            <w:ind w:firstLine="0"/>
            <w:jc w:val="left"/>
          </w:pPr>
        </w:pPrChange>
      </w:pPr>
    </w:p>
    <w:p w14:paraId="7D1EFB77" w14:textId="618443A4" w:rsidR="00112214" w:rsidRPr="0008080F" w:rsidDel="004526C4" w:rsidRDefault="00112214">
      <w:pPr>
        <w:rPr>
          <w:del w:id="343" w:author="Jaeger, Florian" w:date="2023-05-20T12:09:00Z"/>
          <w:szCs w:val="22"/>
        </w:rPr>
        <w:pPrChange w:id="344" w:author="Jaeger, Florian" w:date="2023-05-20T12:09:00Z">
          <w:pPr>
            <w:widowControl/>
            <w:autoSpaceDE/>
            <w:autoSpaceDN/>
            <w:adjustRightInd/>
            <w:spacing w:line="240" w:lineRule="auto"/>
            <w:ind w:firstLine="0"/>
            <w:jc w:val="left"/>
          </w:pPr>
        </w:pPrChange>
      </w:pPr>
    </w:p>
    <w:p w14:paraId="7E091E91" w14:textId="12D7020B" w:rsidR="00112214" w:rsidRPr="0008080F" w:rsidDel="004526C4" w:rsidRDefault="00112214">
      <w:pPr>
        <w:rPr>
          <w:del w:id="345" w:author="Jaeger, Florian" w:date="2023-05-20T12:09:00Z"/>
          <w:moveFrom w:id="346" w:author="Jaeger, Florian" w:date="2023-05-20T12:09:00Z"/>
          <w:szCs w:val="22"/>
        </w:rPr>
        <w:pPrChange w:id="347" w:author="Jaeger, Florian" w:date="2023-05-20T12:09:00Z">
          <w:pPr>
            <w:widowControl/>
            <w:autoSpaceDE/>
            <w:autoSpaceDN/>
            <w:adjustRightInd/>
            <w:spacing w:line="240" w:lineRule="auto"/>
            <w:ind w:firstLine="0"/>
            <w:jc w:val="left"/>
          </w:pPr>
        </w:pPrChange>
      </w:pPr>
      <w:moveFromRangeStart w:id="348" w:author="Jaeger, Florian" w:date="2023-05-20T12:09:00Z" w:name="move135476963"/>
      <w:moveFrom w:id="349" w:author="Jaeger, Florian" w:date="2023-05-20T12:09:00Z">
        <w:del w:id="350" w:author="Jaeger, Florian" w:date="2023-05-20T12:09:00Z">
          <w:r w:rsidRPr="0008080F" w:rsidDel="004526C4">
            <w:rPr>
              <w:szCs w:val="22"/>
            </w:rPr>
            <w:delText>Lip rounding seems to effect /ʃ/ more than /s/ː</w:delText>
          </w:r>
        </w:del>
      </w:moveFrom>
    </w:p>
    <w:p w14:paraId="53791EF1" w14:textId="55A0856E" w:rsidR="00112214" w:rsidRPr="0008080F" w:rsidDel="004526C4" w:rsidRDefault="00112214">
      <w:pPr>
        <w:rPr>
          <w:del w:id="351" w:author="Jaeger, Florian" w:date="2023-05-20T12:09:00Z"/>
          <w:moveFrom w:id="352" w:author="Jaeger, Florian" w:date="2023-05-20T12:09:00Z"/>
          <w:szCs w:val="22"/>
        </w:rPr>
        <w:pPrChange w:id="353" w:author="Jaeger, Florian" w:date="2023-05-20T12:09:00Z">
          <w:pPr>
            <w:pStyle w:val="ListParagraph"/>
            <w:widowControl/>
            <w:numPr>
              <w:numId w:val="26"/>
            </w:numPr>
            <w:autoSpaceDE/>
            <w:autoSpaceDN/>
            <w:adjustRightInd/>
            <w:spacing w:line="240" w:lineRule="auto"/>
            <w:ind w:hanging="360"/>
            <w:jc w:val="left"/>
          </w:pPr>
        </w:pPrChange>
      </w:pPr>
      <w:moveFrom w:id="354" w:author="Jaeger, Florian" w:date="2023-05-20T12:09:00Z">
        <w:del w:id="355" w:author="Jaeger, Florian" w:date="2023-05-20T12:09:00Z">
          <w:r w:rsidRPr="0008080F" w:rsidDel="004526C4">
            <w:rPr>
              <w:szCs w:val="22"/>
            </w:rPr>
            <w:delText>Significant interaction of Pen and Original label in CISP 1a-c</w:delText>
          </w:r>
        </w:del>
      </w:moveFrom>
    </w:p>
    <w:p w14:paraId="67EBB028" w14:textId="4AAD357C" w:rsidR="004368EE" w:rsidRPr="0008080F" w:rsidDel="004526C4" w:rsidRDefault="004368EE">
      <w:pPr>
        <w:rPr>
          <w:del w:id="356" w:author="Jaeger, Florian" w:date="2023-05-20T12:09:00Z"/>
          <w:moveFrom w:id="357" w:author="Jaeger, Florian" w:date="2023-05-20T12:09:00Z"/>
          <w:szCs w:val="22"/>
        </w:rPr>
        <w:pPrChange w:id="358" w:author="Jaeger, Florian" w:date="2023-05-20T12:09:00Z">
          <w:pPr>
            <w:pStyle w:val="ListParagraph"/>
            <w:widowControl/>
            <w:numPr>
              <w:numId w:val="26"/>
            </w:numPr>
            <w:autoSpaceDE/>
            <w:autoSpaceDN/>
            <w:adjustRightInd/>
            <w:spacing w:line="240" w:lineRule="auto"/>
            <w:ind w:hanging="360"/>
            <w:jc w:val="left"/>
          </w:pPr>
        </w:pPrChange>
      </w:pPr>
      <w:moveFrom w:id="359" w:author="Jaeger, Florian" w:date="2023-05-20T12:09:00Z">
        <w:del w:id="360" w:author="Jaeger, Florian" w:date="2023-05-20T12:09:00Z">
          <w:r w:rsidRPr="0008080F" w:rsidDel="004526C4">
            <w:rPr>
              <w:szCs w:val="22"/>
            </w:rPr>
            <w:delText>Signiticant interaction of Vowel (lip rounding) and Original label in Kang et al. (2016).</w:delText>
          </w:r>
        </w:del>
      </w:moveFrom>
    </w:p>
    <w:p w14:paraId="39505668" w14:textId="71E9B787" w:rsidR="004368EE" w:rsidRPr="0008080F" w:rsidDel="004526C4" w:rsidRDefault="004368EE">
      <w:pPr>
        <w:rPr>
          <w:del w:id="361" w:author="Jaeger, Florian" w:date="2023-05-20T12:09:00Z"/>
          <w:moveFrom w:id="362" w:author="Jaeger, Florian" w:date="2023-05-20T12:09:00Z"/>
          <w:szCs w:val="22"/>
        </w:rPr>
        <w:pPrChange w:id="363" w:author="Jaeger, Florian" w:date="2023-05-20T12:09:00Z">
          <w:pPr>
            <w:widowControl/>
            <w:autoSpaceDE/>
            <w:autoSpaceDN/>
            <w:adjustRightInd/>
            <w:spacing w:line="240" w:lineRule="auto"/>
            <w:jc w:val="left"/>
          </w:pPr>
        </w:pPrChange>
      </w:pPr>
    </w:p>
    <w:p w14:paraId="3C732E02" w14:textId="66956DF3" w:rsidR="004368EE" w:rsidRPr="0008080F" w:rsidDel="004526C4" w:rsidRDefault="004368EE">
      <w:pPr>
        <w:rPr>
          <w:del w:id="364" w:author="Jaeger, Florian" w:date="2023-05-20T12:09:00Z"/>
          <w:moveFrom w:id="365" w:author="Jaeger, Florian" w:date="2023-05-20T12:09:00Z"/>
          <w:szCs w:val="22"/>
        </w:rPr>
        <w:pPrChange w:id="366" w:author="Jaeger, Florian" w:date="2023-05-20T12:09:00Z">
          <w:pPr>
            <w:widowControl/>
            <w:autoSpaceDE/>
            <w:autoSpaceDN/>
            <w:adjustRightInd/>
            <w:spacing w:line="240" w:lineRule="auto"/>
            <w:jc w:val="left"/>
          </w:pPr>
        </w:pPrChange>
      </w:pPr>
      <w:moveFrom w:id="367" w:author="Jaeger, Florian" w:date="2023-05-20T12:09:00Z">
        <w:del w:id="368" w:author="Jaeger, Florian" w:date="2023-05-20T12:09:00Z">
          <w:r w:rsidRPr="0008080F" w:rsidDel="004526C4">
            <w:rPr>
              <w:szCs w:val="22"/>
            </w:rPr>
            <w:delText>From learningː</w:delText>
          </w:r>
        </w:del>
      </w:moveFrom>
    </w:p>
    <w:p w14:paraId="18C0BC83" w14:textId="165B5983" w:rsidR="0008080F" w:rsidRPr="0008080F" w:rsidDel="004526C4" w:rsidRDefault="004368EE">
      <w:pPr>
        <w:rPr>
          <w:del w:id="369" w:author="Jaeger, Florian" w:date="2023-05-20T12:09:00Z"/>
          <w:moveFrom w:id="370" w:author="Jaeger, Florian" w:date="2023-05-20T12:09:00Z"/>
          <w:szCs w:val="22"/>
        </w:rPr>
        <w:pPrChange w:id="371" w:author="Jaeger, Florian" w:date="2023-05-20T12:09:00Z">
          <w:pPr>
            <w:pStyle w:val="ListParagraph"/>
            <w:widowControl/>
            <w:numPr>
              <w:numId w:val="27"/>
            </w:numPr>
            <w:autoSpaceDE/>
            <w:autoSpaceDN/>
            <w:adjustRightInd/>
            <w:spacing w:line="240" w:lineRule="auto"/>
            <w:ind w:left="360" w:hanging="360"/>
            <w:jc w:val="left"/>
          </w:pPr>
        </w:pPrChange>
      </w:pPr>
      <w:moveFrom w:id="372" w:author="Jaeger, Florian" w:date="2023-05-20T12:09:00Z">
        <w:del w:id="373" w:author="Jaeger, Florian" w:date="2023-05-20T12:09:00Z">
          <w:r w:rsidRPr="0008080F" w:rsidDel="004526C4">
            <w:rPr>
              <w:szCs w:val="22"/>
            </w:rPr>
            <w:delText xml:space="preserve">One-sided blocking in LJ18 consistent with </w:delText>
          </w:r>
          <w:r w:rsidR="0008080F" w:rsidRPr="0008080F" w:rsidDel="004526C4">
            <w:rPr>
              <w:szCs w:val="22"/>
            </w:rPr>
            <w:delText>pen as plausible alternative explanation for shifted /ʃ/’s but not shifted /s/’s</w:delText>
          </w:r>
        </w:del>
      </w:moveFrom>
    </w:p>
    <w:p w14:paraId="78943033" w14:textId="7B5BF617" w:rsidR="0008080F" w:rsidRPr="0008080F" w:rsidDel="004526C4" w:rsidRDefault="00112214">
      <w:pPr>
        <w:rPr>
          <w:del w:id="374" w:author="Jaeger, Florian" w:date="2023-05-20T12:09:00Z"/>
          <w:moveFrom w:id="375" w:author="Jaeger, Florian" w:date="2023-05-20T12:09:00Z"/>
          <w:szCs w:val="22"/>
        </w:rPr>
        <w:pPrChange w:id="376" w:author="Jaeger, Florian" w:date="2023-05-20T12:09:00Z">
          <w:pPr>
            <w:pStyle w:val="ListParagraph"/>
            <w:widowControl/>
            <w:numPr>
              <w:numId w:val="27"/>
            </w:numPr>
            <w:autoSpaceDE/>
            <w:autoSpaceDN/>
            <w:adjustRightInd/>
            <w:spacing w:line="240" w:lineRule="auto"/>
            <w:ind w:left="360" w:hanging="360"/>
            <w:jc w:val="left"/>
          </w:pPr>
        </w:pPrChange>
      </w:pPr>
      <w:moveFrom w:id="377" w:author="Jaeger, Florian" w:date="2023-05-20T12:09:00Z">
        <w:del w:id="378" w:author="Jaeger, Florian" w:date="2023-05-20T12:09:00Z">
          <w:r w:rsidRPr="00A47696" w:rsidDel="004526C4">
            <w:rPr>
              <w:noProof/>
              <w:szCs w:val="22"/>
            </w:rPr>
            <w:drawing>
              <wp:anchor distT="0" distB="0" distL="114300" distR="114300" simplePos="0" relativeHeight="251673600" behindDoc="0" locked="0" layoutInCell="1" allowOverlap="1" wp14:anchorId="00492ABC" wp14:editId="34D20B54">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r w:rsidR="0008080F" w:rsidRPr="0008080F" w:rsidDel="004526C4">
            <w:rPr>
              <w:szCs w:val="22"/>
            </w:rPr>
            <w:delText>Potentially in line with our results, but need to run CISP-1 vs CISP-2 model</w:delText>
          </w:r>
        </w:del>
      </w:moveFrom>
    </w:p>
    <w:p w14:paraId="48CF9681" w14:textId="11FCC360" w:rsidR="0008080F" w:rsidRPr="0008080F" w:rsidDel="004526C4" w:rsidRDefault="0008080F">
      <w:pPr>
        <w:rPr>
          <w:del w:id="379" w:author="Jaeger, Florian" w:date="2023-05-20T12:09:00Z"/>
          <w:moveFrom w:id="380" w:author="Jaeger, Florian" w:date="2023-05-20T12:09:00Z"/>
          <w:szCs w:val="22"/>
        </w:rPr>
        <w:pPrChange w:id="381" w:author="Jaeger, Florian" w:date="2023-05-20T12:09:00Z">
          <w:pPr>
            <w:widowControl/>
            <w:autoSpaceDE/>
            <w:autoSpaceDN/>
            <w:adjustRightInd/>
            <w:spacing w:line="240" w:lineRule="auto"/>
            <w:jc w:val="left"/>
          </w:pPr>
        </w:pPrChange>
      </w:pPr>
    </w:p>
    <w:p w14:paraId="11E61865" w14:textId="28DFE676" w:rsidR="0008080F" w:rsidRPr="0008080F" w:rsidDel="004526C4" w:rsidRDefault="0008080F">
      <w:pPr>
        <w:rPr>
          <w:del w:id="382" w:author="Jaeger, Florian" w:date="2023-05-20T12:09:00Z"/>
          <w:moveFrom w:id="383" w:author="Jaeger, Florian" w:date="2023-05-20T12:09:00Z"/>
          <w:szCs w:val="22"/>
        </w:rPr>
        <w:pPrChange w:id="384" w:author="Jaeger, Florian" w:date="2023-05-20T12:09:00Z">
          <w:pPr>
            <w:widowControl/>
            <w:autoSpaceDE/>
            <w:autoSpaceDN/>
            <w:adjustRightInd/>
            <w:spacing w:line="240" w:lineRule="auto"/>
            <w:jc w:val="left"/>
          </w:pPr>
        </w:pPrChange>
      </w:pPr>
    </w:p>
    <w:p w14:paraId="6B2CCA5D" w14:textId="76B94C98" w:rsidR="0008080F" w:rsidRPr="0008080F" w:rsidDel="004526C4" w:rsidRDefault="0008080F">
      <w:pPr>
        <w:rPr>
          <w:del w:id="385" w:author="Jaeger, Florian" w:date="2023-05-20T12:09:00Z"/>
          <w:moveFrom w:id="386" w:author="Jaeger, Florian" w:date="2023-05-20T12:09:00Z"/>
          <w:szCs w:val="22"/>
        </w:rPr>
        <w:pPrChange w:id="387" w:author="Jaeger, Florian" w:date="2023-05-20T12:09:00Z">
          <w:pPr>
            <w:widowControl/>
            <w:autoSpaceDE/>
            <w:autoSpaceDN/>
            <w:adjustRightInd/>
            <w:spacing w:line="240" w:lineRule="auto"/>
            <w:jc w:val="left"/>
          </w:pPr>
        </w:pPrChange>
      </w:pPr>
      <w:moveFrom w:id="388" w:author="Jaeger, Florian" w:date="2023-05-20T12:09:00Z">
        <w:del w:id="389" w:author="Jaeger, Florian" w:date="2023-05-20T12:09:00Z">
          <w:r w:rsidRPr="0008080F" w:rsidDel="004526C4">
            <w:rPr>
              <w:szCs w:val="22"/>
            </w:rPr>
            <w:delText>WHYː</w:delText>
          </w:r>
        </w:del>
      </w:moveFrom>
    </w:p>
    <w:p w14:paraId="1992C444" w14:textId="66D747F9" w:rsidR="0008080F" w:rsidRPr="0008080F" w:rsidDel="004526C4" w:rsidRDefault="0008080F">
      <w:pPr>
        <w:rPr>
          <w:del w:id="390" w:author="Jaeger, Florian" w:date="2023-05-20T12:09:00Z"/>
          <w:moveFrom w:id="391" w:author="Jaeger, Florian" w:date="2023-05-20T12:09:00Z"/>
          <w:szCs w:val="22"/>
        </w:rPr>
        <w:pPrChange w:id="392" w:author="Jaeger, Florian" w:date="2023-05-20T12:09:00Z">
          <w:pPr>
            <w:pStyle w:val="ListParagraph"/>
            <w:widowControl/>
            <w:numPr>
              <w:numId w:val="28"/>
            </w:numPr>
            <w:autoSpaceDE/>
            <w:autoSpaceDN/>
            <w:adjustRightInd/>
            <w:spacing w:line="240" w:lineRule="auto"/>
            <w:ind w:left="3600" w:hanging="360"/>
            <w:jc w:val="left"/>
          </w:pPr>
        </w:pPrChange>
      </w:pPr>
      <w:moveFrom w:id="393" w:author="Jaeger, Florian" w:date="2023-05-20T12:09:00Z">
        <w:del w:id="394" w:author="Jaeger, Florian" w:date="2023-05-20T12:09:00Z">
          <w:r w:rsidRPr="0008080F" w:rsidDel="004526C4">
            <w:rPr>
              <w:szCs w:val="22"/>
            </w:rPr>
            <w:delText>Is lip-rounding only a salient cue for /ʃ/?</w:delText>
          </w:r>
        </w:del>
      </w:moveFrom>
    </w:p>
    <w:p w14:paraId="46BF0732" w14:textId="18973869" w:rsidR="0008080F" w:rsidRPr="0008080F" w:rsidDel="004526C4" w:rsidRDefault="0008080F">
      <w:pPr>
        <w:rPr>
          <w:del w:id="395" w:author="Jaeger, Florian" w:date="2023-05-20T12:09:00Z"/>
          <w:moveFrom w:id="396" w:author="Jaeger, Florian" w:date="2023-05-20T12:09:00Z"/>
          <w:szCs w:val="22"/>
        </w:rPr>
        <w:pPrChange w:id="397" w:author="Jaeger, Florian" w:date="2023-05-20T12:09:00Z">
          <w:pPr>
            <w:pStyle w:val="ListParagraph"/>
            <w:widowControl/>
            <w:numPr>
              <w:numId w:val="28"/>
            </w:numPr>
            <w:autoSpaceDE/>
            <w:autoSpaceDN/>
            <w:adjustRightInd/>
            <w:spacing w:line="240" w:lineRule="auto"/>
            <w:ind w:left="3600" w:hanging="360"/>
            <w:jc w:val="left"/>
          </w:pPr>
        </w:pPrChange>
      </w:pPr>
      <w:moveFrom w:id="398" w:author="Jaeger, Florian" w:date="2023-05-20T12:09:00Z">
        <w:del w:id="399" w:author="Jaeger, Florian" w:date="2023-05-20T12:09:00Z">
          <w:r w:rsidRPr="0008080F" w:rsidDel="004526C4">
            <w:rPr>
              <w:szCs w:val="22"/>
            </w:rPr>
            <w:delText xml:space="preserve">Is it about precision? </w:delText>
          </w:r>
        </w:del>
      </w:moveFrom>
    </w:p>
    <w:p w14:paraId="210034FA" w14:textId="65F20CC8" w:rsidR="00112214" w:rsidRPr="004526C4" w:rsidDel="004526C4" w:rsidRDefault="0008080F">
      <w:pPr>
        <w:rPr>
          <w:del w:id="400" w:author="Jaeger, Florian" w:date="2023-05-20T12:09:00Z"/>
          <w:szCs w:val="22"/>
          <w:rPrChange w:id="401" w:author="Jaeger, Florian" w:date="2023-05-20T12:09:00Z">
            <w:rPr>
              <w:del w:id="402" w:author="Jaeger, Florian" w:date="2023-05-20T12:09:00Z"/>
              <w:szCs w:val="22"/>
              <w:highlight w:val="lightGray"/>
            </w:rPr>
          </w:rPrChange>
        </w:rPr>
        <w:pPrChange w:id="403" w:author="Jaeger, Florian" w:date="2023-05-20T12:09:00Z">
          <w:pPr>
            <w:pStyle w:val="ListParagraph"/>
            <w:widowControl/>
            <w:numPr>
              <w:numId w:val="28"/>
            </w:numPr>
            <w:autoSpaceDE/>
            <w:autoSpaceDN/>
            <w:adjustRightInd/>
            <w:spacing w:line="240" w:lineRule="auto"/>
            <w:ind w:left="3600" w:hanging="360"/>
            <w:jc w:val="left"/>
          </w:pPr>
        </w:pPrChange>
      </w:pPr>
      <w:moveFrom w:id="404" w:author="Jaeger, Florian" w:date="2023-05-20T12:09:00Z">
        <w:del w:id="405" w:author="Jaeger, Florian" w:date="2023-05-20T12:09:00Z">
          <w:r w:rsidRPr="0008080F" w:rsidDel="004526C4">
            <w:rPr>
              <w:szCs w:val="22"/>
            </w:rPr>
            <w:delText>Do we even need to determine this?</w:delText>
          </w:r>
        </w:del>
      </w:moveFrom>
      <w:moveFromRangeEnd w:id="348"/>
      <w:del w:id="406" w:author="Jaeger, Florian" w:date="2023-05-20T12:09:00Z">
        <w:r w:rsidR="00112214" w:rsidRPr="004526C4" w:rsidDel="004526C4">
          <w:rPr>
            <w:szCs w:val="22"/>
            <w:rPrChange w:id="407" w:author="Jaeger, Florian" w:date="2023-05-20T12:09:00Z">
              <w:rPr>
                <w:szCs w:val="22"/>
                <w:highlight w:val="lightGray"/>
              </w:rPr>
            </w:rPrChange>
          </w:rPr>
          <w:br w:type="page"/>
        </w:r>
      </w:del>
    </w:p>
    <w:p w14:paraId="2B89CBBA" w14:textId="0A146988" w:rsidR="00620763" w:rsidRPr="00BF6D97" w:rsidDel="004526C4" w:rsidRDefault="00620763">
      <w:pPr>
        <w:rPr>
          <w:del w:id="408" w:author="Jaeger, Florian" w:date="2023-05-20T12:09:00Z"/>
          <w:szCs w:val="22"/>
        </w:rPr>
      </w:pPr>
      <w:del w:id="409" w:author="Jaeger, Florian" w:date="2023-05-20T12:09:00Z">
        <w:r w:rsidRPr="00BF6D97" w:rsidDel="004526C4">
          <w:rPr>
            <w:szCs w:val="22"/>
          </w:rPr>
          <w:delText>2.4 Discussion</w:delText>
        </w:r>
      </w:del>
    </w:p>
    <w:p w14:paraId="3D5F23AD" w14:textId="3F5729A4" w:rsidR="00BF6D97" w:rsidRPr="00BF6D97" w:rsidRDefault="00BF6D97" w:rsidP="004526C4">
      <w:pPr>
        <w:rPr>
          <w:szCs w:val="22"/>
        </w:rPr>
      </w:pPr>
      <w:r w:rsidRPr="00BF6D97">
        <w:rPr>
          <w:szCs w:val="22"/>
        </w:rPr>
        <w:t>Experiment 1</w:t>
      </w:r>
      <w:ins w:id="410" w:author="Jaeger, Florian" w:date="2023-05-20T15:14:00Z">
        <w:r w:rsidR="00A47696">
          <w:rPr>
            <w:szCs w:val="22"/>
          </w:rPr>
          <w:t>a-c</w:t>
        </w:r>
      </w:ins>
      <w:r w:rsidRPr="00BF6D97">
        <w:rPr>
          <w:szCs w:val="22"/>
        </w:rPr>
        <w:t xml:space="preserve"> </w:t>
      </w:r>
      <w:del w:id="411" w:author="Jaeger, Florian" w:date="2023-05-20T15:15:00Z">
        <w:r w:rsidRPr="00BF6D97" w:rsidDel="00A47696">
          <w:rPr>
            <w:szCs w:val="22"/>
          </w:rPr>
          <w:delText xml:space="preserve">investigated </w:delText>
        </w:r>
      </w:del>
      <w:ins w:id="412" w:author="Jaeger, Florian" w:date="2023-05-20T15:15:00Z">
        <w:r w:rsidR="00A47696">
          <w:rPr>
            <w:szCs w:val="22"/>
          </w:rPr>
          <w:t>tested</w:t>
        </w:r>
        <w:r w:rsidR="00A47696" w:rsidRPr="00BF6D97">
          <w:rPr>
            <w:szCs w:val="22"/>
          </w:rPr>
          <w:t xml:space="preserve"> </w:t>
        </w:r>
      </w:ins>
      <w:r w:rsidRPr="00BF6D97">
        <w:rPr>
          <w:szCs w:val="22"/>
        </w:rPr>
        <w:t xml:space="preserve">whether presence of a pen in a talker’s mouth affects listeners’ perception of </w:t>
      </w:r>
      <w:ins w:id="413" w:author="Jaeger, Florian" w:date="2023-05-20T15:14:00Z">
        <w:r w:rsidR="00A47696">
          <w:rPr>
            <w:szCs w:val="22"/>
          </w:rPr>
          <w:t xml:space="preserve">an </w:t>
        </w:r>
      </w:ins>
      <w:del w:id="414" w:author="Jaeger, Florian" w:date="2023-05-20T15:13:00Z">
        <w:r w:rsidRPr="00BF6D97" w:rsidDel="00A47696">
          <w:rPr>
            <w:szCs w:val="22"/>
          </w:rPr>
          <w:delText>the same acoustic stimuli along an</w:delText>
        </w:r>
      </w:del>
      <w:ins w:id="415" w:author="Jaeger, Florian" w:date="2023-05-20T15:13:00Z">
        <w:r w:rsidR="00A47696">
          <w:rPr>
            <w:szCs w:val="22"/>
          </w:rPr>
          <w:t xml:space="preserve">audiovisual </w:t>
        </w:r>
      </w:ins>
      <w:ins w:id="416" w:author="Jaeger, Florian" w:date="2023-05-20T15:14:00Z">
        <w:r w:rsidR="00A47696" w:rsidRPr="00BF6D97">
          <w:rPr>
            <w:szCs w:val="22"/>
          </w:rPr>
          <w:t>/s/</w:t>
        </w:r>
        <w:r w:rsidR="00A47696">
          <w:rPr>
            <w:szCs w:val="22"/>
          </w:rPr>
          <w:t>-</w:t>
        </w:r>
        <w:r w:rsidR="00A47696" w:rsidRPr="00BF6D97">
          <w:rPr>
            <w:szCs w:val="22"/>
          </w:rPr>
          <w:t>/ʃ/</w:t>
        </w:r>
      </w:ins>
      <w:del w:id="417" w:author="Jaeger, Florian" w:date="2023-05-20T15:14:00Z">
        <w:r w:rsidRPr="00BF6D97" w:rsidDel="00A47696">
          <w:rPr>
            <w:szCs w:val="22"/>
          </w:rPr>
          <w:delText xml:space="preserve"> asi-</w:delText>
        </w:r>
      </w:del>
      <w:del w:id="418" w:author="Jaeger, Florian" w:date="2023-05-20T12:09:00Z">
        <w:r w:rsidRPr="00BF6D97" w:rsidDel="00953F6A">
          <w:rPr>
            <w:szCs w:val="22"/>
          </w:rPr>
          <w:delText>“</w:delText>
        </w:r>
      </w:del>
      <w:del w:id="419" w:author="Jaeger, Florian" w:date="2023-05-20T15:14:00Z">
        <w:r w:rsidRPr="00BF6D97" w:rsidDel="00A47696">
          <w:rPr>
            <w:szCs w:val="22"/>
          </w:rPr>
          <w:delText>ashi</w:delText>
        </w:r>
      </w:del>
      <w:del w:id="420" w:author="Jaeger, Florian" w:date="2023-05-20T12:09:00Z">
        <w:r w:rsidRPr="00BF6D97" w:rsidDel="00953F6A">
          <w:rPr>
            <w:szCs w:val="22"/>
          </w:rPr>
          <w:delText>”</w:delText>
        </w:r>
      </w:del>
      <w:r w:rsidRPr="00BF6D97">
        <w:rPr>
          <w:szCs w:val="22"/>
        </w:rPr>
        <w:t xml:space="preserve"> continuum. </w:t>
      </w:r>
      <w:ins w:id="421" w:author="Jaeger, Florian" w:date="2023-05-20T15:15:00Z">
        <w:r w:rsidR="00A47696">
          <w:rPr>
            <w:szCs w:val="22"/>
          </w:rPr>
          <w:t>All three experiments find this to be the case</w:t>
        </w:r>
      </w:ins>
      <w:del w:id="422" w:author="Jaeger, Florian" w:date="2023-05-20T15:15:00Z">
        <w:r w:rsidRPr="00BF6D97" w:rsidDel="00A47696">
          <w:rPr>
            <w:szCs w:val="22"/>
          </w:rPr>
          <w:delText>This is indeed the case</w:delText>
        </w:r>
      </w:del>
      <w:r w:rsidRPr="00BF6D97">
        <w:rPr>
          <w:szCs w:val="22"/>
        </w:rPr>
        <w:t xml:space="preserve">. Specifically, </w:t>
      </w:r>
      <w:ins w:id="423" w:author="Jaeger, Florian" w:date="2023-05-20T15:18:00Z">
        <w:r w:rsidR="00A47696">
          <w:rPr>
            <w:szCs w:val="22"/>
          </w:rPr>
          <w:t xml:space="preserve">listeners </w:t>
        </w:r>
      </w:ins>
      <w:ins w:id="424" w:author="Jaeger, Florian" w:date="2023-05-20T15:19:00Z">
        <w:r w:rsidR="00A47696">
          <w:rPr>
            <w:szCs w:val="22"/>
          </w:rPr>
          <w:t>we</w:t>
        </w:r>
      </w:ins>
      <w:ins w:id="425" w:author="Jaeger, Florian" w:date="2023-05-20T15:18:00Z">
        <w:r w:rsidR="00A47696">
          <w:rPr>
            <w:szCs w:val="22"/>
          </w:rPr>
          <w:t>re more likely to categorize an audiovisual input as “</w:t>
        </w:r>
        <w:proofErr w:type="spellStart"/>
        <w:r w:rsidR="00A47696">
          <w:rPr>
            <w:szCs w:val="22"/>
          </w:rPr>
          <w:t>ashi</w:t>
        </w:r>
        <w:proofErr w:type="spellEnd"/>
        <w:r w:rsidR="00A47696">
          <w:rPr>
            <w:szCs w:val="22"/>
          </w:rPr>
          <w:t xml:space="preserve">” </w:t>
        </w:r>
      </w:ins>
      <w:ins w:id="426" w:author="Jaeger, Florian" w:date="2023-05-20T15:19:00Z">
        <w:r w:rsidR="00A47696">
          <w:rPr>
            <w:szCs w:val="22"/>
          </w:rPr>
          <w:t>when the talker in the video had a</w:t>
        </w:r>
      </w:ins>
      <w:del w:id="427" w:author="Jaeger, Florian" w:date="2023-05-20T15:19:00Z">
        <w:r w:rsidRPr="00BF6D97" w:rsidDel="00A47696">
          <w:rPr>
            <w:szCs w:val="22"/>
          </w:rPr>
          <w:delText>the presence of a</w:delText>
        </w:r>
      </w:del>
      <w:r w:rsidRPr="00BF6D97">
        <w:rPr>
          <w:szCs w:val="22"/>
        </w:rPr>
        <w:t xml:space="preserve"> pen </w:t>
      </w:r>
      <w:ins w:id="428" w:author="Jaeger, Florian" w:date="2023-05-20T15:19:00Z">
        <w:r w:rsidR="00A47696">
          <w:rPr>
            <w:szCs w:val="22"/>
          </w:rPr>
          <w:t xml:space="preserve">in the mouth, compared to when the talker held the pen </w:t>
        </w:r>
      </w:ins>
      <w:ins w:id="429" w:author="Jaeger, Florian" w:date="2023-05-20T15:20:00Z">
        <w:r w:rsidR="00A47696">
          <w:rPr>
            <w:szCs w:val="22"/>
          </w:rPr>
          <w:t>in the hand</w:t>
        </w:r>
      </w:ins>
      <w:del w:id="430" w:author="Jaeger, Florian" w:date="2023-05-20T15:18:00Z">
        <w:r w:rsidRPr="00BF6D97" w:rsidDel="00A47696">
          <w:rPr>
            <w:szCs w:val="22"/>
          </w:rPr>
          <w:delText>was S-biasing</w:delText>
        </w:r>
      </w:del>
      <w:del w:id="431" w:author="Jaeger, Florian" w:date="2023-05-20T15:20:00Z">
        <w:r w:rsidRPr="00BF6D97" w:rsidDel="00A47696">
          <w:rPr>
            <w:szCs w:val="22"/>
          </w:rPr>
          <w:delText>: the same acoustic input paired with video of the pen in the hand resulted in more “ashi” responses, whereas the pen in the mouth resulted in more asi responses</w:delText>
        </w:r>
      </w:del>
      <w:r w:rsidRPr="00BF6D97">
        <w:rPr>
          <w:szCs w:val="22"/>
        </w:rPr>
        <w:t>.</w:t>
      </w:r>
    </w:p>
    <w:p w14:paraId="700F8EE7" w14:textId="42B4947C" w:rsidR="001D0660" w:rsidRDefault="00795899" w:rsidP="001D0660">
      <w:pPr>
        <w:rPr>
          <w:ins w:id="432" w:author="Jaeger, Florian" w:date="2023-05-20T15:49:00Z"/>
          <w:szCs w:val="22"/>
        </w:rPr>
      </w:pPr>
      <w:ins w:id="433" w:author="Jaeger, Florian" w:date="2023-05-20T15:38:00Z">
        <w:r>
          <w:rPr>
            <w:szCs w:val="22"/>
          </w:rPr>
          <w:t xml:space="preserve">This result is unexpected </w:t>
        </w:r>
      </w:ins>
      <w:ins w:id="434" w:author="Jaeger, Florian" w:date="2023-05-20T15:39:00Z">
        <w:r>
          <w:rPr>
            <w:szCs w:val="22"/>
          </w:rPr>
          <w:t xml:space="preserve">if listeners simply integrated visual and acoustic </w:t>
        </w:r>
      </w:ins>
      <w:ins w:id="435" w:author="Jaeger, Florian" w:date="2023-05-20T15:40:00Z">
        <w:r>
          <w:rPr>
            <w:szCs w:val="22"/>
          </w:rPr>
          <w:t xml:space="preserve">evidence of articulation, without discounting the </w:t>
        </w:r>
        <w:r>
          <w:rPr>
            <w:i/>
            <w:iCs/>
            <w:szCs w:val="22"/>
          </w:rPr>
          <w:t>causes</w:t>
        </w:r>
        <w:r>
          <w:rPr>
            <w:szCs w:val="22"/>
          </w:rPr>
          <w:t xml:space="preserve"> for that evidence. The presence of a pen </w:t>
        </w:r>
      </w:ins>
      <w:ins w:id="436" w:author="Jaeger, Florian" w:date="2023-05-20T15:53:00Z">
        <w:r w:rsidR="001D0660">
          <w:rPr>
            <w:szCs w:val="22"/>
          </w:rPr>
          <w:t xml:space="preserve">is expected to </w:t>
        </w:r>
      </w:ins>
      <w:del w:id="437" w:author="Jaeger, Florian" w:date="2023-05-20T15:40:00Z">
        <w:r w:rsidR="00620763" w:rsidRPr="00BF6D97" w:rsidDel="00795899">
          <w:rPr>
            <w:szCs w:val="22"/>
          </w:rPr>
          <w:delText xml:space="preserve"> This is </w:delText>
        </w:r>
      </w:del>
      <w:ins w:id="438" w:author="Jaeger, Florian" w:date="2023-05-20T15:24:00Z">
        <w:r w:rsidR="00A9453C">
          <w:rPr>
            <w:szCs w:val="22"/>
          </w:rPr>
          <w:t xml:space="preserve">increase lip rounding </w:t>
        </w:r>
      </w:ins>
      <w:ins w:id="439" w:author="Jaeger, Florian" w:date="2023-05-20T15:25:00Z">
        <w:r w:rsidR="00A9453C">
          <w:rPr>
            <w:szCs w:val="22"/>
          </w:rPr>
          <w:t xml:space="preserve">and </w:t>
        </w:r>
      </w:ins>
      <w:ins w:id="440" w:author="Jaeger, Florian" w:date="2023-05-20T15:27:00Z">
        <w:r w:rsidR="00A9453C" w:rsidRPr="00ED3418">
          <w:rPr>
            <w:szCs w:val="22"/>
          </w:rPr>
          <w:t>oral cavity</w:t>
        </w:r>
        <w:r w:rsidR="00A9453C">
          <w:rPr>
            <w:szCs w:val="22"/>
          </w:rPr>
          <w:t xml:space="preserve"> opening</w:t>
        </w:r>
      </w:ins>
      <w:ins w:id="441" w:author="Jaeger, Florian" w:date="2023-05-20T15:28:00Z">
        <w:r w:rsidR="00A9453C">
          <w:rPr>
            <w:szCs w:val="22"/>
          </w:rPr>
          <w:t xml:space="preserve">. </w:t>
        </w:r>
      </w:ins>
      <w:ins w:id="442" w:author="Jaeger, Florian" w:date="2023-05-20T15:41:00Z">
        <w:r>
          <w:rPr>
            <w:szCs w:val="22"/>
          </w:rPr>
          <w:t>Either</w:t>
        </w:r>
      </w:ins>
      <w:ins w:id="443" w:author="Jaeger, Florian" w:date="2023-05-20T15:30:00Z">
        <w:r w:rsidR="00A9453C">
          <w:rPr>
            <w:szCs w:val="22"/>
          </w:rPr>
          <w:t xml:space="preserve"> </w:t>
        </w:r>
      </w:ins>
      <w:ins w:id="444" w:author="Jaeger, Florian" w:date="2023-05-20T15:26:00Z">
        <w:r w:rsidR="00A9453C">
          <w:rPr>
            <w:szCs w:val="22"/>
          </w:rPr>
          <w:t xml:space="preserve">of </w:t>
        </w:r>
      </w:ins>
      <w:ins w:id="445" w:author="Jaeger, Florian" w:date="2023-05-20T15:30:00Z">
        <w:r w:rsidR="00A9453C">
          <w:rPr>
            <w:szCs w:val="22"/>
          </w:rPr>
          <w:t xml:space="preserve">these </w:t>
        </w:r>
      </w:ins>
      <w:ins w:id="446" w:author="Jaeger, Florian" w:date="2023-05-20T15:33:00Z">
        <w:r w:rsidR="00A9453C">
          <w:rPr>
            <w:szCs w:val="22"/>
          </w:rPr>
          <w:t>would</w:t>
        </w:r>
      </w:ins>
      <w:ins w:id="447" w:author="Jaeger, Florian" w:date="2023-05-20T15:26:00Z">
        <w:r w:rsidR="00A9453C">
          <w:rPr>
            <w:szCs w:val="22"/>
          </w:rPr>
          <w:t xml:space="preserve"> </w:t>
        </w:r>
      </w:ins>
      <w:ins w:id="448" w:author="Jaeger, Florian" w:date="2023-05-20T15:27:00Z">
        <w:r w:rsidR="00A9453C">
          <w:rPr>
            <w:szCs w:val="22"/>
          </w:rPr>
          <w:t>result in lower cente</w:t>
        </w:r>
      </w:ins>
      <w:ins w:id="449" w:author="Jaeger, Florian" w:date="2023-05-20T15:28:00Z">
        <w:r w:rsidR="00A9453C">
          <w:rPr>
            <w:szCs w:val="22"/>
          </w:rPr>
          <w:t>r of gravity</w:t>
        </w:r>
      </w:ins>
      <w:ins w:id="450" w:author="Jaeger, Florian" w:date="2023-05-20T15:33:00Z">
        <w:r w:rsidR="00A9453C">
          <w:rPr>
            <w:szCs w:val="22"/>
          </w:rPr>
          <w:t xml:space="preserve"> </w:t>
        </w:r>
        <w:r w:rsidR="00A9453C">
          <w:rPr>
            <w:szCs w:val="22"/>
          </w:rPr>
          <w:lastRenderedPageBreak/>
          <w:t>(REFS)</w:t>
        </w:r>
      </w:ins>
      <w:ins w:id="451" w:author="Jaeger, Florian" w:date="2023-05-20T15:30:00Z">
        <w:r w:rsidR="00A9453C">
          <w:rPr>
            <w:szCs w:val="22"/>
          </w:rPr>
          <w:t xml:space="preserve">, making a sound </w:t>
        </w:r>
      </w:ins>
      <w:ins w:id="452" w:author="Jaeger, Florian" w:date="2023-05-20T15:31:00Z">
        <w:r w:rsidR="00A9453C">
          <w:rPr>
            <w:szCs w:val="22"/>
          </w:rPr>
          <w:t xml:space="preserve">acoustically </w:t>
        </w:r>
      </w:ins>
      <w:ins w:id="453" w:author="Jaeger, Florian" w:date="2023-05-20T15:30:00Z">
        <w:r w:rsidR="00A9453C">
          <w:rPr>
            <w:szCs w:val="22"/>
          </w:rPr>
          <w:t xml:space="preserve">more </w:t>
        </w:r>
        <w:r w:rsidR="00A9453C" w:rsidRPr="00BF6D97">
          <w:rPr>
            <w:szCs w:val="22"/>
          </w:rPr>
          <w:t>/ʃ/</w:t>
        </w:r>
        <w:r w:rsidR="00A9453C">
          <w:rPr>
            <w:szCs w:val="22"/>
          </w:rPr>
          <w:t>-like</w:t>
        </w:r>
      </w:ins>
      <w:ins w:id="454" w:author="Jaeger, Florian" w:date="2023-05-20T15:31:00Z">
        <w:r w:rsidR="00A9453C">
          <w:rPr>
            <w:szCs w:val="22"/>
          </w:rPr>
          <w:t xml:space="preserve">. </w:t>
        </w:r>
      </w:ins>
      <w:ins w:id="455" w:author="Jaeger, Florian" w:date="2023-05-20T15:41:00Z">
        <w:r>
          <w:rPr>
            <w:szCs w:val="22"/>
          </w:rPr>
          <w:t xml:space="preserve">If listeners naively integrated this visual evidence with the acoustic evidence, </w:t>
        </w:r>
      </w:ins>
      <w:ins w:id="456" w:author="Jaeger, Florian" w:date="2023-05-20T15:42:00Z">
        <w:r>
          <w:rPr>
            <w:szCs w:val="22"/>
          </w:rPr>
          <w:t xml:space="preserve">listeners should be </w:t>
        </w:r>
        <w:r>
          <w:rPr>
            <w:i/>
            <w:iCs/>
            <w:szCs w:val="22"/>
          </w:rPr>
          <w:t>more</w:t>
        </w:r>
        <w:r>
          <w:rPr>
            <w:szCs w:val="22"/>
          </w:rPr>
          <w:t xml:space="preserve"> likely to respond “</w:t>
        </w:r>
        <w:proofErr w:type="spellStart"/>
        <w:r>
          <w:rPr>
            <w:szCs w:val="22"/>
          </w:rPr>
          <w:t>ashi</w:t>
        </w:r>
        <w:proofErr w:type="spellEnd"/>
        <w:r>
          <w:rPr>
            <w:szCs w:val="22"/>
          </w:rPr>
          <w:t>” when the pen is in the mouth</w:t>
        </w:r>
      </w:ins>
      <w:ins w:id="457" w:author="Jaeger, Florian" w:date="2023-05-20T15:45:00Z">
        <w:r w:rsidR="001D0660">
          <w:rPr>
            <w:szCs w:val="22"/>
          </w:rPr>
          <w:t>—the opposite of what we observed in all three experiments</w:t>
        </w:r>
      </w:ins>
      <w:ins w:id="458" w:author="Jaeger, Florian" w:date="2023-05-20T15:42:00Z">
        <w:r>
          <w:rPr>
            <w:szCs w:val="22"/>
          </w:rPr>
          <w:t xml:space="preserve">. Similarly, if listeners ignored the pen, or if </w:t>
        </w:r>
      </w:ins>
      <w:ins w:id="459" w:author="Jaeger, Florian" w:date="2023-05-20T15:43:00Z">
        <w:r>
          <w:rPr>
            <w:szCs w:val="22"/>
          </w:rPr>
          <w:t xml:space="preserve">the effects of the pen on articulation, were not sufficiently visually evident, we should have failed to find </w:t>
        </w:r>
        <w:r w:rsidRPr="001D0660">
          <w:rPr>
            <w:i/>
            <w:iCs/>
            <w:szCs w:val="22"/>
            <w:rPrChange w:id="460" w:author="Jaeger, Florian" w:date="2023-05-20T15:47:00Z">
              <w:rPr>
                <w:szCs w:val="22"/>
              </w:rPr>
            </w:rPrChange>
          </w:rPr>
          <w:t>an</w:t>
        </w:r>
      </w:ins>
      <w:ins w:id="461" w:author="Jaeger, Florian" w:date="2023-05-20T15:47:00Z">
        <w:r w:rsidR="001D0660" w:rsidRPr="001D0660">
          <w:rPr>
            <w:i/>
            <w:iCs/>
            <w:szCs w:val="22"/>
            <w:rPrChange w:id="462" w:author="Jaeger, Florian" w:date="2023-05-20T15:47:00Z">
              <w:rPr>
                <w:szCs w:val="22"/>
              </w:rPr>
            </w:rPrChange>
          </w:rPr>
          <w:t>y</w:t>
        </w:r>
      </w:ins>
      <w:ins w:id="463" w:author="Jaeger, Florian" w:date="2023-05-20T15:43:00Z">
        <w:r>
          <w:rPr>
            <w:szCs w:val="22"/>
          </w:rPr>
          <w:t xml:space="preserve"> effect of pen location. </w:t>
        </w:r>
      </w:ins>
      <w:ins w:id="464" w:author="Jaeger, Florian" w:date="2023-05-20T15:48:00Z">
        <w:r w:rsidR="001D0660">
          <w:rPr>
            <w:szCs w:val="22"/>
          </w:rPr>
          <w:t xml:space="preserve">This was not the case. </w:t>
        </w:r>
      </w:ins>
      <w:ins w:id="465" w:author="Jaeger, Florian" w:date="2023-05-20T15:43:00Z">
        <w:r>
          <w:rPr>
            <w:szCs w:val="22"/>
          </w:rPr>
          <w:t xml:space="preserve">Instead, the results of Experiments 1a-c </w:t>
        </w:r>
      </w:ins>
      <w:ins w:id="466" w:author="Jaeger, Florian" w:date="2023-05-20T15:50:00Z">
        <w:r w:rsidR="001D0660">
          <w:rPr>
            <w:szCs w:val="22"/>
          </w:rPr>
          <w:t>are predicted by the hypothesis</w:t>
        </w:r>
      </w:ins>
      <w:ins w:id="467" w:author="Jaeger, Florian" w:date="2023-05-20T15:44:00Z">
        <w:r w:rsidR="001D0660">
          <w:rPr>
            <w:szCs w:val="22"/>
          </w:rPr>
          <w:t xml:space="preserve"> that l</w:t>
        </w:r>
      </w:ins>
      <w:ins w:id="468" w:author="Jaeger, Florian" w:date="2023-05-20T15:31:00Z">
        <w:r w:rsidR="00A9453C">
          <w:rPr>
            <w:szCs w:val="22"/>
          </w:rPr>
          <w:t xml:space="preserve">isteners </w:t>
        </w:r>
      </w:ins>
      <w:ins w:id="469" w:author="Jaeger, Florian" w:date="2023-05-20T15:33:00Z">
        <w:r w:rsidR="00A9453C">
          <w:rPr>
            <w:szCs w:val="22"/>
          </w:rPr>
          <w:t xml:space="preserve">expect and </w:t>
        </w:r>
      </w:ins>
      <w:ins w:id="470" w:author="Jaeger, Florian" w:date="2023-05-20T15:32:00Z">
        <w:r w:rsidR="00A9453C">
          <w:rPr>
            <w:szCs w:val="22"/>
          </w:rPr>
          <w:t>‘explain away’</w:t>
        </w:r>
      </w:ins>
      <w:ins w:id="471" w:author="Jaeger, Florian" w:date="2023-05-20T15:31:00Z">
        <w:r w:rsidR="00A9453C">
          <w:rPr>
            <w:szCs w:val="22"/>
          </w:rPr>
          <w:t xml:space="preserve"> th</w:t>
        </w:r>
      </w:ins>
      <w:ins w:id="472" w:author="Jaeger, Florian" w:date="2023-05-20T15:50:00Z">
        <w:r w:rsidR="001D0660">
          <w:rPr>
            <w:szCs w:val="22"/>
          </w:rPr>
          <w:t>e</w:t>
        </w:r>
      </w:ins>
      <w:ins w:id="473" w:author="Jaeger, Florian" w:date="2023-05-20T15:31:00Z">
        <w:r w:rsidR="00A9453C">
          <w:rPr>
            <w:szCs w:val="22"/>
          </w:rPr>
          <w:t xml:space="preserve"> effect</w:t>
        </w:r>
      </w:ins>
      <w:ins w:id="474" w:author="Jaeger, Florian" w:date="2023-05-20T15:33:00Z">
        <w:r w:rsidR="00A9453C">
          <w:rPr>
            <w:szCs w:val="22"/>
          </w:rPr>
          <w:t xml:space="preserve"> of the pen</w:t>
        </w:r>
      </w:ins>
      <w:ins w:id="475" w:author="Jaeger, Florian" w:date="2023-05-20T15:35:00Z">
        <w:r>
          <w:rPr>
            <w:szCs w:val="22"/>
          </w:rPr>
          <w:t xml:space="preserve">, paralleling </w:t>
        </w:r>
      </w:ins>
      <w:ins w:id="476" w:author="Jaeger, Florian" w:date="2023-05-20T15:44:00Z">
        <w:r w:rsidR="001D0660">
          <w:rPr>
            <w:szCs w:val="22"/>
          </w:rPr>
          <w:t>compensation effects</w:t>
        </w:r>
      </w:ins>
      <w:ins w:id="477" w:author="Jaeger, Florian" w:date="2023-05-20T15:35:00Z">
        <w:r>
          <w:rPr>
            <w:szCs w:val="22"/>
          </w:rPr>
          <w:t xml:space="preserve"> </w:t>
        </w:r>
      </w:ins>
      <w:ins w:id="478" w:author="Jaeger, Florian" w:date="2023-05-20T15:44:00Z">
        <w:r w:rsidR="001D0660">
          <w:rPr>
            <w:szCs w:val="22"/>
          </w:rPr>
          <w:t>previously documented for</w:t>
        </w:r>
      </w:ins>
      <w:ins w:id="479" w:author="Jaeger, Florian" w:date="2023-05-20T15:35:00Z">
        <w:r>
          <w:rPr>
            <w:szCs w:val="22"/>
          </w:rPr>
          <w:t xml:space="preserve"> </w:t>
        </w:r>
      </w:ins>
      <w:ins w:id="480" w:author="Jaeger, Florian" w:date="2023-05-20T15:50:00Z">
        <w:r w:rsidR="001D0660">
          <w:rPr>
            <w:szCs w:val="22"/>
          </w:rPr>
          <w:t>other v</w:t>
        </w:r>
      </w:ins>
      <w:ins w:id="481" w:author="Jaeger, Florian" w:date="2023-05-20T15:37:00Z">
        <w:r>
          <w:rPr>
            <w:szCs w:val="22"/>
          </w:rPr>
          <w:t xml:space="preserve">isually evident </w:t>
        </w:r>
      </w:ins>
      <w:ins w:id="482" w:author="Jaeger, Florian" w:date="2023-05-20T15:36:00Z">
        <w:r>
          <w:rPr>
            <w:szCs w:val="22"/>
          </w:rPr>
          <w:t>articulatory obstructions</w:t>
        </w:r>
      </w:ins>
      <w:ins w:id="483" w:author="Jaeger, Florian" w:date="2023-05-20T15:37:00Z">
        <w:r>
          <w:rPr>
            <w:szCs w:val="22"/>
          </w:rPr>
          <w:t xml:space="preserve"> </w:t>
        </w:r>
      </w:ins>
      <w:ins w:id="484" w:author="Jaeger, Florian" w:date="2023-05-20T15:36:00Z">
        <w:r>
          <w:rPr>
            <w:szCs w:val="22"/>
          </w:rPr>
          <w:t>(REF</w:t>
        </w:r>
        <w:commentRangeStart w:id="485"/>
        <w:commentRangeEnd w:id="485"/>
        <w:r>
          <w:rPr>
            <w:rStyle w:val="CommentReference"/>
          </w:rPr>
          <w:commentReference w:id="485"/>
        </w:r>
        <w:r>
          <w:rPr>
            <w:szCs w:val="22"/>
          </w:rPr>
          <w:t>)</w:t>
        </w:r>
      </w:ins>
      <w:ins w:id="486" w:author="Jaeger, Florian" w:date="2023-05-20T15:50:00Z">
        <w:r w:rsidR="001D0660">
          <w:rPr>
            <w:szCs w:val="22"/>
          </w:rPr>
          <w:t xml:space="preserve"> as</w:t>
        </w:r>
      </w:ins>
      <w:ins w:id="487" w:author="Jaeger, Florian" w:date="2023-05-20T15:51:00Z">
        <w:r w:rsidR="001D0660">
          <w:rPr>
            <w:szCs w:val="22"/>
          </w:rPr>
          <w:t xml:space="preserve"> well as surrounding phonetic context (REF)</w:t>
        </w:r>
      </w:ins>
      <w:ins w:id="488" w:author="Jaeger, Florian" w:date="2023-05-20T15:36:00Z">
        <w:r>
          <w:rPr>
            <w:szCs w:val="22"/>
          </w:rPr>
          <w:t>.</w:t>
        </w:r>
      </w:ins>
    </w:p>
    <w:p w14:paraId="33FF6A2F" w14:textId="77777777" w:rsidR="00E17FC6" w:rsidRDefault="001D0660" w:rsidP="00E17FC6">
      <w:pPr>
        <w:rPr>
          <w:ins w:id="489" w:author="Jaeger, Florian" w:date="2023-05-20T16:03:00Z"/>
          <w:szCs w:val="22"/>
          <w:highlight w:val="yellow"/>
        </w:rPr>
      </w:pPr>
      <w:commentRangeStart w:id="490"/>
      <w:ins w:id="491" w:author="Jaeger, Florian" w:date="2023-05-20T15:49:00Z">
        <w:r>
          <w:rPr>
            <w:szCs w:val="22"/>
          </w:rPr>
          <w:t xml:space="preserve">One alternative explanation would be that the pen partially or completely obscures some of the visual cues </w:t>
        </w:r>
      </w:ins>
      <w:ins w:id="492" w:author="Jaeger, Florian" w:date="2023-05-20T15:51:00Z">
        <w:r>
          <w:rPr>
            <w:szCs w:val="22"/>
          </w:rPr>
          <w:t>to /</w:t>
        </w:r>
        <w:r w:rsidRPr="00BF6D97">
          <w:rPr>
            <w:szCs w:val="22"/>
          </w:rPr>
          <w:t>ʃ/</w:t>
        </w:r>
      </w:ins>
      <w:ins w:id="493" w:author="Jaeger, Florian" w:date="2023-05-20T15:52:00Z">
        <w:r>
          <w:rPr>
            <w:szCs w:val="22"/>
          </w:rPr>
          <w:t>—i.e., rather than causing</w:t>
        </w:r>
        <w:r>
          <w:rPr>
            <w:i/>
            <w:iCs/>
            <w:szCs w:val="22"/>
          </w:rPr>
          <w:t xml:space="preserve"> </w:t>
        </w:r>
        <w:r>
          <w:rPr>
            <w:szCs w:val="22"/>
          </w:rPr>
          <w:t xml:space="preserve">more lip rounding or a more open oral cavity, the pen might obscure </w:t>
        </w:r>
      </w:ins>
      <w:ins w:id="494" w:author="Jaeger, Florian" w:date="2023-05-20T15:53:00Z">
        <w:r>
          <w:rPr>
            <w:szCs w:val="22"/>
          </w:rPr>
          <w:t>the presence of lip rounding and cause the oral cavity to be more closed.</w:t>
        </w:r>
      </w:ins>
      <w:ins w:id="495" w:author="Jaeger, Florian" w:date="2023-05-20T15:54:00Z">
        <w:r w:rsidR="00E17FC6">
          <w:rPr>
            <w:szCs w:val="22"/>
          </w:rPr>
          <w:t xml:space="preserve"> This would explain the observed direction of the effect of pen location.</w:t>
        </w:r>
      </w:ins>
      <w:ins w:id="496" w:author="Jaeger, Florian" w:date="2023-05-20T15:57:00Z">
        <w:r w:rsidR="00E17FC6">
          <w:rPr>
            <w:szCs w:val="22"/>
          </w:rPr>
          <w:t xml:space="preserve"> </w:t>
        </w:r>
        <w:r w:rsidR="00E17FC6" w:rsidRPr="00E17FC6">
          <w:rPr>
            <w:szCs w:val="22"/>
            <w:highlight w:val="yellow"/>
            <w:rPrChange w:id="497" w:author="Jaeger, Florian" w:date="2023-05-20T16:00:00Z">
              <w:rPr>
                <w:szCs w:val="22"/>
              </w:rPr>
            </w:rPrChange>
          </w:rPr>
          <w:t>XXXXX</w:t>
        </w:r>
      </w:ins>
      <w:commentRangeEnd w:id="490"/>
      <w:ins w:id="498" w:author="Jaeger, Florian" w:date="2023-05-20T16:14:00Z">
        <w:r w:rsidR="0080495B">
          <w:rPr>
            <w:rStyle w:val="CommentReference"/>
          </w:rPr>
          <w:commentReference w:id="490"/>
        </w:r>
      </w:ins>
    </w:p>
    <w:p w14:paraId="4804E457" w14:textId="01731464" w:rsidR="000E2896" w:rsidRDefault="00E17FC6" w:rsidP="000E2896">
      <w:pPr>
        <w:rPr>
          <w:ins w:id="499" w:author="Jaeger, Florian" w:date="2023-05-20T16:41:00Z"/>
          <w:szCs w:val="22"/>
        </w:rPr>
      </w:pPr>
      <w:ins w:id="500" w:author="Jaeger, Florian" w:date="2023-05-20T16:03:00Z">
        <w:r w:rsidRPr="0080495B">
          <w:rPr>
            <w:szCs w:val="22"/>
            <w:rPrChange w:id="501" w:author="Jaeger, Florian" w:date="2023-05-20T16:14:00Z">
              <w:rPr>
                <w:szCs w:val="22"/>
                <w:highlight w:val="yellow"/>
              </w:rPr>
            </w:rPrChange>
          </w:rPr>
          <w:t xml:space="preserve">Beyond the effects of the pen, Experiments 1a-c validated the audiovisual test tokens we developed. </w:t>
        </w:r>
      </w:ins>
      <w:ins w:id="502" w:author="Jaeger, Florian" w:date="2023-05-20T16:04:00Z">
        <w:r w:rsidR="00406DBA" w:rsidRPr="0080495B">
          <w:rPr>
            <w:szCs w:val="22"/>
            <w:rPrChange w:id="503" w:author="Jaeger, Florian" w:date="2023-05-20T16:14:00Z">
              <w:rPr>
                <w:szCs w:val="22"/>
                <w:highlight w:val="yellow"/>
              </w:rPr>
            </w:rPrChange>
          </w:rPr>
          <w:t xml:space="preserve">We found clear effects of both the acoustic continuum and visual bias (due to </w:t>
        </w:r>
      </w:ins>
      <w:ins w:id="504" w:author="Jaeger, Florian" w:date="2023-05-20T16:05:00Z">
        <w:r w:rsidR="00406DBA" w:rsidRPr="0080495B">
          <w:rPr>
            <w:szCs w:val="22"/>
            <w:rPrChange w:id="505" w:author="Jaeger, Florian" w:date="2023-05-20T16:14:00Z">
              <w:rPr>
                <w:szCs w:val="22"/>
                <w:highlight w:val="yellow"/>
              </w:rPr>
            </w:rPrChange>
          </w:rPr>
          <w:t xml:space="preserve">the /s/ or </w:t>
        </w:r>
        <w:r w:rsidR="00406DBA" w:rsidRPr="0080495B">
          <w:rPr>
            <w:szCs w:val="22"/>
          </w:rPr>
          <w:t xml:space="preserve">/ʃ/ </w:t>
        </w:r>
        <w:r w:rsidR="00406DBA" w:rsidRPr="0080495B">
          <w:rPr>
            <w:szCs w:val="22"/>
            <w:rPrChange w:id="506" w:author="Jaeger, Florian" w:date="2023-05-20T16:14:00Z">
              <w:rPr>
                <w:szCs w:val="22"/>
                <w:highlight w:val="yellow"/>
              </w:rPr>
            </w:rPrChange>
          </w:rPr>
          <w:t xml:space="preserve">sound the talker produced in the original videos we excerpted the test stimuli from). </w:t>
        </w:r>
      </w:ins>
      <w:ins w:id="507" w:author="Jaeger, Florian" w:date="2023-05-20T16:43:00Z">
        <w:r w:rsidR="000E2896">
          <w:rPr>
            <w:szCs w:val="22"/>
          </w:rPr>
          <w:fldChar w:fldCharType="begin"/>
        </w:r>
        <w:r w:rsidR="000E2896">
          <w:rPr>
            <w:szCs w:val="22"/>
          </w:rPr>
          <w:instrText xml:space="preserve"> REF _Ref135493418 \h </w:instrText>
        </w:r>
      </w:ins>
      <w:r w:rsidR="000E2896">
        <w:rPr>
          <w:szCs w:val="22"/>
        </w:rPr>
      </w:r>
      <w:r w:rsidR="000E2896">
        <w:rPr>
          <w:szCs w:val="22"/>
        </w:rPr>
        <w:fldChar w:fldCharType="separate"/>
      </w:r>
      <w:ins w:id="508" w:author="Jaeger, Florian" w:date="2023-05-20T16:43:00Z">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Liu and Jaeger (2018). </w:t>
        </w:r>
      </w:ins>
      <w:ins w:id="509" w:author="Jaeger, Florian" w:date="2023-05-20T16:15:00Z">
        <w:r w:rsidR="0080495B">
          <w:rPr>
            <w:szCs w:val="22"/>
          </w:rPr>
          <w:t xml:space="preserve">The </w:t>
        </w:r>
      </w:ins>
      <w:ins w:id="510" w:author="Jaeger, Florian" w:date="2023-05-20T16:39:00Z">
        <w:r w:rsidR="000E2896">
          <w:rPr>
            <w:szCs w:val="22"/>
          </w:rPr>
          <w:t xml:space="preserve">slope of the </w:t>
        </w:r>
      </w:ins>
      <w:ins w:id="511" w:author="Jaeger, Florian" w:date="2023-05-20T16:15:00Z">
        <w:r w:rsidR="0080495B">
          <w:rPr>
            <w:szCs w:val="22"/>
          </w:rPr>
          <w:t xml:space="preserve">acoustic effects </w:t>
        </w:r>
      </w:ins>
      <w:ins w:id="512" w:author="Jaeger, Florian" w:date="2023-05-20T16:40:00Z">
        <w:r w:rsidR="000E2896">
          <w:rPr>
            <w:szCs w:val="22"/>
          </w:rPr>
          <w:t>is</w:t>
        </w:r>
      </w:ins>
      <w:ins w:id="513" w:author="Jaeger, Florian" w:date="2023-05-20T16:15:00Z">
        <w:r w:rsidR="0080495B">
          <w:rPr>
            <w:szCs w:val="22"/>
          </w:rPr>
          <w:t xml:space="preserve"> compa</w:t>
        </w:r>
      </w:ins>
      <w:ins w:id="514" w:author="Jaeger, Florian" w:date="2023-05-20T16:16:00Z">
        <w:r w:rsidR="0080495B">
          <w:rPr>
            <w:szCs w:val="22"/>
          </w:rPr>
          <w:t xml:space="preserve">rable </w:t>
        </w:r>
      </w:ins>
      <w:ins w:id="515" w:author="Jaeger, Florian" w:date="2023-05-20T16:43:00Z">
        <w:r w:rsidR="000E2896">
          <w:rPr>
            <w:szCs w:val="22"/>
          </w:rPr>
          <w:t>across both experiments</w:t>
        </w:r>
      </w:ins>
      <w:ins w:id="516" w:author="Jaeger, Florian" w:date="2023-05-20T16:46:00Z">
        <w:r w:rsidR="000E2896">
          <w:rPr>
            <w:szCs w:val="22"/>
          </w:rPr>
          <w:t>, and r</w:t>
        </w:r>
      </w:ins>
      <w:ins w:id="517" w:author="Jaeger, Florian" w:date="2023-05-20T16:40:00Z">
        <w:r w:rsidR="000E2896">
          <w:rPr>
            <w:szCs w:val="22"/>
          </w:rPr>
          <w:t xml:space="preserve">esponses for </w:t>
        </w:r>
      </w:ins>
      <w:ins w:id="518" w:author="Jaeger, Florian" w:date="2023-05-20T16:39:00Z">
        <w:r w:rsidR="000E2896">
          <w:rPr>
            <w:szCs w:val="22"/>
          </w:rPr>
          <w:t xml:space="preserve">the </w:t>
        </w:r>
      </w:ins>
      <w:ins w:id="519" w:author="Jaeger, Florian" w:date="2023-05-20T16:40:00Z">
        <w:r w:rsidR="000E2896">
          <w:rPr>
            <w:szCs w:val="22"/>
          </w:rPr>
          <w:t xml:space="preserve">audio-only test token fell approximately half-way between the </w:t>
        </w:r>
      </w:ins>
      <w:ins w:id="520" w:author="Jaeger, Florian" w:date="2023-05-20T16:43:00Z">
        <w:r w:rsidR="000E2896">
          <w:rPr>
            <w:szCs w:val="22"/>
          </w:rPr>
          <w:t>t</w:t>
        </w:r>
      </w:ins>
      <w:ins w:id="521" w:author="Jaeger, Florian" w:date="2023-05-20T16:44:00Z">
        <w:r w:rsidR="000E2896">
          <w:rPr>
            <w:szCs w:val="22"/>
          </w:rPr>
          <w:t xml:space="preserve">wo visual bias conditions of Experiments 1a-c, </w:t>
        </w:r>
      </w:ins>
      <w:ins w:id="522" w:author="Jaeger, Florian" w:date="2023-05-20T16:46:00Z">
        <w:r w:rsidR="000E2896">
          <w:rPr>
            <w:szCs w:val="22"/>
          </w:rPr>
          <w:t xml:space="preserve">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ins>
    </w:p>
    <w:p w14:paraId="6F4CE698" w14:textId="77777777" w:rsidR="000E2896" w:rsidRDefault="000E2896" w:rsidP="000E2896">
      <w:pPr>
        <w:jc w:val="center"/>
        <w:rPr>
          <w:ins w:id="523" w:author="Jaeger, Florian" w:date="2023-05-20T16:41:00Z"/>
          <w:szCs w:val="22"/>
        </w:rPr>
      </w:pPr>
      <w:ins w:id="524" w:author="Jaeger, Florian" w:date="2023-05-20T16:41:00Z">
        <w:r w:rsidRPr="00ED3418">
          <w:rPr>
            <w:szCs w:val="22"/>
            <w:highlight w:val="cyan"/>
          </w:rPr>
          <w:t xml:space="preserve">[INSERT </w:t>
        </w:r>
        <w:r>
          <w:rPr>
            <w:szCs w:val="22"/>
            <w:highlight w:val="cyan"/>
          </w:rPr>
          <w:t>FIGURE</w:t>
        </w:r>
        <w:r w:rsidRPr="00ED3418">
          <w:rPr>
            <w:szCs w:val="22"/>
            <w:highlight w:val="cyan"/>
          </w:rPr>
          <w:t>]</w:t>
        </w:r>
      </w:ins>
    </w:p>
    <w:p w14:paraId="74373619" w14:textId="17E6C344" w:rsidR="000E2896" w:rsidRDefault="000E2896" w:rsidP="000E2896">
      <w:pPr>
        <w:pStyle w:val="Caption"/>
        <w:rPr>
          <w:ins w:id="525" w:author="Jaeger, Florian" w:date="2023-05-20T16:41:00Z"/>
          <w:szCs w:val="22"/>
        </w:rPr>
      </w:pPr>
      <w:bookmarkStart w:id="526" w:name="_Ref135493418"/>
      <w:ins w:id="527" w:author="Jaeger, Florian" w:date="2023-05-20T16:41:00Z">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526"/>
        <w:r>
          <w:rPr>
            <w:noProof/>
            <w:szCs w:val="22"/>
          </w:rPr>
          <w:t>.</w:t>
        </w:r>
        <w:r w:rsidRPr="00ED3418">
          <w:rPr>
            <w:szCs w:val="22"/>
          </w:rPr>
          <w:tab/>
        </w:r>
        <w:r>
          <w:rPr>
            <w:szCs w:val="22"/>
          </w:rPr>
          <w:t>Comparing participants’ responses in Experiments 1a-c to those in Liu and Jaeger (2018)</w:t>
        </w:r>
      </w:ins>
      <w:ins w:id="528" w:author="Jaeger, Florian" w:date="2023-05-20T16:42:00Z">
        <w:r>
          <w:rPr>
            <w:szCs w:val="22"/>
          </w:rPr>
          <w:t>. For this purpose, we aggregate responses across Experiments 1a-c</w:t>
        </w:r>
      </w:ins>
      <w:ins w:id="529" w:author="Jaeger, Florian" w:date="2023-05-20T16:41:00Z">
        <w:r>
          <w:rPr>
            <w:szCs w:val="22"/>
          </w:rPr>
          <w:t xml:space="preserve">, depending on acoustic continuum and visual bias. </w:t>
        </w:r>
      </w:ins>
    </w:p>
    <w:p w14:paraId="3055CA77" w14:textId="77777777" w:rsidR="000E2896" w:rsidRPr="0080495B" w:rsidRDefault="000E2896" w:rsidP="00E17FC6">
      <w:pPr>
        <w:rPr>
          <w:ins w:id="530" w:author="Jaeger, Florian" w:date="2023-05-20T16:03:00Z"/>
          <w:szCs w:val="22"/>
          <w:rPrChange w:id="531" w:author="Jaeger, Florian" w:date="2023-05-20T16:14:00Z">
            <w:rPr>
              <w:ins w:id="532" w:author="Jaeger, Florian" w:date="2023-05-20T16:03:00Z"/>
              <w:szCs w:val="22"/>
              <w:highlight w:val="yellow"/>
            </w:rPr>
          </w:rPrChange>
        </w:rPr>
      </w:pPr>
    </w:p>
    <w:p w14:paraId="32FDB95E" w14:textId="77777777" w:rsidR="00E17FC6" w:rsidRPr="00ED3418" w:rsidRDefault="00E17FC6" w:rsidP="00E17FC6">
      <w:pPr>
        <w:rPr>
          <w:moveTo w:id="533" w:author="Jaeger, Florian" w:date="2023-05-20T16:03:00Z"/>
          <w:szCs w:val="22"/>
        </w:rPr>
      </w:pPr>
      <w:moveToRangeStart w:id="534" w:author="Jaeger, Florian" w:date="2023-05-20T16:03:00Z" w:name="move135491022"/>
      <w:moveTo w:id="535" w:author="Jaeger, Florian" w:date="2023-05-20T16:03:00Z">
        <w:r w:rsidRPr="00ED3418">
          <w:rPr>
            <w:szCs w:val="22"/>
          </w:rPr>
          <w:lastRenderedPageBreak/>
          <w:t xml:space="preserve">Experiments 1a-c also serve as a basic validation of the test phase used in the perceptual recalibration experiments presented below. Those perceptual recalibration experiments consist of an exposure and test phase, both of which employ audiovisual stimuli. While some previous experiments have employed audiovisual stimuli during exposure, most previous perceptual recalibration experiments have exclusively use audio-only stimuli during the test phase (but see </w:t>
        </w:r>
        <w:proofErr w:type="spellStart"/>
        <w:r w:rsidRPr="00ED3418">
          <w:rPr>
            <w:szCs w:val="22"/>
          </w:rPr>
          <w:t>Lüttke</w:t>
        </w:r>
        <w:proofErr w:type="spellEnd"/>
        <w:r w:rsidRPr="00ED3418">
          <w:rPr>
            <w:szCs w:val="22"/>
          </w:rPr>
          <w:t xml:space="preserve"> et al., 2018).</w:t>
        </w:r>
      </w:moveTo>
    </w:p>
    <w:moveToRangeEnd w:id="534"/>
    <w:p w14:paraId="605964ED" w14:textId="2C1A94B8" w:rsidR="00620763" w:rsidRPr="00BF6D97" w:rsidRDefault="00620763" w:rsidP="00E17FC6">
      <w:pPr>
        <w:rPr>
          <w:szCs w:val="22"/>
        </w:rPr>
      </w:pPr>
      <w:del w:id="536" w:author="Jaeger, Florian" w:date="2023-05-20T15:57:00Z">
        <w:r w:rsidRPr="00E17FC6" w:rsidDel="00E17FC6">
          <w:rPr>
            <w:szCs w:val="22"/>
            <w:highlight w:val="yellow"/>
            <w:rPrChange w:id="537" w:author="Jaeger, Florian" w:date="2023-05-20T16:00:00Z">
              <w:rPr>
                <w:szCs w:val="22"/>
              </w:rPr>
            </w:rPrChange>
          </w:rPr>
          <w:delText xml:space="preserve">unexpected if visually presented causes were ignored by speech perception. Rather, our  result  suggest  that  listeners  might expect the pen to cause  pronunciations to sound more “ashi”-like. The decreased proportion of “ashi” responses would then reflect compensation for this expectation. (a number of alternative explanations are ruled out by the fact that the effect of the pen is independent of whether the video recording was of an </w:delText>
        </w:r>
        <w:r w:rsidR="00E20210" w:rsidRPr="00E17FC6" w:rsidDel="00E17FC6">
          <w:rPr>
            <w:szCs w:val="22"/>
            <w:highlight w:val="yellow"/>
            <w:rPrChange w:id="538" w:author="Jaeger, Florian" w:date="2023-05-20T16:00:00Z">
              <w:rPr>
                <w:szCs w:val="22"/>
              </w:rPr>
            </w:rPrChange>
          </w:rPr>
          <w:delText>asi</w:delText>
        </w:r>
        <w:r w:rsidRPr="00E17FC6" w:rsidDel="00E17FC6">
          <w:rPr>
            <w:szCs w:val="22"/>
            <w:highlight w:val="yellow"/>
            <w:rPrChange w:id="539" w:author="Jaeger, Florian" w:date="2023-05-20T16:00:00Z">
              <w:rPr>
                <w:szCs w:val="22"/>
              </w:rPr>
            </w:rPrChange>
          </w:rPr>
          <w:delText xml:space="preserve"> or “ashi”). Our findings thus present initial evidence that listeners take into account how incidental causes might affect pronunciation. Finally, the robust effect of the acoustic continuum suggests that our audiovisual stimuli successfully replicate previous findings from audio-only tests. This is critical for Experiment 2, which employs the exact same test stimuli and procedure as Experiment 1b while manipulating prior exposure to the test talker between subjects.</w:delText>
        </w:r>
      </w:del>
      <w:r w:rsidRPr="00BF6D97">
        <w:rPr>
          <w:szCs w:val="22"/>
        </w:rPr>
        <w:t xml:space="preserve"> </w:t>
      </w:r>
    </w:p>
    <w:p w14:paraId="2C5E3AFB" w14:textId="20A682E5" w:rsidR="000079D6" w:rsidRPr="00ED3418" w:rsidDel="00E17FC6" w:rsidRDefault="00620763" w:rsidP="00BC6876">
      <w:pPr>
        <w:rPr>
          <w:del w:id="540" w:author="Jaeger, Florian" w:date="2023-05-20T15:58:00Z"/>
          <w:szCs w:val="22"/>
        </w:rPr>
      </w:pPr>
      <w:del w:id="541" w:author="Jaeger, Florian" w:date="2023-05-20T15:58:00Z">
        <w:r w:rsidRPr="00BF6D97" w:rsidDel="00E17FC6">
          <w:rPr>
            <w:szCs w:val="22"/>
          </w:rPr>
          <w:delText>Our results are compatible with a number of different explanations, all of which point either to the importance of visual cues to articulation in the perception of speech or to causal inference. First, it is possible that the pen visually occludes critical visual information about</w:delText>
        </w:r>
        <w:r w:rsidR="00ED6849" w:rsidRPr="00BF6D97" w:rsidDel="00E17FC6">
          <w:rPr>
            <w:szCs w:val="22"/>
          </w:rPr>
          <w:delText xml:space="preserve"> /s/</w:delText>
        </w:r>
        <w:r w:rsidRPr="00BF6D97" w:rsidDel="00E17FC6">
          <w:rPr>
            <w:szCs w:val="22"/>
          </w:rPr>
          <w:delText xml:space="preserve"> vs.</w:delText>
        </w:r>
        <w:r w:rsidR="00ED6849" w:rsidRPr="00BF6D97" w:rsidDel="00E17FC6">
          <w:rPr>
            <w:szCs w:val="22"/>
          </w:rPr>
          <w:delText xml:space="preserve"> /ʃ/</w:delText>
        </w:r>
        <w:r w:rsidRPr="00BF6D97" w:rsidDel="00E17FC6">
          <w:rPr>
            <w:szCs w:val="22"/>
          </w:rPr>
          <w:delText>. Specifically,</w:delText>
        </w:r>
        <w:r w:rsidR="00ED6849" w:rsidRPr="00BF6D97" w:rsidDel="00E17FC6">
          <w:rPr>
            <w:szCs w:val="22"/>
          </w:rPr>
          <w:delText xml:space="preserve"> /ʃ/</w:delText>
        </w:r>
        <w:r w:rsidRPr="00BF6D97" w:rsidDel="00E17FC6">
          <w:rPr>
            <w:szCs w:val="22"/>
          </w:rPr>
          <w:delText xml:space="preserve"> involves lip-rounding whereas</w:delText>
        </w:r>
        <w:r w:rsidR="00ED6849" w:rsidRPr="00BF6D97" w:rsidDel="00E17FC6">
          <w:rPr>
            <w:szCs w:val="22"/>
          </w:rPr>
          <w:delText xml:space="preserve"> /s/</w:delText>
        </w:r>
        <w:r w:rsidRPr="00BF6D97" w:rsidDel="00E17FC6">
          <w:rPr>
            <w:szCs w:val="22"/>
          </w:rPr>
          <w:delText xml:space="preserve"> does not. It is possible that the pen’s location in the mouth occludes the lip-rounding. If this is the case, then how do listeners react to the absence of this information? One possibility is that listeners expect a pen in the mouth to prevent lip rounding. In that case, this absence is no longer a cue to</w:delText>
        </w:r>
        <w:r w:rsidR="00ED6849" w:rsidRPr="00BF6D97" w:rsidDel="00E17FC6">
          <w:rPr>
            <w:szCs w:val="22"/>
          </w:rPr>
          <w:delText xml:space="preserve"> /s/</w:delText>
        </w:r>
        <w:r w:rsidRPr="00BF6D97" w:rsidDel="00E17FC6">
          <w:rPr>
            <w:szCs w:val="22"/>
          </w:rPr>
          <w:delText>, and only videos that were originally taken from</w:delText>
        </w:r>
        <w:r w:rsidR="00ED6849" w:rsidRPr="00BF6D97" w:rsidDel="00E17FC6">
          <w:rPr>
            <w:szCs w:val="22"/>
          </w:rPr>
          <w:delText xml:space="preserve"> /s/</w:delText>
        </w:r>
        <w:r w:rsidRPr="00BF6D97" w:rsidDel="00E17FC6">
          <w:rPr>
            <w:szCs w:val="22"/>
          </w:rPr>
          <w:delText xml:space="preserve"> words are expected to be affected by the pen. Alternatively, if listeners do not expect the pen to affect lip rounding, they might simply not perceive the feature that would usually mark an</w:delText>
        </w:r>
        <w:r w:rsidR="00ED6849" w:rsidRPr="00BF6D97" w:rsidDel="00E17FC6">
          <w:rPr>
            <w:szCs w:val="22"/>
          </w:rPr>
          <w:delText xml:space="preserve"> /ʃ/</w:delText>
        </w:r>
        <w:r w:rsidRPr="00BF6D97" w:rsidDel="00E17FC6">
          <w:rPr>
            <w:szCs w:val="22"/>
          </w:rPr>
          <w:delText>, and would now categorize those sounds as</w:delText>
        </w:r>
        <w:r w:rsidR="00ED6849" w:rsidRPr="00BF6D97" w:rsidDel="00E17FC6">
          <w:rPr>
            <w:szCs w:val="22"/>
          </w:rPr>
          <w:delText xml:space="preserve"> /s/</w:delText>
        </w:r>
        <w:r w:rsidRPr="00BF6D97" w:rsidDel="00E17FC6">
          <w:rPr>
            <w:szCs w:val="22"/>
          </w:rPr>
          <w:delText>. In this case, we would expect only videos that were originally taken from an</w:delText>
        </w:r>
        <w:r w:rsidR="00ED6849" w:rsidRPr="00BF6D97" w:rsidDel="00E17FC6">
          <w:rPr>
            <w:szCs w:val="22"/>
          </w:rPr>
          <w:delText xml:space="preserve"> /ʃ/</w:delText>
        </w:r>
        <w:r w:rsidRPr="00BF6D97" w:rsidDel="00E17FC6">
          <w:rPr>
            <w:szCs w:val="22"/>
          </w:rPr>
          <w:delText xml:space="preserve"> word to be affected by the pen. Finally, listeners might expect the pen to change the acoustic realization of the token towards</w:delText>
        </w:r>
        <w:r w:rsidR="00ED6849" w:rsidRPr="00BF6D97" w:rsidDel="00E17FC6">
          <w:rPr>
            <w:szCs w:val="22"/>
          </w:rPr>
          <w:delText xml:space="preserve"> /ʃ/</w:delText>
        </w:r>
        <w:r w:rsidRPr="00BF6D97" w:rsidDel="00E17FC6">
          <w:rPr>
            <w:szCs w:val="22"/>
          </w:rPr>
          <w:delText xml:space="preserve"> and compensate for it. This would explain why we see an effect of the pen independent of the visual labels. Finally, it is worth noting that if the pen were to erroneously create the impression of lip rounding, we would expect a different result altogether.</w:delText>
        </w:r>
      </w:del>
    </w:p>
    <w:p w14:paraId="43AFCE58" w14:textId="04233FE9" w:rsidR="00EC2258" w:rsidRPr="00ED3418" w:rsidDel="00E17FC6" w:rsidRDefault="000079D6" w:rsidP="00EC2258">
      <w:pPr>
        <w:rPr>
          <w:moveFrom w:id="542" w:author="Jaeger, Florian" w:date="2023-05-20T16:03:00Z"/>
          <w:szCs w:val="22"/>
        </w:rPr>
      </w:pPr>
      <w:moveFromRangeStart w:id="543" w:author="Jaeger, Florian" w:date="2023-05-20T16:03:00Z" w:name="move135491022"/>
      <w:moveFrom w:id="544" w:author="Jaeger, Florian" w:date="2023-05-20T16:03:00Z">
        <w:r w:rsidRPr="00ED3418" w:rsidDel="00E17FC6">
          <w:rPr>
            <w:szCs w:val="22"/>
          </w:rPr>
          <w:t>Experiments 1a-c also serve as a basic validation of the test phase used in the perceptual recalibration experiments presented below. Those perceptual recalibration experiments consist of an exposure and test phase, both of which employ audiovisual stimuli. While some previous experiments have employed audiovisual stimuli during exposure, most previous perceptual recalibration experiments have exclusively use audio-only stimuli during the test phase (but see Lüttke et al., 2018).</w:t>
        </w:r>
      </w:moveFrom>
    </w:p>
    <w:p w14:paraId="2AA42922" w14:textId="21E7810D" w:rsidR="004526C4" w:rsidRDefault="008736CF" w:rsidP="0008061F">
      <w:pPr>
        <w:rPr>
          <w:ins w:id="545" w:author="Jaeger, Florian" w:date="2023-05-20T12:09:00Z"/>
          <w:szCs w:val="22"/>
        </w:rPr>
      </w:pPr>
      <w:bookmarkStart w:id="546" w:name="_Hlk134739727"/>
      <w:moveFromRangeEnd w:id="543"/>
      <w:del w:id="547" w:author="Jaeger, Florian" w:date="2023-05-20T15:29:00Z">
        <w:r w:rsidRPr="00440530" w:rsidDel="00A9453C">
          <w:rPr>
            <w:szCs w:val="22"/>
          </w:rPr>
          <w:delText>As predicted by compensation for co-articulation, visual presence of a pen in the mouth (ostensibly shifting acoustics towards the “sh” category) caused listeners’ perceptions of identical acoustics to be biased towards the “s” category. Equipped with knowledge of this effect, a review and re-evaluation of work in adaptation including a pen in the mouth is warranted.</w:delText>
        </w:r>
      </w:del>
    </w:p>
    <w:p w14:paraId="598A96CB" w14:textId="77777777" w:rsidR="004526C4" w:rsidRPr="0008080F" w:rsidRDefault="004526C4" w:rsidP="004526C4">
      <w:pPr>
        <w:widowControl/>
        <w:autoSpaceDE/>
        <w:autoSpaceDN/>
        <w:adjustRightInd/>
        <w:spacing w:line="240" w:lineRule="auto"/>
        <w:ind w:firstLine="0"/>
        <w:jc w:val="left"/>
        <w:rPr>
          <w:moveTo w:id="548" w:author="Jaeger, Florian" w:date="2023-05-20T12:09:00Z"/>
          <w:szCs w:val="22"/>
        </w:rPr>
      </w:pPr>
      <w:moveToRangeStart w:id="549" w:author="Jaeger, Florian" w:date="2023-05-20T12:09:00Z" w:name="move135476963"/>
      <w:moveTo w:id="550" w:author="Jaeger, Florian" w:date="2023-05-20T12:09:00Z">
        <w:r w:rsidRPr="0008080F">
          <w:rPr>
            <w:szCs w:val="22"/>
          </w:rPr>
          <w:t>Lip rounding seems to effect /ʃ/ more than /s/ː</w:t>
        </w:r>
      </w:moveTo>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moveTo w:id="551" w:author="Jaeger, Florian" w:date="2023-05-20T12:09:00Z"/>
          <w:szCs w:val="22"/>
        </w:rPr>
      </w:pPr>
      <w:moveTo w:id="552" w:author="Jaeger, Florian" w:date="2023-05-20T12:09:00Z">
        <w:r w:rsidRPr="0008080F">
          <w:rPr>
            <w:szCs w:val="22"/>
          </w:rPr>
          <w:t>Significant interaction of Pen and Original label in CISP 1a-c</w:t>
        </w:r>
      </w:moveTo>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moveTo w:id="553" w:author="Jaeger, Florian" w:date="2023-05-20T12:09:00Z"/>
          <w:szCs w:val="22"/>
        </w:rPr>
      </w:pPr>
      <w:proofErr w:type="spellStart"/>
      <w:moveTo w:id="554" w:author="Jaeger, Florian" w:date="2023-05-20T12:09:00Z">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moveTo>
    </w:p>
    <w:p w14:paraId="6F4C8C77" w14:textId="77777777" w:rsidR="004526C4" w:rsidRPr="0008080F" w:rsidRDefault="004526C4" w:rsidP="004526C4">
      <w:pPr>
        <w:widowControl/>
        <w:autoSpaceDE/>
        <w:autoSpaceDN/>
        <w:adjustRightInd/>
        <w:spacing w:line="240" w:lineRule="auto"/>
        <w:jc w:val="left"/>
        <w:rPr>
          <w:moveTo w:id="555" w:author="Jaeger, Florian" w:date="2023-05-20T12:09:00Z"/>
          <w:szCs w:val="22"/>
        </w:rPr>
      </w:pPr>
    </w:p>
    <w:p w14:paraId="66B5A897" w14:textId="77777777" w:rsidR="004526C4" w:rsidRPr="0008080F" w:rsidRDefault="004526C4" w:rsidP="004526C4">
      <w:pPr>
        <w:widowControl/>
        <w:autoSpaceDE/>
        <w:autoSpaceDN/>
        <w:adjustRightInd/>
        <w:spacing w:line="240" w:lineRule="auto"/>
        <w:jc w:val="left"/>
        <w:rPr>
          <w:moveTo w:id="556" w:author="Jaeger, Florian" w:date="2023-05-20T12:09:00Z"/>
          <w:szCs w:val="22"/>
        </w:rPr>
      </w:pPr>
      <w:moveTo w:id="557" w:author="Jaeger, Florian" w:date="2023-05-20T12:09:00Z">
        <w:r w:rsidRPr="0008080F">
          <w:rPr>
            <w:szCs w:val="22"/>
          </w:rPr>
          <w:t>From learningː</w:t>
        </w:r>
      </w:moveTo>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moveTo w:id="558" w:author="Jaeger, Florian" w:date="2023-05-20T12:09:00Z"/>
          <w:szCs w:val="22"/>
        </w:rPr>
      </w:pPr>
      <w:moveTo w:id="559" w:author="Jaeger, Florian" w:date="2023-05-20T12:09:00Z">
        <w:r w:rsidRPr="0008080F">
          <w:rPr>
            <w:szCs w:val="22"/>
          </w:rPr>
          <w:t>One-sided blocking in LJ18 consistent with pen as plausible alternative explanation for shifted /ʃ/’s but not shifted /s/’s</w:t>
        </w:r>
      </w:moveTo>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moveTo w:id="560" w:author="Jaeger, Florian" w:date="2023-05-20T12:09:00Z"/>
          <w:szCs w:val="22"/>
        </w:rPr>
      </w:pPr>
      <w:moveTo w:id="561" w:author="Jaeger, Florian" w:date="2023-05-20T12:09:00Z">
        <w:r w:rsidRPr="0008080F">
          <w:rPr>
            <w:noProof/>
          </w:rPr>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moveTo>
    </w:p>
    <w:p w14:paraId="25EEDCBC" w14:textId="77777777" w:rsidR="004526C4" w:rsidRPr="0008080F" w:rsidRDefault="004526C4" w:rsidP="004526C4">
      <w:pPr>
        <w:widowControl/>
        <w:autoSpaceDE/>
        <w:autoSpaceDN/>
        <w:adjustRightInd/>
        <w:spacing w:line="240" w:lineRule="auto"/>
        <w:jc w:val="left"/>
        <w:rPr>
          <w:moveTo w:id="562" w:author="Jaeger, Florian" w:date="2023-05-20T12:09:00Z"/>
          <w:szCs w:val="22"/>
        </w:rPr>
      </w:pPr>
    </w:p>
    <w:p w14:paraId="5796DDFB" w14:textId="77777777" w:rsidR="004526C4" w:rsidRPr="0008080F" w:rsidRDefault="004526C4" w:rsidP="004526C4">
      <w:pPr>
        <w:widowControl/>
        <w:autoSpaceDE/>
        <w:autoSpaceDN/>
        <w:adjustRightInd/>
        <w:spacing w:line="240" w:lineRule="auto"/>
        <w:jc w:val="left"/>
        <w:rPr>
          <w:moveTo w:id="563" w:author="Jaeger, Florian" w:date="2023-05-20T12:09:00Z"/>
          <w:szCs w:val="22"/>
        </w:rPr>
      </w:pPr>
    </w:p>
    <w:p w14:paraId="51CEBD2D" w14:textId="77777777" w:rsidR="004526C4" w:rsidRPr="0008080F" w:rsidRDefault="004526C4" w:rsidP="004526C4">
      <w:pPr>
        <w:widowControl/>
        <w:autoSpaceDE/>
        <w:autoSpaceDN/>
        <w:adjustRightInd/>
        <w:spacing w:line="240" w:lineRule="auto"/>
        <w:jc w:val="left"/>
        <w:rPr>
          <w:moveTo w:id="564" w:author="Jaeger, Florian" w:date="2023-05-20T12:09:00Z"/>
          <w:szCs w:val="22"/>
        </w:rPr>
      </w:pPr>
      <w:moveTo w:id="565" w:author="Jaeger, Florian" w:date="2023-05-20T12:09:00Z">
        <w:r w:rsidRPr="0008080F">
          <w:rPr>
            <w:szCs w:val="22"/>
          </w:rPr>
          <w:lastRenderedPageBreak/>
          <w:t>WHYː</w:t>
        </w:r>
      </w:moveTo>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moveTo w:id="566" w:author="Jaeger, Florian" w:date="2023-05-20T12:09:00Z"/>
          <w:szCs w:val="22"/>
        </w:rPr>
      </w:pPr>
      <w:moveTo w:id="567" w:author="Jaeger, Florian" w:date="2023-05-20T12:09:00Z">
        <w:r w:rsidRPr="0008080F">
          <w:rPr>
            <w:szCs w:val="22"/>
          </w:rPr>
          <w:t>Is lip-rounding only a salient cue for /ʃ/?</w:t>
        </w:r>
      </w:moveTo>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moveTo w:id="568" w:author="Jaeger, Florian" w:date="2023-05-20T12:09:00Z"/>
          <w:szCs w:val="22"/>
        </w:rPr>
      </w:pPr>
      <w:moveTo w:id="569" w:author="Jaeger, Florian" w:date="2023-05-20T12:09:00Z">
        <w:r w:rsidRPr="0008080F">
          <w:rPr>
            <w:szCs w:val="22"/>
          </w:rPr>
          <w:t xml:space="preserve">Is it about precision? </w:t>
        </w:r>
      </w:moveTo>
    </w:p>
    <w:p w14:paraId="2915CD16" w14:textId="04D9C405" w:rsidR="004526C4" w:rsidRPr="00440530" w:rsidRDefault="004526C4" w:rsidP="004526C4">
      <w:pPr>
        <w:rPr>
          <w:szCs w:val="22"/>
        </w:rPr>
      </w:pPr>
      <w:moveTo w:id="570" w:author="Jaeger, Florian" w:date="2023-05-20T12:09:00Z">
        <w:r w:rsidRPr="0008080F">
          <w:rPr>
            <w:szCs w:val="22"/>
          </w:rPr>
          <w:t>Do we even need to determine this?</w:t>
        </w:r>
      </w:moveTo>
      <w:moveToRangeEnd w:id="549"/>
    </w:p>
    <w:bookmarkEnd w:id="546"/>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w:t>
      </w:r>
      <w:r w:rsidRPr="008736CF">
        <w:rPr>
          <w:szCs w:val="22"/>
        </w:rPr>
        <w:lastRenderedPageBreak/>
        <w:t xml:space="preserve">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w:t>
      </w:r>
      <w:r w:rsidRPr="008736CF">
        <w:rPr>
          <w:szCs w:val="22"/>
        </w:rPr>
        <w:lastRenderedPageBreak/>
        <w:t xml:space="preserve">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w:t>
      </w:r>
      <w:r w:rsidRPr="008736CF">
        <w:rPr>
          <w:szCs w:val="22"/>
        </w:rPr>
        <w:lastRenderedPageBreak/>
        <w:t>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lastRenderedPageBreak/>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 xml:space="preserve">Instructions. </w:t>
      </w:r>
      <w:r w:rsidRPr="00303033">
        <w:rPr>
          <w:b/>
          <w:bCs/>
          <w:i/>
          <w:iCs/>
          <w:szCs w:val="22"/>
          <w:highlight w:val="yellow"/>
        </w:rPr>
        <w:t>.</w:t>
      </w:r>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 xml:space="preserve">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w:t>
      </w:r>
      <w:r w:rsidRPr="005E5AD7">
        <w:rPr>
          <w:szCs w:val="22"/>
          <w:shd w:val="clear" w:color="auto" w:fill="EFEFEF"/>
        </w:rPr>
        <w:lastRenderedPageBreak/>
        <w:t>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extent to which participants pay attention to the visual stimulus, on which causal inferences are 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 xml:space="preserve">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w:t>
      </w:r>
      <w:r w:rsidRPr="005E5AD7">
        <w:rPr>
          <w:szCs w:val="22"/>
          <w:shd w:val="clear" w:color="auto" w:fill="EFEFEF"/>
        </w:rPr>
        <w:lastRenderedPageBreak/>
        <w:t>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non-word. Across the 10 blocks, catch trials occurred on exactly 5 filler words and 5 filler non-words. 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xml:space="preserve">/ (3 with the pen in the hand, </w:t>
      </w:r>
      <w:r w:rsidRPr="005E5AD7">
        <w:rPr>
          <w:szCs w:val="22"/>
          <w:shd w:val="clear" w:color="auto" w:fill="EFEFEF"/>
        </w:rPr>
        <w:lastRenderedPageBreak/>
        <w:t>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aligned.**"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F</w:t>
      </w:r>
      <w:r w:rsidR="00866FDD" w:rsidRPr="005E5AD7">
        <w:rPr>
          <w:szCs w:val="22"/>
        </w:rPr>
        <w:t xml:space="preserve">ollowing  Liu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(equally) robust learning in all conditions</w:t>
      </w:r>
    </w:p>
    <w:p w14:paraId="3B6B13FF" w14:textId="4AF99A6D" w:rsidR="009B33EA" w:rsidRPr="009B33EA" w:rsidRDefault="009B33EA" w:rsidP="009B33EA">
      <w:pPr>
        <w:ind w:firstLine="0"/>
        <w:rPr>
          <w:szCs w:val="22"/>
          <w:u w:val="single"/>
          <w:lang w:val="tr-TR" w:eastAsia="tr-TR"/>
        </w:rPr>
      </w:pPr>
      <w:r w:rsidRPr="009B33EA">
        <w:rPr>
          <w:szCs w:val="22"/>
          <w:u w:val="single"/>
          <w:lang w:val="tr-TR" w:eastAsia="tr-TR"/>
        </w:rPr>
        <w:t>Discussion:</w:t>
      </w:r>
    </w:p>
    <w:p w14:paraId="68BBDE87" w14:textId="42EDE4B0" w:rsidR="008736CF" w:rsidRPr="008736CF" w:rsidRDefault="008736CF" w:rsidP="008736CF">
      <w:pPr>
        <w:rPr>
          <w:szCs w:val="22"/>
          <w:lang w:val="tr-TR" w:eastAsia="tr-TR"/>
        </w:rPr>
      </w:pPr>
      <w:r w:rsidRPr="008736CF">
        <w:rPr>
          <w:szCs w:val="22"/>
          <w:lang w:val="tr-TR" w:eastAsia="tr-TR"/>
        </w:rPr>
        <w:t xml:space="preserve">At first blush, robust learning in all conditions seems counter to theories of context-specific learning. Important to consider here, however, is the overall contextual similarity between exposure and test for the current study. Prior work has established that evidence of shift provided in visual pen-in-mouth episodes does not seem to generalize to audio only test. Two crucial shifts occur herein: causality and modality. Recall the 2nd experiment of Kraljic &amp; Samuel, 2011, establishing that audio-only tokens are assumed to be characteristic of the talker, given no evidence to the contrary.  Visual evidence without incidental cause, in contrast, is able to generalize to audio only test, as causality is held constant through the change in modality. The conditions of the current Experiment 2 always maintain modality across exposure and test, and therefore require generalization across at most the single dimension of causality. Recall additionally, via the results of Liu &amp; Jaeger (2018, 1b), that unresolved causal ambiguity only blocked one of two learning </w:t>
      </w:r>
      <w:r w:rsidRPr="008736CF">
        <w:rPr>
          <w:szCs w:val="22"/>
          <w:lang w:val="tr-TR" w:eastAsia="tr-TR"/>
        </w:rPr>
        <w:lastRenderedPageBreak/>
        <w:t>conditions. This provides plausibility to at least some generalization across cases where causality is ambiguous. Experiment 2, wherein modality never changes and causality is never strongly disambiguated in either direction, appears to meet criterion for generalization of learning in all four conditions.</w:t>
      </w:r>
    </w:p>
    <w:p w14:paraId="31DB3EAD" w14:textId="0A54DF27" w:rsidR="008736CF" w:rsidRPr="00ED3418" w:rsidRDefault="008736CF" w:rsidP="008736CF">
      <w:pPr>
        <w:rPr>
          <w:szCs w:val="22"/>
          <w:lang w:val="tr-TR" w:eastAsia="tr-TR"/>
        </w:rPr>
      </w:pPr>
      <w:r w:rsidRPr="008736CF">
        <w:rPr>
          <w:szCs w:val="22"/>
          <w:lang w:val="tr-TR" w:eastAsia="tr-TR"/>
        </w:rPr>
        <w:t>This explanation, reliant on at least partial generalization across ambiguous contexts, makes a strong prediction for a case wherein modality is held constant and causality is disambiguated in exposure. Specifically, while some amount of learning may occur across conditions, more learning is expected in cases where the disambiguated causality of exposure matches the presented context of test. Experiment 3 examines this hypothesis via an audiovisual replication of Kralic, Samuel, &amp; Brennan (2008, Experiment 1b). Subjects first experience shifted tokens in context of a pen in the mouth, then have causality disambiguated through a second section of exposure with unshifted tokens and the pen no longer in the mouth. Test is then provided to both pen in mouth and pen in hand percepts, with context-specific learning predicting more evidence of adaptation present for pen in mouth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CoG than they really are. In s-bias (red) conditions, this could inhibit adaptation; in sh-bias (blue) conditions, it is expected either to have no effect or to increase adaptation. The ‘double’ shift of the acoustic shift and compensation being directionally the same in sh-bias conditions could potentially move those tokens out of the ‘goldilocks’ zone (Babel et al. 2019), but this is a priori unlikely and doesn’t pattern out in the data. Since the effect of the pen is handled </w:t>
      </w:r>
      <w:r w:rsidRPr="00467F50">
        <w:lastRenderedPageBreak/>
        <w:t xml:space="preserve">through in the moment compensation, and no evidence is provided that e.g.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As in Experiment 1, PIM tokens should be lower in /ʃ/ responses than their PIH counterparts. Learning (as a difference from baseline/exp1) should be exhibited by the ʃ-groups moreso than the s-groups.  </w:t>
      </w:r>
      <w:r w:rsidRPr="00467F50">
        <w:tab/>
      </w:r>
    </w:p>
    <w:p w14:paraId="6B88B158" w14:textId="77777777" w:rsidR="00467F50" w:rsidRDefault="00467F50" w:rsidP="00467F50">
      <w:pPr>
        <w:pStyle w:val="ListParagraph"/>
        <w:numPr>
          <w:ilvl w:val="1"/>
          <w:numId w:val="29"/>
        </w:numPr>
        <w:spacing w:line="240" w:lineRule="auto"/>
      </w:pPr>
      <w:r w:rsidRPr="00467F50">
        <w:t>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hypothesisǃ</w:t>
      </w:r>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sh-bias but not s-bias groups. </w:t>
      </w:r>
    </w:p>
    <w:p w14:paraId="59D834CA" w14:textId="77777777" w:rsidR="00467F50" w:rsidRDefault="00467F50" w:rsidP="00467F50">
      <w:pPr>
        <w:pStyle w:val="ListParagraph"/>
        <w:numPr>
          <w:ilvl w:val="1"/>
          <w:numId w:val="29"/>
        </w:numPr>
        <w:spacing w:line="240" w:lineRule="auto"/>
      </w:pPr>
      <w:r w:rsidRPr="00467F50">
        <w:t>Second Exposure predictionsː Causality is disambiguatedǃ For sh-bias group, perhaps ‘unlearning’ is predicted, but perhaps not (see Cummings &amp; Theodore, 2022; consistency of input doesn’t seem to matter as much as quantity). For s-bias group, causal compensation gains support (as it predicts the pattern of Amb-PIM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predicitonsː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tenous and HARK-ey...</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77777777" w:rsidR="00176871" w:rsidRPr="00ED3418" w:rsidRDefault="00176871" w:rsidP="00176871">
      <w:pPr>
        <w:rPr>
          <w:szCs w:val="22"/>
        </w:rPr>
      </w:pPr>
      <w:r w:rsidRPr="00ED3418">
        <w:rPr>
          <w:i/>
          <w:iCs/>
          <w:szCs w:val="22"/>
        </w:rPr>
        <w:t>A.</w:t>
      </w:r>
      <w:r w:rsidRPr="00ED3418">
        <w:rPr>
          <w:szCs w:val="22"/>
          <w:shd w:val="clear" w:color="auto" w:fill="EFEFEF"/>
        </w:rPr>
        <w:t xml:space="preserve"> All HTML, </w:t>
      </w:r>
      <w:proofErr w:type="spellStart"/>
      <w:r w:rsidRPr="00ED3418">
        <w:rPr>
          <w:szCs w:val="22"/>
          <w:shd w:val="clear" w:color="auto" w:fill="EFEFEF"/>
        </w:rPr>
        <w:t>Javascript</w:t>
      </w:r>
      <w:proofErr w:type="spellEnd"/>
      <w:r w:rsidRPr="00ED3418">
        <w:rPr>
          <w:szCs w:val="22"/>
          <w:shd w:val="clear" w:color="auto" w:fill="EFEFEF"/>
        </w:rPr>
        <w:t xml:space="preserve">,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w:t>
      </w:r>
      <w:proofErr w:type="spellStart"/>
      <w:r w:rsidRPr="00ED3418">
        <w:rPr>
          <w:szCs w:val="22"/>
          <w:shd w:val="clear" w:color="auto" w:fill="EFEFEF"/>
        </w:rPr>
        <w:t>MTurk</w:t>
      </w:r>
      <w:proofErr w:type="spellEnd"/>
      <w:r w:rsidRPr="00ED3418">
        <w:rPr>
          <w:szCs w:val="22"/>
          <w:shd w:val="clear" w:color="auto" w:fill="EFEFEF"/>
        </w:rPr>
        <w:t>/).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t>
      </w:r>
    </w:p>
    <w:p w14:paraId="56A6315E" w14:textId="77777777" w:rsidR="00176871" w:rsidRPr="00ED3418" w:rsidRDefault="00176871" w:rsidP="00176871">
      <w:pPr>
        <w:rPr>
          <w:szCs w:val="22"/>
          <w:shd w:val="clear" w:color="auto" w:fill="EFEFEF"/>
        </w:rPr>
      </w:pPr>
      <w:r w:rsidRPr="00ED3418">
        <w:rPr>
          <w:i/>
          <w:iCs/>
          <w:szCs w:val="22"/>
        </w:rPr>
        <w:t>B.</w:t>
      </w:r>
      <w:r w:rsidRPr="00ED3418">
        <w:rPr>
          <w:i/>
          <w:iCs/>
          <w:szCs w:val="22"/>
          <w:shd w:val="clear" w:color="auto" w:fill="EFEFEF"/>
        </w:rPr>
        <w:t xml:space="preserve"> </w:t>
      </w:r>
      <w:r w:rsidRPr="00ED3418">
        <w:rPr>
          <w:szCs w:val="22"/>
          <w:shd w:val="clear" w:color="auto" w:fill="EFEFEF"/>
        </w:rPr>
        <w: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t>
      </w:r>
    </w:p>
    <w:p w14:paraId="40C0D9E9" w14:textId="77777777" w:rsidR="00176871" w:rsidRPr="00ED3418" w:rsidRDefault="00176871" w:rsidP="00176871">
      <w:pPr>
        <w:rPr>
          <w:szCs w:val="22"/>
          <w:shd w:val="clear" w:color="auto" w:fill="EFEFEF"/>
        </w:rPr>
      </w:pPr>
      <w:r w:rsidRPr="00ED3418">
        <w:rPr>
          <w:i/>
          <w:iCs/>
          <w:szCs w:val="22"/>
          <w:shd w:val="clear" w:color="auto" w:fill="EFEFEF"/>
        </w:rPr>
        <w:t>C.</w:t>
      </w:r>
      <w:r w:rsidRPr="00ED3418">
        <w:rPr>
          <w:szCs w:val="22"/>
          <w:shd w:val="clear" w:color="auto" w:fill="EFEFEF"/>
        </w:rPr>
        <w:t xml:space="preserve"> An instance of Experiment 2 can be called by (https://www.hlp.rochester.edu/mturk/CISP/experiment-A/experiment-A.html?label=S&amp;condition=M&amp;respKeyExp=0&amp;respKeyTest=0&amp;testSet=B).</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proofErr w:type="spellStart"/>
      <w:r w:rsidRPr="00ED3418">
        <w:rPr>
          <w:szCs w:val="22"/>
        </w:rPr>
        <w:t>Bejjanki</w:t>
      </w:r>
      <w:proofErr w:type="spellEnd"/>
      <w:r w:rsidRPr="00ED3418">
        <w:rPr>
          <w:szCs w:val="22"/>
        </w:rPr>
        <w:t xml:space="preserve">,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r w:rsidRPr="00ED3418">
        <w:rPr>
          <w:szCs w:val="22"/>
        </w:rPr>
        <w:t xml:space="preserve">Ladefoged,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proofErr w:type="spellStart"/>
      <w:r w:rsidRPr="00ED3418">
        <w:rPr>
          <w:szCs w:val="22"/>
        </w:rPr>
        <w:t>Lüttke</w:t>
      </w:r>
      <w:proofErr w:type="spellEnd"/>
      <w:r w:rsidRPr="00ED3418">
        <w:rPr>
          <w:szCs w:val="22"/>
        </w:rPr>
        <w:t xml:space="preserve">, C. S., Pérez-Bellido,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Shadle,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aeger, Florian" w:date="2023-05-12T13:56:00Z" w:initials="TJ">
    <w:p w14:paraId="33F0508C" w14:textId="10AB8C50" w:rsidR="00AD0E69" w:rsidRDefault="00AD0E69">
      <w:pPr>
        <w:pStyle w:val="CommentText"/>
      </w:pPr>
      <w:r>
        <w:rPr>
          <w:rStyle w:val="CommentReference"/>
        </w:rPr>
        <w:annotationRef/>
      </w:r>
      <w:r>
        <w:t>Add link to hlplab repo</w:t>
      </w:r>
    </w:p>
  </w:comment>
  <w:comment w:id="12" w:author="Shawn Cummings" w:date="2022-12-09T03:56:00Z" w:initials="SC">
    <w:p w14:paraId="6B834A9C" w14:textId="77777777" w:rsidR="000922F6" w:rsidRDefault="000922F6" w:rsidP="0017475C">
      <w:pPr>
        <w:pStyle w:val="CommentText"/>
        <w:jc w:val="left"/>
      </w:pPr>
      <w:r>
        <w:rPr>
          <w:rStyle w:val="CommentReference"/>
        </w:rPr>
        <w:annotationRef/>
      </w:r>
      <w:r>
        <w:t>Should this go here, or rather in the methods, or both?</w:t>
      </w:r>
    </w:p>
  </w:comment>
  <w:comment w:id="7" w:author="Jaeger, Florian" w:date="2023-05-12T13:58:00Z" w:initials="TJ">
    <w:p w14:paraId="4C8963E8" w14:textId="5293085B" w:rsidR="00AD0E69" w:rsidRDefault="00AD0E69">
      <w:pPr>
        <w:pStyle w:val="CommentText"/>
      </w:pPr>
      <w:r>
        <w:rPr>
          <w:rStyle w:val="CommentReference"/>
        </w:rPr>
        <w:annotationRef/>
      </w:r>
      <w:r>
        <w:t>Removed the smallest contributions. (I wrote most of the tutorial myself)</w:t>
      </w:r>
    </w:p>
  </w:comment>
  <w:comment w:id="13" w:author="Shawn Cummings" w:date="2022-12-09T03:57:00Z" w:initials="SC">
    <w:p w14:paraId="47B34FBA" w14:textId="77777777" w:rsidR="000922F6" w:rsidRDefault="000922F6" w:rsidP="00E56997">
      <w:pPr>
        <w:pStyle w:val="CommentText"/>
        <w:jc w:val="left"/>
      </w:pPr>
      <w:r>
        <w:rPr>
          <w:rStyle w:val="CommentReference"/>
        </w:rPr>
        <w:annotationRef/>
      </w:r>
      <w:r>
        <w:t>Worth a revisit before we submit</w:t>
      </w:r>
    </w:p>
  </w:comment>
  <w:comment w:id="14" w:author="Jaeger, Florian" w:date="2021-09-03T17:46:00Z" w:initials="JF">
    <w:p w14:paraId="6D8C15F5" w14:textId="67888252" w:rsidR="003D72BC" w:rsidRDefault="003D72BC">
      <w:pPr>
        <w:pStyle w:val="CommentText"/>
      </w:pPr>
      <w:r>
        <w:rPr>
          <w:rStyle w:val="CommentReference"/>
        </w:rPr>
        <w:annotationRef/>
      </w:r>
      <w:r w:rsidR="001B57A7">
        <w:t xml:space="preserve">IF </w:t>
      </w:r>
      <w:r>
        <w:t xml:space="preserve">Gevher’s </w:t>
      </w:r>
      <w:r w:rsidR="001B57A7">
        <w:t xml:space="preserve">page has all links on it, add it here. But first make sure that we move it to a location where it will </w:t>
      </w:r>
      <w:r w:rsidR="008E4D28">
        <w:t>‘</w:t>
      </w:r>
      <w:r w:rsidR="001B57A7">
        <w:t>always</w:t>
      </w:r>
      <w:r w:rsidR="008E4D28">
        <w:t>’</w:t>
      </w:r>
      <w:r w:rsidR="001B57A7">
        <w:t xml:space="preserve"> be available (e.g., the lab server)</w:t>
      </w:r>
      <w:r>
        <w:t>.</w:t>
      </w:r>
    </w:p>
  </w:comment>
  <w:comment w:id="15" w:author="Jaeger, Florian" w:date="2023-05-12T14:19:00Z" w:initials="TJ">
    <w:p w14:paraId="75996D08" w14:textId="7FB27DF8" w:rsidR="00FD3AD0" w:rsidRDefault="00FD3AD0" w:rsidP="00FD3AD0">
      <w:pPr>
        <w:pStyle w:val="CommentText"/>
        <w:ind w:firstLine="0"/>
      </w:pPr>
      <w:r>
        <w:rPr>
          <w:rStyle w:val="CommentReference"/>
        </w:rPr>
        <w:annotationRef/>
      </w:r>
      <w:r>
        <w:t>Left: production distribution of /s/ and /</w:t>
      </w:r>
      <w:r>
        <w:t>sh/ over CoG, ideally somewhat realistic (e.g., roughly following previous papers) along with effect of /u/ context.</w:t>
      </w:r>
    </w:p>
    <w:p w14:paraId="7709135E" w14:textId="77777777" w:rsidR="00FD3AD0" w:rsidRDefault="00FD3AD0" w:rsidP="00FD3AD0">
      <w:pPr>
        <w:pStyle w:val="CommentText"/>
        <w:ind w:firstLine="0"/>
      </w:pPr>
    </w:p>
    <w:p w14:paraId="6AFE30E0" w14:textId="77777777" w:rsidR="00FD3AD0" w:rsidRDefault="00FD3AD0" w:rsidP="00FD3AD0">
      <w:pPr>
        <w:pStyle w:val="CommentText"/>
        <w:ind w:firstLine="0"/>
      </w:pPr>
      <w:r>
        <w:t>Right: x-axis is CoG, y-axis is proportion of sh responses. Illustrate typical curve along with effect of /u/ context.</w:t>
      </w:r>
    </w:p>
    <w:p w14:paraId="5B029147" w14:textId="77777777" w:rsidR="002767EB" w:rsidRDefault="002767EB" w:rsidP="00FD3AD0">
      <w:pPr>
        <w:pStyle w:val="CommentText"/>
        <w:ind w:firstLine="0"/>
      </w:pPr>
    </w:p>
    <w:p w14:paraId="23F8FA6C" w14:textId="747CDCF6" w:rsidR="002767EB" w:rsidRPr="00F05B25" w:rsidRDefault="002767EB" w:rsidP="00FD3AD0">
      <w:pPr>
        <w:pStyle w:val="CommentText"/>
        <w:ind w:firstLine="0"/>
        <w:rPr>
          <w:b/>
          <w:bCs/>
        </w:rPr>
      </w:pPr>
      <w:r w:rsidRPr="00F05B25">
        <w:rPr>
          <w:b/>
          <w:bCs/>
        </w:rPr>
        <w:t>Second row: same for lip-rounding context</w:t>
      </w:r>
      <w:r w:rsidR="00F05B25" w:rsidRPr="00F05B25">
        <w:rPr>
          <w:b/>
          <w:bCs/>
        </w:rPr>
        <w:t>?</w:t>
      </w:r>
    </w:p>
  </w:comment>
  <w:comment w:id="16" w:author="Jaeger, Florian" w:date="2023-05-12T14:54:00Z" w:initials="TJ">
    <w:p w14:paraId="29F77D53" w14:textId="77777777" w:rsidR="00F05B25" w:rsidRDefault="00F05B25">
      <w:pPr>
        <w:pStyle w:val="CommentText"/>
      </w:pPr>
      <w:r>
        <w:rPr>
          <w:rStyle w:val="CommentReference"/>
        </w:rPr>
        <w:annotationRef/>
      </w:r>
      <w:r>
        <w:t>Mcmurray, vowel formant transition literature, etc.</w:t>
      </w:r>
    </w:p>
    <w:p w14:paraId="20EC964B" w14:textId="77777777" w:rsidR="0066319E" w:rsidRDefault="0066319E">
      <w:pPr>
        <w:pStyle w:val="CommentText"/>
      </w:pPr>
    </w:p>
    <w:p w14:paraId="3B386856" w14:textId="5D30A019" w:rsidR="0066319E" w:rsidRDefault="0066319E">
      <w:pPr>
        <w:pStyle w:val="CommentText"/>
      </w:pPr>
      <w:r>
        <w:t>(</w:t>
      </w:r>
      <w:r>
        <w:t>actually, they might even replicate the vowel context effect?)</w:t>
      </w:r>
    </w:p>
  </w:comment>
  <w:comment w:id="25" w:author="Jaeger, Florian" w:date="2023-05-12T15:05:00Z" w:initials="TJ">
    <w:p w14:paraId="258EE3E5" w14:textId="77777777" w:rsidR="0066319E" w:rsidRDefault="0066319E">
      <w:pPr>
        <w:pStyle w:val="CommentText"/>
      </w:pPr>
      <w:r>
        <w:rPr>
          <w:rStyle w:val="CommentReference"/>
        </w:rPr>
        <w:annotationRef/>
      </w:r>
      <w:r>
        <w:t>Move to discussion of exp 1a-c:</w:t>
      </w:r>
    </w:p>
    <w:p w14:paraId="4EB993DC" w14:textId="77777777" w:rsidR="0066319E" w:rsidRDefault="0066319E">
      <w:pPr>
        <w:pStyle w:val="CommentText"/>
      </w:pPr>
    </w:p>
    <w:p w14:paraId="11E2510F" w14:textId="406A425A" w:rsidR="0066319E" w:rsidRDefault="0066319E">
      <w:pPr>
        <w:pStyle w:val="CommentText"/>
      </w:pPr>
      <w:r w:rsidRPr="00ED3418">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w:t>
      </w:r>
      <w:r>
        <w:rPr>
          <w:szCs w:val="22"/>
        </w:rPr>
        <w:t>,</w:t>
      </w:r>
      <w:r w:rsidRPr="00ED3418">
        <w:rPr>
          <w:szCs w:val="22"/>
        </w:rPr>
        <w:t xml:space="preserve"> Jung, 2012). These effects, designed to compensate for car noise, are still present even when talkers are seated in a silent car, and are therefore posited to be linked to location context rather than to background noise itself (Hay et al. 2017).</w:t>
      </w:r>
    </w:p>
  </w:comment>
  <w:comment w:id="30" w:author="Jaeger, Florian" w:date="2023-05-12T17:48:00Z" w:initials="TJ">
    <w:p w14:paraId="6E2C7964" w14:textId="7541833B" w:rsidR="001A15DD" w:rsidRPr="001A15DD" w:rsidRDefault="001A15DD">
      <w:pPr>
        <w:pStyle w:val="CommentText"/>
      </w:pPr>
      <w:r>
        <w:rPr>
          <w:rStyle w:val="CommentReference"/>
        </w:rPr>
        <w:annotationRef/>
      </w:r>
      <w:r>
        <w:t xml:space="preserve">A reference might help here. But </w:t>
      </w:r>
      <w:r>
        <w:rPr>
          <w:i/>
          <w:iCs/>
        </w:rPr>
        <w:t xml:space="preserve">perhaps </w:t>
      </w:r>
      <w:r>
        <w:t>not necessary.</w:t>
      </w:r>
    </w:p>
  </w:comment>
  <w:comment w:id="33" w:author="Cummings, Shawn" w:date="2023-05-22T13:40:00Z" w:initials="SC">
    <w:p w14:paraId="566FB58C" w14:textId="77777777" w:rsidR="00D037E1" w:rsidRDefault="00D037E1" w:rsidP="0055726C">
      <w:pPr>
        <w:jc w:val="left"/>
      </w:pPr>
      <w:r>
        <w:rPr>
          <w:rStyle w:val="CommentReference"/>
        </w:rPr>
        <w:annotationRef/>
      </w:r>
      <w:r>
        <w:t>Our instructions are “what word the speaker is saying”… don’t know how much this differs from “what word the talker produced” or “what word the talker intended” or “what you hear”, but don’t want to open that can of worms</w:t>
      </w:r>
    </w:p>
  </w:comment>
  <w:comment w:id="37" w:author="Jaeger, Florian" w:date="2023-05-12T18:01:00Z" w:initials="TJ">
    <w:p w14:paraId="2860EFAB" w14:textId="0EC70485" w:rsidR="00057517" w:rsidRDefault="00057517">
      <w:pPr>
        <w:pStyle w:val="CommentText"/>
      </w:pPr>
      <w:r>
        <w:rPr>
          <w:rStyle w:val="CommentReference"/>
        </w:rPr>
        <w:annotationRef/>
      </w:r>
      <w:r>
        <w:t>Move down?</w:t>
      </w:r>
    </w:p>
  </w:comment>
  <w:comment w:id="38" w:author="Jaeger, Florian" w:date="2021-09-03T18:20:00Z" w:initials="JF">
    <w:p w14:paraId="7F19C6A1" w14:textId="36A59113" w:rsidR="003D72BC" w:rsidRDefault="003D72BC">
      <w:pPr>
        <w:pStyle w:val="CommentText"/>
      </w:pPr>
      <w:r>
        <w:rPr>
          <w:rStyle w:val="CommentReference"/>
        </w:rPr>
        <w:annotationRef/>
      </w:r>
      <w:r w:rsidRPr="001B57A7">
        <w:rPr>
          <w:highlight w:val="cyan"/>
        </w:rPr>
        <w:t xml:space="preserve">Is this correct? Please double check. We should use one labeling scheme here (higher </w:t>
      </w:r>
      <w:r w:rsidRPr="001B57A7">
        <w:rPr>
          <w:highlight w:val="cyan"/>
        </w:rPr>
        <w:sym w:font="Wingdings" w:char="F0E0"/>
      </w:r>
      <w:r w:rsidRPr="001B57A7">
        <w:rPr>
          <w:highlight w:val="cyan"/>
        </w:rPr>
        <w:t xml:space="preserve"> more ashi)</w:t>
      </w:r>
    </w:p>
  </w:comment>
  <w:comment w:id="45" w:author="Jaeger, Florian" w:date="2023-05-12T18:11:00Z" w:initials="TJ">
    <w:p w14:paraId="73984CB4" w14:textId="314FA4A8" w:rsidR="00E85D79" w:rsidRPr="00E85D79" w:rsidRDefault="00E85D79">
      <w:pPr>
        <w:pStyle w:val="CommentText"/>
      </w:pPr>
      <w:r>
        <w:rPr>
          <w:rStyle w:val="CommentReference"/>
        </w:rPr>
        <w:annotationRef/>
      </w:r>
      <w:r>
        <w:t xml:space="preserve">Let’s consolidate these statements </w:t>
      </w:r>
      <w:r>
        <w:rPr>
          <w:i/>
          <w:iCs/>
        </w:rPr>
        <w:t xml:space="preserve">prior </w:t>
      </w:r>
      <w:r>
        <w:t>to any of the experiments. Reviewers seem to not like this repetition.</w:t>
      </w:r>
    </w:p>
  </w:comment>
  <w:comment w:id="56" w:author="Jaeger, Florian" w:date="2023-05-12T18:07:00Z" w:initials="TJ">
    <w:p w14:paraId="15A5C6A2" w14:textId="088BE7BD" w:rsidR="00057517" w:rsidRDefault="00057517">
      <w:pPr>
        <w:pStyle w:val="CommentText"/>
      </w:pPr>
      <w:r>
        <w:rPr>
          <w:rStyle w:val="CommentReference"/>
        </w:rPr>
        <w:annotationRef/>
      </w:r>
      <w:r>
        <w:t>And Kraljic? (</w:t>
      </w:r>
      <w:r>
        <w:t>would be good to add one other paper at least).</w:t>
      </w:r>
    </w:p>
  </w:comment>
  <w:comment w:id="61" w:author="Jaeger, Florian" w:date="2023-05-12T20:56:00Z" w:initials="TJ">
    <w:p w14:paraId="74C09277" w14:textId="5073175F" w:rsidR="00E538CF" w:rsidRDefault="00E538CF">
      <w:pPr>
        <w:pStyle w:val="CommentText"/>
      </w:pPr>
      <w:r>
        <w:rPr>
          <w:rStyle w:val="CommentReference"/>
        </w:rPr>
        <w:annotationRef/>
      </w:r>
      <w:r w:rsidRPr="00E538CF">
        <w:rPr>
          <w:b/>
          <w:bCs/>
        </w:rPr>
        <w:t>Gevher</w:t>
      </w:r>
      <w:r>
        <w:t>, could we make the HTML such that it works as part of our OSF? Then we could just link to the exact OSF location here.</w:t>
      </w:r>
    </w:p>
  </w:comment>
  <w:comment w:id="57" w:author="Jaeger, Florian" w:date="2023-05-12T18:12:00Z" w:initials="TJ">
    <w:p w14:paraId="2B8D7E1E" w14:textId="7B9AEECC" w:rsidR="00E85D79" w:rsidRDefault="00E85D79">
      <w:pPr>
        <w:pStyle w:val="CommentText"/>
      </w:pPr>
      <w:r>
        <w:rPr>
          <w:rStyle w:val="CommentReference"/>
        </w:rPr>
        <w:annotationRef/>
      </w:r>
      <w:r>
        <w:t>Same of this. Let’s move it up to the intro.</w:t>
      </w:r>
    </w:p>
  </w:comment>
  <w:comment w:id="65" w:author="Jaeger, Florian" w:date="2023-05-12T18:16:00Z" w:initials="TJ">
    <w:p w14:paraId="4D72B468" w14:textId="48F176C4" w:rsidR="00E85D79" w:rsidRDefault="00E85D79">
      <w:pPr>
        <w:pStyle w:val="CommentText"/>
      </w:pPr>
      <w:r>
        <w:rPr>
          <w:rStyle w:val="CommentReference"/>
        </w:rPr>
        <w:annotationRef/>
      </w:r>
      <w:r>
        <w:t>If you agree with this cut, let’s completely remove this health sensitive data from our data set and never look at it again? If we keep it, we should mention it.</w:t>
      </w:r>
    </w:p>
  </w:comment>
  <w:comment w:id="66" w:author="Cummings, Shawn" w:date="2023-05-22T13:44:00Z" w:initials="SC">
    <w:p w14:paraId="6077A889" w14:textId="77777777" w:rsidR="00B834D2" w:rsidRDefault="00B834D2" w:rsidP="008F7F79">
      <w:pPr>
        <w:jc w:val="left"/>
      </w:pPr>
      <w:r>
        <w:rPr>
          <w:rStyle w:val="CommentReference"/>
        </w:rPr>
        <w:annotationRef/>
      </w:r>
      <w:r>
        <w:t>Agreed! 2021 Shawn really thought this was crucial… thanks to 2021 Florian for humoring it but I agree it can and should disappear forever</w:t>
      </w:r>
    </w:p>
  </w:comment>
  <w:comment w:id="134" w:author="Jaeger, Florian" w:date="2021-09-03T20:00:00Z" w:initials="JF">
    <w:p w14:paraId="765C076F" w14:textId="6D425476" w:rsidR="003D72BC" w:rsidRDefault="003D72BC">
      <w:pPr>
        <w:pStyle w:val="CommentText"/>
      </w:pPr>
      <w:r>
        <w:rPr>
          <w:rStyle w:val="CommentReference"/>
        </w:rPr>
        <w:annotationRef/>
      </w:r>
      <w:r>
        <w:t>To be done.</w:t>
      </w:r>
    </w:p>
  </w:comment>
  <w:comment w:id="130" w:author="Jaeger, Florian" w:date="2023-05-12T21:17:00Z" w:initials="TJ">
    <w:p w14:paraId="2DD7FEAE" w14:textId="266C8BE3" w:rsidR="007E5D3F" w:rsidRDefault="007E5D3F">
      <w:pPr>
        <w:pStyle w:val="CommentText"/>
      </w:pPr>
      <w:r>
        <w:rPr>
          <w:rStyle w:val="CommentReference"/>
        </w:rPr>
        <w:annotationRef/>
      </w:r>
      <w:r>
        <w:t xml:space="preserve">Have we tried using </w:t>
      </w:r>
      <w:r>
        <w:t>mo() instead?</w:t>
      </w:r>
    </w:p>
  </w:comment>
  <w:comment w:id="162" w:author="Jaeger, Florian" w:date="2023-05-20T09:23:00Z" w:initials="TJ">
    <w:p w14:paraId="36993C6E" w14:textId="5E578125" w:rsidR="0024688C" w:rsidRDefault="0024688C" w:rsidP="0024688C">
      <w:pPr>
        <w:pStyle w:val="NormalWeb"/>
        <w:rPr>
          <w:lang w:eastAsia="ja-JP"/>
        </w:rPr>
      </w:pPr>
      <w:r>
        <w:rPr>
          <w:rStyle w:val="CommentReference"/>
        </w:rPr>
        <w:annotationRef/>
      </w:r>
      <w:r w:rsidRPr="0024688C">
        <w:rPr>
          <w:rFonts w:ascii="LMRoman17" w:hAnsi="LMRoman17"/>
          <w:sz w:val="34"/>
          <w:szCs w:val="34"/>
          <w:lang w:eastAsia="ja-JP"/>
        </w:rPr>
        <w:t>Modeling Monotonic Effects of Ordinal Predictors in Bayesian Regression Models</w:t>
      </w:r>
    </w:p>
  </w:comment>
  <w:comment w:id="291" w:author="Jaeger, Florian" w:date="2023-05-20T10:40:00Z" w:initials="TJ">
    <w:p w14:paraId="6FAD54DA" w14:textId="7D32B3BB" w:rsidR="00825EE6" w:rsidRDefault="00825EE6">
      <w:pPr>
        <w:pStyle w:val="CommentText"/>
      </w:pPr>
      <w:r>
        <w:rPr>
          <w:rStyle w:val="CommentReference"/>
        </w:rPr>
        <w:annotationRef/>
      </w:r>
      <w:r>
        <w:t>Block analyses, changes of pen effect based on acoustic/visual cues.</w:t>
      </w:r>
    </w:p>
  </w:comment>
  <w:comment w:id="287" w:author="Jaeger, Florian" w:date="2023-05-20T12:05:00Z" w:initials="TJ">
    <w:p w14:paraId="6E410DBF" w14:textId="6443D8E8" w:rsidR="004F276B" w:rsidRDefault="004F276B">
      <w:pPr>
        <w:pStyle w:val="CommentText"/>
      </w:pPr>
      <w:r>
        <w:rPr>
          <w:rStyle w:val="CommentReference"/>
        </w:rPr>
        <w:annotationRef/>
      </w:r>
      <w:r>
        <w:t>I cut the stuff about the items. Let’s put that into the SI.</w:t>
      </w:r>
    </w:p>
  </w:comment>
  <w:comment w:id="315" w:author="Shawn Cummings" w:date="2022-12-09T06:05:00Z" w:initials="SC">
    <w:p w14:paraId="50BCE79A" w14:textId="77777777" w:rsidR="007D0F10" w:rsidRDefault="007D0F10" w:rsidP="000E33C6">
      <w:pPr>
        <w:pStyle w:val="CommentText"/>
        <w:jc w:val="left"/>
      </w:pPr>
      <w:r>
        <w:rPr>
          <w:rStyle w:val="CommentReference"/>
        </w:rPr>
        <w:annotationRef/>
      </w:r>
      <w:r>
        <w:rPr>
          <w:lang w:val=""/>
        </w:rPr>
        <w:t>Placeholder figure</w:t>
      </w:r>
    </w:p>
  </w:comment>
  <w:comment w:id="485" w:author="Jaeger, Florian" w:date="2023-05-20T15:36:00Z" w:initials="TJ">
    <w:p w14:paraId="5A671C22" w14:textId="5423B59C" w:rsidR="00795899" w:rsidRDefault="00795899">
      <w:pPr>
        <w:pStyle w:val="CommentText"/>
      </w:pPr>
      <w:r>
        <w:rPr>
          <w:rStyle w:val="CommentReference"/>
        </w:rPr>
        <w:annotationRef/>
      </w:r>
      <w:r>
        <w:t>Biteblock ref above.</w:t>
      </w:r>
    </w:p>
  </w:comment>
  <w:comment w:id="490" w:author="Jaeger, Florian" w:date="2023-05-20T16:14:00Z" w:initials="TJ">
    <w:p w14:paraId="77BDFF72" w14:textId="67650CF0" w:rsidR="0080495B" w:rsidRDefault="0080495B">
      <w:pPr>
        <w:pStyle w:val="CommentText"/>
      </w:pPr>
      <w:r>
        <w:rPr>
          <w:rStyle w:val="CommentReference"/>
        </w:rPr>
        <w:annotationRef/>
      </w:r>
      <w:r>
        <w:t>It’s not clear to me that this has actually been ruled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F0508C" w15:done="0"/>
  <w15:commentEx w15:paraId="6B834A9C" w15:done="0"/>
  <w15:commentEx w15:paraId="4C8963E8" w15:done="0"/>
  <w15:commentEx w15:paraId="47B34FBA" w15:done="0"/>
  <w15:commentEx w15:paraId="6D8C15F5" w15:done="0"/>
  <w15:commentEx w15:paraId="23F8FA6C" w15:done="0"/>
  <w15:commentEx w15:paraId="3B386856" w15:done="0"/>
  <w15:commentEx w15:paraId="11E2510F" w15:done="0"/>
  <w15:commentEx w15:paraId="6E2C7964" w15:done="1"/>
  <w15:commentEx w15:paraId="566FB58C" w15:done="0"/>
  <w15:commentEx w15:paraId="2860EFAB" w15:done="0"/>
  <w15:commentEx w15:paraId="7F19C6A1" w15:done="0"/>
  <w15:commentEx w15:paraId="73984CB4" w15:done="0"/>
  <w15:commentEx w15:paraId="15A5C6A2" w15:done="0"/>
  <w15:commentEx w15:paraId="74C09277" w15:done="0"/>
  <w15:commentEx w15:paraId="2B8D7E1E" w15:done="0"/>
  <w15:commentEx w15:paraId="4D72B468" w15:done="0"/>
  <w15:commentEx w15:paraId="6077A889" w15:paraIdParent="4D72B468" w15:done="0"/>
  <w15:commentEx w15:paraId="765C076F" w15:done="0"/>
  <w15:commentEx w15:paraId="2DD7FEAE" w15:done="0"/>
  <w15:commentEx w15:paraId="36993C6E" w15:done="0"/>
  <w15:commentEx w15:paraId="6FAD54DA" w15:done="0"/>
  <w15:commentEx w15:paraId="6E410DBF" w15:done="0"/>
  <w15:commentEx w15:paraId="50BCE79A" w15:done="0"/>
  <w15:commentEx w15:paraId="5A671C22" w15:done="0"/>
  <w15:commentEx w15:paraId="77BDFF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C427" w16cex:dateUtc="2023-05-12T18:56:00Z"/>
  <w16cex:commentExtensible w16cex:durableId="273D3076" w16cex:dateUtc="2022-12-09T08:56:00Z"/>
  <w16cex:commentExtensible w16cex:durableId="2808C49A" w16cex:dateUtc="2023-05-12T18:58:00Z"/>
  <w16cex:commentExtensible w16cex:durableId="273D30A0" w16cex:dateUtc="2022-12-09T08:57:00Z"/>
  <w16cex:commentExtensible w16cex:durableId="24DCDDF8"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08FA84" w16cex:dateUtc="2023-05-12T21:48:00Z"/>
  <w16cex:commentExtensible w16cex:durableId="2815EF40" w16cex:dateUtc="2023-05-22T11:40:00Z"/>
  <w16cex:commentExtensible w16cex:durableId="2808FD74" w16cex:dateUtc="2023-05-12T22:01:00Z"/>
  <w16cex:commentExtensible w16cex:durableId="24DCE5DA" w16cex:dateUtc="2021-09-03T22:20:00Z"/>
  <w16cex:commentExtensible w16cex:durableId="2808FFE9" w16cex:dateUtc="2023-05-12T22:11:00Z"/>
  <w16cex:commentExtensible w16cex:durableId="2808FEEA" w16cex:dateUtc="2023-05-12T22:07:00Z"/>
  <w16cex:commentExtensible w16cex:durableId="28092672" w16cex:dateUtc="2023-05-13T00:56:00Z"/>
  <w16cex:commentExtensible w16cex:durableId="28090005" w16cex:dateUtc="2023-05-12T22:12:00Z"/>
  <w16cex:commentExtensible w16cex:durableId="280900FC" w16cex:dateUtc="2023-05-12T22:16:00Z"/>
  <w16cex:commentExtensible w16cex:durableId="2815F04C" w16cex:dateUtc="2023-05-22T11:44:00Z"/>
  <w16cex:commentExtensible w16cex:durableId="24DCFD75" w16cex:dateUtc="2021-09-04T00:00:00Z"/>
  <w16cex:commentExtensible w16cex:durableId="28092B70" w16cex:dateUtc="2023-05-13T01:17:00Z"/>
  <w16cex:commentExtensible w16cex:durableId="2813100B" w16cex:dateUtc="2023-05-20T13:23:00Z"/>
  <w16cex:commentExtensible w16cex:durableId="2813222C" w16cex:dateUtc="2023-05-20T14:40:00Z"/>
  <w16cex:commentExtensible w16cex:durableId="28133606" w16cex:dateUtc="2023-05-20T16:05:00Z"/>
  <w16cex:commentExtensible w16cex:durableId="273D4EAE" w16cex:dateUtc="2022-12-09T11:05:00Z"/>
  <w16cex:commentExtensible w16cex:durableId="2813705F" w16cex:dateUtc="2023-05-20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F0508C" w16cid:durableId="2808C427"/>
  <w16cid:commentId w16cid:paraId="6B834A9C" w16cid:durableId="273D3076"/>
  <w16cid:commentId w16cid:paraId="4C8963E8" w16cid:durableId="2808C49A"/>
  <w16cid:commentId w16cid:paraId="47B34FBA" w16cid:durableId="273D30A0"/>
  <w16cid:commentId w16cid:paraId="6D8C15F5" w16cid:durableId="24DCDDF8"/>
  <w16cid:commentId w16cid:paraId="23F8FA6C" w16cid:durableId="2808C956"/>
  <w16cid:commentId w16cid:paraId="3B386856" w16cid:durableId="2808D1AE"/>
  <w16cid:commentId w16cid:paraId="11E2510F" w16cid:durableId="2808D444"/>
  <w16cid:commentId w16cid:paraId="6E2C7964" w16cid:durableId="2808FA84"/>
  <w16cid:commentId w16cid:paraId="566FB58C" w16cid:durableId="2815EF40"/>
  <w16cid:commentId w16cid:paraId="2860EFAB" w16cid:durableId="2808FD74"/>
  <w16cid:commentId w16cid:paraId="7F19C6A1" w16cid:durableId="24DCE5DA"/>
  <w16cid:commentId w16cid:paraId="73984CB4" w16cid:durableId="2808FFE9"/>
  <w16cid:commentId w16cid:paraId="15A5C6A2" w16cid:durableId="2808FEEA"/>
  <w16cid:commentId w16cid:paraId="74C09277" w16cid:durableId="28092672"/>
  <w16cid:commentId w16cid:paraId="2B8D7E1E" w16cid:durableId="28090005"/>
  <w16cid:commentId w16cid:paraId="4D72B468" w16cid:durableId="280900FC"/>
  <w16cid:commentId w16cid:paraId="6077A889" w16cid:durableId="2815F04C"/>
  <w16cid:commentId w16cid:paraId="765C076F" w16cid:durableId="24DCFD75"/>
  <w16cid:commentId w16cid:paraId="2DD7FEAE" w16cid:durableId="28092B70"/>
  <w16cid:commentId w16cid:paraId="36993C6E" w16cid:durableId="2813100B"/>
  <w16cid:commentId w16cid:paraId="6FAD54DA" w16cid:durableId="2813222C"/>
  <w16cid:commentId w16cid:paraId="6E410DBF" w16cid:durableId="28133606"/>
  <w16cid:commentId w16cid:paraId="50BCE79A" w16cid:durableId="273D4EAE"/>
  <w16cid:commentId w16cid:paraId="5A671C22" w16cid:durableId="2815ECB2"/>
  <w16cid:commentId w16cid:paraId="77BDFF72" w16cid:durableId="281370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3925C" w14:textId="77777777" w:rsidR="00570537" w:rsidRDefault="00570537" w:rsidP="00634F96">
      <w:r>
        <w:separator/>
      </w:r>
    </w:p>
  </w:endnote>
  <w:endnote w:type="continuationSeparator" w:id="0">
    <w:p w14:paraId="301B76E1" w14:textId="77777777" w:rsidR="00570537" w:rsidRDefault="00570537" w:rsidP="00634F96">
      <w:r>
        <w:continuationSeparator/>
      </w:r>
    </w:p>
  </w:endnote>
  <w:endnote w:type="continuationNotice" w:id="1">
    <w:p w14:paraId="7A04F526" w14:textId="77777777" w:rsidR="00570537" w:rsidRDefault="00570537"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Sylfae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5ADDD" w14:textId="77777777" w:rsidR="00570537" w:rsidRDefault="00570537" w:rsidP="00634F96">
      <w:r>
        <w:separator/>
      </w:r>
    </w:p>
  </w:footnote>
  <w:footnote w:type="continuationSeparator" w:id="0">
    <w:p w14:paraId="223321A2" w14:textId="77777777" w:rsidR="00570537" w:rsidRDefault="00570537" w:rsidP="00634F96">
      <w:r>
        <w:continuationSeparator/>
      </w:r>
    </w:p>
  </w:footnote>
  <w:footnote w:type="continuationNotice" w:id="1">
    <w:p w14:paraId="31B24ED0" w14:textId="77777777" w:rsidR="00570537" w:rsidRDefault="00570537"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ins w:id="181" w:author="Jaeger, Florian" w:date="2023-05-20T11:57:00Z">
        <w:r>
          <w:rPr>
            <w:rStyle w:val="FootnoteReference"/>
          </w:rPr>
          <w:footnoteRef/>
        </w:r>
        <w:r>
          <w:t xml:space="preserve"> For the present experiments, </w:t>
        </w:r>
      </w:ins>
      <w:ins w:id="182" w:author="Jaeger, Florian" w:date="2023-05-20T11:58:00Z">
        <w:r>
          <w:t xml:space="preserve">the analyses of all experiments strongly supported linear effects of </w:t>
        </w:r>
      </w:ins>
      <w:ins w:id="183" w:author="Jaeger, Florian" w:date="2023-05-20T11:59:00Z">
        <w:r>
          <w:t xml:space="preserve">acoustic </w:t>
        </w:r>
      </w:ins>
      <w:ins w:id="184" w:author="Jaeger, Florian" w:date="2023-05-20T11:58:00Z">
        <w:r>
          <w:t>continuum</w:t>
        </w:r>
      </w:ins>
      <w:ins w:id="185" w:author="Jaeger, Florian" w:date="2023-05-20T11:59:00Z">
        <w:r w:rsidR="002E2383">
          <w:t xml:space="preserve"> and non-linear effects of test blocks. </w:t>
        </w:r>
      </w:ins>
      <w:ins w:id="186" w:author="Jaeger, Florian" w:date="2023-05-20T12:00:00Z">
        <w:r w:rsidR="002E2383">
          <w:t>The results we report below replicate when standard linear effects used for continuum and block.</w:t>
        </w:r>
      </w:ins>
    </w:p>
  </w:footnote>
  <w:footnote w:id="4">
    <w:p w14:paraId="1C0DEE1F" w14:textId="3232B30F" w:rsidR="000A4738" w:rsidRDefault="000A4738" w:rsidP="000A4738">
      <w:pPr>
        <w:pStyle w:val="FootnoteText"/>
      </w:pPr>
      <w:ins w:id="274" w:author="Jaeger, Florian" w:date="2023-05-20T11:44:00Z">
        <w:r>
          <w:rPr>
            <w:rStyle w:val="FootnoteReference"/>
          </w:rPr>
          <w:footnoteRef/>
        </w:r>
        <w:r>
          <w:t xml:space="preserve"> Here and f</w:t>
        </w:r>
        <w:r w:rsidRPr="000A4738">
          <w:t>or all</w:t>
        </w:r>
        <w:r>
          <w:t xml:space="preserve"> other</w:t>
        </w:r>
        <w:r w:rsidRPr="000A4738">
          <w:t xml:space="preserve"> experiments, </w:t>
        </w:r>
      </w:ins>
      <w:ins w:id="275" w:author="Jaeger, Florian" w:date="2023-05-20T11:45:00Z">
        <w:r>
          <w:t xml:space="preserve">all ‘main’ </w:t>
        </w:r>
      </w:ins>
      <w:ins w:id="276" w:author="Jaeger, Florian" w:date="2023-05-20T11:44:00Z">
        <w:r w:rsidRPr="000A4738">
          <w:t xml:space="preserve">effects were assessed in the center of the acoustic continuum for the first test block (paralleling Liu &amp; Jaeger, 2018, 2019).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080980642">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mmings, Shawn">
    <w15:presenceInfo w15:providerId="AD" w15:userId="S::shawn.cummings@uconn.edu::de2d00fc-0438-4d53-9dfb-ffd47e6e9224"/>
  </w15:person>
  <w15:person w15:author="Jaeger, Florian">
    <w15:presenceInfo w15:providerId="AD" w15:userId="S::fjaeger@ur.rochester.edu::0d0acd91-09a2-4ddb-a934-22efc544688e"/>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704AF"/>
    <w:rsid w:val="00070699"/>
    <w:rsid w:val="0007076A"/>
    <w:rsid w:val="000708F0"/>
    <w:rsid w:val="00071665"/>
    <w:rsid w:val="00071A3D"/>
    <w:rsid w:val="00072343"/>
    <w:rsid w:val="0007257F"/>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3022"/>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C0844"/>
    <w:rsid w:val="002C09BB"/>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6540"/>
    <w:rsid w:val="003F66D4"/>
    <w:rsid w:val="003F680F"/>
    <w:rsid w:val="003F6A7C"/>
    <w:rsid w:val="003F6B92"/>
    <w:rsid w:val="003F7188"/>
    <w:rsid w:val="003F7754"/>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25"/>
    <w:rsid w:val="00446AC2"/>
    <w:rsid w:val="004470C4"/>
    <w:rsid w:val="0044789B"/>
    <w:rsid w:val="00450E1B"/>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7B3"/>
    <w:rsid w:val="00685872"/>
    <w:rsid w:val="00685DBC"/>
    <w:rsid w:val="006861A3"/>
    <w:rsid w:val="00686BE1"/>
    <w:rsid w:val="00686DEE"/>
    <w:rsid w:val="00687D86"/>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7B9"/>
    <w:rsid w:val="00813C94"/>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429F"/>
    <w:rsid w:val="00B944E0"/>
    <w:rsid w:val="00B9472E"/>
    <w:rsid w:val="00B94869"/>
    <w:rsid w:val="00B95226"/>
    <w:rsid w:val="00B95402"/>
    <w:rsid w:val="00B956EC"/>
    <w:rsid w:val="00B961C0"/>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992"/>
    <w:rsid w:val="00C779AB"/>
    <w:rsid w:val="00C779D7"/>
    <w:rsid w:val="00C8050F"/>
    <w:rsid w:val="00C80E05"/>
    <w:rsid w:val="00C818BF"/>
    <w:rsid w:val="00C81999"/>
    <w:rsid w:val="00C81A1C"/>
    <w:rsid w:val="00C81F1A"/>
    <w:rsid w:val="00C827F9"/>
    <w:rsid w:val="00C83E05"/>
    <w:rsid w:val="00C8683B"/>
    <w:rsid w:val="00C86B1B"/>
    <w:rsid w:val="00C87AFF"/>
    <w:rsid w:val="00C87B17"/>
    <w:rsid w:val="00C90BA2"/>
    <w:rsid w:val="00C90C7E"/>
    <w:rsid w:val="00C90E3E"/>
    <w:rsid w:val="00C91745"/>
    <w:rsid w:val="00C918D5"/>
    <w:rsid w:val="00C91EFF"/>
    <w:rsid w:val="00C92420"/>
    <w:rsid w:val="00C92CBE"/>
    <w:rsid w:val="00C93A7D"/>
    <w:rsid w:val="00C93E15"/>
    <w:rsid w:val="00C9443C"/>
    <w:rsid w:val="00C94878"/>
    <w:rsid w:val="00C95433"/>
    <w:rsid w:val="00C95952"/>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E2C"/>
    <w:rsid w:val="00E740D0"/>
    <w:rsid w:val="00E74C02"/>
    <w:rsid w:val="00E74D31"/>
    <w:rsid w:val="00E75448"/>
    <w:rsid w:val="00E756C2"/>
    <w:rsid w:val="00E75B84"/>
    <w:rsid w:val="00E75E1E"/>
    <w:rsid w:val="00E76018"/>
    <w:rsid w:val="00E7764C"/>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11F6"/>
    <w:rsid w:val="00F915D2"/>
    <w:rsid w:val="00F91A81"/>
    <w:rsid w:val="00F92892"/>
    <w:rsid w:val="00F92FD7"/>
    <w:rsid w:val="00F9361B"/>
    <w:rsid w:val="00F93DC1"/>
    <w:rsid w:val="00F93E2A"/>
    <w:rsid w:val="00F94AAB"/>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40</Pages>
  <Words>11390</Words>
  <Characters>64929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13</cp:revision>
  <cp:lastPrinted>2019-03-12T19:51:00Z</cp:lastPrinted>
  <dcterms:created xsi:type="dcterms:W3CDTF">2023-05-18T20:07:00Z</dcterms:created>
  <dcterms:modified xsi:type="dcterms:W3CDTF">2023-05-22T11:50:00Z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