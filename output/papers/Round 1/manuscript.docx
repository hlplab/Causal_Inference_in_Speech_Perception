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A4" w14:textId="093A0708" w:rsidR="00B92F7F" w:rsidRPr="00CE31A3" w:rsidRDefault="00B92F7F" w:rsidP="00CE31A3">
      <w:pPr>
        <w:pStyle w:val="Heading1"/>
      </w:pPr>
      <w:bookmarkStart w:id="0" w:name="_Hlk121458098"/>
      <w:bookmarkEnd w:id="0"/>
      <w:r>
        <w:t xml:space="preserve">TO </w:t>
      </w:r>
      <w:r w:rsidR="00CE31A3">
        <w:t>DO</w:t>
      </w:r>
    </w:p>
    <w:p w14:paraId="3A8365DA" w14:textId="02E2DACE" w:rsidR="00CE31A3" w:rsidRPr="00CE31A3" w:rsidRDefault="00CE31A3" w:rsidP="00CE31A3">
      <w:pPr>
        <w:pStyle w:val="Heading2"/>
      </w:pPr>
      <w:r w:rsidRPr="00CE31A3">
        <w:t>Priority HIGHEST</w:t>
      </w:r>
    </w:p>
    <w:p w14:paraId="30DE5271" w14:textId="00886104" w:rsidR="00CE31A3" w:rsidRPr="00202A9D" w:rsidRDefault="00CE31A3" w:rsidP="00CE31A3">
      <w:pPr>
        <w:pStyle w:val="ListParagraph"/>
        <w:widowControl/>
        <w:numPr>
          <w:ilvl w:val="0"/>
          <w:numId w:val="34"/>
        </w:numPr>
        <w:autoSpaceDE/>
        <w:autoSpaceDN/>
        <w:adjustRightInd/>
        <w:spacing w:line="240" w:lineRule="auto"/>
        <w:jc w:val="left"/>
      </w:pPr>
      <w:r w:rsidRPr="00202A9D">
        <w:t>Figure out argument for/against ‘pen as occluder’</w:t>
      </w:r>
    </w:p>
    <w:p w14:paraId="6D241C9B" w14:textId="360B2175" w:rsidR="00CE31A3" w:rsidRPr="00202A9D" w:rsidRDefault="00CE31A3" w:rsidP="00CE31A3">
      <w:pPr>
        <w:pStyle w:val="ListParagraph"/>
        <w:widowControl/>
        <w:numPr>
          <w:ilvl w:val="0"/>
          <w:numId w:val="34"/>
        </w:numPr>
        <w:autoSpaceDE/>
        <w:autoSpaceDN/>
        <w:adjustRightInd/>
        <w:spacing w:line="240" w:lineRule="auto"/>
        <w:jc w:val="left"/>
      </w:pPr>
      <w:r w:rsidRPr="00202A9D">
        <w:rPr>
          <w:b/>
          <w:bCs/>
        </w:rPr>
        <w:t>Get exclusions sorted out</w:t>
      </w:r>
      <w:r w:rsidRPr="00202A9D">
        <w:t xml:space="preserve"> </w:t>
      </w:r>
      <w:r w:rsidRPr="00202A9D">
        <w:rPr>
          <w:highlight w:val="yellow"/>
        </w:rPr>
        <w:t>@SHAWN</w:t>
      </w:r>
    </w:p>
    <w:p w14:paraId="570F93CF" w14:textId="1ED8C814" w:rsidR="00202A9D" w:rsidRDefault="00202A9D" w:rsidP="00202A9D">
      <w:pPr>
        <w:pStyle w:val="ListParagraph"/>
        <w:widowControl/>
        <w:numPr>
          <w:ilvl w:val="1"/>
          <w:numId w:val="34"/>
        </w:numPr>
        <w:autoSpaceDE/>
        <w:autoSpaceDN/>
        <w:adjustRightInd/>
        <w:spacing w:line="240" w:lineRule="auto"/>
        <w:jc w:val="left"/>
      </w:pPr>
      <w:r w:rsidRPr="00202A9D">
        <w:t>Check all exclusion criteria for Exp 1a-c, 2-2b</w:t>
      </w:r>
    </w:p>
    <w:p w14:paraId="4CEA7215" w14:textId="07A9445C" w:rsidR="00C32131" w:rsidRPr="00202A9D" w:rsidRDefault="00C32131" w:rsidP="00C32131">
      <w:pPr>
        <w:pStyle w:val="ListParagraph"/>
        <w:widowControl/>
        <w:numPr>
          <w:ilvl w:val="2"/>
          <w:numId w:val="34"/>
        </w:numPr>
        <w:autoSpaceDE/>
        <w:autoSpaceDN/>
        <w:adjustRightInd/>
        <w:spacing w:line="240" w:lineRule="auto"/>
        <w:jc w:val="left"/>
      </w:pPr>
      <w:r w:rsidRPr="00202A9D">
        <w:t xml:space="preserve">in </w:t>
      </w:r>
      <w:proofErr w:type="spellStart"/>
      <w:r w:rsidRPr="00202A9D">
        <w:t>add_exclusions</w:t>
      </w:r>
      <w:proofErr w:type="spellEnd"/>
      <w:r w:rsidRPr="00202A9D">
        <w:t>, there is commented out code at the top of the function. Why is it commented out, and how are we removing participants for technical difficult if not there?</w:t>
      </w:r>
    </w:p>
    <w:p w14:paraId="6E427912" w14:textId="5227C135" w:rsidR="00202A9D" w:rsidRPr="00202A9D" w:rsidRDefault="00202A9D" w:rsidP="00202A9D">
      <w:pPr>
        <w:pStyle w:val="ListParagraph"/>
        <w:widowControl/>
        <w:numPr>
          <w:ilvl w:val="1"/>
          <w:numId w:val="34"/>
        </w:numPr>
        <w:autoSpaceDE/>
        <w:autoSpaceDN/>
        <w:adjustRightInd/>
        <w:spacing w:line="240" w:lineRule="auto"/>
        <w:jc w:val="left"/>
      </w:pPr>
      <w:r w:rsidRPr="00202A9D">
        <w:t>Finalize exclusion criteria for Exp 3 and add them to the document</w:t>
      </w:r>
    </w:p>
    <w:p w14:paraId="092AD34B" w14:textId="77777777" w:rsidR="00CE31A3" w:rsidRPr="00CE31A3" w:rsidRDefault="00CE31A3" w:rsidP="00CE31A3">
      <w:pPr>
        <w:widowControl/>
        <w:autoSpaceDE/>
        <w:autoSpaceDN/>
        <w:adjustRightInd/>
        <w:spacing w:line="240" w:lineRule="auto"/>
        <w:ind w:firstLine="0"/>
        <w:jc w:val="left"/>
      </w:pPr>
    </w:p>
    <w:p w14:paraId="3B7A418E" w14:textId="23B4898A" w:rsidR="00CE31A3" w:rsidRPr="00CE31A3" w:rsidRDefault="00CE31A3" w:rsidP="00CE31A3">
      <w:pPr>
        <w:pStyle w:val="Heading2"/>
      </w:pPr>
      <w:r w:rsidRPr="00CE31A3">
        <w:t>Priority MEDIUM</w:t>
      </w:r>
    </w:p>
    <w:p w14:paraId="2E2EDB66" w14:textId="26B7C735" w:rsidR="00CE31A3" w:rsidRDefault="00CE31A3" w:rsidP="00CE31A3">
      <w:pPr>
        <w:pStyle w:val="ListParagraph"/>
        <w:widowControl/>
        <w:numPr>
          <w:ilvl w:val="0"/>
          <w:numId w:val="34"/>
        </w:numPr>
        <w:autoSpaceDE/>
        <w:autoSpaceDN/>
        <w:adjustRightInd/>
        <w:spacing w:line="240" w:lineRule="auto"/>
        <w:jc w:val="left"/>
      </w:pPr>
      <w:r w:rsidRPr="00CE31A3">
        <w:t>make sure that data formatting *function* is in *this* repo (raw data should *not* be in this repo)</w:t>
      </w:r>
      <w:r>
        <w:t xml:space="preserve"> </w:t>
      </w:r>
      <w:r w:rsidRPr="00CE31A3">
        <w:rPr>
          <w:highlight w:val="cyan"/>
        </w:rPr>
        <w:t>@SHAWN</w:t>
      </w:r>
    </w:p>
    <w:p w14:paraId="45944D78" w14:textId="7B7E844B" w:rsidR="00324448" w:rsidRDefault="00324448" w:rsidP="00CE31A3">
      <w:pPr>
        <w:pStyle w:val="ListParagraph"/>
        <w:widowControl/>
        <w:numPr>
          <w:ilvl w:val="1"/>
          <w:numId w:val="34"/>
        </w:numPr>
        <w:autoSpaceDE/>
        <w:autoSpaceDN/>
        <w:adjustRightInd/>
        <w:spacing w:line="240" w:lineRule="auto"/>
        <w:jc w:val="left"/>
      </w:pPr>
      <w:r>
        <w:t xml:space="preserve">let’s make BCS206/7 repo </w:t>
      </w:r>
      <w:r>
        <w:rPr>
          <w:i/>
          <w:iCs/>
        </w:rPr>
        <w:t>private</w:t>
      </w:r>
    </w:p>
    <w:p w14:paraId="247ECE59" w14:textId="3B0EA5C3" w:rsidR="00324448" w:rsidRDefault="00324448" w:rsidP="00CE31A3">
      <w:pPr>
        <w:pStyle w:val="ListParagraph"/>
        <w:widowControl/>
        <w:numPr>
          <w:ilvl w:val="1"/>
          <w:numId w:val="34"/>
        </w:numPr>
        <w:autoSpaceDE/>
        <w:autoSpaceDN/>
        <w:adjustRightInd/>
        <w:spacing w:line="240" w:lineRule="auto"/>
        <w:jc w:val="left"/>
      </w:pPr>
      <w:r>
        <w:t>let’s move raw data into that repo</w:t>
      </w:r>
    </w:p>
    <w:p w14:paraId="187A0BC1" w14:textId="77777777" w:rsidR="00324448" w:rsidRDefault="00324448" w:rsidP="00CE31A3">
      <w:pPr>
        <w:pStyle w:val="ListParagraph"/>
        <w:widowControl/>
        <w:numPr>
          <w:ilvl w:val="1"/>
          <w:numId w:val="34"/>
        </w:numPr>
        <w:autoSpaceDE/>
        <w:autoSpaceDN/>
        <w:adjustRightInd/>
        <w:spacing w:line="240" w:lineRule="auto"/>
        <w:jc w:val="left"/>
      </w:pPr>
      <w:r>
        <w:t>run script that:</w:t>
      </w:r>
    </w:p>
    <w:p w14:paraId="5D9B4ADF" w14:textId="7626E667" w:rsidR="00324448" w:rsidRDefault="00324448" w:rsidP="00324448">
      <w:pPr>
        <w:pStyle w:val="ListParagraph"/>
        <w:widowControl/>
        <w:numPr>
          <w:ilvl w:val="2"/>
          <w:numId w:val="34"/>
        </w:numPr>
        <w:autoSpaceDE/>
        <w:autoSpaceDN/>
        <w:adjustRightInd/>
        <w:spacing w:line="240" w:lineRule="auto"/>
        <w:jc w:val="left"/>
      </w:pPr>
      <w:r>
        <w:t xml:space="preserve">format raw </w:t>
      </w:r>
      <w:proofErr w:type="spellStart"/>
      <w:r>
        <w:t>mturk</w:t>
      </w:r>
      <w:proofErr w:type="spellEnd"/>
      <w:r>
        <w:t xml:space="preserve"> and proliferate files into csv [you could integrate additional format steps here]</w:t>
      </w:r>
    </w:p>
    <w:p w14:paraId="0F5C2932" w14:textId="77777777" w:rsidR="00324448" w:rsidRDefault="00324448" w:rsidP="00324448">
      <w:pPr>
        <w:pStyle w:val="ListParagraph"/>
        <w:widowControl/>
        <w:numPr>
          <w:ilvl w:val="2"/>
          <w:numId w:val="34"/>
        </w:numPr>
        <w:autoSpaceDE/>
        <w:autoSpaceDN/>
        <w:adjustRightInd/>
        <w:spacing w:line="240" w:lineRule="auto"/>
        <w:jc w:val="left"/>
      </w:pPr>
      <w:r>
        <w:t>identifies subjects who had technical difficulty and adds an exclude column that marks that</w:t>
      </w:r>
    </w:p>
    <w:p w14:paraId="3F22BB9F" w14:textId="34E3E5EE" w:rsidR="00324448" w:rsidRDefault="00324448" w:rsidP="00324448">
      <w:pPr>
        <w:pStyle w:val="ListParagraph"/>
        <w:widowControl/>
        <w:numPr>
          <w:ilvl w:val="2"/>
          <w:numId w:val="34"/>
        </w:numPr>
        <w:autoSpaceDE/>
        <w:autoSpaceDN/>
        <w:adjustRightInd/>
        <w:spacing w:line="240" w:lineRule="auto"/>
        <w:jc w:val="left"/>
      </w:pPr>
      <w:r>
        <w:t>and all other exclusions</w:t>
      </w:r>
    </w:p>
    <w:p w14:paraId="3782543C" w14:textId="77777777" w:rsidR="00324448" w:rsidRDefault="00324448" w:rsidP="00324448">
      <w:pPr>
        <w:pStyle w:val="ListParagraph"/>
        <w:widowControl/>
        <w:numPr>
          <w:ilvl w:val="2"/>
          <w:numId w:val="34"/>
        </w:numPr>
        <w:autoSpaceDE/>
        <w:autoSpaceDN/>
        <w:adjustRightInd/>
        <w:spacing w:line="240" w:lineRule="auto"/>
        <w:jc w:val="left"/>
      </w:pPr>
      <w:r>
        <w:t>anonymized subjects</w:t>
      </w:r>
    </w:p>
    <w:p w14:paraId="4C39FA57" w14:textId="7A933784" w:rsidR="00324448" w:rsidRDefault="00324448" w:rsidP="00324448">
      <w:pPr>
        <w:pStyle w:val="ListParagraph"/>
        <w:widowControl/>
        <w:numPr>
          <w:ilvl w:val="2"/>
          <w:numId w:val="34"/>
        </w:numPr>
        <w:autoSpaceDE/>
        <w:autoSpaceDN/>
        <w:adjustRightInd/>
        <w:spacing w:line="240" w:lineRule="auto"/>
        <w:jc w:val="left"/>
      </w:pPr>
      <w:r>
        <w:t>writes data into CSV</w:t>
      </w:r>
    </w:p>
    <w:p w14:paraId="02B3FE47" w14:textId="6A0D0840" w:rsidR="00324448" w:rsidRDefault="00324448" w:rsidP="00324448">
      <w:pPr>
        <w:pStyle w:val="ListParagraph"/>
        <w:widowControl/>
        <w:numPr>
          <w:ilvl w:val="2"/>
          <w:numId w:val="34"/>
        </w:numPr>
        <w:autoSpaceDE/>
        <w:autoSpaceDN/>
        <w:adjustRightInd/>
        <w:spacing w:line="240" w:lineRule="auto"/>
        <w:jc w:val="left"/>
      </w:pPr>
      <w:r>
        <w:t xml:space="preserve">create README.md stating that script for import is in private repo </w:t>
      </w:r>
    </w:p>
    <w:p w14:paraId="77890FFA" w14:textId="19D79BEA" w:rsidR="00324448" w:rsidRDefault="00324448" w:rsidP="00324448">
      <w:pPr>
        <w:pStyle w:val="ListParagraph"/>
        <w:widowControl/>
        <w:numPr>
          <w:ilvl w:val="2"/>
          <w:numId w:val="34"/>
        </w:numPr>
        <w:autoSpaceDE/>
        <w:autoSpaceDN/>
        <w:adjustRightInd/>
        <w:spacing w:line="240" w:lineRule="auto"/>
        <w:jc w:val="left"/>
      </w:pPr>
      <w:r>
        <w:t xml:space="preserve">copy script </w:t>
      </w:r>
      <w:r>
        <w:rPr>
          <w:i/>
          <w:iCs/>
        </w:rPr>
        <w:t xml:space="preserve">except </w:t>
      </w:r>
      <w:r>
        <w:t>for specific subject IDs into that note file</w:t>
      </w:r>
    </w:p>
    <w:p w14:paraId="7B40AED1" w14:textId="67077776" w:rsidR="00CE31A3" w:rsidRPr="00CE31A3" w:rsidRDefault="00CE31A3" w:rsidP="00CE31A3">
      <w:pPr>
        <w:pStyle w:val="ListParagraph"/>
        <w:widowControl/>
        <w:numPr>
          <w:ilvl w:val="1"/>
          <w:numId w:val="34"/>
        </w:numPr>
        <w:autoSpaceDE/>
        <w:autoSpaceDN/>
        <w:adjustRightInd/>
        <w:spacing w:line="240" w:lineRule="auto"/>
        <w:jc w:val="left"/>
      </w:pPr>
      <w:r w:rsidRPr="00CE31A3">
        <w:t>consider adding renaming of variables into formatting function, removing it from early code chunk</w:t>
      </w:r>
      <w:r>
        <w:t xml:space="preserve">. i.e., move the code contained in </w:t>
      </w:r>
      <w:proofErr w:type="spellStart"/>
      <w:r>
        <w:t>format_</w:t>
      </w:r>
      <w:proofErr w:type="gramStart"/>
      <w:r>
        <w:t>more</w:t>
      </w:r>
      <w:proofErr w:type="spellEnd"/>
      <w:r>
        <w:t>(</w:t>
      </w:r>
      <w:proofErr w:type="gramEnd"/>
      <w:r>
        <w:t>) into the formatting function.</w:t>
      </w:r>
    </w:p>
    <w:p w14:paraId="2F414072" w14:textId="77777777" w:rsidR="00CE31A3" w:rsidRPr="00CE31A3" w:rsidRDefault="00CE31A3" w:rsidP="00CE31A3">
      <w:pPr>
        <w:widowControl/>
        <w:autoSpaceDE/>
        <w:autoSpaceDN/>
        <w:adjustRightInd/>
        <w:spacing w:line="240" w:lineRule="auto"/>
        <w:ind w:firstLine="0"/>
        <w:jc w:val="left"/>
      </w:pPr>
    </w:p>
    <w:p w14:paraId="69083E9C" w14:textId="04FA19ED" w:rsidR="00CE31A3" w:rsidRPr="00CE31A3" w:rsidRDefault="00CE31A3" w:rsidP="00CE31A3">
      <w:pPr>
        <w:pStyle w:val="ListParagraph"/>
        <w:widowControl/>
        <w:numPr>
          <w:ilvl w:val="0"/>
          <w:numId w:val="34"/>
        </w:numPr>
        <w:autoSpaceDE/>
        <w:autoSpaceDN/>
        <w:adjustRightInd/>
        <w:spacing w:line="240" w:lineRule="auto"/>
        <w:jc w:val="left"/>
      </w:pPr>
      <w:r w:rsidRPr="00CE31A3">
        <w:t xml:space="preserve">consolidate </w:t>
      </w:r>
      <w:proofErr w:type="spellStart"/>
      <w:proofErr w:type="gramStart"/>
      <w:r w:rsidRPr="00CE31A3">
        <w:t>constants.R</w:t>
      </w:r>
      <w:proofErr w:type="spellEnd"/>
      <w:proofErr w:type="gramEnd"/>
      <w:r w:rsidRPr="00CE31A3">
        <w:t xml:space="preserve"> and </w:t>
      </w:r>
      <w:proofErr w:type="spellStart"/>
      <w:r w:rsidRPr="00CE31A3">
        <w:t>functions.R</w:t>
      </w:r>
      <w:proofErr w:type="spellEnd"/>
      <w:r w:rsidRPr="00CE31A3">
        <w:t>. It's currently unclear what's in which and why.</w:t>
      </w:r>
      <w:r>
        <w:t xml:space="preserve"> </w:t>
      </w:r>
      <w:r w:rsidRPr="00CE31A3">
        <w:rPr>
          <w:highlight w:val="cyan"/>
        </w:rPr>
        <w:t>@SHAWN</w:t>
      </w:r>
    </w:p>
    <w:p w14:paraId="62715E43" w14:textId="662BE03E" w:rsidR="00CE31A3" w:rsidRDefault="00CE31A3" w:rsidP="00CE31A3">
      <w:pPr>
        <w:pStyle w:val="ListParagraph"/>
        <w:widowControl/>
        <w:numPr>
          <w:ilvl w:val="0"/>
          <w:numId w:val="34"/>
        </w:numPr>
        <w:autoSpaceDE/>
        <w:autoSpaceDN/>
        <w:adjustRightInd/>
        <w:spacing w:line="240" w:lineRule="auto"/>
        <w:jc w:val="left"/>
      </w:pPr>
      <w:r w:rsidRPr="00CE31A3">
        <w:t>fill in all survey questions in procedure section for Exp 1a-c, and provide some summary of participants' responses where relevant.</w:t>
      </w:r>
      <w:r>
        <w:t xml:space="preserve"> </w:t>
      </w:r>
      <w:r w:rsidRPr="00CE31A3">
        <w:rPr>
          <w:highlight w:val="cyan"/>
        </w:rPr>
        <w:t>@GEVHER</w:t>
      </w:r>
    </w:p>
    <w:p w14:paraId="03528FE6" w14:textId="1F1DA40A" w:rsidR="00CE31A3" w:rsidRDefault="00CE31A3" w:rsidP="00CE31A3">
      <w:pPr>
        <w:pStyle w:val="ListParagraph"/>
        <w:widowControl/>
        <w:numPr>
          <w:ilvl w:val="0"/>
          <w:numId w:val="34"/>
        </w:numPr>
        <w:autoSpaceDE/>
        <w:autoSpaceDN/>
        <w:adjustRightInd/>
        <w:spacing w:line="240" w:lineRule="auto"/>
        <w:jc w:val="left"/>
      </w:pPr>
      <w:r>
        <w:t xml:space="preserve">edit through introduction </w:t>
      </w:r>
      <w:r w:rsidRPr="00CE31A3">
        <w:rPr>
          <w:highlight w:val="cyan"/>
        </w:rPr>
        <w:t>@FLORIAN</w:t>
      </w:r>
    </w:p>
    <w:p w14:paraId="15941325" w14:textId="77777777" w:rsidR="00CE31A3" w:rsidRDefault="00CE31A3" w:rsidP="00CE31A3">
      <w:pPr>
        <w:widowControl/>
        <w:autoSpaceDE/>
        <w:autoSpaceDN/>
        <w:adjustRightInd/>
        <w:spacing w:line="240" w:lineRule="auto"/>
        <w:jc w:val="left"/>
      </w:pPr>
    </w:p>
    <w:p w14:paraId="3E875D80" w14:textId="0216A37C" w:rsidR="00CE31A3" w:rsidRPr="00CE31A3" w:rsidRDefault="00CE31A3" w:rsidP="00CE31A3">
      <w:pPr>
        <w:pStyle w:val="Heading2"/>
      </w:pPr>
      <w:r>
        <w:t>Priority Low</w:t>
      </w:r>
    </w:p>
    <w:p w14:paraId="5AA7B868" w14:textId="174888E5" w:rsidR="00E66B78" w:rsidRDefault="00E66B78" w:rsidP="00CE31A3">
      <w:pPr>
        <w:pStyle w:val="ListParagraph"/>
        <w:widowControl/>
        <w:numPr>
          <w:ilvl w:val="0"/>
          <w:numId w:val="32"/>
        </w:numPr>
        <w:autoSpaceDE/>
        <w:autoSpaceDN/>
        <w:adjustRightInd/>
        <w:spacing w:line="240" w:lineRule="auto"/>
        <w:jc w:val="left"/>
      </w:pPr>
      <w:r>
        <w:t>Look for places with “XXX” and “REF”</w:t>
      </w:r>
    </w:p>
    <w:p w14:paraId="5A03A1A7" w14:textId="4E70DBA9" w:rsidR="00CE31A3" w:rsidRDefault="00CE31A3" w:rsidP="00CE31A3">
      <w:pPr>
        <w:pStyle w:val="ListParagraph"/>
        <w:widowControl/>
        <w:numPr>
          <w:ilvl w:val="0"/>
          <w:numId w:val="32"/>
        </w:numPr>
        <w:autoSpaceDE/>
        <w:autoSpaceDN/>
        <w:adjustRightInd/>
        <w:spacing w:line="240" w:lineRule="auto"/>
        <w:jc w:val="left"/>
      </w:pPr>
      <w:r>
        <w:t>Change in title?</w:t>
      </w:r>
    </w:p>
    <w:p w14:paraId="6C821AB1" w14:textId="6A53B250" w:rsidR="00DF2F44" w:rsidRPr="00CE31A3" w:rsidRDefault="00CE31A3" w:rsidP="00A44295">
      <w:pPr>
        <w:pStyle w:val="ListParagraph"/>
        <w:widowControl/>
        <w:numPr>
          <w:ilvl w:val="0"/>
          <w:numId w:val="32"/>
        </w:numPr>
        <w:autoSpaceDE/>
        <w:autoSpaceDN/>
        <w:adjustRightInd/>
        <w:spacing w:line="240" w:lineRule="auto"/>
        <w:jc w:val="left"/>
      </w:pPr>
      <w:r>
        <w:t xml:space="preserve">Update website and see whether it can be integrated into OSF (i.e., work locally on OSF, ideally with videos etc. being links to the local OSF repo) </w:t>
      </w:r>
      <w:r w:rsidRPr="00CE31A3">
        <w:rPr>
          <w:highlight w:val="cyan"/>
        </w:rPr>
        <w:t>@GEVHER</w:t>
      </w:r>
    </w:p>
    <w:p w14:paraId="6E4D4CA4" w14:textId="663ED51F" w:rsidR="00B92F7F" w:rsidRPr="00B92F7F" w:rsidRDefault="003F5649" w:rsidP="0066093F">
      <w:pPr>
        <w:widowControl/>
        <w:autoSpaceDE/>
        <w:autoSpaceDN/>
        <w:adjustRightInd/>
        <w:spacing w:line="240" w:lineRule="auto"/>
        <w:ind w:firstLine="0"/>
        <w:jc w:val="left"/>
      </w:pPr>
      <w:commentRangeStart w:id="1"/>
      <w:commentRangeEnd w:id="1"/>
      <w:r>
        <w:rPr>
          <w:rStyle w:val="CommentReference"/>
        </w:rPr>
        <w:lastRenderedPageBreak/>
        <w:commentReference w:id="1"/>
      </w:r>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
      <w:r w:rsidRPr="00ED3418">
        <w:rPr>
          <w:szCs w:val="22"/>
          <w:highlight w:val="cyan"/>
        </w:rPr>
        <w:t>XYZ</w:t>
      </w:r>
      <w:commentRangeEnd w:id="2"/>
      <w:r w:rsidRPr="00ED3418">
        <w:rPr>
          <w:rStyle w:val="CommentReference"/>
          <w:sz w:val="22"/>
          <w:szCs w:val="22"/>
        </w:rPr>
        <w:commentReference w:id="2"/>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3"/>
      <w:r w:rsidR="00FD3AD0">
        <w:rPr>
          <w:szCs w:val="22"/>
        </w:rPr>
        <w:t>XXX</w:t>
      </w:r>
      <w:commentRangeEnd w:id="3"/>
      <w:r w:rsidR="00FD3AD0">
        <w:rPr>
          <w:rStyle w:val="CommentReference"/>
        </w:rPr>
        <w:commentReference w:id="3"/>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4"/>
      <w:r w:rsidR="00F05B25">
        <w:rPr>
          <w:szCs w:val="22"/>
        </w:rPr>
        <w:t>REFS</w:t>
      </w:r>
      <w:commentRangeEnd w:id="4"/>
      <w:r w:rsidR="00F05B25">
        <w:rPr>
          <w:rStyle w:val="CommentReference"/>
        </w:rPr>
        <w:commentReference w:id="4"/>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5"/>
      <w:r w:rsidR="00B93163" w:rsidRPr="00ED3418">
        <w:rPr>
          <w:szCs w:val="22"/>
        </w:rPr>
        <w:t>2006</w:t>
      </w:r>
      <w:commentRangeEnd w:id="5"/>
      <w:r w:rsidR="0066319E">
        <w:rPr>
          <w:rStyle w:val="CommentReference"/>
        </w:rPr>
        <w:commentReference w:id="5"/>
      </w:r>
      <w:r w:rsidR="00B93163" w:rsidRPr="00ED3418">
        <w:rPr>
          <w:szCs w:val="22"/>
        </w:rPr>
        <w:t xml:space="preserve">). </w:t>
      </w:r>
    </w:p>
    <w:p w14:paraId="27C57315" w14:textId="73508ECB" w:rsidR="00B93163" w:rsidRPr="00ED3418" w:rsidRDefault="00244AD2" w:rsidP="00244AD2">
      <w:pPr>
        <w:rPr>
          <w:szCs w:val="22"/>
        </w:rPr>
      </w:pPr>
      <w:commentRangeStart w:id="6"/>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6"/>
      <w:r>
        <w:rPr>
          <w:rStyle w:val="CommentReference"/>
        </w:rPr>
        <w:commentReference w:id="6"/>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7"/>
      <w:commentRangeStart w:id="8"/>
      <w:r w:rsidR="00C161C5" w:rsidRPr="00ED3418">
        <w:rPr>
          <w:szCs w:val="22"/>
        </w:rPr>
        <w:t xml:space="preserve">thought the talker in the video </w:t>
      </w:r>
      <w:r w:rsidR="00D037E1">
        <w:rPr>
          <w:szCs w:val="22"/>
        </w:rPr>
        <w:t>said</w:t>
      </w:r>
      <w:r w:rsidR="000079D6" w:rsidRPr="00ED3418">
        <w:rPr>
          <w:szCs w:val="22"/>
        </w:rPr>
        <w:t xml:space="preserve"> </w:t>
      </w:r>
      <w:commentRangeEnd w:id="7"/>
      <w:r w:rsidR="00D037E1">
        <w:rPr>
          <w:rStyle w:val="CommentReference"/>
        </w:rPr>
        <w:commentReference w:id="7"/>
      </w:r>
      <w:commentRangeEnd w:id="8"/>
      <w:r w:rsidR="003F5649">
        <w:rPr>
          <w:rStyle w:val="CommentReference"/>
        </w:rPr>
        <w:commentReference w:id="8"/>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9"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9"/>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10"/>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10"/>
      <w:r w:rsidR="00057517">
        <w:rPr>
          <w:rStyle w:val="CommentReference"/>
        </w:rPr>
        <w:commentReference w:id="10"/>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2C3972DC" w14:textId="27F518B8"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AB672C">
        <w:rPr>
          <w:szCs w:val="22"/>
        </w:rPr>
        <w:t>3</w:t>
      </w:r>
      <w:r w:rsidR="001E0131" w:rsidRPr="001E0131">
        <w:rPr>
          <w:szCs w:val="22"/>
        </w:rPr>
        <w:t xml:space="preserve"> minutes to complete the experiment (SD = </w:t>
      </w:r>
      <w:r w:rsidR="00AB672C">
        <w:rPr>
          <w:szCs w:val="22"/>
        </w:rPr>
        <w:t>17</w:t>
      </w:r>
      <w:r w:rsidR="001E0131">
        <w:rPr>
          <w:szCs w:val="22"/>
        </w:rPr>
        <w:t>.</w:t>
      </w:r>
      <w:r w:rsidR="00AB672C">
        <w:rPr>
          <w:szCs w:val="22"/>
        </w:rPr>
        <w:t>3</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p>
    <w:p w14:paraId="5D53BB6B" w14:textId="4FCAA56F" w:rsidR="005032D8" w:rsidRPr="005427E2" w:rsidRDefault="00620763" w:rsidP="001E0131">
      <w:pPr>
        <w:rPr>
          <w:szCs w:val="22"/>
        </w:rPr>
      </w:pPr>
      <w:r w:rsidRPr="00ED3418">
        <w:rPr>
          <w:szCs w:val="22"/>
        </w:rPr>
        <w:lastRenderedPageBreak/>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11"/>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11"/>
      <w:r w:rsidR="003D6AB3">
        <w:rPr>
          <w:rStyle w:val="CommentReference"/>
        </w:rPr>
        <w:commentReference w:id="11"/>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w:t>
      </w:r>
      <w:r w:rsidR="00620763" w:rsidRPr="00ED3418">
        <w:rPr>
          <w:szCs w:val="22"/>
        </w:rPr>
        <w:lastRenderedPageBreak/>
        <w:t xml:space="preserve">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w:t>
      </w:r>
      <w:r w:rsidR="003E79A6" w:rsidRPr="00D81744">
        <w:rPr>
          <w:szCs w:val="22"/>
          <w:highlight w:val="yellow"/>
        </w:rPr>
        <w:t>XXX</w:t>
      </w:r>
      <w:r w:rsidR="003E79A6">
        <w:rPr>
          <w:szCs w:val="22"/>
        </w:rPr>
        <w:t>)</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Kraljic &amp; Samuel, 2011), providing a highly plausible match for the voice of the talker 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 xml:space="preserve">Half of the twelve videos were extracted from video recordings of the talker pronouncing </w:t>
      </w:r>
      <w:r w:rsidRPr="00ED3418">
        <w:rPr>
          <w:szCs w:val="22"/>
        </w:rPr>
        <w:lastRenderedPageBreak/>
        <w:t>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The audio and video recordings were combined into audiovisual 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commentRangeStart w:id="12"/>
      <w:r w:rsidRPr="00ED3418">
        <w:rPr>
          <w:noProof/>
          <w:szCs w:val="22"/>
        </w:rPr>
        <w:lastRenderedPageBreak/>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commentRangeEnd w:id="12"/>
      <w:r w:rsidR="00D81744">
        <w:rPr>
          <w:rStyle w:val="CommentReference"/>
          <w:i w:val="0"/>
          <w:iCs w:val="0"/>
          <w:color w:val="auto"/>
        </w:rPr>
        <w:commentReference w:id="12"/>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lastRenderedPageBreak/>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survey</w:t>
      </w:r>
      <w:r>
        <w:rPr>
          <w:szCs w:val="22"/>
        </w:rPr>
        <w:t>, and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3"/>
      <w:r w:rsidR="00E44892">
        <w:rPr>
          <w:szCs w:val="22"/>
        </w:rPr>
        <w:t>XXX</w:t>
      </w:r>
      <w:commentRangeEnd w:id="13"/>
      <w:r w:rsidR="00E44892">
        <w:rPr>
          <w:rStyle w:val="CommentReference"/>
        </w:rPr>
        <w:commentReference w:id="13"/>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C310F4" w:rsidRPr="00C310F4">
        <w:rPr>
          <w:szCs w:val="22"/>
        </w:rPr>
        <w:t>608 observations from 1</w:t>
      </w:r>
      <w:commentRangeStart w:id="14"/>
      <w:r w:rsidR="00C310F4" w:rsidRPr="00C310F4">
        <w:rPr>
          <w:szCs w:val="22"/>
        </w:rPr>
        <w:t>79</w:t>
      </w:r>
      <w:commentRangeEnd w:id="14"/>
      <w:r w:rsidR="00651EA0">
        <w:rPr>
          <w:rStyle w:val="CommentReference"/>
        </w:rPr>
        <w:commentReference w:id="14"/>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15" w:name="_Ref136088042"/>
      <w:r>
        <w:t xml:space="preserve">Table </w:t>
      </w:r>
      <w:fldSimple w:instr=" SEQ Table \* ARABIC ">
        <w:r>
          <w:rPr>
            <w:noProof/>
          </w:rPr>
          <w:t>1</w:t>
        </w:r>
      </w:fldSimple>
      <w:bookmarkEnd w:id="15"/>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990"/>
        <w:gridCol w:w="3770"/>
      </w:tblGrid>
      <w:tr w:rsidR="000D097A" w:rsidRPr="0072511C" w14:paraId="481AA135" w14:textId="579059FC" w:rsidTr="00102065">
        <w:trPr>
          <w:tblCellSpacing w:w="15" w:type="dxa"/>
        </w:trPr>
        <w:tc>
          <w:tcPr>
            <w:tcW w:w="2037" w:type="dxa"/>
            <w:vAlign w:val="center"/>
            <w:hideMark/>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r>
      <w:tr w:rsidR="000D097A" w:rsidRPr="0072511C" w14:paraId="49073983" w14:textId="3BEB2E34" w:rsidTr="00102065">
        <w:trPr>
          <w:tblCellSpacing w:w="15" w:type="dxa"/>
        </w:trPr>
        <w:tc>
          <w:tcPr>
            <w:tcW w:w="2037" w:type="dxa"/>
            <w:vAlign w:val="center"/>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lastRenderedPageBreak/>
              <w:t>Recruited</w:t>
            </w:r>
          </w:p>
        </w:tc>
        <w:tc>
          <w:tcPr>
            <w:tcW w:w="897" w:type="dxa"/>
            <w:vAlign w:val="center"/>
          </w:tcPr>
          <w:p w14:paraId="676E0916" w14:textId="29F33057"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
          <w:p w14:paraId="035F807D" w14:textId="3687F322"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
          <w:p w14:paraId="01D0F9AE" w14:textId="5484FE98"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
          <w:p w14:paraId="40B5191D" w14:textId="2810F701"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3725" w:type="dxa"/>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r>
      <w:tr w:rsidR="000D097A" w:rsidRPr="0072511C" w14:paraId="7068F377" w14:textId="7E0E2717" w:rsidTr="00102065">
        <w:trPr>
          <w:tblCellSpacing w:w="15" w:type="dxa"/>
        </w:trPr>
        <w:tc>
          <w:tcPr>
            <w:tcW w:w="2037" w:type="dxa"/>
            <w:vAlign w:val="center"/>
            <w:hideMark/>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7FFE89A0" w14:textId="443252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18CF3EE" w14:textId="62F2AB18" w:rsidTr="00102065">
        <w:trPr>
          <w:tblCellSpacing w:w="15" w:type="dxa"/>
        </w:trPr>
        <w:tc>
          <w:tcPr>
            <w:tcW w:w="2037" w:type="dxa"/>
            <w:vAlign w:val="center"/>
            <w:hideMark/>
          </w:tcPr>
          <w:p w14:paraId="19406B09" w14:textId="44CD6E4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p>
        </w:tc>
        <w:tc>
          <w:tcPr>
            <w:tcW w:w="897" w:type="dxa"/>
            <w:vAlign w:val="center"/>
            <w:hideMark/>
          </w:tcPr>
          <w:p w14:paraId="5756F80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3E763AD9"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
          <w:p w14:paraId="58BC7EE8"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60" w:type="dxa"/>
          </w:tcPr>
          <w:p w14:paraId="52F68AE8" w14:textId="476D7C8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129AAE2F" w14:textId="7EC00799"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r>
      <w:tr w:rsidR="000D097A" w:rsidRPr="0072511C" w14:paraId="73192751" w14:textId="5318FB38" w:rsidTr="00102065">
        <w:trPr>
          <w:tblCellSpacing w:w="15" w:type="dxa"/>
        </w:trPr>
        <w:tc>
          <w:tcPr>
            <w:tcW w:w="2037" w:type="dxa"/>
            <w:vAlign w:val="center"/>
            <w:hideMark/>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D2615D4" w14:textId="20F665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3725" w:type="dxa"/>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(0.8%)</w:t>
            </w:r>
          </w:p>
        </w:tc>
      </w:tr>
      <w:tr w:rsidR="000D097A" w:rsidRPr="0072511C" w14:paraId="74BC514E" w14:textId="0DA678DA" w:rsidTr="00102065">
        <w:trPr>
          <w:tblCellSpacing w:w="15" w:type="dxa"/>
        </w:trPr>
        <w:tc>
          <w:tcPr>
            <w:tcW w:w="2037" w:type="dxa"/>
            <w:vAlign w:val="center"/>
            <w:hideMark/>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131CD48E"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524D681D" w14:textId="48DBD97D"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w:t>
            </w:r>
          </w:p>
        </w:tc>
        <w:tc>
          <w:tcPr>
            <w:tcW w:w="3725" w:type="dxa"/>
          </w:tcPr>
          <w:p w14:paraId="46770C67" w14:textId="74A9C29F"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09FE0D2F" w14:textId="60239C27" w:rsidTr="00102065">
        <w:trPr>
          <w:tblCellSpacing w:w="15" w:type="dxa"/>
        </w:trPr>
        <w:tc>
          <w:tcPr>
            <w:tcW w:w="2037" w:type="dxa"/>
            <w:vAlign w:val="center"/>
            <w:hideMark/>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
          <w:p w14:paraId="02D19A8C" w14:textId="278DA0B8"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sidRPr="00D81744">
              <w:rPr>
                <w:rFonts w:ascii="Times" w:eastAsia="Times New Roman" w:hAnsi="Times"/>
                <w:sz w:val="24"/>
                <w:lang w:eastAsia="en-US"/>
              </w:rPr>
              <w:t>.1%)</w:t>
            </w:r>
          </w:p>
        </w:tc>
        <w:tc>
          <w:tcPr>
            <w:tcW w:w="970" w:type="dxa"/>
            <w:vAlign w:val="center"/>
            <w:hideMark/>
          </w:tcPr>
          <w:p w14:paraId="3E22A941" w14:textId="7F5B8603"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w:t>
            </w:r>
            <w:r>
              <w:rPr>
                <w:rFonts w:ascii="Times" w:eastAsia="Times New Roman" w:hAnsi="Times"/>
                <w:sz w:val="24"/>
                <w:lang w:eastAsia="en-US"/>
              </w:rPr>
              <w:t>1</w:t>
            </w:r>
            <w:r w:rsidRPr="0072511C">
              <w:rPr>
                <w:rFonts w:ascii="Times" w:eastAsia="Times New Roman" w:hAnsi="Times"/>
                <w:sz w:val="24"/>
                <w:lang w:eastAsia="en-US"/>
              </w:rPr>
              <w:t>%)</w:t>
            </w:r>
          </w:p>
        </w:tc>
        <w:tc>
          <w:tcPr>
            <w:tcW w:w="960" w:type="dxa"/>
          </w:tcPr>
          <w:p w14:paraId="5B187DC0" w14:textId="3F8F84C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512A6653" w14:textId="10B5A655"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4 (1.6%)</w:t>
            </w:r>
          </w:p>
        </w:tc>
      </w:tr>
      <w:tr w:rsidR="000D097A" w:rsidRPr="0072511C" w14:paraId="421B9CA2" w14:textId="62A4560B" w:rsidTr="00102065">
        <w:trPr>
          <w:tblCellSpacing w:w="15" w:type="dxa"/>
        </w:trPr>
        <w:tc>
          <w:tcPr>
            <w:tcW w:w="2037" w:type="dxa"/>
            <w:vAlign w:val="center"/>
            <w:hideMark/>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Total</w:t>
            </w:r>
            <w:commentRangeStart w:id="16"/>
            <w:commentRangeStart w:id="17"/>
            <w:commentRangeStart w:id="18"/>
          </w:p>
        </w:tc>
        <w:tc>
          <w:tcPr>
            <w:tcW w:w="897" w:type="dxa"/>
            <w:vAlign w:val="center"/>
            <w:hideMark/>
          </w:tcPr>
          <w:p w14:paraId="54EB4DB4" w14:textId="753112C1"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11" w:type="dxa"/>
            <w:vAlign w:val="center"/>
            <w:hideMark/>
          </w:tcPr>
          <w:p w14:paraId="6210E840" w14:textId="76A96514"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r>
              <w:rPr>
                <w:rFonts w:ascii="Times" w:eastAsia="Times New Roman" w:hAnsi="Times"/>
                <w:i/>
                <w:iCs/>
                <w:sz w:val="24"/>
                <w:lang w:eastAsia="en-US"/>
              </w:rPr>
              <w:t>3</w:t>
            </w:r>
            <w:r w:rsidRPr="003E79A6">
              <w:rPr>
                <w:rFonts w:ascii="Times" w:eastAsia="Times New Roman" w:hAnsi="Times"/>
                <w:i/>
                <w:iCs/>
                <w:sz w:val="24"/>
                <w:lang w:eastAsia="en-US"/>
              </w:rPr>
              <w:t>%)</w:t>
            </w:r>
          </w:p>
        </w:tc>
        <w:tc>
          <w:tcPr>
            <w:tcW w:w="970" w:type="dxa"/>
            <w:vAlign w:val="center"/>
            <w:hideMark/>
          </w:tcPr>
          <w:p w14:paraId="3DAAD4BD" w14:textId="77777777"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(6.3%)</w:t>
            </w:r>
            <w:commentRangeEnd w:id="16"/>
            <w:r w:rsidRPr="003E79A6">
              <w:rPr>
                <w:rStyle w:val="CommentReference"/>
                <w:i/>
                <w:iCs/>
              </w:rPr>
              <w:commentReference w:id="16"/>
            </w:r>
            <w:r w:rsidRPr="003E79A6">
              <w:rPr>
                <w:rStyle w:val="CommentReference"/>
                <w:i/>
                <w:iCs/>
              </w:rPr>
              <w:commentReference w:id="17"/>
            </w:r>
            <w:r w:rsidRPr="003E79A6">
              <w:rPr>
                <w:rStyle w:val="CommentReference"/>
                <w:i/>
                <w:iCs/>
              </w:rPr>
              <w:commentReference w:id="18"/>
            </w:r>
          </w:p>
        </w:tc>
        <w:tc>
          <w:tcPr>
            <w:tcW w:w="960" w:type="dxa"/>
          </w:tcPr>
          <w:p w14:paraId="08532D02" w14:textId="5B97B0EB"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4 (6.</w:t>
            </w:r>
            <w:r>
              <w:rPr>
                <w:rFonts w:ascii="Times" w:eastAsia="Times New Roman" w:hAnsi="Times"/>
                <w:i/>
                <w:iCs/>
                <w:sz w:val="24"/>
                <w:lang w:eastAsia="en-US"/>
              </w:rPr>
              <w:t>3</w:t>
            </w:r>
            <w:r w:rsidRPr="00102065">
              <w:rPr>
                <w:rFonts w:ascii="Times" w:eastAsia="Times New Roman" w:hAnsi="Times"/>
                <w:i/>
                <w:iCs/>
                <w:sz w:val="24"/>
                <w:lang w:eastAsia="en-US"/>
              </w:rPr>
              <w:t>%)</w:t>
            </w:r>
          </w:p>
        </w:tc>
        <w:tc>
          <w:tcPr>
            <w:tcW w:w="3725" w:type="dxa"/>
          </w:tcPr>
          <w:p w14:paraId="5585C04F" w14:textId="0CCD6C8B"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10 (4.0%)</w:t>
            </w:r>
          </w:p>
        </w:tc>
      </w:tr>
      <w:commentRangeEnd w:id="17"/>
      <w:commentRangeEnd w:id="18"/>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19"/>
      <w:r w:rsidR="0024688C" w:rsidRPr="003F5649">
        <w:t>Charpentier</w:t>
      </w:r>
      <w:commentRangeEnd w:id="19"/>
      <w:r w:rsidR="0024688C" w:rsidRPr="00BC07C7">
        <w:rPr>
          <w:rStyle w:val="CommentReference"/>
        </w:rPr>
        <w:commentReference w:id="19"/>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w:t>
      </w:r>
      <w:r w:rsidR="00B26E09">
        <w:rPr>
          <w:szCs w:val="22"/>
        </w:rPr>
        <w:lastRenderedPageBreak/>
        <w:t xml:space="preserve">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20"/>
      <w:commentRangeStart w:id="21"/>
      <w:r w:rsidR="0072511C">
        <w:rPr>
          <w:szCs w:val="22"/>
        </w:rPr>
        <w:t>Zhang &amp; Samuel, 2023; Hodges, Cummings, &amp; Theodore, in prep.</w:t>
      </w:r>
      <w:commentRangeEnd w:id="20"/>
      <w:r w:rsidR="0072511C">
        <w:rPr>
          <w:rStyle w:val="CommentReference"/>
        </w:rPr>
        <w:commentReference w:id="20"/>
      </w:r>
      <w:commentRangeEnd w:id="21"/>
      <w:r w:rsidR="00CE7AE0">
        <w:rPr>
          <w:rStyle w:val="CommentReference"/>
        </w:rPr>
        <w:commentReference w:id="21"/>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 xml:space="preserve">summarizes those tests for all </w:t>
      </w:r>
      <w:r w:rsidR="00571B57">
        <w:rPr>
          <w:szCs w:val="22"/>
        </w:rPr>
        <w:lastRenderedPageBreak/>
        <w:t>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5D435E30" w:rsidR="002B7F50" w:rsidRDefault="00D83BCC" w:rsidP="002B7F50">
      <w:pPr>
        <w:jc w:val="center"/>
        <w:rPr>
          <w:szCs w:val="22"/>
        </w:rPr>
      </w:pPr>
      <w:r>
        <w:rPr>
          <w:noProof/>
          <w:szCs w:val="22"/>
        </w:rPr>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8"/>
                    <a:stretch>
                      <a:fillRect/>
                    </a:stretch>
                  </pic:blipFill>
                  <pic:spPr>
                    <a:xfrm>
                      <a:off x="0" y="0"/>
                      <a:ext cx="4800600" cy="5295900"/>
                    </a:xfrm>
                    <a:prstGeom prst="rect">
                      <a:avLst/>
                    </a:prstGeom>
                  </pic:spPr>
                </pic:pic>
              </a:graphicData>
            </a:graphic>
          </wp:inline>
        </w:drawing>
      </w:r>
    </w:p>
    <w:p w14:paraId="00266130" w14:textId="4457736D" w:rsidR="009625D1" w:rsidRDefault="002B7F50" w:rsidP="00BA7139">
      <w:pPr>
        <w:pStyle w:val="Caption"/>
        <w:rPr>
          <w:szCs w:val="22"/>
        </w:rPr>
      </w:pPr>
      <w:bookmarkStart w:id="22"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2"/>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lastRenderedPageBreak/>
        <w:t>[INSERT TABLE]</w:t>
      </w:r>
    </w:p>
    <w:p w14:paraId="1BCE6BC8" w14:textId="75F03F75" w:rsidR="00FA67B2" w:rsidRPr="00754F17" w:rsidRDefault="00FA67B2" w:rsidP="00FA67B2">
      <w:pPr>
        <w:pStyle w:val="Caption"/>
        <w:rPr>
          <w:szCs w:val="22"/>
        </w:rPr>
      </w:pPr>
      <w:bookmarkStart w:id="23"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2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4"/>
      <w:r w:rsidR="00825EE6" w:rsidRPr="003F5649">
        <w:t xml:space="preserve">for which we had not strong expectations are </w:t>
      </w:r>
      <w:commentRangeStart w:id="25"/>
      <w:r w:rsidR="00825EE6" w:rsidRPr="003F5649">
        <w:t>shown with shaded backgrounds.</w:t>
      </w:r>
      <w:commentRangeEnd w:id="25"/>
      <w:r w:rsidR="00825EE6" w:rsidRPr="003F5649">
        <w:rPr>
          <w:rStyle w:val="CommentReference"/>
          <w:color w:val="auto"/>
        </w:rPr>
        <w:commentReference w:id="25"/>
      </w:r>
      <w:commentRangeEnd w:id="24"/>
      <w:r w:rsidR="004F276B">
        <w:rPr>
          <w:rStyle w:val="CommentReference"/>
          <w:i w:val="0"/>
          <w:iCs w:val="0"/>
          <w:color w:val="auto"/>
        </w:rPr>
        <w:commentReference w:id="24"/>
      </w:r>
    </w:p>
    <w:p w14:paraId="6DC2C1D4" w14:textId="1A1D7FC6"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00E66B78" w:rsidRPr="00E66B78">
        <w:rPr>
          <w:szCs w:val="22"/>
          <w:highlight w:val="yellow"/>
        </w:rPr>
        <w:t>22.7</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w:t>
      </w:r>
      <w:r w:rsidRPr="00E66B78">
        <w:rPr>
          <w:szCs w:val="22"/>
          <w:highlight w:val="yellow"/>
        </w:rPr>
        <w:t>3999</w:t>
      </w:r>
      <w:r>
        <w:rPr>
          <w:szCs w:val="22"/>
        </w:rPr>
        <w:t xml:space="preserve">)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Pr="00E66B78">
        <w:rPr>
          <w:szCs w:val="22"/>
          <w:highlight w:val="yellow"/>
        </w:rPr>
        <w:t>&gt; 8</w:t>
      </w:r>
      <w:r>
        <w:rPr>
          <w:szCs w:val="22"/>
        </w:rPr>
        <w:t xml:space="preserve">,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w:t>
      </w:r>
      <w:r w:rsidRPr="00E66B78">
        <w:rPr>
          <w:szCs w:val="22"/>
          <w:highlight w:val="yellow"/>
        </w:rPr>
        <w:t>17</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w:t>
      </w:r>
      <w:commentRangeStart w:id="26"/>
      <w:commentRangeStart w:id="27"/>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26"/>
      <w:r w:rsidR="00601B77">
        <w:rPr>
          <w:rStyle w:val="CommentReference"/>
        </w:rPr>
        <w:commentReference w:id="26"/>
      </w:r>
      <w:commentRangeEnd w:id="27"/>
      <w:r w:rsidR="0066093F">
        <w:rPr>
          <w:rStyle w:val="CommentReference"/>
        </w:rPr>
        <w:commentReference w:id="27"/>
      </w:r>
    </w:p>
    <w:p w14:paraId="700F8EE7" w14:textId="2549A2F9" w:rsidR="001D0660" w:rsidRDefault="00795899" w:rsidP="001D0660">
      <w:pPr>
        <w:rPr>
          <w:szCs w:val="22"/>
        </w:rPr>
      </w:pPr>
      <w:r>
        <w:rPr>
          <w:szCs w:val="22"/>
        </w:rPr>
        <w:lastRenderedPageBreak/>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28"/>
      <w:commentRangeStart w:id="29"/>
      <w:r w:rsidR="00244AD2">
        <w:rPr>
          <w:szCs w:val="22"/>
        </w:rPr>
        <w:t>bite</w:t>
      </w:r>
      <w:r w:rsidR="00E960BA">
        <w:rPr>
          <w:szCs w:val="22"/>
        </w:rPr>
        <w:t>-</w:t>
      </w:r>
      <w:r w:rsidR="00244AD2">
        <w:rPr>
          <w:szCs w:val="22"/>
        </w:rPr>
        <w:t>block</w:t>
      </w:r>
      <w:commentRangeEnd w:id="28"/>
      <w:r w:rsidR="00244AD2">
        <w:rPr>
          <w:rStyle w:val="CommentReference"/>
        </w:rPr>
        <w:commentReference w:id="28"/>
      </w:r>
      <w:commentRangeEnd w:id="29"/>
      <w:r w:rsidR="00E960BA">
        <w:rPr>
          <w:rStyle w:val="CommentReference"/>
        </w:rPr>
        <w:commentReference w:id="29"/>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w:t>
      </w:r>
      <w:r w:rsidR="001D0660" w:rsidRPr="00E66B78">
        <w:rPr>
          <w:szCs w:val="22"/>
          <w:highlight w:val="yellow"/>
        </w:rPr>
        <w:t>REF</w:t>
      </w:r>
      <w:r w:rsidR="001D0660">
        <w:rPr>
          <w:szCs w:val="22"/>
        </w:rPr>
        <w:t>)</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66093F">
        <w:rPr>
          <w:szCs w:val="22"/>
        </w:rPr>
        <w:t>This alternative explanation is addressed in Experiments 2.</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w:t>
      </w:r>
      <w:r w:rsidR="000E2896">
        <w:rPr>
          <w:szCs w:val="22"/>
        </w:rPr>
        <w:lastRenderedPageBreak/>
        <w:t>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36"/>
      <w:commentRangeStart w:id="37"/>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36"/>
      <w:r w:rsidR="00375884">
        <w:rPr>
          <w:rStyle w:val="CommentReference"/>
        </w:rPr>
        <w:commentReference w:id="36"/>
      </w:r>
      <w:commentRangeEnd w:id="37"/>
      <w:r w:rsidR="00E02182">
        <w:rPr>
          <w:rStyle w:val="CommentReference"/>
        </w:rPr>
        <w:commentReference w:id="37"/>
      </w:r>
    </w:p>
    <w:p w14:paraId="15154D13" w14:textId="43037B55" w:rsidR="002E008A" w:rsidRPr="00ED3418" w:rsidRDefault="00703116" w:rsidP="003E79A6">
      <w:pPr>
        <w:ind w:firstLine="0"/>
        <w:rPr>
          <w:szCs w:val="22"/>
        </w:rPr>
      </w:pPr>
      <w:commentRangeStart w:id="38"/>
      <w:commentRangeEnd w:id="38"/>
      <w:r>
        <w:rPr>
          <w:rStyle w:val="CommentReference"/>
        </w:rPr>
        <w:commentReference w:id="38"/>
      </w:r>
    </w:p>
    <w:bookmarkStart w:id="39"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rsidR="00000000">
        <w:fldChar w:fldCharType="separate"/>
      </w:r>
      <w:r>
        <w:fldChar w:fldCharType="end"/>
      </w:r>
      <w:r>
        <w:rPr>
          <w:noProof/>
          <w:szCs w:val="22"/>
        </w:rPr>
        <w:lastRenderedPageBreak/>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9"/>
                    <a:stretch>
                      <a:fillRect/>
                    </a:stretch>
                  </pic:blipFill>
                  <pic:spPr>
                    <a:xfrm>
                      <a:off x="0" y="0"/>
                      <a:ext cx="5486400" cy="4142105"/>
                    </a:xfrm>
                    <a:prstGeom prst="rect">
                      <a:avLst/>
                    </a:prstGeom>
                  </pic:spPr>
                </pic:pic>
              </a:graphicData>
            </a:graphic>
          </wp:inline>
        </w:drawing>
      </w:r>
    </w:p>
    <w:p w14:paraId="6D3AA166" w14:textId="76FA6BF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39"/>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Pr>
          <w:szCs w:val="22"/>
        </w:rPr>
        <w:t>audio-</w:t>
      </w:r>
      <w:r w:rsidRPr="00ED3418">
        <w:rPr>
          <w:szCs w:val="22"/>
        </w:rPr>
        <w:t xml:space="preserve">visual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 xml:space="preserve">it does not matter why the lips were rounded; it only </w:t>
      </w:r>
      <w:r w:rsidRPr="00ED3418">
        <w:rPr>
          <w:szCs w:val="22"/>
        </w:rPr>
        <w:lastRenderedPageBreak/>
        <w:t>matters that they were rounded</w:t>
      </w:r>
      <w:r>
        <w:rPr>
          <w:szCs w:val="22"/>
        </w:rPr>
        <w:t>” (Fowler, 2006, p.</w:t>
      </w:r>
      <w:r w:rsidR="007B4DCF">
        <w:rPr>
          <w:szCs w:val="22"/>
        </w:rPr>
        <w:t xml:space="preserve"> 166</w:t>
      </w:r>
      <w:r>
        <w:rPr>
          <w:szCs w:val="22"/>
        </w:rPr>
        <w:t>).</w:t>
      </w:r>
    </w:p>
    <w:p w14:paraId="4A39DE5B" w14:textId="73DD52D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1F3C86">
        <w:rPr>
          <w:szCs w:val="22"/>
        </w:rPr>
        <w:t xml:space="preserve"> </w:t>
      </w:r>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1F3C86">
        <w:rPr>
          <w:szCs w:val="22"/>
        </w:rPr>
        <w:t xml:space="preserve"> </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3EFE8D3D"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w:t>
      </w:r>
      <w:commentRangeStart w:id="40"/>
      <w:commentRangeStart w:id="41"/>
      <w:commentRangeStart w:id="42"/>
      <w:r w:rsidR="00972CE3">
        <w:rPr>
          <w:szCs w:val="22"/>
        </w:rPr>
        <w:t>c.</w:t>
      </w:r>
      <w:commentRangeEnd w:id="40"/>
      <w:r w:rsidR="00972CE3">
        <w:rPr>
          <w:rStyle w:val="CommentReference"/>
        </w:rPr>
        <w:commentReference w:id="40"/>
      </w:r>
      <w:commentRangeEnd w:id="41"/>
      <w:r w:rsidR="00143685">
        <w:rPr>
          <w:rStyle w:val="CommentReference"/>
        </w:rPr>
        <w:commentReference w:id="41"/>
      </w:r>
      <w:commentRangeEnd w:id="42"/>
      <w:r w:rsidR="003E79A6">
        <w:rPr>
          <w:rStyle w:val="CommentReference"/>
        </w:rPr>
        <w:commentReference w:id="42"/>
      </w:r>
      <w:r w:rsidR="001E0131">
        <w:rPr>
          <w:szCs w:val="22"/>
        </w:rPr>
        <w:t xml:space="preserve"> </w:t>
      </w:r>
      <w:r w:rsidR="001E0131" w:rsidRPr="001E0131">
        <w:rPr>
          <w:szCs w:val="22"/>
        </w:rPr>
        <w:t xml:space="preserve">Participants took an average of </w:t>
      </w:r>
      <w:r w:rsidR="001E0131">
        <w:rPr>
          <w:szCs w:val="22"/>
        </w:rPr>
        <w:t>24.4</w:t>
      </w:r>
      <w:r w:rsidR="001E0131" w:rsidRPr="001E0131">
        <w:rPr>
          <w:szCs w:val="22"/>
        </w:rPr>
        <w:t xml:space="preserve"> minutes to complete the experiment (SD = </w:t>
      </w:r>
      <w:r w:rsidR="001E0131">
        <w:rPr>
          <w:szCs w:val="22"/>
        </w:rPr>
        <w:t>20.0</w:t>
      </w:r>
      <w:r w:rsidR="001E0131" w:rsidRPr="001E0131">
        <w:rPr>
          <w:szCs w:val="22"/>
        </w:rPr>
        <w:t xml:space="preserve"> minutes).</w:t>
      </w:r>
      <w:r w:rsidR="001E0131" w:rsidRPr="00ED3418">
        <w:rPr>
          <w:szCs w:val="22"/>
        </w:rPr>
        <w:t xml:space="preserve"> </w:t>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 xml:space="preserve">talker's maximum mouth aperture for </w:t>
      </w:r>
      <w:r w:rsidR="005878C4" w:rsidRPr="00E02182">
        <w:rPr>
          <w:szCs w:val="22"/>
        </w:rPr>
        <w:lastRenderedPageBreak/>
        <w:t>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39FE5EE"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p>
    <w:p w14:paraId="212B84A9" w14:textId="51CF5218" w:rsidR="002E008A" w:rsidRPr="00ED3418" w:rsidRDefault="002E008A" w:rsidP="002E008A">
      <w:pPr>
        <w:pStyle w:val="Heading2"/>
        <w:rPr>
          <w:szCs w:val="22"/>
        </w:rPr>
      </w:pPr>
      <w:r w:rsidRPr="00ED3418">
        <w:rPr>
          <w:szCs w:val="22"/>
        </w:rPr>
        <w:t>Results</w:t>
      </w:r>
    </w:p>
    <w:p w14:paraId="76DA84F6" w14:textId="4FF6CA08"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notable evidence for an effect of pen </w:t>
      </w:r>
      <w:r w:rsidR="0044611A">
        <w:rPr>
          <w:szCs w:val="22"/>
        </w:rPr>
        <w:t>location</w:t>
      </w:r>
      <w:r w:rsidR="008F067E">
        <w:rPr>
          <w:szCs w:val="22"/>
        </w:rPr>
        <w:t xml:space="preserve"> </w:t>
      </w:r>
      <w:r>
        <w:rPr>
          <w:szCs w:val="22"/>
        </w:rPr>
        <w:t>(BF = 1.1)</w:t>
      </w:r>
      <w:r w:rsidR="008F067E">
        <w:rPr>
          <w:szCs w:val="22"/>
        </w:rPr>
        <w:t>, though the effect still went in the same direction as in Experiments 1a-c</w:t>
      </w:r>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A76C9AE" w:rsidR="008133E0" w:rsidRDefault="00C83592" w:rsidP="00315C40">
      <w:pPr>
        <w:rPr>
          <w:szCs w:val="22"/>
        </w:rPr>
      </w:pPr>
      <w:r>
        <w:rPr>
          <w:noProof/>
          <w:szCs w:val="22"/>
        </w:rPr>
        <w:lastRenderedPageBreak/>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p>
    <w:p w14:paraId="382BBF96" w14:textId="2F66D943" w:rsidR="002E008A" w:rsidRDefault="008133E0" w:rsidP="001F3C86">
      <w:pPr>
        <w:pStyle w:val="Caption"/>
        <w:rPr>
          <w:szCs w:val="22"/>
        </w:rPr>
      </w:pPr>
      <w:bookmarkStart w:id="43"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43"/>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44"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44"/>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45"/>
      <w:r w:rsidRPr="003F5649">
        <w:t xml:space="preserve">for which we had not strong expectations are </w:t>
      </w:r>
      <w:commentRangeStart w:id="46"/>
      <w:r w:rsidRPr="003F5649">
        <w:t>shown with shaded backgrounds.</w:t>
      </w:r>
      <w:commentRangeEnd w:id="46"/>
      <w:r w:rsidRPr="003F5649">
        <w:rPr>
          <w:rStyle w:val="CommentReference"/>
          <w:color w:val="auto"/>
        </w:rPr>
        <w:commentReference w:id="46"/>
      </w:r>
      <w:commentRangeEnd w:id="45"/>
      <w:r>
        <w:rPr>
          <w:rStyle w:val="CommentReference"/>
          <w:i w:val="0"/>
          <w:iCs w:val="0"/>
          <w:color w:val="auto"/>
        </w:rPr>
        <w:commentReference w:id="45"/>
      </w:r>
    </w:p>
    <w:p w14:paraId="4EBC0A9C" w14:textId="1A8E2AE1" w:rsidR="001F5AD0" w:rsidRPr="00ED3418" w:rsidRDefault="001F5AD0" w:rsidP="001F5AD0">
      <w:pPr>
        <w:pStyle w:val="Heading2"/>
        <w:rPr>
          <w:szCs w:val="22"/>
        </w:rPr>
      </w:pPr>
      <w:r>
        <w:rPr>
          <w:szCs w:val="22"/>
        </w:rPr>
        <w:t>Discussion</w:t>
      </w:r>
    </w:p>
    <w:p w14:paraId="5648F2B0" w14:textId="146821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 xml:space="preserve">2b </w:t>
      </w:r>
      <w:r>
        <w:rPr>
          <w:szCs w:val="22"/>
        </w:rPr>
        <w:t>with N = 64 participants</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—including the substantially reduced effect of pen location</w:t>
      </w:r>
      <w:commentRangeStart w:id="47"/>
      <w:r>
        <w:rPr>
          <w:szCs w:val="22"/>
        </w:rPr>
        <w:t>.</w:t>
      </w:r>
      <w:commentRangeEnd w:id="47"/>
      <w:r>
        <w:rPr>
          <w:rStyle w:val="CommentReference"/>
        </w:rPr>
        <w:commentReference w:id="47"/>
      </w:r>
      <w:r>
        <w:rPr>
          <w:szCs w:val="22"/>
        </w:rPr>
        <w:t xml:space="preserve"> Th</w:t>
      </w:r>
      <w:r w:rsidR="009D23FE">
        <w:rPr>
          <w:szCs w:val="22"/>
        </w:rPr>
        <w:t>ese</w:t>
      </w:r>
      <w:r>
        <w:rPr>
          <w:szCs w:val="22"/>
        </w:rPr>
        <w:t xml:space="preserve"> finding</w:t>
      </w:r>
      <w:r w:rsidR="009D23FE">
        <w:rPr>
          <w:szCs w:val="22"/>
        </w:rPr>
        <w:t>s</w:t>
      </w:r>
      <w:r>
        <w:rPr>
          <w:szCs w:val="22"/>
        </w:rPr>
        <w:t xml:space="preserve"> suggests that a pen in the mouth of the talker is </w:t>
      </w:r>
      <w:r w:rsidRPr="0066093F">
        <w:rPr>
          <w:i/>
          <w:iCs/>
          <w:szCs w:val="22"/>
        </w:rPr>
        <w:t>not</w:t>
      </w:r>
      <w:r>
        <w:rPr>
          <w:szCs w:val="22"/>
        </w:rPr>
        <w:t xml:space="preserve"> sufficient to elicit the effect observed in Experiments 1a-c. </w:t>
      </w:r>
    </w:p>
    <w:p w14:paraId="73DE8ECE" w14:textId="6BC64D76"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414593">
        <w:rPr>
          <w:szCs w:val="22"/>
        </w:rPr>
        <w:lastRenderedPageBreak/>
        <w:t xml:space="preserve">obstructing 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48"/>
      <w:commentRangeStart w:id="49"/>
      <w:commentRangeEnd w:id="48"/>
      <w:r w:rsidR="00584D72">
        <w:rPr>
          <w:rStyle w:val="CommentReference"/>
        </w:rPr>
        <w:commentReference w:id="48"/>
      </w:r>
      <w:commentRangeEnd w:id="49"/>
      <w:r w:rsidR="005878C4">
        <w:rPr>
          <w:rStyle w:val="CommentReference"/>
        </w:rPr>
        <w:commentReference w:id="49"/>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66093F">
        <w:rPr>
          <w:szCs w:val="22"/>
          <w:highlight w:val="yellow"/>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0AA4797A" w:rsidR="008736CF" w:rsidRPr="008736CF" w:rsidRDefault="00640589" w:rsidP="008736CF">
      <w:pPr>
        <w:rPr>
          <w:szCs w:val="22"/>
        </w:rPr>
      </w:pPr>
      <w:r>
        <w:rPr>
          <w:szCs w:val="22"/>
        </w:rPr>
        <w:t xml:space="preserve">As outlined in the introduction, previous </w:t>
      </w:r>
      <w:r w:rsidR="00DD0D8A">
        <w:rPr>
          <w:szCs w:val="22"/>
        </w:rPr>
        <w:t xml:space="preserve">work has </w:t>
      </w:r>
      <w:r w:rsidR="00F55F22">
        <w:rPr>
          <w:szCs w:val="22"/>
        </w:rPr>
        <w:t>proposed a number of competing hypotheses.</w:t>
      </w:r>
      <w:r w:rsidR="00DD0D8A">
        <w:rPr>
          <w:szCs w:val="22"/>
        </w:rPr>
        <w:t xml:space="preserve"> </w:t>
      </w:r>
      <w:ins w:id="50" w:author="Cummings, Shawn" w:date="2023-06-08T16:27:00Z">
        <w:r w:rsidR="0066093F" w:rsidRPr="0066093F">
          <w:rPr>
            <w:szCs w:val="22"/>
            <w:highlight w:val="yellow"/>
            <w:rPrChange w:id="51" w:author="Cummings, Shawn" w:date="2023-06-08T16:27:00Z">
              <w:rPr>
                <w:szCs w:val="22"/>
              </w:rPr>
            </w:rPrChange>
          </w:rPr>
          <w:t>XXX</w:t>
        </w:r>
      </w:ins>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w:t>
      </w:r>
      <w:r w:rsidRPr="008736CF">
        <w:rPr>
          <w:szCs w:val="22"/>
        </w:rPr>
        <w:lastRenderedPageBreak/>
        <w:t xml:space="preserve">(Drouin &amp; Theodore, 2018; Liu &amp; Jaeger, 2019). As few as 4 shifted tokens has been found to elicit 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52"/>
      <w:r w:rsidR="00640589">
        <w:rPr>
          <w:szCs w:val="22"/>
        </w:rPr>
        <w:t>Liu &amp; Jaeger, 2019</w:t>
      </w:r>
      <w:commentRangeEnd w:id="52"/>
      <w:r w:rsidR="009E50C7">
        <w:rPr>
          <w:rStyle w:val="CommentReference"/>
        </w:rPr>
        <w:commentReference w:id="52"/>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w:t>
      </w:r>
      <w:r w:rsidRPr="008736CF">
        <w:rPr>
          <w:szCs w:val="22"/>
        </w:rPr>
        <w:lastRenderedPageBreak/>
        <w:t>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”-labelled group (those hearing words 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proofErr w:type="spellStart"/>
      <w:r w:rsidRPr="009E50C7">
        <w:rPr>
          <w:i/>
          <w:iCs/>
          <w:szCs w:val="22"/>
        </w:rPr>
        <w:t>publiser</w:t>
      </w:r>
      <w:proofErr w:type="spellEnd"/>
      <w:r w:rsidRPr="008736CF">
        <w:rPr>
          <w:szCs w:val="22"/>
        </w:rPr>
        <w:t xml:space="preserve">).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w:t>
      </w:r>
      <w:r w:rsidRPr="008736CF">
        <w:rPr>
          <w:szCs w:val="22"/>
        </w:rPr>
        <w:lastRenderedPageBreak/>
        <w:t>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26C262A8" w14:textId="1DBFA400" w:rsidR="00BC6876" w:rsidRPr="00ED3418" w:rsidRDefault="00BC6876" w:rsidP="00396A75">
      <w:pPr>
        <w:rPr>
          <w:szCs w:val="22"/>
        </w:rPr>
      </w:pPr>
      <w:r w:rsidRPr="00ED3418">
        <w:rPr>
          <w:szCs w:val="22"/>
        </w:rPr>
        <w:t xml:space="preserve">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w:t>
      </w:r>
      <w:r w:rsidRPr="00ED3418">
        <w:rPr>
          <w:szCs w:val="22"/>
        </w:rPr>
        <w:lastRenderedPageBreak/>
        <w:t>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05B48C1D" w14:textId="77777777" w:rsidR="00272CDC" w:rsidRDefault="00BC6876" w:rsidP="00D76D88">
      <w:pPr>
        <w:rPr>
          <w:szCs w:val="22"/>
        </w:rPr>
      </w:pPr>
      <w:r w:rsidRPr="00D76D88">
        <w:rPr>
          <w:b/>
          <w:bCs/>
          <w:i/>
          <w:iCs/>
          <w:szCs w:val="22"/>
        </w:rPr>
        <w:t>Participants.</w:t>
      </w:r>
      <w:r w:rsidRPr="00D76D88">
        <w:rPr>
          <w:szCs w:val="22"/>
        </w:rPr>
        <w:t xml:space="preserve"> </w:t>
      </w:r>
      <w:r w:rsidR="00D76D88" w:rsidRPr="00D76D88">
        <w:rPr>
          <w:szCs w:val="22"/>
        </w:rPr>
        <w:t xml:space="preserve">We recruited </w:t>
      </w:r>
      <w:r w:rsidR="00D76D88" w:rsidRPr="00D76D88">
        <w:rPr>
          <w:szCs w:val="22"/>
          <w:highlight w:val="yellow"/>
        </w:rPr>
        <w:t>257</w:t>
      </w:r>
      <w:r w:rsidR="00D76D88" w:rsidRPr="00D76D88">
        <w:rPr>
          <w:szCs w:val="22"/>
        </w:rPr>
        <w:t xml:space="preserve"> participants over the crowdsourcing platform Prolific</w:t>
      </w:r>
      <w:r w:rsidR="00D76D88">
        <w:rPr>
          <w:szCs w:val="22"/>
        </w:rPr>
        <w:t>.</w:t>
      </w:r>
      <w:commentRangeStart w:id="53"/>
      <w:r w:rsidR="00D76D88">
        <w:rPr>
          <w:szCs w:val="22"/>
        </w:rPr>
        <w:t xml:space="preserve"> </w:t>
      </w:r>
      <w:r w:rsidR="00272CDC" w:rsidRPr="001E0131">
        <w:rPr>
          <w:szCs w:val="22"/>
        </w:rPr>
        <w:t xml:space="preserve">Participants took an average of </w:t>
      </w:r>
      <w:r w:rsidR="00272CDC" w:rsidRPr="001E0131">
        <w:rPr>
          <w:szCs w:val="22"/>
          <w:highlight w:val="cyan"/>
        </w:rPr>
        <w:t>XXX.X</w:t>
      </w:r>
      <w:r w:rsidR="00272CDC" w:rsidRPr="001E0131">
        <w:rPr>
          <w:szCs w:val="22"/>
        </w:rPr>
        <w:t xml:space="preserve"> minutes to complete the experiment (SD = </w:t>
      </w:r>
      <w:r w:rsidR="00272CDC" w:rsidRPr="001E0131">
        <w:rPr>
          <w:szCs w:val="22"/>
          <w:highlight w:val="cyan"/>
        </w:rPr>
        <w:t>XXX</w:t>
      </w:r>
      <w:r w:rsidR="00272CDC" w:rsidRPr="001E0131">
        <w:rPr>
          <w:szCs w:val="22"/>
        </w:rPr>
        <w:t xml:space="preserve"> minutes) and were remunerated $</w:t>
      </w:r>
      <w:r w:rsidR="00272CDC" w:rsidRPr="001E0131">
        <w:rPr>
          <w:szCs w:val="22"/>
          <w:highlight w:val="cyan"/>
        </w:rPr>
        <w:t>XXX</w:t>
      </w:r>
      <w:r w:rsidR="00272CDC" w:rsidRPr="001E0131">
        <w:rPr>
          <w:szCs w:val="22"/>
        </w:rPr>
        <w:t xml:space="preserve">.00/hour. </w:t>
      </w:r>
    </w:p>
    <w:p w14:paraId="167194B7" w14:textId="64D976EF" w:rsidR="00BC6876" w:rsidRPr="00ED3418" w:rsidRDefault="00D76D88" w:rsidP="00D76D88">
      <w:pPr>
        <w:rPr>
          <w:szCs w:val="22"/>
        </w:rPr>
      </w:pPr>
      <w:r w:rsidRPr="00D76D88">
        <w:rPr>
          <w:szCs w:val="22"/>
        </w:rPr>
        <w:t>We used Prolific's pre-screening to limit the experiment to participants (1) of US nationality, (2) who reported to be English speaking monolinguals, and (3) had not previously participated in any experiment from our lab on Prolific</w:t>
      </w:r>
      <w:commentRangeEnd w:id="53"/>
      <w:r w:rsidR="00B426C3">
        <w:rPr>
          <w:rStyle w:val="CommentReference"/>
        </w:rPr>
        <w:commentReference w:id="53"/>
      </w:r>
      <w:r w:rsidRPr="00D76D88">
        <w:rPr>
          <w:szCs w:val="22"/>
        </w:rPr>
        <w:t xml:space="preserve">. </w:t>
      </w:r>
      <w:r>
        <w:rPr>
          <w:szCs w:val="22"/>
        </w:rPr>
        <w:t>Before the experiment could be accepted, p</w:t>
      </w:r>
      <w:commentRangeStart w:id="54"/>
      <w:r>
        <w:rPr>
          <w:szCs w:val="22"/>
        </w:rPr>
        <w:t>articipants had to confirm—as in all previous experiments—that they were (</w:t>
      </w:r>
      <w:proofErr w:type="spellStart"/>
      <w:r>
        <w:rPr>
          <w:szCs w:val="22"/>
        </w:rPr>
        <w:t>i</w:t>
      </w:r>
      <w:proofErr w:type="spellEnd"/>
      <w:r>
        <w:rPr>
          <w:szCs w:val="22"/>
        </w:rPr>
        <w:t>) native speakers of US English, (ii) in a quiet room without distractions, (ii) wearing over-the-ear headphones.</w:t>
      </w:r>
      <w:commentRangeEnd w:id="54"/>
      <w:r>
        <w:rPr>
          <w:rStyle w:val="CommentReference"/>
        </w:rPr>
        <w:commentReference w:id="54"/>
      </w:r>
      <w:r>
        <w:rPr>
          <w:szCs w:val="22"/>
        </w:rPr>
        <w:t xml:space="preserve"> </w:t>
      </w:r>
      <w:r w:rsidR="001E0131" w:rsidRPr="00D76D88">
        <w:rPr>
          <w:szCs w:val="22"/>
        </w:rPr>
        <w:t xml:space="preserve">An additional </w:t>
      </w:r>
      <w:r w:rsidR="001E0131" w:rsidRPr="00D76D88">
        <w:rPr>
          <w:szCs w:val="22"/>
          <w:highlight w:val="cyan"/>
        </w:rPr>
        <w:t>XXX</w:t>
      </w:r>
      <w:r w:rsidR="001E0131" w:rsidRPr="00D76D88">
        <w:rPr>
          <w:szCs w:val="22"/>
        </w:rPr>
        <w:t xml:space="preserve"> participants loaded the experiment but did not start or complete it.</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 xml:space="preserve">in which the pen </w:t>
      </w:r>
      <w:r>
        <w:rPr>
          <w:szCs w:val="22"/>
          <w:shd w:val="clear" w:color="auto" w:fill="EFEFEF"/>
        </w:rPr>
        <w:lastRenderedPageBreak/>
        <w:t>appeared when it was in the talker’s mouth</w:t>
      </w:r>
      <w:r w:rsidRPr="005E5AD7">
        <w:rPr>
          <w:szCs w:val="22"/>
          <w:shd w:val="clear" w:color="auto" w:fill="EFEFEF"/>
        </w:rPr>
        <w:t>.</w:t>
      </w:r>
      <w:r>
        <w:rPr>
          <w:szCs w:val="22"/>
          <w:shd w:val="clear" w:color="auto" w:fill="EFEFEF"/>
        </w:rPr>
        <w:t xml:space="preserve"> Because of changes we made to the list generation, we 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6D7D701F"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w:t>
      </w:r>
      <w:commentRangeStart w:id="55"/>
      <w:r w:rsidR="001D3148" w:rsidRPr="009E50C7">
        <w:rPr>
          <w:szCs w:val="22"/>
          <w:highlight w:val="cyan"/>
        </w:rPr>
        <w:t>DESCRIBE HERE]</w:t>
      </w:r>
      <w:r w:rsidR="00E53B58">
        <w:rPr>
          <w:szCs w:val="22"/>
          <w:highlight w:val="cyan"/>
        </w:rPr>
        <w:t xml:space="preserve"> Participants were also informed </w:t>
      </w:r>
      <w:commentRangeEnd w:id="55"/>
      <w:r w:rsidR="00D76D88">
        <w:rPr>
          <w:rStyle w:val="CommentReference"/>
        </w:rPr>
        <w:commentReference w:id="55"/>
      </w:r>
      <w:r w:rsidR="00E53B58">
        <w:rPr>
          <w:szCs w:val="22"/>
          <w:highlight w:val="cyan"/>
        </w:rPr>
        <w:t xml:space="preserve">that the experiment contained catch trials that were </w:t>
      </w:r>
      <w:r w:rsidR="00E53B58">
        <w:rPr>
          <w:szCs w:val="22"/>
        </w:rPr>
        <w:t xml:space="preserve">intended </w:t>
      </w:r>
      <w:r w:rsidR="00E53B58" w:rsidRPr="005E5AD7">
        <w:rPr>
          <w:szCs w:val="22"/>
          <w:shd w:val="clear" w:color="auto" w:fill="EFEFEF"/>
        </w:rPr>
        <w:t>to distinguish human participants from robots</w:t>
      </w:r>
      <w:r w:rsidR="00E53B58">
        <w:rPr>
          <w:szCs w:val="22"/>
          <w:shd w:val="clear" w:color="auto" w:fill="EFEFEF"/>
        </w:rPr>
        <w:t>.</w:t>
      </w:r>
    </w:p>
    <w:p w14:paraId="674403E3" w14:textId="53E3668C" w:rsidR="00E53B58" w:rsidRDefault="001A7C43" w:rsidP="00E53B58">
      <w:pPr>
        <w:rPr>
          <w:i/>
          <w:iCs/>
          <w:szCs w:val="22"/>
          <w:shd w:val="clear" w:color="auto" w:fill="EFEFEF"/>
        </w:rPr>
      </w:pPr>
      <w:r>
        <w:rPr>
          <w:i/>
          <w:iCs/>
          <w:szCs w:val="22"/>
          <w:shd w:val="clear" w:color="auto" w:fill="EFEFEF"/>
        </w:rPr>
        <w:t>Practice.</w:t>
      </w:r>
      <w:r w:rsidR="00E53B58" w:rsidRPr="00E53B58">
        <w:rPr>
          <w:szCs w:val="22"/>
          <w:shd w:val="clear" w:color="auto" w:fill="EFEFEF"/>
          <w:rPrChange w:id="56" w:author="Jaeger, Florian" w:date="2023-06-07T10:15:00Z">
            <w:rPr>
              <w:i/>
              <w:iCs/>
              <w:szCs w:val="22"/>
              <w:shd w:val="clear" w:color="auto" w:fill="EFEFEF"/>
            </w:rPr>
          </w:rPrChange>
        </w:rPr>
        <w:t xml:space="preserve"> </w:t>
      </w:r>
      <w:r w:rsidR="00A44295">
        <w:rPr>
          <w:szCs w:val="22"/>
          <w:shd w:val="clear" w:color="auto" w:fill="EFEFEF"/>
        </w:rPr>
        <w:t xml:space="preserve">Participants started with six practice trials that exposed them to the lexical decision task for the exposure phase, except </w:t>
      </w:r>
      <w:proofErr w:type="gramStart"/>
      <w:r w:rsidR="00A44295">
        <w:rPr>
          <w:szCs w:val="22"/>
          <w:shd w:val="clear" w:color="auto" w:fill="EFEFEF"/>
        </w:rPr>
        <w:t>that participants</w:t>
      </w:r>
      <w:proofErr w:type="gramEnd"/>
      <w:r w:rsidR="00A44295">
        <w:rPr>
          <w:szCs w:val="22"/>
          <w:shd w:val="clear" w:color="auto" w:fill="EFEFEF"/>
        </w:rPr>
        <w:t xml:space="preserve"> received feedback during practice. Participants were instructed to press “X” or “M” to indicate whether the recording they heard was a word or not. Key bindings—which key corresponded to a word response and which corresponded to a non-word response—were balanced across participants, and held constant throughout the practice and exposure phase. </w:t>
      </w:r>
      <w:r w:rsidR="00A44295" w:rsidRPr="00B02C09">
        <w:rPr>
          <w:szCs w:val="22"/>
          <w:highlight w:val="cyan"/>
          <w:shd w:val="clear" w:color="auto" w:fill="EFEFEF"/>
        </w:rPr>
        <w:t xml:space="preserve">[DESCRIBE </w:t>
      </w:r>
      <w:r w:rsidR="00A44295">
        <w:rPr>
          <w:szCs w:val="22"/>
          <w:highlight w:val="cyan"/>
          <w:shd w:val="clear" w:color="auto" w:fill="EFEFEF"/>
        </w:rPr>
        <w:t>TRIAL COMPOSITION HERE</w:t>
      </w:r>
      <w:r w:rsidR="00A44295" w:rsidRPr="00B02C09">
        <w:rPr>
          <w:szCs w:val="22"/>
          <w:highlight w:val="cyan"/>
          <w:shd w:val="clear" w:color="auto" w:fill="EFEFEF"/>
        </w:rPr>
        <w:t>]</w:t>
      </w:r>
      <w:r w:rsidR="00A44295">
        <w:rPr>
          <w:i/>
          <w:iCs/>
          <w:szCs w:val="22"/>
          <w:shd w:val="clear" w:color="auto" w:fill="EFEFEF"/>
        </w:rPr>
        <w:t xml:space="preserve"> </w:t>
      </w:r>
      <w:r w:rsidR="00E53B58" w:rsidRPr="005E5AD7">
        <w:rPr>
          <w:szCs w:val="22"/>
          <w:shd w:val="clear" w:color="auto" w:fill="EFEFEF"/>
        </w:rPr>
        <w:t xml:space="preserve">One of the </w:t>
      </w:r>
      <w:commentRangeStart w:id="57"/>
      <w:commentRangeStart w:id="58"/>
      <w:r w:rsidR="00E53B58" w:rsidRPr="005E5AD7">
        <w:rPr>
          <w:szCs w:val="22"/>
          <w:shd w:val="clear" w:color="auto" w:fill="EFEFEF"/>
        </w:rPr>
        <w:t xml:space="preserve">two videos during the practice phase </w:t>
      </w:r>
      <w:commentRangeEnd w:id="57"/>
      <w:r w:rsidR="009E50C7">
        <w:rPr>
          <w:rStyle w:val="CommentReference"/>
        </w:rPr>
        <w:commentReference w:id="57"/>
      </w:r>
      <w:commentRangeEnd w:id="58"/>
      <w:r w:rsidR="00E610B2">
        <w:rPr>
          <w:rStyle w:val="CommentReference"/>
        </w:rPr>
        <w:commentReference w:id="58"/>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words with shifted fricatives, 30 filler words, and 50 filler non-words. This is the same proportion 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w:t>
      </w:r>
      <w:r w:rsidR="0072747F" w:rsidRPr="0072747F">
        <w:rPr>
          <w:szCs w:val="22"/>
          <w:shd w:val="clear" w:color="auto" w:fill="EFEFEF"/>
        </w:rPr>
        <w:lastRenderedPageBreak/>
        <w:t xml:space="preserve">condition), three filler words, and five filler non-words. </w:t>
      </w: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59"/>
      <w:r w:rsidR="00EC4F6D">
        <w:rPr>
          <w:szCs w:val="22"/>
          <w:shd w:val="clear" w:color="auto" w:fill="EFEFEF"/>
        </w:rPr>
        <w:t>1c</w:t>
      </w:r>
      <w:commentRangeEnd w:id="59"/>
      <w:r w:rsidR="00206698">
        <w:rPr>
          <w:rStyle w:val="CommentReference"/>
        </w:rPr>
        <w:commentReference w:id="59"/>
      </w:r>
      <w:r w:rsidR="00EC4F6D">
        <w:rPr>
          <w:szCs w:val="22"/>
          <w:shd w:val="clear" w:color="auto" w:fill="EFEFEF"/>
        </w:rPr>
        <w:t>.</w:t>
      </w:r>
    </w:p>
    <w:p w14:paraId="20886B51" w14:textId="378FE602" w:rsidR="00E53B58" w:rsidRPr="003A6444" w:rsidRDefault="00E53B58" w:rsidP="003A6444">
      <w:pPr>
        <w:rPr>
          <w:szCs w:val="22"/>
          <w:shd w:val="clear" w:color="auto" w:fill="EFEFEF"/>
          <w:rPrChange w:id="60" w:author="Jaeger, Florian" w:date="2023-06-07T10:48:00Z">
            <w:rPr>
              <w:szCs w:val="22"/>
            </w:rPr>
          </w:rPrChange>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Additionally, we 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we </w:t>
      </w:r>
      <w:commentRangeStart w:id="61"/>
      <w:r w:rsidR="00866FDD" w:rsidRPr="005E5AD7">
        <w:rPr>
          <w:szCs w:val="22"/>
          <w:highlight w:val="yellow"/>
        </w:rPr>
        <w:t>OTHER EXCLUSIONS</w:t>
      </w:r>
      <w:r w:rsidR="00651EA0">
        <w:rPr>
          <w:szCs w:val="22"/>
        </w:rPr>
        <w:t xml:space="preserve"> </w:t>
      </w:r>
      <w:commentRangeEnd w:id="61"/>
      <w:r w:rsidR="00EF3AC2">
        <w:rPr>
          <w:rStyle w:val="CommentReference"/>
        </w:rPr>
        <w:commentReference w:id="61"/>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t>Results</w:t>
      </w:r>
    </w:p>
    <w:p w14:paraId="0E5D1C34" w14:textId="2AFED376" w:rsidR="00D717C1" w:rsidRPr="00D717C1" w:rsidRDefault="00D717C1">
      <w:pPr>
        <w:pPrChange w:id="62" w:author="Jaeger, Florian" w:date="2023-06-07T11:07:00Z">
          <w:pPr>
            <w:pStyle w:val="Heading2"/>
          </w:pPr>
        </w:pPrChange>
      </w:pPr>
      <w:r>
        <w:rPr>
          <w:szCs w:val="22"/>
        </w:rPr>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7F0E134C" w14:textId="77777777" w:rsidR="00D717C1" w:rsidRPr="00D717C1" w:rsidRDefault="00D717C1">
      <w:pPr>
        <w:ind w:firstLine="0"/>
        <w:rPr>
          <w:szCs w:val="22"/>
          <w:lang w:val="tr-TR" w:eastAsia="tr-TR"/>
        </w:rPr>
        <w:pPrChange w:id="63" w:author="Jaeger, Florian" w:date="2023-06-07T11:09:00Z">
          <w:pPr>
            <w:pStyle w:val="ListParagraph"/>
            <w:numPr>
              <w:numId w:val="29"/>
            </w:numPr>
            <w:ind w:left="1440" w:hanging="360"/>
          </w:pPr>
        </w:pPrChange>
      </w:pPr>
    </w:p>
    <w:p w14:paraId="173B5CAE" w14:textId="6C8568B3" w:rsidR="00D717C1" w:rsidRPr="00D717C1" w:rsidRDefault="00D717C1">
      <w:pPr>
        <w:ind w:firstLine="0"/>
        <w:jc w:val="center"/>
        <w:rPr>
          <w:szCs w:val="22"/>
          <w:rPrChange w:id="64" w:author="Jaeger, Florian" w:date="2023-06-07T11:09:00Z">
            <w:rPr>
              <w:lang w:eastAsia="tr-TR"/>
            </w:rPr>
          </w:rPrChange>
        </w:rPr>
        <w:pPrChange w:id="65" w:author="Jaeger, Florian" w:date="2023-06-07T11:09:00Z">
          <w:pPr>
            <w:ind w:firstLine="0"/>
          </w:pPr>
        </w:pPrChange>
      </w:pPr>
      <w:r w:rsidRPr="00D717C1">
        <w:rPr>
          <w:szCs w:val="22"/>
          <w:highlight w:val="cyan"/>
        </w:rPr>
        <w:t xml:space="preserve">[INSERT </w:t>
      </w:r>
      <w:r>
        <w:rPr>
          <w:szCs w:val="22"/>
          <w:highlight w:val="cyan"/>
        </w:rPr>
        <w:t>FIGURE</w:t>
      </w:r>
      <w:r w:rsidRPr="00D717C1">
        <w:rPr>
          <w:szCs w:val="22"/>
          <w:highlight w:val="cyan"/>
        </w:rPr>
        <w:t>]</w:t>
      </w:r>
    </w:p>
    <w:p w14:paraId="3FE863BB" w14:textId="60705EF2" w:rsidR="00D717C1" w:rsidRDefault="00D717C1" w:rsidP="00D717C1">
      <w:pPr>
        <w:pStyle w:val="Caption"/>
        <w:rPr>
          <w:szCs w:val="22"/>
        </w:rPr>
      </w:pPr>
      <w:bookmarkStart w:id="66" w:name="_Ref137028621"/>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66"/>
      <w:r w:rsidRPr="00ED3418">
        <w:rPr>
          <w:szCs w:val="22"/>
        </w:rPr>
        <w:tab/>
      </w:r>
      <w:r>
        <w:rPr>
          <w:szCs w:val="22"/>
        </w:rPr>
        <w:t>Summary of participants’ responses in Experiments 3</w:t>
      </w:r>
      <w:r w:rsidRPr="00D717C1">
        <w:rPr>
          <w:szCs w:val="22"/>
          <w:highlight w:val="yellow"/>
          <w:rPrChange w:id="67"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68"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68"/>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69"/>
      <w:r w:rsidRPr="003F5649">
        <w:t xml:space="preserve">for which we had not strong expectations are </w:t>
      </w:r>
      <w:commentRangeStart w:id="70"/>
      <w:r w:rsidRPr="003F5649">
        <w:t>shown with shaded backgrounds.</w:t>
      </w:r>
      <w:commentRangeEnd w:id="70"/>
      <w:r w:rsidRPr="003F5649">
        <w:rPr>
          <w:rStyle w:val="CommentReference"/>
          <w:color w:val="auto"/>
        </w:rPr>
        <w:commentReference w:id="70"/>
      </w:r>
      <w:commentRangeEnd w:id="69"/>
      <w:r>
        <w:rPr>
          <w:rStyle w:val="CommentReference"/>
          <w:i w:val="0"/>
          <w:iCs w:val="0"/>
          <w:color w:val="auto"/>
        </w:rPr>
        <w:commentReference w:id="69"/>
      </w:r>
    </w:p>
    <w:p w14:paraId="0F9B09B5" w14:textId="77777777" w:rsidR="00D717C1" w:rsidRPr="00D717C1" w:rsidRDefault="00D717C1">
      <w:pPr>
        <w:ind w:firstLine="0"/>
        <w:rPr>
          <w:szCs w:val="22"/>
          <w:lang w:eastAsia="tr-TR"/>
          <w:rPrChange w:id="71" w:author="Jaeger, Florian" w:date="2023-06-07T11:08:00Z">
            <w:rPr>
              <w:szCs w:val="22"/>
              <w:lang w:val="tr-TR" w:eastAsia="tr-TR"/>
            </w:rPr>
          </w:rPrChange>
        </w:rPr>
        <w:pPrChange w:id="72"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t>Discussion</w:t>
      </w:r>
    </w:p>
    <w:p w14:paraId="7B7CE1BE" w14:textId="3F531B49" w:rsidR="00E53B58" w:rsidRPr="00ED3418" w:rsidDel="00127CB6" w:rsidRDefault="00E53B58" w:rsidP="00E53B58">
      <w:pPr>
        <w:rPr>
          <w:del w:id="73" w:author="Jaeger, Florian" w:date="2023-06-07T11:06:00Z"/>
          <w:szCs w:val="22"/>
        </w:rPr>
      </w:pPr>
    </w:p>
    <w:p w14:paraId="73058653" w14:textId="333D8C58" w:rsidR="00BC6876" w:rsidRPr="00ED3418" w:rsidDel="00127CB6" w:rsidRDefault="00C0082E" w:rsidP="00BC6876">
      <w:pPr>
        <w:rPr>
          <w:del w:id="74" w:author="Jaeger, Florian" w:date="2023-06-07T11:06:00Z"/>
          <w:szCs w:val="22"/>
        </w:rPr>
      </w:pPr>
      <w:del w:id="75"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1"/>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76" w:author="Jaeger, Florian" w:date="2023-06-07T11:06:00Z"/>
          <w:szCs w:val="22"/>
          <w:lang w:val="tr-TR" w:eastAsia="tr-TR"/>
        </w:rPr>
      </w:pPr>
      <w:del w:id="77"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78" w:author="Jaeger, Florian" w:date="2023-06-07T11:06:00Z"/>
          <w:szCs w:val="22"/>
          <w:u w:val="single"/>
          <w:lang w:val="tr-TR" w:eastAsia="tr-TR"/>
        </w:rPr>
      </w:pPr>
      <w:del w:id="79" w:author="Jaeger, Florian" w:date="2023-06-07T11:06:00Z">
        <w:r w:rsidRPr="009B33EA" w:rsidDel="00127CB6">
          <w:rPr>
            <w:szCs w:val="22"/>
            <w:u w:val="single"/>
            <w:lang w:val="tr-TR" w:eastAsia="tr-TR"/>
          </w:rPr>
          <w:delText>Discussion:</w:delText>
        </w:r>
      </w:del>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lastRenderedPageBreak/>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80" w:author="Jaeger, Florian" w:date="2023-06-07T11:12:00Z">
        <w:r w:rsidR="00B70CD5">
          <w:rPr>
            <w:sz w:val="22"/>
            <w:szCs w:val="22"/>
          </w:rPr>
          <w:t>4</w:t>
        </w:r>
      </w:ins>
      <w:del w:id="81" w:author="Jaeger, Florian" w:date="2023-06-07T11:12:00Z">
        <w:r w:rsidDel="00B70CD5">
          <w:rPr>
            <w:sz w:val="22"/>
            <w:szCs w:val="22"/>
          </w:rPr>
          <w:delText>3</w:delText>
        </w:r>
      </w:del>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lastRenderedPageBreak/>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3"/>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w:t>
      </w:r>
      <w:r w:rsidRPr="00467F50">
        <w:lastRenderedPageBreak/>
        <w:t>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Del="005C205B" w:rsidRDefault="00467F50">
      <w:pPr>
        <w:spacing w:line="240" w:lineRule="auto"/>
        <w:ind w:firstLine="0"/>
        <w:rPr>
          <w:del w:id="82" w:author="Jaeger, Florian" w:date="2023-06-07T19:29:00Z"/>
        </w:rPr>
        <w:pPrChange w:id="83" w:author="Jaeger, Florian" w:date="2023-06-07T19:29:00Z">
          <w:pPr>
            <w:pStyle w:val="ListParagraph"/>
            <w:numPr>
              <w:numId w:val="29"/>
            </w:numPr>
            <w:spacing w:line="240" w:lineRule="auto"/>
            <w:ind w:left="1440" w:hanging="360"/>
          </w:pPr>
        </w:pPrChange>
      </w:pPr>
      <w:del w:id="84" w:author="Jaeger, Florian" w:date="2023-06-07T19:29:00Z">
        <w:r w:rsidRPr="00467F50" w:rsidDel="005C205B">
          <w:br w:type="page"/>
        </w:r>
      </w:del>
    </w:p>
    <w:p w14:paraId="11E89528" w14:textId="7AF8BB9D" w:rsidR="009B33EA" w:rsidRDefault="009B33EA" w:rsidP="005C205B">
      <w:pPr>
        <w:ind w:firstLine="0"/>
      </w:pPr>
    </w:p>
    <w:p w14:paraId="3E863AF9" w14:textId="77777777" w:rsidR="005C205B" w:rsidRDefault="005C205B">
      <w:pPr>
        <w:widowControl/>
        <w:autoSpaceDE/>
        <w:autoSpaceDN/>
        <w:adjustRightInd/>
        <w:spacing w:line="240" w:lineRule="auto"/>
        <w:ind w:firstLine="0"/>
        <w:jc w:val="left"/>
        <w:rPr>
          <w:ins w:id="85" w:author="Jaeger, Florian" w:date="2023-06-07T19:29:00Z"/>
          <w:b/>
          <w:bCs/>
          <w:szCs w:val="22"/>
        </w:rPr>
      </w:pPr>
      <w:ins w:id="86" w:author="Jaeger, Florian" w:date="2023-06-07T19:29:00Z">
        <w:r>
          <w:rPr>
            <w:b/>
            <w:bCs/>
            <w:szCs w:val="22"/>
          </w:rPr>
          <w:br w:type="page"/>
        </w:r>
      </w:ins>
    </w:p>
    <w:p w14:paraId="6517422B" w14:textId="6CA62FD7" w:rsidR="00D362FB" w:rsidRPr="00ED3418" w:rsidRDefault="00D362FB" w:rsidP="00D362FB">
      <w:pPr>
        <w:rPr>
          <w:b/>
          <w:bCs/>
          <w:szCs w:val="22"/>
        </w:rPr>
      </w:pPr>
      <w:r w:rsidRPr="00ED3418">
        <w:rPr>
          <w:b/>
          <w:bCs/>
          <w:szCs w:val="22"/>
        </w:rPr>
        <w:lastRenderedPageBreak/>
        <w:t xml:space="preserve">Author note: </w:t>
      </w:r>
      <w:r w:rsidRPr="00ED3418">
        <w:rPr>
          <w:szCs w:val="22"/>
        </w:rPr>
        <w:t xml:space="preserve">This research was supported by a </w:t>
      </w:r>
      <w:proofErr w:type="spellStart"/>
      <w:r w:rsidRPr="00ED3418">
        <w:rPr>
          <w:szCs w:val="22"/>
        </w:rPr>
        <w:t>Bilski</w:t>
      </w:r>
      <w:proofErr w:type="spellEnd"/>
      <w:r w:rsidRPr="00ED3418">
        <w:rPr>
          <w:szCs w:val="22"/>
        </w:rPr>
        <w:t xml:space="preserve">-Mayer Summer Research Fellowship to </w:t>
      </w:r>
      <w:r>
        <w:rPr>
          <w:szCs w:val="22"/>
        </w:rPr>
        <w:t>the first author</w:t>
      </w:r>
      <w:r w:rsidRPr="00ED3418">
        <w:rPr>
          <w:szCs w:val="22"/>
        </w:rPr>
        <w:t xml:space="preserve"> and by the University of Rochester through funding for </w:t>
      </w:r>
      <w:r w:rsidRPr="00ED3418">
        <w:rPr>
          <w:i/>
          <w:iCs/>
          <w:szCs w:val="22"/>
        </w:rPr>
        <w:t>BCS 206: Undergraduate Research in Cognitive Science</w:t>
      </w:r>
      <w:r w:rsidRPr="00ED3418">
        <w:rPr>
          <w:szCs w:val="22"/>
        </w:rPr>
        <w:t>. In this yearlong class, undergraduate students conduct their own replications of important findings in the cognitive sciences, in collaboration with faculty mentors.</w:t>
      </w:r>
    </w:p>
    <w:p w14:paraId="48524B3B" w14:textId="7FD946E6"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del w:id="87" w:author="Jaeger, Florian" w:date="2023-06-07T19:34:00Z">
        <w:r w:rsidDel="005C205B">
          <w:rPr>
            <w:szCs w:val="22"/>
          </w:rPr>
          <w:delText>, revised by Linda Liu and Zach Burchill, and expanded for the present purpose</w:delText>
        </w:r>
      </w:del>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ins w:id="88" w:author="Jaeger, Florian" w:date="2023-06-07T19:33:00Z">
        <w:r w:rsidR="005C205B">
          <w:rPr>
            <w:szCs w:val="22"/>
            <w:shd w:val="clear" w:color="auto" w:fill="D9D9D9" w:themeFill="background1" w:themeFillShade="D9"/>
          </w:rPr>
          <w:t xml:space="preserve"> (Meta)</w:t>
        </w:r>
      </w:ins>
      <w:r w:rsidR="005C205B" w:rsidRPr="00ED3418">
        <w:rPr>
          <w:szCs w:val="22"/>
          <w:shd w:val="clear" w:color="auto" w:fill="D9D9D9" w:themeFill="background1" w:themeFillShade="D9"/>
        </w:rPr>
        <w:t>, Wednesday Bushong</w:t>
      </w:r>
      <w:ins w:id="89" w:author="Jaeger, Florian" w:date="2023-06-07T19:33:00Z">
        <w:r w:rsidR="005C205B">
          <w:rPr>
            <w:szCs w:val="22"/>
            <w:shd w:val="clear" w:color="auto" w:fill="D9D9D9" w:themeFill="background1" w:themeFillShade="D9"/>
          </w:rPr>
          <w:t xml:space="preserve"> (H</w:t>
        </w:r>
      </w:ins>
      <w:ins w:id="90" w:author="Jaeger, Florian" w:date="2023-06-07T19:34:00Z">
        <w:r w:rsidR="005C205B">
          <w:rPr>
            <w:szCs w:val="22"/>
            <w:shd w:val="clear" w:color="auto" w:fill="D9D9D9" w:themeFill="background1" w:themeFillShade="D9"/>
          </w:rPr>
          <w:t>artford)</w:t>
        </w:r>
      </w:ins>
      <w:r w:rsidR="005C205B" w:rsidRPr="00ED3418">
        <w:rPr>
          <w:szCs w:val="22"/>
          <w:shd w:val="clear" w:color="auto" w:fill="D9D9D9" w:themeFill="background1" w:themeFillShade="D9"/>
        </w:rPr>
        <w:t>, Linda Liu</w:t>
      </w:r>
      <w:ins w:id="91" w:author="Jaeger, Florian" w:date="2023-06-07T19:34:00Z">
        <w:r w:rsidR="005C205B">
          <w:rPr>
            <w:szCs w:val="22"/>
            <w:shd w:val="clear" w:color="auto" w:fill="D9D9D9" w:themeFill="background1" w:themeFillShade="D9"/>
          </w:rPr>
          <w:t xml:space="preserve"> (Amazon)</w:t>
        </w:r>
      </w:ins>
      <w:r w:rsidR="005C205B" w:rsidRPr="00ED3418">
        <w:rPr>
          <w:szCs w:val="22"/>
          <w:shd w:val="clear" w:color="auto" w:fill="D9D9D9" w:themeFill="background1" w:themeFillShade="D9"/>
        </w:rPr>
        <w:t xml:space="preserve">, and Xin Xie </w:t>
      </w:r>
      <w:ins w:id="92" w:author="Jaeger, Florian" w:date="2023-06-07T19:34:00Z">
        <w:r w:rsidR="005C205B">
          <w:rPr>
            <w:szCs w:val="22"/>
            <w:shd w:val="clear" w:color="auto" w:fill="D9D9D9" w:themeFill="background1" w:themeFillShade="D9"/>
          </w:rPr>
          <w:t xml:space="preserve">(UC Irvine) </w:t>
        </w:r>
      </w:ins>
      <w:r w:rsidR="005C205B" w:rsidRPr="00ED3418">
        <w:rPr>
          <w:szCs w:val="22"/>
          <w:shd w:val="clear" w:color="auto" w:fill="D9D9D9" w:themeFill="background1" w:themeFillShade="D9"/>
        </w:rPr>
        <w:t>for sharing materials and feedback for a tutorial on crowdsourcing experiments that was developed as part of this project (</w:t>
      </w:r>
      <w:ins w:id="93" w:author="Jaeger, Florian" w:date="2023-06-07T19:33:00Z">
        <w:r w:rsidR="005C205B">
          <w:rPr>
            <w:szCs w:val="22"/>
            <w:shd w:val="clear" w:color="auto" w:fill="D9D9D9" w:themeFill="background1" w:themeFillShade="D9"/>
          </w:rPr>
          <w:fldChar w:fldCharType="begin"/>
        </w:r>
        <w:r w:rsidR="005C205B">
          <w:rPr>
            <w:szCs w:val="22"/>
            <w:shd w:val="clear" w:color="auto" w:fill="D9D9D9" w:themeFill="background1" w:themeFillShade="D9"/>
          </w:rPr>
          <w:instrText>HYPERLINK "</w:instrText>
        </w:r>
      </w:ins>
      <w:r w:rsidR="005C205B" w:rsidRPr="00ED3418">
        <w:rPr>
          <w:szCs w:val="22"/>
          <w:shd w:val="clear" w:color="auto" w:fill="D9D9D9" w:themeFill="background1" w:themeFillShade="D9"/>
        </w:rPr>
        <w:instrText>https://github.com/hlplab/Tutorial-MTurk-experiments-via-mturkutils</w:instrText>
      </w:r>
      <w:ins w:id="94" w:author="Jaeger, Florian" w:date="2023-06-07T19:33:00Z">
        <w:r w:rsidR="005C205B">
          <w:rPr>
            <w:szCs w:val="22"/>
            <w:shd w:val="clear" w:color="auto" w:fill="D9D9D9" w:themeFill="background1" w:themeFillShade="D9"/>
          </w:rPr>
          <w:instrText>"</w:instrText>
        </w:r>
        <w:r w:rsidR="005C205B">
          <w:rPr>
            <w:szCs w:val="22"/>
            <w:shd w:val="clear" w:color="auto" w:fill="D9D9D9" w:themeFill="background1" w:themeFillShade="D9"/>
          </w:rPr>
        </w:r>
        <w:r w:rsidR="005C205B">
          <w:rPr>
            <w:szCs w:val="22"/>
            <w:shd w:val="clear" w:color="auto" w:fill="D9D9D9" w:themeFill="background1" w:themeFillShade="D9"/>
          </w:rPr>
          <w:fldChar w:fldCharType="separate"/>
        </w:r>
      </w:ins>
      <w:r w:rsidR="005C205B" w:rsidRPr="00AC25FE">
        <w:rPr>
          <w:rStyle w:val="Hyperlink"/>
          <w:szCs w:val="22"/>
          <w:shd w:val="clear" w:color="auto" w:fill="D9D9D9" w:themeFill="background1" w:themeFillShade="D9"/>
        </w:rPr>
        <w:t>https://github.com/hlplab/Tutorial-MTurk-experiments-via-mturkutils</w:t>
      </w:r>
      <w:ins w:id="95" w:author="Jaeger, Florian" w:date="2023-06-07T19:33:00Z">
        <w:r w:rsidR="005C205B">
          <w:rPr>
            <w:szCs w:val="22"/>
            <w:shd w:val="clear" w:color="auto" w:fill="D9D9D9" w:themeFill="background1" w:themeFillShade="D9"/>
          </w:rPr>
          <w:fldChar w:fldCharType="end"/>
        </w:r>
      </w:ins>
      <w:r w:rsidR="005C205B" w:rsidRPr="00ED3418">
        <w:rPr>
          <w:szCs w:val="22"/>
          <w:shd w:val="clear" w:color="auto" w:fill="D9D9D9" w:themeFill="background1" w:themeFillShade="D9"/>
        </w:rPr>
        <w:t>)</w:t>
      </w:r>
      <w:ins w:id="96" w:author="Jaeger, Florian" w:date="2023-06-07T19:33:00Z">
        <w:r w:rsidR="005C205B">
          <w:rPr>
            <w:szCs w:val="22"/>
            <w:shd w:val="clear" w:color="auto" w:fill="D9D9D9" w:themeFill="background1" w:themeFillShade="D9"/>
          </w:rPr>
          <w:t>, and Linda Liu for answering our follow-up questions about Liu and Jaeger (2018)</w:t>
        </w:r>
      </w:ins>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97"/>
      <w:commentRangeStart w:id="98"/>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97"/>
      <w:r w:rsidRPr="00ED3418">
        <w:rPr>
          <w:rStyle w:val="CommentReference"/>
          <w:sz w:val="22"/>
          <w:szCs w:val="22"/>
        </w:rPr>
        <w:commentReference w:id="97"/>
      </w:r>
      <w:commentRangeEnd w:id="98"/>
      <w:r>
        <w:rPr>
          <w:rStyle w:val="CommentReference"/>
        </w:rPr>
        <w:commentReference w:id="98"/>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2"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IF Gevher’s page has all links on it, add it here. But first make sure that we move it to a location where it will ‘always’ be available (e.g., the lab server).</w:t>
      </w:r>
    </w:p>
  </w:comment>
  <w:comment w:id="3"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4"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5"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6"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7"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8"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10"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11" w:author="Jaeger, Florian" w:date="2023-05-20T20:22:00Z" w:initials="TJ">
    <w:p w14:paraId="5DD8C306" w14:textId="181AFCAD" w:rsidR="003D6AB3" w:rsidRPr="00584D72" w:rsidRDefault="003D6AB3">
      <w:pPr>
        <w:pStyle w:val="CommentText"/>
      </w:pPr>
      <w:r w:rsidRPr="00D76D88">
        <w:rPr>
          <w:rStyle w:val="CommentReference"/>
          <w:highlight w:val="cyan"/>
        </w:rPr>
        <w:annotationRef/>
      </w:r>
      <w:r w:rsidR="00D76D88" w:rsidRPr="00D76D88">
        <w:rPr>
          <w:highlight w:val="cyan"/>
        </w:rPr>
        <w:t>@Shawn</w:t>
      </w:r>
      <w:r w:rsidR="00D76D88">
        <w:t xml:space="preserve"> </w:t>
      </w:r>
      <w:r w:rsidRPr="00584D72">
        <w:t>Correct?</w:t>
      </w:r>
    </w:p>
  </w:comment>
  <w:comment w:id="12" w:author="Jaeger, Florian" w:date="2023-06-09T11:22:00Z" w:initials="TJ">
    <w:p w14:paraId="066D3336" w14:textId="513212D2" w:rsidR="00D81744" w:rsidRDefault="00D81744">
      <w:pPr>
        <w:pStyle w:val="CommentText"/>
      </w:pPr>
      <w:r>
        <w:rPr>
          <w:rStyle w:val="CommentReference"/>
        </w:rPr>
        <w:annotationRef/>
      </w:r>
      <w:r>
        <w:t>Could go?</w:t>
      </w:r>
    </w:p>
  </w:comment>
  <w:comment w:id="13"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14"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16"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17"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18"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19"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20"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21"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5"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24"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26"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27"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28"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29"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36"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7"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38"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40"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41"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42"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46"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45" w:author="Jaeger, Florian" w:date="2023-05-20T12:05:00Z" w:initials="TJ">
    <w:p w14:paraId="604B9265" w14:textId="3BA6466F" w:rsidR="002E008A" w:rsidRPr="00584D72" w:rsidRDefault="002E008A" w:rsidP="002E008A">
      <w:pPr>
        <w:pStyle w:val="CommentText"/>
      </w:pPr>
      <w:r w:rsidRPr="00584D72">
        <w:rPr>
          <w:rStyle w:val="CommentReference"/>
        </w:rPr>
        <w:annotationRef/>
      </w:r>
      <w:r w:rsidR="00221548">
        <w:t xml:space="preserve">@Shawn, </w:t>
      </w:r>
      <w:r w:rsidRPr="00584D72">
        <w:t>I cut the stuff about the items. Let’s put that into the SI.</w:t>
      </w:r>
    </w:p>
  </w:comment>
  <w:comment w:id="47" w:author="Jaeger, Florian" w:date="2023-05-27T14:09:00Z" w:initials="TJ">
    <w:p w14:paraId="6A8ED899" w14:textId="4759F190" w:rsidR="00223044" w:rsidRDefault="0044611A" w:rsidP="00F51835">
      <w:pPr>
        <w:jc w:val="left"/>
      </w:pPr>
      <w:r w:rsidRPr="00584D72">
        <w:rPr>
          <w:rStyle w:val="CommentReference"/>
        </w:rPr>
        <w:annotationRef/>
      </w:r>
      <w:r w:rsidR="00221548">
        <w:t>@Shawn, d</w:t>
      </w:r>
      <w:r w:rsidR="00223044">
        <w:t>id we have survey questions about pen location, too?</w:t>
      </w:r>
    </w:p>
  </w:comment>
  <w:comment w:id="48"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49"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52"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53" w:author="Jaeger, Florian" w:date="2023-06-09T13:34:00Z" w:initials="TJ">
    <w:p w14:paraId="4BAD3C3A" w14:textId="7B86C7A4" w:rsidR="00B426C3" w:rsidRDefault="00B426C3">
      <w:pPr>
        <w:pStyle w:val="CommentText"/>
      </w:pPr>
      <w:r>
        <w:rPr>
          <w:rStyle w:val="CommentReference"/>
        </w:rPr>
        <w:annotationRef/>
      </w:r>
      <w:r w:rsidRPr="00B426C3">
        <w:rPr>
          <w:highlight w:val="cyan"/>
        </w:rPr>
        <w:t>@Shawn</w:t>
      </w:r>
      <w:r>
        <w:t>, correct?</w:t>
      </w:r>
    </w:p>
  </w:comment>
  <w:comment w:id="54" w:author="Jaeger, Florian" w:date="2023-05-20T20:22:00Z" w:initials="TJ">
    <w:p w14:paraId="0887D40B" w14:textId="7B3B6D19" w:rsidR="00D76D88" w:rsidRPr="00584D72" w:rsidRDefault="00D76D88" w:rsidP="00D76D88">
      <w:pPr>
        <w:pStyle w:val="CommentText"/>
      </w:pPr>
      <w:r w:rsidRPr="00584D72">
        <w:rPr>
          <w:rStyle w:val="CommentReference"/>
        </w:rPr>
        <w:annotationRef/>
      </w:r>
      <w:r w:rsidRPr="00D76D88">
        <w:rPr>
          <w:highlight w:val="cyan"/>
        </w:rPr>
        <w:t>@Shawn:</w:t>
      </w:r>
      <w:r>
        <w:t xml:space="preserve"> </w:t>
      </w:r>
      <w:r w:rsidRPr="00584D72">
        <w:t>Correct?</w:t>
      </w:r>
    </w:p>
  </w:comment>
  <w:comment w:id="55" w:author="Jaeger, Florian" w:date="2023-06-09T13:25:00Z" w:initials="TJ">
    <w:p w14:paraId="48BAEA2A" w14:textId="70AC4332" w:rsidR="00D76D88" w:rsidRDefault="00D76D88">
      <w:pPr>
        <w:pStyle w:val="CommentText"/>
      </w:pPr>
      <w:r>
        <w:rPr>
          <w:rStyle w:val="CommentReference"/>
        </w:rPr>
        <w:annotationRef/>
      </w:r>
      <w:r w:rsidRPr="00D76D88">
        <w:rPr>
          <w:highlight w:val="cyan"/>
        </w:rPr>
        <w:t>@Shawn</w:t>
      </w:r>
      <w:r>
        <w:t>, any additional instructions here that we should mention?</w:t>
      </w:r>
    </w:p>
  </w:comment>
  <w:comment w:id="57" w:author="Cummings, Shawn" w:date="2023-06-08T16:35:00Z" w:initials="SC">
    <w:p w14:paraId="295D964E" w14:textId="77777777" w:rsidR="009E50C7" w:rsidRDefault="009E50C7" w:rsidP="005E5353">
      <w:pPr>
        <w:jc w:val="left"/>
      </w:pPr>
      <w:r>
        <w:rPr>
          <w:rStyle w:val="CommentReference"/>
        </w:rPr>
        <w:annotationRef/>
      </w:r>
      <w:r>
        <w:t xml:space="preserve">The version we’re going to report used the buffed up 6 trial practice </w:t>
      </w:r>
      <w:proofErr w:type="gramStart"/>
      <w:r>
        <w:t>block</w:t>
      </w:r>
      <w:proofErr w:type="gramEnd"/>
    </w:p>
  </w:comment>
  <w:comment w:id="58" w:author="Jaeger, Florian" w:date="2023-06-09T12:35:00Z" w:initials="TJ">
    <w:p w14:paraId="6586B1F9" w14:textId="25BEEE31" w:rsidR="00E610B2" w:rsidRDefault="00E610B2">
      <w:pPr>
        <w:pStyle w:val="CommentText"/>
      </w:pPr>
      <w:r>
        <w:rPr>
          <w:rStyle w:val="CommentReference"/>
        </w:rPr>
        <w:annotationRef/>
      </w:r>
      <w:r>
        <w:t>Can we fill in more details about the types of practice trials, how many</w:t>
      </w:r>
      <w:r w:rsidR="00B02C09">
        <w:t xml:space="preserve">? </w:t>
      </w:r>
      <w:r>
        <w:t xml:space="preserve">this is the </w:t>
      </w:r>
      <w:proofErr w:type="gramStart"/>
      <w:r>
        <w:t>first place</w:t>
      </w:r>
      <w:proofErr w:type="gramEnd"/>
      <w:r>
        <w:t xml:space="preserve"> practice is mentioned. </w:t>
      </w:r>
      <w:r w:rsidRPr="00E610B2">
        <w:rPr>
          <w:highlight w:val="cyan"/>
        </w:rPr>
        <w:t>@SHAWN</w:t>
      </w:r>
    </w:p>
    <w:p w14:paraId="7B88B212" w14:textId="3D4812F4" w:rsidR="00A44295" w:rsidRPr="00A44295" w:rsidRDefault="00A44295">
      <w:pPr>
        <w:pStyle w:val="CommentText"/>
        <w:rPr>
          <w:b/>
          <w:bCs/>
        </w:rPr>
      </w:pPr>
      <w:r>
        <w:rPr>
          <w:b/>
          <w:bCs/>
        </w:rPr>
        <w:t xml:space="preserve"> </w:t>
      </w:r>
    </w:p>
  </w:comment>
  <w:comment w:id="59" w:author="Jaeger, Florian" w:date="2023-06-07T10:29:00Z" w:initials="TJ">
    <w:p w14:paraId="1E7AB14C" w14:textId="628012B0" w:rsidR="00206698" w:rsidRDefault="00206698" w:rsidP="00202AC2">
      <w:pPr>
        <w:jc w:val="left"/>
      </w:pPr>
      <w:r>
        <w:rPr>
          <w:rStyle w:val="CommentReference"/>
        </w:rPr>
        <w:annotationRef/>
      </w:r>
      <w:r>
        <w:rPr>
          <w:color w:val="000000"/>
        </w:rPr>
        <w:t>I moved the details into the SI for Exp 1a-c</w:t>
      </w:r>
    </w:p>
  </w:comment>
  <w:comment w:id="61" w:author="Jaeger, Florian" w:date="2023-06-09T13:23:00Z" w:initials="TJ">
    <w:p w14:paraId="6F01D374" w14:textId="69B94C33" w:rsidR="00EF3AC2" w:rsidRDefault="00EF3AC2">
      <w:pPr>
        <w:pStyle w:val="CommentText"/>
      </w:pPr>
      <w:r>
        <w:rPr>
          <w:rStyle w:val="CommentReference"/>
        </w:rPr>
        <w:annotationRef/>
      </w:r>
      <w:r w:rsidRPr="00EF3AC2">
        <w:rPr>
          <w:highlight w:val="cyan"/>
        </w:rPr>
        <w:t>@</w:t>
      </w:r>
      <w:proofErr w:type="gramStart"/>
      <w:r w:rsidRPr="00EF3AC2">
        <w:rPr>
          <w:highlight w:val="cyan"/>
        </w:rPr>
        <w:t>Shawn</w:t>
      </w:r>
      <w:proofErr w:type="gramEnd"/>
      <w:r>
        <w:t xml:space="preserve"> could you add a draft write-up of these criteria?</w:t>
      </w:r>
      <w:r w:rsidR="00870534">
        <w:t xml:space="preserve"> I can then fill in the XXXs by running the scripts in the supplementary info.</w:t>
      </w:r>
    </w:p>
  </w:comment>
  <w:comment w:id="70"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69"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97"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98"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066D3336" w15:done="0"/>
  <w15:commentEx w15:paraId="7B801A9C" w15:done="0"/>
  <w15:commentEx w15:paraId="0D7274CF" w15:done="0"/>
  <w15:commentEx w15:paraId="26E90B05" w15:done="1"/>
  <w15:commentEx w15:paraId="27D7A350" w15:paraIdParent="26E90B05" w15:done="1"/>
  <w15:commentEx w15:paraId="332BA34C" w15:paraIdParent="26E90B05" w15:done="1"/>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17CAF5FC" w15:done="0"/>
  <w15:commentEx w15:paraId="604B9265" w15:done="0"/>
  <w15:commentEx w15:paraId="6A8ED899" w15:done="0"/>
  <w15:commentEx w15:paraId="7F7A9238" w15:done="0"/>
  <w15:commentEx w15:paraId="5EA25A27" w15:paraIdParent="7F7A9238" w15:done="0"/>
  <w15:commentEx w15:paraId="6865E1D6" w15:done="0"/>
  <w15:commentEx w15:paraId="4BAD3C3A" w15:done="0"/>
  <w15:commentEx w15:paraId="0887D40B" w15:done="0"/>
  <w15:commentEx w15:paraId="48BAEA2A" w15:done="0"/>
  <w15:commentEx w15:paraId="295D964E" w15:done="0"/>
  <w15:commentEx w15:paraId="7B88B212" w15:paraIdParent="295D964E" w15:done="0"/>
  <w15:commentEx w15:paraId="1E7AB14C" w15:done="0"/>
  <w15:commentEx w15:paraId="6F01D374" w15:done="0"/>
  <w15:commentEx w15:paraId="3BCE7760" w15:done="0"/>
  <w15:commentEx w15:paraId="7AC676D0"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2D89FC" w16cex:dateUtc="2023-06-09T15:22: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DA8F1" w16cex:dateUtc="2023-06-09T17:34:00Z"/>
  <w16cex:commentExtensible w16cex:durableId="282DA89C" w16cex:dateUtc="2023-05-21T00:22:00Z"/>
  <w16cex:commentExtensible w16cex:durableId="282DA6C1" w16cex:dateUtc="2023-06-09T17:25:00Z"/>
  <w16cex:commentExtensible w16cex:durableId="282C81EE" w16cex:dateUtc="2023-06-08T14:35:00Z"/>
  <w16cex:commentExtensible w16cex:durableId="282D9B26" w16cex:dateUtc="2023-06-09T16:35:00Z"/>
  <w16cex:commentExtensible w16cex:durableId="282ADA9D" w16cex:dateUtc="2023-06-07T14:29:00Z"/>
  <w16cex:commentExtensible w16cex:durableId="282DA64E" w16cex:dateUtc="2023-06-09T17:23:00Z"/>
  <w16cex:commentExtensible w16cex:durableId="282AE396" w16cex:dateUtc="2023-05-20T14:40:00Z"/>
  <w16cex:commentExtensible w16cex:durableId="282AE395" w16cex:dateUtc="2023-05-20T16:05: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066D3336" w16cid:durableId="282D89F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6865E1D6" w16cid:durableId="282C8175"/>
  <w16cid:commentId w16cid:paraId="4BAD3C3A" w16cid:durableId="282DA8F1"/>
  <w16cid:commentId w16cid:paraId="0887D40B" w16cid:durableId="282DA89C"/>
  <w16cid:commentId w16cid:paraId="48BAEA2A" w16cid:durableId="282DA6C1"/>
  <w16cid:commentId w16cid:paraId="295D964E" w16cid:durableId="282C81EE"/>
  <w16cid:commentId w16cid:paraId="7B88B212" w16cid:durableId="282D9B26"/>
  <w16cid:commentId w16cid:paraId="1E7AB14C" w16cid:durableId="282ADA9D"/>
  <w16cid:commentId w16cid:paraId="6F01D374" w16cid:durableId="282DA64E"/>
  <w16cid:commentId w16cid:paraId="3BCE7760" w16cid:durableId="282AE396"/>
  <w16cid:commentId w16cid:paraId="7AC676D0" w16cid:durableId="282AE395"/>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19B7B" w14:textId="77777777" w:rsidR="00C81AD5" w:rsidRDefault="00C81AD5" w:rsidP="00634F96">
      <w:r>
        <w:separator/>
      </w:r>
    </w:p>
  </w:endnote>
  <w:endnote w:type="continuationSeparator" w:id="0">
    <w:p w14:paraId="3F9A3DAD" w14:textId="77777777" w:rsidR="00C81AD5" w:rsidRDefault="00C81AD5" w:rsidP="00634F96">
      <w:r>
        <w:continuationSeparator/>
      </w:r>
    </w:p>
  </w:endnote>
  <w:endnote w:type="continuationNotice" w:id="1">
    <w:p w14:paraId="08FB24B0" w14:textId="77777777" w:rsidR="00C81AD5" w:rsidRDefault="00C81AD5"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A2"/>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75419" w14:textId="77777777" w:rsidR="00C81AD5" w:rsidRDefault="00C81AD5" w:rsidP="00634F96">
      <w:r>
        <w:separator/>
      </w:r>
    </w:p>
  </w:footnote>
  <w:footnote w:type="continuationSeparator" w:id="0">
    <w:p w14:paraId="546DC1E3" w14:textId="77777777" w:rsidR="00C81AD5" w:rsidRDefault="00C81AD5" w:rsidP="00634F96">
      <w:r>
        <w:continuationSeparator/>
      </w:r>
    </w:p>
  </w:footnote>
  <w:footnote w:type="continuationNotice" w:id="1">
    <w:p w14:paraId="43CD6DB4" w14:textId="77777777" w:rsidR="00C81AD5" w:rsidRDefault="00C81AD5"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30" w:author="Jaeger, Florian" w:date="2023-06-06T10:49:00Z">
        <w:r>
          <w:rPr>
            <w:rStyle w:val="FootnoteReference"/>
          </w:rPr>
          <w:footnoteRef/>
        </w:r>
        <w:r>
          <w:t xml:space="preserve"> The </w:t>
        </w:r>
      </w:ins>
      <w:ins w:id="31" w:author="Jaeger, Florian" w:date="2023-06-06T10:50:00Z">
        <w:r>
          <w:t xml:space="preserve">LJ18 data is available on OSF </w:t>
        </w:r>
        <w:r w:rsidRPr="00D30126">
          <w:rPr>
            <w:highlight w:val="yellow"/>
            <w:rPrChange w:id="32" w:author="Jaeger, Florian" w:date="2023-06-06T10:50:00Z">
              <w:rPr/>
            </w:rPrChange>
          </w:rPr>
          <w:t>XXX</w:t>
        </w:r>
        <w:r>
          <w:t>. We downloaded it and fit the same analysis to it as for Experiments 1a-c (except that pen location</w:t>
        </w:r>
      </w:ins>
      <w:ins w:id="33" w:author="Jaeger, Florian" w:date="2023-06-06T10:51:00Z">
        <w:r>
          <w:t xml:space="preserve">, visual bias, and their interactions were not manipulated in the audio-only </w:t>
        </w:r>
      </w:ins>
      <w:ins w:id="34" w:author="Jaeger, Florian" w:date="2023-06-06T10:52:00Z">
        <w:r>
          <w:t xml:space="preserve">LJ18 experiments and thus not </w:t>
        </w:r>
      </w:ins>
      <w:ins w:id="35"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1"/>
  </w:num>
  <w:num w:numId="2" w16cid:durableId="1937470372">
    <w:abstractNumId w:val="26"/>
  </w:num>
  <w:num w:numId="3" w16cid:durableId="284237462">
    <w:abstractNumId w:val="3"/>
  </w:num>
  <w:num w:numId="4" w16cid:durableId="844127995">
    <w:abstractNumId w:val="14"/>
  </w:num>
  <w:num w:numId="5" w16cid:durableId="862014625">
    <w:abstractNumId w:val="10"/>
  </w:num>
  <w:num w:numId="6" w16cid:durableId="604077374">
    <w:abstractNumId w:val="16"/>
  </w:num>
  <w:num w:numId="7" w16cid:durableId="241372837">
    <w:abstractNumId w:val="22"/>
  </w:num>
  <w:num w:numId="8" w16cid:durableId="1642466594">
    <w:abstractNumId w:val="32"/>
  </w:num>
  <w:num w:numId="9" w16cid:durableId="433138005">
    <w:abstractNumId w:val="13"/>
  </w:num>
  <w:num w:numId="10" w16cid:durableId="669530973">
    <w:abstractNumId w:val="20"/>
  </w:num>
  <w:num w:numId="11" w16cid:durableId="420563296">
    <w:abstractNumId w:val="19"/>
  </w:num>
  <w:num w:numId="12" w16cid:durableId="578907855">
    <w:abstractNumId w:val="15"/>
  </w:num>
  <w:num w:numId="13" w16cid:durableId="178127849">
    <w:abstractNumId w:val="17"/>
  </w:num>
  <w:num w:numId="14" w16cid:durableId="636649434">
    <w:abstractNumId w:val="18"/>
  </w:num>
  <w:num w:numId="15" w16cid:durableId="694696527">
    <w:abstractNumId w:val="24"/>
  </w:num>
  <w:num w:numId="16" w16cid:durableId="1765297479">
    <w:abstractNumId w:val="25"/>
  </w:num>
  <w:num w:numId="17" w16cid:durableId="40986502">
    <w:abstractNumId w:val="11"/>
  </w:num>
  <w:num w:numId="18" w16cid:durableId="927930495">
    <w:abstractNumId w:val="12"/>
  </w:num>
  <w:num w:numId="19" w16cid:durableId="1700011789">
    <w:abstractNumId w:val="30"/>
  </w:num>
  <w:num w:numId="20" w16cid:durableId="1229146778">
    <w:abstractNumId w:val="28"/>
  </w:num>
  <w:num w:numId="21" w16cid:durableId="220216002">
    <w:abstractNumId w:val="8"/>
  </w:num>
  <w:num w:numId="22" w16cid:durableId="14580772">
    <w:abstractNumId w:val="9"/>
  </w:num>
  <w:num w:numId="23" w16cid:durableId="97608300">
    <w:abstractNumId w:val="5"/>
  </w:num>
  <w:num w:numId="24" w16cid:durableId="1378550822">
    <w:abstractNumId w:val="33"/>
  </w:num>
  <w:num w:numId="25" w16cid:durableId="1075905966">
    <w:abstractNumId w:val="6"/>
  </w:num>
  <w:num w:numId="26" w16cid:durableId="1110510486">
    <w:abstractNumId w:val="7"/>
  </w:num>
  <w:num w:numId="27" w16cid:durableId="214775573">
    <w:abstractNumId w:val="29"/>
  </w:num>
  <w:num w:numId="28" w16cid:durableId="457457634">
    <w:abstractNumId w:val="31"/>
  </w:num>
  <w:num w:numId="29" w16cid:durableId="1685400787">
    <w:abstractNumId w:val="23"/>
  </w:num>
  <w:num w:numId="30" w16cid:durableId="1104881152">
    <w:abstractNumId w:val="1"/>
  </w:num>
  <w:num w:numId="31" w16cid:durableId="1181970774">
    <w:abstractNumId w:val="4"/>
  </w:num>
  <w:num w:numId="32" w16cid:durableId="501244050">
    <w:abstractNumId w:val="2"/>
  </w:num>
  <w:num w:numId="33" w16cid:durableId="1135177154">
    <w:abstractNumId w:val="27"/>
  </w:num>
  <w:num w:numId="34" w16cid:durableId="4370237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3"/>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131"/>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48"/>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CDC"/>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21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E77BD"/>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72C"/>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6C3"/>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43</Pages>
  <Words>10497</Words>
  <Characters>59835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94</cp:revision>
  <cp:lastPrinted>2019-03-12T19:51:00Z</cp:lastPrinted>
  <dcterms:created xsi:type="dcterms:W3CDTF">2023-05-18T20:07:00Z</dcterms:created>
  <dcterms:modified xsi:type="dcterms:W3CDTF">2023-07-04T22:14:00Z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