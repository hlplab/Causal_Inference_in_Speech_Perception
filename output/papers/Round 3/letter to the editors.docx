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0C63" w14:textId="043FB4E3" w:rsidR="00A70529" w:rsidRPr="00FF1FA2" w:rsidRDefault="00A70529" w:rsidP="00A70529">
      <w:pPr>
        <w:ind w:firstLine="0"/>
        <w:rPr>
          <w:rFonts w:ascii="Times New Roman" w:hAnsi="Times New Roman"/>
          <w:i/>
          <w:sz w:val="22"/>
          <w:szCs w:val="22"/>
        </w:rPr>
      </w:pPr>
      <w:r w:rsidRPr="00FF1FA2">
        <w:rPr>
          <w:rFonts w:ascii="Times New Roman" w:hAnsi="Times New Roman"/>
          <w:sz w:val="22"/>
          <w:szCs w:val="22"/>
        </w:rPr>
        <w:t xml:space="preserve">To: </w:t>
      </w:r>
      <w:r w:rsidR="00BF01A8">
        <w:rPr>
          <w:rFonts w:ascii="Times New Roman" w:hAnsi="Times New Roman"/>
          <w:sz w:val="22"/>
          <w:szCs w:val="22"/>
        </w:rPr>
        <w:t xml:space="preserve">Dr. Ferguson and the </w:t>
      </w:r>
      <w:r w:rsidR="008168A9" w:rsidRPr="00FF1FA2">
        <w:rPr>
          <w:rFonts w:ascii="Times New Roman" w:hAnsi="Times New Roman"/>
          <w:sz w:val="22"/>
          <w:szCs w:val="22"/>
        </w:rPr>
        <w:t xml:space="preserve">Editorial Board of </w:t>
      </w:r>
      <w:proofErr w:type="gramStart"/>
      <w:r w:rsidR="002D281B">
        <w:rPr>
          <w:rFonts w:ascii="Times New Roman" w:hAnsi="Times New Roman"/>
          <w:i/>
          <w:sz w:val="22"/>
          <w:szCs w:val="22"/>
        </w:rPr>
        <w:t>JEP:LMC</w:t>
      </w:r>
      <w:proofErr w:type="gramEnd"/>
    </w:p>
    <w:p w14:paraId="5E82AB29" w14:textId="77777777" w:rsidR="00490683" w:rsidRPr="00490683" w:rsidRDefault="00490683" w:rsidP="00BF01A8">
      <w:pPr>
        <w:ind w:firstLine="0"/>
        <w:rPr>
          <w:rFonts w:ascii="Times New Roman" w:hAnsi="Times New Roman"/>
          <w:sz w:val="22"/>
          <w:szCs w:val="22"/>
        </w:rPr>
      </w:pPr>
      <w:r w:rsidRPr="00490683">
        <w:rPr>
          <w:rFonts w:ascii="Times New Roman" w:hAnsi="Times New Roman"/>
          <w:sz w:val="22"/>
          <w:szCs w:val="22"/>
        </w:rPr>
        <w:t> </w:t>
      </w:r>
    </w:p>
    <w:p w14:paraId="4E917A46" w14:textId="77777777" w:rsidR="00996D3C" w:rsidRDefault="00490683" w:rsidP="00490683">
      <w:pPr>
        <w:ind w:firstLine="0"/>
        <w:rPr>
          <w:ins w:id="0" w:author="Jaeger, Florian" w:date="2025-08-14T11:38:00Z" w16du:dateUtc="2025-08-14T09:38:00Z"/>
          <w:rFonts w:ascii="Times New Roman" w:hAnsi="Times New Roman"/>
          <w:sz w:val="22"/>
          <w:szCs w:val="22"/>
        </w:rPr>
      </w:pPr>
      <w:r w:rsidRPr="00490683">
        <w:rPr>
          <w:rFonts w:ascii="Times New Roman" w:hAnsi="Times New Roman"/>
          <w:sz w:val="22"/>
          <w:szCs w:val="22"/>
        </w:rPr>
        <w:t xml:space="preserve">We are resubmitting our manuscript (XLM-2025-0564), entitled “Compensation in audiovisual speech perception: discounting the pen in the mouth.” </w:t>
      </w:r>
      <w:ins w:id="1" w:author="Jaeger, Florian" w:date="2025-08-14T11:36:00Z" w16du:dateUtc="2025-08-14T09:36:00Z">
        <w:r w:rsidR="00996D3C">
          <w:rPr>
            <w:rFonts w:ascii="Times New Roman" w:hAnsi="Times New Roman"/>
            <w:sz w:val="22"/>
            <w:szCs w:val="22"/>
          </w:rPr>
          <w:t xml:space="preserve">We have removed the two typos identified by R2. </w:t>
        </w:r>
      </w:ins>
    </w:p>
    <w:p w14:paraId="089558EC" w14:textId="77777777" w:rsidR="00996D3C" w:rsidRDefault="00996D3C" w:rsidP="00490683">
      <w:pPr>
        <w:ind w:firstLine="0"/>
        <w:rPr>
          <w:ins w:id="2" w:author="Jaeger, Florian" w:date="2025-08-14T11:38:00Z" w16du:dateUtc="2025-08-14T09:38:00Z"/>
          <w:rFonts w:ascii="Times New Roman" w:hAnsi="Times New Roman"/>
          <w:sz w:val="22"/>
          <w:szCs w:val="22"/>
        </w:rPr>
      </w:pPr>
    </w:p>
    <w:p w14:paraId="55ED290C" w14:textId="0EDE9654" w:rsidR="00490683" w:rsidDel="00996D3C" w:rsidRDefault="00996D3C" w:rsidP="00996D3C">
      <w:pPr>
        <w:ind w:firstLine="0"/>
        <w:rPr>
          <w:del w:id="3" w:author="Jaeger, Florian" w:date="2025-08-14T11:39:00Z" w16du:dateUtc="2025-08-14T09:39:00Z"/>
          <w:rFonts w:ascii="Times New Roman" w:hAnsi="Times New Roman"/>
          <w:sz w:val="22"/>
          <w:szCs w:val="22"/>
        </w:rPr>
        <w:pPrChange w:id="4" w:author="Jaeger, Florian" w:date="2025-08-14T11:39:00Z" w16du:dateUtc="2025-08-14T09:39:00Z">
          <w:pPr>
            <w:ind w:firstLine="0"/>
          </w:pPr>
        </w:pPrChange>
      </w:pPr>
      <w:proofErr w:type="gramStart"/>
      <w:ins w:id="5" w:author="Jaeger, Florian" w:date="2025-08-14T11:36:00Z" w16du:dateUtc="2025-08-14T09:36:00Z">
        <w:r>
          <w:rPr>
            <w:rFonts w:ascii="Times New Roman" w:hAnsi="Times New Roman"/>
            <w:sz w:val="22"/>
            <w:szCs w:val="22"/>
          </w:rPr>
          <w:t xml:space="preserve">All </w:t>
        </w:r>
      </w:ins>
      <w:ins w:id="6" w:author="Jaeger, Florian" w:date="2025-08-14T11:37:00Z" w16du:dateUtc="2025-08-14T09:37:00Z">
        <w:r>
          <w:rPr>
            <w:rFonts w:ascii="Times New Roman" w:hAnsi="Times New Roman"/>
            <w:sz w:val="22"/>
            <w:szCs w:val="22"/>
          </w:rPr>
          <w:t>of</w:t>
        </w:r>
        <w:proofErr w:type="gramEnd"/>
        <w:r>
          <w:rPr>
            <w:rFonts w:ascii="Times New Roman" w:hAnsi="Times New Roman"/>
            <w:sz w:val="22"/>
            <w:szCs w:val="22"/>
          </w:rPr>
          <w:t xml:space="preserve"> R2’s other</w:t>
        </w:r>
      </w:ins>
      <w:ins w:id="7" w:author="Jaeger, Florian" w:date="2025-08-14T11:36:00Z" w16du:dateUtc="2025-08-14T09:36:00Z">
        <w:r>
          <w:rPr>
            <w:rFonts w:ascii="Times New Roman" w:hAnsi="Times New Roman"/>
            <w:sz w:val="22"/>
            <w:szCs w:val="22"/>
          </w:rPr>
          <w:t xml:space="preserve"> comments related to our use of track-changes</w:t>
        </w:r>
      </w:ins>
      <w:ins w:id="8" w:author="Jaeger, Florian" w:date="2025-08-14T11:37:00Z" w16du:dateUtc="2025-08-14T09:37:00Z">
        <w:r>
          <w:rPr>
            <w:rFonts w:ascii="Times New Roman" w:hAnsi="Times New Roman"/>
            <w:sz w:val="22"/>
            <w:szCs w:val="22"/>
          </w:rPr>
          <w:t>, which we have now removed</w:t>
        </w:r>
      </w:ins>
      <w:ins w:id="9" w:author="Jaeger, Florian" w:date="2025-08-14T11:38:00Z" w16du:dateUtc="2025-08-14T09:38:00Z">
        <w:r>
          <w:rPr>
            <w:rFonts w:ascii="Times New Roman" w:hAnsi="Times New Roman"/>
            <w:sz w:val="22"/>
            <w:szCs w:val="22"/>
          </w:rPr>
          <w:t>. I</w:t>
        </w:r>
      </w:ins>
      <w:ins w:id="10" w:author="Jaeger, Florian" w:date="2025-08-14T11:37:00Z" w16du:dateUtc="2025-08-14T09:37:00Z">
        <w:r>
          <w:rPr>
            <w:rFonts w:ascii="Times New Roman" w:hAnsi="Times New Roman"/>
            <w:sz w:val="22"/>
            <w:szCs w:val="22"/>
          </w:rPr>
          <w:t xml:space="preserve">n particular, the revised result </w:t>
        </w:r>
      </w:ins>
      <w:ins w:id="11" w:author="Jaeger, Florian" w:date="2025-08-14T11:38:00Z" w16du:dateUtc="2025-08-14T09:38:00Z">
        <w:r>
          <w:rPr>
            <w:rFonts w:ascii="Times New Roman" w:hAnsi="Times New Roman"/>
            <w:sz w:val="22"/>
            <w:szCs w:val="22"/>
          </w:rPr>
          <w:t>Figure 4</w:t>
        </w:r>
      </w:ins>
      <w:ins w:id="12" w:author="Jaeger, Florian" w:date="2025-08-14T11:37:00Z" w16du:dateUtc="2025-08-14T09:37:00Z">
        <w:r>
          <w:rPr>
            <w:rFonts w:ascii="Times New Roman" w:hAnsi="Times New Roman"/>
            <w:sz w:val="22"/>
            <w:szCs w:val="22"/>
          </w:rPr>
          <w:t xml:space="preserve"> for Experiments 1a-c in our previous submission did </w:t>
        </w:r>
        <w:r>
          <w:rPr>
            <w:rFonts w:ascii="Times New Roman" w:hAnsi="Times New Roman"/>
            <w:i/>
            <w:iCs/>
            <w:sz w:val="22"/>
            <w:szCs w:val="22"/>
          </w:rPr>
          <w:t>not</w:t>
        </w:r>
        <w:r>
          <w:rPr>
            <w:rFonts w:ascii="Times New Roman" w:hAnsi="Times New Roman"/>
            <w:sz w:val="22"/>
            <w:szCs w:val="22"/>
          </w:rPr>
          <w:t xml:space="preserve"> contain the additional line that the reviewer was worried about; it had </w:t>
        </w:r>
      </w:ins>
      <w:ins w:id="13" w:author="Jaeger, Florian" w:date="2025-08-14T11:38:00Z" w16du:dateUtc="2025-08-14T09:38:00Z">
        <w:r>
          <w:rPr>
            <w:rFonts w:ascii="Times New Roman" w:hAnsi="Times New Roman"/>
            <w:sz w:val="22"/>
            <w:szCs w:val="22"/>
          </w:rPr>
          <w:t xml:space="preserve">already </w:t>
        </w:r>
      </w:ins>
      <w:ins w:id="14" w:author="Jaeger, Florian" w:date="2025-08-14T11:37:00Z" w16du:dateUtc="2025-08-14T09:37:00Z">
        <w:r>
          <w:rPr>
            <w:rFonts w:ascii="Times New Roman" w:hAnsi="Times New Roman"/>
            <w:sz w:val="22"/>
            <w:szCs w:val="22"/>
          </w:rPr>
          <w:t>been removed following R2</w:t>
        </w:r>
      </w:ins>
      <w:ins w:id="15" w:author="Jaeger, Florian" w:date="2025-08-14T11:38:00Z" w16du:dateUtc="2025-08-14T09:38:00Z">
        <w:r>
          <w:rPr>
            <w:rFonts w:ascii="Times New Roman" w:hAnsi="Times New Roman"/>
            <w:sz w:val="22"/>
            <w:szCs w:val="22"/>
          </w:rPr>
          <w:t>’s request</w:t>
        </w:r>
      </w:ins>
      <w:ins w:id="16" w:author="Jaeger, Florian" w:date="2025-08-14T11:37:00Z" w16du:dateUtc="2025-08-14T09:37:00Z">
        <w:r>
          <w:rPr>
            <w:rFonts w:ascii="Times New Roman" w:hAnsi="Times New Roman"/>
            <w:sz w:val="22"/>
            <w:szCs w:val="22"/>
          </w:rPr>
          <w:t>.</w:t>
        </w:r>
      </w:ins>
      <w:del w:id="17" w:author="Jaeger, Florian" w:date="2025-08-14T11:35:00Z" w16du:dateUtc="2025-08-14T09:35:00Z">
        <w:r w:rsidR="00490683" w:rsidRPr="00490683" w:rsidDel="00996D3C">
          <w:rPr>
            <w:rFonts w:ascii="Times New Roman" w:hAnsi="Times New Roman"/>
            <w:sz w:val="22"/>
            <w:szCs w:val="22"/>
          </w:rPr>
          <w:delText xml:space="preserve">We are grateful to you and the reviewers for your highly constructive feedback on </w:delText>
        </w:r>
        <w:r w:rsidR="007D2443" w:rsidDel="00996D3C">
          <w:rPr>
            <w:rFonts w:ascii="Times New Roman" w:hAnsi="Times New Roman"/>
            <w:sz w:val="22"/>
            <w:szCs w:val="22"/>
          </w:rPr>
          <w:delText xml:space="preserve">both </w:delText>
        </w:r>
        <w:r w:rsidR="00490683" w:rsidRPr="00490683" w:rsidDel="00996D3C">
          <w:rPr>
            <w:rFonts w:ascii="Times New Roman" w:hAnsi="Times New Roman"/>
            <w:sz w:val="22"/>
            <w:szCs w:val="22"/>
          </w:rPr>
          <w:delText>our initial submission</w:delText>
        </w:r>
        <w:r w:rsidR="007D2443" w:rsidDel="00996D3C">
          <w:rPr>
            <w:rFonts w:ascii="Times New Roman" w:hAnsi="Times New Roman"/>
            <w:sz w:val="22"/>
            <w:szCs w:val="22"/>
          </w:rPr>
          <w:delText xml:space="preserve"> and first revision</w:delText>
        </w:r>
        <w:r w:rsidR="00490683" w:rsidRPr="00490683" w:rsidDel="00996D3C">
          <w:rPr>
            <w:rFonts w:ascii="Times New Roman" w:hAnsi="Times New Roman"/>
            <w:sz w:val="22"/>
            <w:szCs w:val="22"/>
          </w:rPr>
          <w:delText xml:space="preserve">. </w:delText>
        </w:r>
        <w:r w:rsidR="007D2443" w:rsidDel="00996D3C">
          <w:rPr>
            <w:rFonts w:ascii="Times New Roman" w:hAnsi="Times New Roman"/>
            <w:sz w:val="22"/>
            <w:szCs w:val="22"/>
          </w:rPr>
          <w:delText xml:space="preserve">Additionally, we are heartened that both reviewers found our responses to their initial feedback to be helpful and thorough. </w:delText>
        </w:r>
      </w:del>
      <w:ins w:id="18" w:author="Jaeger, Florian" w:date="2025-08-14T11:39:00Z" w16du:dateUtc="2025-08-14T09:39:00Z">
        <w:r>
          <w:rPr>
            <w:rFonts w:ascii="Times New Roman" w:hAnsi="Times New Roman"/>
            <w:sz w:val="22"/>
            <w:szCs w:val="22"/>
          </w:rPr>
          <w:t xml:space="preserve"> </w:t>
        </w:r>
      </w:ins>
    </w:p>
    <w:p w14:paraId="581B1436" w14:textId="292ACA33" w:rsidR="007D2443" w:rsidDel="00996D3C" w:rsidRDefault="007D2443" w:rsidP="00996D3C">
      <w:pPr>
        <w:ind w:firstLine="0"/>
        <w:rPr>
          <w:del w:id="19" w:author="Jaeger, Florian" w:date="2025-08-14T11:39:00Z" w16du:dateUtc="2025-08-14T09:39:00Z"/>
          <w:rFonts w:ascii="Times New Roman" w:hAnsi="Times New Roman"/>
          <w:sz w:val="22"/>
          <w:szCs w:val="22"/>
        </w:rPr>
        <w:pPrChange w:id="20" w:author="Jaeger, Florian" w:date="2025-08-14T11:39:00Z" w16du:dateUtc="2025-08-14T09:39:00Z">
          <w:pPr>
            <w:ind w:firstLine="0"/>
          </w:pPr>
        </w:pPrChange>
      </w:pPr>
    </w:p>
    <w:p w14:paraId="249ABA46" w14:textId="78F36C0E" w:rsidR="007D2443" w:rsidRDefault="007D2443" w:rsidP="00996D3C">
      <w:pPr>
        <w:ind w:firstLine="0"/>
        <w:rPr>
          <w:rFonts w:ascii="Times New Roman" w:hAnsi="Times New Roman"/>
          <w:sz w:val="22"/>
          <w:szCs w:val="22"/>
        </w:rPr>
      </w:pPr>
      <w:del w:id="21" w:author="Jaeger, Florian" w:date="2025-08-14T11:39:00Z" w16du:dateUtc="2025-08-14T09:39:00Z">
        <w:r w:rsidDel="00996D3C">
          <w:rPr>
            <w:rFonts w:ascii="Times New Roman" w:hAnsi="Times New Roman"/>
            <w:sz w:val="22"/>
            <w:szCs w:val="22"/>
          </w:rPr>
          <w:delText>R1 recommended the paper in its current form for publication. While R2 identified “</w:delText>
        </w:r>
        <w:r w:rsidRPr="007D2443" w:rsidDel="00996D3C">
          <w:rPr>
            <w:rFonts w:ascii="Times New Roman" w:hAnsi="Times New Roman"/>
            <w:sz w:val="22"/>
            <w:szCs w:val="22"/>
          </w:rPr>
          <w:delText>no other substantial comments</w:delText>
        </w:r>
        <w:r w:rsidDel="00996D3C">
          <w:rPr>
            <w:rFonts w:ascii="Times New Roman" w:hAnsi="Times New Roman"/>
            <w:sz w:val="22"/>
            <w:szCs w:val="22"/>
          </w:rPr>
          <w:delText>”, they did identify two typos and expressed some lack of clarity resultant of the tracked-changes document. We have amended the typos and removed the changes tracking from the revised submission, clarifying that</w:delText>
        </w:r>
        <w:r w:rsidR="00D64AEB" w:rsidDel="00996D3C">
          <w:rPr>
            <w:rFonts w:ascii="Times New Roman" w:hAnsi="Times New Roman"/>
            <w:sz w:val="22"/>
            <w:szCs w:val="22"/>
          </w:rPr>
          <w:delText>, for example,</w:delText>
        </w:r>
        <w:r w:rsidDel="00996D3C">
          <w:rPr>
            <w:rFonts w:ascii="Times New Roman" w:hAnsi="Times New Roman"/>
            <w:sz w:val="22"/>
            <w:szCs w:val="22"/>
          </w:rPr>
          <w:delText xml:space="preserve"> the revised Figure 4 does not include data from a previous experiment. Finally, we have</w:delText>
        </w:r>
      </w:del>
      <w:ins w:id="22" w:author="Jaeger, Florian" w:date="2025-08-14T11:39:00Z" w16du:dateUtc="2025-08-14T09:39:00Z">
        <w:r w:rsidR="00996D3C">
          <w:rPr>
            <w:rFonts w:ascii="Times New Roman" w:hAnsi="Times New Roman"/>
            <w:sz w:val="22"/>
            <w:szCs w:val="22"/>
          </w:rPr>
          <w:t>We also</w:t>
        </w:r>
      </w:ins>
      <w:r>
        <w:rPr>
          <w:rFonts w:ascii="Times New Roman" w:hAnsi="Times New Roman"/>
          <w:sz w:val="22"/>
          <w:szCs w:val="22"/>
        </w:rPr>
        <w:t xml:space="preserve"> clarified footnote </w:t>
      </w:r>
      <w:r w:rsidR="00D64AEB">
        <w:rPr>
          <w:rFonts w:ascii="Times New Roman" w:hAnsi="Times New Roman"/>
          <w:sz w:val="22"/>
          <w:szCs w:val="22"/>
        </w:rPr>
        <w:t>4 in terms of the differences between the present work and the approach taken in Liu &amp; Jaeger (2018).</w:t>
      </w:r>
      <w:ins w:id="23" w:author="Jaeger, Florian" w:date="2025-08-14T11:55:00Z" w16du:dateUtc="2025-08-14T09:55:00Z">
        <w:r w:rsidR="00DD73FA">
          <w:rPr>
            <w:rFonts w:ascii="Times New Roman" w:hAnsi="Times New Roman"/>
            <w:sz w:val="22"/>
            <w:szCs w:val="22"/>
          </w:rPr>
          <w:t xml:space="preserve"> Finally, we made some </w:t>
        </w:r>
        <w:r w:rsidR="00DD73FA" w:rsidRPr="00DD73FA">
          <w:rPr>
            <w:rFonts w:ascii="Times New Roman" w:hAnsi="Times New Roman"/>
            <w:sz w:val="22"/>
            <w:szCs w:val="22"/>
          </w:rPr>
          <w:t>very</w:t>
        </w:r>
        <w:r w:rsidR="00DD73FA">
          <w:rPr>
            <w:rFonts w:ascii="Times New Roman" w:hAnsi="Times New Roman"/>
            <w:sz w:val="22"/>
            <w:szCs w:val="22"/>
          </w:rPr>
          <w:t xml:space="preserve"> minor rewording changes in the introduction and discussion to </w:t>
        </w:r>
      </w:ins>
      <w:ins w:id="24" w:author="Jaeger, Florian" w:date="2025-08-14T11:56:00Z" w16du:dateUtc="2025-08-14T09:56:00Z">
        <w:r w:rsidR="00DD73FA">
          <w:rPr>
            <w:rFonts w:ascii="Times New Roman" w:hAnsi="Times New Roman"/>
            <w:sz w:val="22"/>
            <w:szCs w:val="22"/>
          </w:rPr>
          <w:t>remove ambiguity that we were made aware of by other readers</w:t>
        </w:r>
      </w:ins>
      <w:ins w:id="25" w:author="Jaeger, Florian" w:date="2025-08-14T11:57:00Z" w16du:dateUtc="2025-08-14T09:57:00Z">
        <w:r w:rsidR="00DD73FA">
          <w:rPr>
            <w:rFonts w:ascii="Times New Roman" w:hAnsi="Times New Roman"/>
            <w:sz w:val="22"/>
            <w:szCs w:val="22"/>
          </w:rPr>
          <w:t xml:space="preserve"> (1</w:t>
        </w:r>
        <w:r w:rsidR="00DD73FA" w:rsidRPr="00DD73FA">
          <w:rPr>
            <w:rFonts w:ascii="Times New Roman" w:hAnsi="Times New Roman"/>
            <w:sz w:val="22"/>
            <w:szCs w:val="22"/>
            <w:vertAlign w:val="superscript"/>
            <w:rPrChange w:id="26" w:author="Jaeger, Florian" w:date="2025-08-14T11:57:00Z" w16du:dateUtc="2025-08-14T09:57:00Z">
              <w:rPr>
                <w:rFonts w:ascii="Times New Roman" w:hAnsi="Times New Roman"/>
                <w:sz w:val="22"/>
                <w:szCs w:val="22"/>
              </w:rPr>
            </w:rPrChange>
          </w:rPr>
          <w:t>st</w:t>
        </w:r>
        <w:r w:rsidR="00DD73FA">
          <w:rPr>
            <w:rFonts w:ascii="Times New Roman" w:hAnsi="Times New Roman"/>
            <w:sz w:val="22"/>
            <w:szCs w:val="22"/>
          </w:rPr>
          <w:t xml:space="preserve"> paragraph on p4, last paragraph on p. 30)</w:t>
        </w:r>
      </w:ins>
      <w:ins w:id="27" w:author="Jaeger, Florian" w:date="2025-08-14T11:56:00Z" w16du:dateUtc="2025-08-14T09:56:00Z">
        <w:r w:rsidR="00DD73FA">
          <w:rPr>
            <w:rFonts w:ascii="Times New Roman" w:hAnsi="Times New Roman"/>
            <w:sz w:val="22"/>
            <w:szCs w:val="22"/>
          </w:rPr>
          <w:t>.</w:t>
        </w:r>
      </w:ins>
    </w:p>
    <w:p w14:paraId="52CFA137" w14:textId="77777777" w:rsidR="00490683" w:rsidRPr="00490683" w:rsidRDefault="00490683" w:rsidP="007D2443">
      <w:pPr>
        <w:ind w:firstLine="0"/>
        <w:rPr>
          <w:rFonts w:ascii="Times New Roman" w:hAnsi="Times New Roman"/>
          <w:sz w:val="22"/>
          <w:szCs w:val="22"/>
        </w:rPr>
      </w:pPr>
    </w:p>
    <w:p w14:paraId="02F57519" w14:textId="0DD202C8" w:rsidR="00490683" w:rsidRDefault="00D64AEB" w:rsidP="00490683">
      <w:pPr>
        <w:ind w:firstLine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We appreciate the opportunity to strengthen this paper further, and hope this revised manuscript is now suitable for publication. </w:t>
      </w:r>
      <w:ins w:id="28" w:author="Jaeger, Florian" w:date="2025-08-14T11:57:00Z" w16du:dateUtc="2025-08-14T09:57:00Z">
        <w:r w:rsidR="00DD73FA">
          <w:rPr>
            <w:rFonts w:ascii="Times New Roman" w:hAnsi="Times New Roman"/>
            <w:sz w:val="22"/>
            <w:szCs w:val="22"/>
          </w:rPr>
          <w:t>We thank you and the reviewers for the helpful gu</w:t>
        </w:r>
      </w:ins>
      <w:ins w:id="29" w:author="Jaeger, Florian" w:date="2025-08-14T11:58:00Z" w16du:dateUtc="2025-08-14T09:58:00Z">
        <w:r w:rsidR="00DD73FA">
          <w:rPr>
            <w:rFonts w:ascii="Times New Roman" w:hAnsi="Times New Roman"/>
            <w:sz w:val="22"/>
            <w:szCs w:val="22"/>
          </w:rPr>
          <w:t>idance throughout the process.</w:t>
        </w:r>
      </w:ins>
    </w:p>
    <w:p w14:paraId="6C25DC1B" w14:textId="77777777" w:rsidR="00490683" w:rsidRPr="00490683" w:rsidRDefault="00490683" w:rsidP="00490683">
      <w:pPr>
        <w:ind w:firstLine="0"/>
        <w:rPr>
          <w:rFonts w:ascii="Times New Roman" w:hAnsi="Times New Roman"/>
          <w:sz w:val="22"/>
          <w:szCs w:val="22"/>
        </w:rPr>
      </w:pPr>
    </w:p>
    <w:p w14:paraId="34D2447F" w14:textId="43DE57E3" w:rsidR="00A70529" w:rsidRPr="00490683" w:rsidRDefault="00A70529" w:rsidP="00490683">
      <w:pPr>
        <w:ind w:firstLine="0"/>
        <w:rPr>
          <w:rFonts w:ascii="Times New Roman" w:hAnsi="Times New Roman"/>
          <w:sz w:val="22"/>
          <w:szCs w:val="22"/>
        </w:rPr>
      </w:pPr>
      <w:r w:rsidRPr="00490683">
        <w:rPr>
          <w:rFonts w:ascii="Times New Roman" w:hAnsi="Times New Roman"/>
          <w:sz w:val="22"/>
          <w:szCs w:val="22"/>
        </w:rPr>
        <w:t>Sincerely,</w:t>
      </w:r>
    </w:p>
    <w:p w14:paraId="21BD91E7" w14:textId="6BB8BDE0" w:rsidR="00A70529" w:rsidRPr="00FF1FA2" w:rsidRDefault="00A70529" w:rsidP="002D281B">
      <w:pPr>
        <w:ind w:firstLine="0"/>
        <w:rPr>
          <w:rFonts w:ascii="Times New Roman" w:hAnsi="Times New Roman"/>
          <w:sz w:val="22"/>
          <w:szCs w:val="22"/>
        </w:rPr>
      </w:pPr>
    </w:p>
    <w:p w14:paraId="49F55EF6" w14:textId="77777777" w:rsidR="002D281B" w:rsidRDefault="002D281B" w:rsidP="00490683">
      <w:pPr>
        <w:ind w:firstLine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Shawn Cummings, Gevher </w:t>
      </w:r>
      <w:proofErr w:type="spellStart"/>
      <w:r>
        <w:rPr>
          <w:rFonts w:ascii="Times New Roman" w:hAnsi="Times New Roman"/>
          <w:sz w:val="22"/>
          <w:szCs w:val="22"/>
        </w:rPr>
        <w:t>Karboga</w:t>
      </w:r>
      <w:proofErr w:type="spellEnd"/>
      <w:r>
        <w:rPr>
          <w:rFonts w:ascii="Times New Roman" w:hAnsi="Times New Roman"/>
          <w:sz w:val="22"/>
          <w:szCs w:val="22"/>
        </w:rPr>
        <w:t xml:space="preserve">, Menghan Yang, and </w:t>
      </w:r>
      <w:r w:rsidR="00A70529" w:rsidRPr="00FF1FA2">
        <w:rPr>
          <w:rFonts w:ascii="Times New Roman" w:hAnsi="Times New Roman"/>
          <w:sz w:val="22"/>
          <w:szCs w:val="22"/>
        </w:rPr>
        <w:t>Florian Jaeger</w:t>
      </w:r>
      <w:r w:rsidR="00A70529" w:rsidRPr="00FF1FA2">
        <w:rPr>
          <w:rFonts w:ascii="Times New Roman" w:hAnsi="Times New Roman"/>
          <w:sz w:val="22"/>
          <w:szCs w:val="22"/>
        </w:rPr>
        <w:tab/>
      </w:r>
    </w:p>
    <w:p w14:paraId="45784B47" w14:textId="21CCD433" w:rsidR="0019139A" w:rsidRDefault="00B20981" w:rsidP="00452E0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</w:t>
      </w:r>
    </w:p>
    <w:p w14:paraId="1E90F4A4" w14:textId="1CDEB55F" w:rsidR="00036F63" w:rsidRPr="00490683" w:rsidRDefault="00036F63" w:rsidP="00490683">
      <w:pPr>
        <w:ind w:firstLine="0"/>
        <w:jc w:val="left"/>
        <w:rPr>
          <w:rFonts w:ascii="Times New Roman" w:hAnsi="Times New Roman"/>
          <w:b/>
          <w:sz w:val="22"/>
          <w:szCs w:val="22"/>
        </w:rPr>
      </w:pPr>
    </w:p>
    <w:sectPr w:rsidR="00036F63" w:rsidRPr="00490683" w:rsidSect="0079625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2E07E" w14:textId="77777777" w:rsidR="009B79DD" w:rsidRDefault="009B79DD" w:rsidP="00A70529">
      <w:r>
        <w:separator/>
      </w:r>
    </w:p>
  </w:endnote>
  <w:endnote w:type="continuationSeparator" w:id="0">
    <w:p w14:paraId="56C0A925" w14:textId="77777777" w:rsidR="009B79DD" w:rsidRDefault="009B79DD" w:rsidP="00A70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anson Text">
    <w:altName w:val="Cambria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212B5" w14:textId="77777777" w:rsidR="00A70529" w:rsidRDefault="00A70529" w:rsidP="00A70529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56FE" w14:textId="77777777" w:rsidR="00A70529" w:rsidRDefault="00A70529" w:rsidP="00A70529">
    <w:pPr>
      <w:ind w:firstLine="0"/>
    </w:pPr>
  </w:p>
  <w:p w14:paraId="4BA6318E" w14:textId="77777777" w:rsidR="00A70529" w:rsidRPr="007225BF" w:rsidRDefault="00A70529" w:rsidP="00A70529">
    <w:pPr>
      <w:ind w:firstLine="0"/>
      <w:rPr>
        <w:rFonts w:ascii="Georgia" w:hAnsi="Georgia"/>
        <w:color w:val="001534"/>
        <w:sz w:val="18"/>
      </w:rPr>
    </w:pPr>
    <w:r w:rsidRPr="007225BF">
      <w:rPr>
        <w:rFonts w:ascii="Georgia" w:hAnsi="Georgia"/>
        <w:color w:val="001534"/>
        <w:sz w:val="18"/>
      </w:rPr>
      <w:t>Meliora Hall</w:t>
    </w:r>
  </w:p>
  <w:p w14:paraId="41C7E1EA" w14:textId="77777777" w:rsidR="00A70529" w:rsidRPr="007225BF" w:rsidRDefault="00A70529" w:rsidP="00A70529">
    <w:pPr>
      <w:ind w:firstLine="0"/>
      <w:rPr>
        <w:rFonts w:ascii="Georgia" w:hAnsi="Georgia"/>
        <w:color w:val="001534"/>
        <w:sz w:val="18"/>
      </w:rPr>
    </w:pPr>
    <w:r w:rsidRPr="007225BF">
      <w:rPr>
        <w:rFonts w:ascii="Georgia" w:hAnsi="Georgia"/>
        <w:color w:val="001534"/>
        <w:sz w:val="18"/>
      </w:rPr>
      <w:t>University of Rochester</w:t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  <w:t>Phone:</w:t>
    </w:r>
    <w:r w:rsidRPr="007225BF">
      <w:rPr>
        <w:rFonts w:ascii="Georgia" w:hAnsi="Georgia"/>
        <w:color w:val="001534"/>
        <w:sz w:val="18"/>
      </w:rPr>
      <w:tab/>
      <w:t>(585) 276 3611</w:t>
    </w:r>
  </w:p>
  <w:p w14:paraId="2C3292DE" w14:textId="77777777" w:rsidR="00A70529" w:rsidRPr="007225BF" w:rsidRDefault="00A70529" w:rsidP="00A70529">
    <w:pPr>
      <w:ind w:firstLine="0"/>
      <w:rPr>
        <w:rFonts w:ascii="Georgia" w:hAnsi="Georgia"/>
        <w:color w:val="001534"/>
        <w:sz w:val="18"/>
      </w:rPr>
    </w:pPr>
    <w:r w:rsidRPr="007225BF">
      <w:rPr>
        <w:rFonts w:ascii="Georgia" w:hAnsi="Georgia"/>
        <w:color w:val="001534"/>
        <w:sz w:val="18"/>
      </w:rPr>
      <w:t>Rochester NY 14627-0268</w:t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ab/>
    </w:r>
    <w:r>
      <w:rPr>
        <w:rFonts w:ascii="Georgia" w:hAnsi="Georgia"/>
        <w:color w:val="001534"/>
        <w:sz w:val="18"/>
      </w:rPr>
      <w:tab/>
    </w:r>
    <w:r w:rsidRPr="007225BF">
      <w:rPr>
        <w:rFonts w:ascii="Georgia" w:hAnsi="Georgia"/>
        <w:color w:val="001534"/>
        <w:sz w:val="18"/>
      </w:rPr>
      <w:t xml:space="preserve">Fax: </w:t>
    </w:r>
    <w:r w:rsidRPr="007225BF">
      <w:rPr>
        <w:rFonts w:ascii="Georgia" w:hAnsi="Georgia"/>
        <w:color w:val="001534"/>
        <w:sz w:val="18"/>
      </w:rPr>
      <w:tab/>
      <w:t>(585) 442 9216</w:t>
    </w:r>
  </w:p>
  <w:p w14:paraId="2B3925B7" w14:textId="77777777" w:rsidR="00A70529" w:rsidRPr="00084361" w:rsidRDefault="00A70529" w:rsidP="00A70529">
    <w:pPr>
      <w:ind w:firstLine="0"/>
      <w:rPr>
        <w:rFonts w:ascii="Georgia" w:hAnsi="Georgia"/>
        <w:color w:val="001534"/>
        <w:sz w:val="20"/>
      </w:rPr>
    </w:pPr>
  </w:p>
  <w:p w14:paraId="4A68B9DE" w14:textId="77777777" w:rsidR="00A70529" w:rsidRDefault="00A70529" w:rsidP="00A70529">
    <w:pPr>
      <w:pStyle w:val="Footer"/>
      <w:tabs>
        <w:tab w:val="clear" w:pos="4320"/>
        <w:tab w:val="clear" w:pos="8640"/>
        <w:tab w:val="left" w:pos="14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98E73" w14:textId="77777777" w:rsidR="009B79DD" w:rsidRDefault="009B79DD" w:rsidP="00A70529">
      <w:r>
        <w:separator/>
      </w:r>
    </w:p>
  </w:footnote>
  <w:footnote w:type="continuationSeparator" w:id="0">
    <w:p w14:paraId="35E83891" w14:textId="77777777" w:rsidR="009B79DD" w:rsidRDefault="009B79DD" w:rsidP="00A70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3F889" w14:textId="77777777" w:rsidR="00A70529" w:rsidRDefault="00A70529" w:rsidP="00A70529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2FE2B" w14:textId="77777777" w:rsidR="00A70529" w:rsidRPr="00D250BA" w:rsidRDefault="00A70529" w:rsidP="00A70529">
    <w:pPr>
      <w:rPr>
        <w:rFonts w:ascii="Georgia" w:hAnsi="Georgia"/>
      </w:rPr>
    </w:pPr>
  </w:p>
  <w:p w14:paraId="452DC23D" w14:textId="77777777" w:rsidR="00A70529" w:rsidRPr="004C525A" w:rsidRDefault="000F37BF" w:rsidP="00A70529">
    <w:pPr>
      <w:tabs>
        <w:tab w:val="left" w:pos="9140"/>
      </w:tabs>
      <w:jc w:val="right"/>
      <w:rPr>
        <w:rFonts w:ascii="Garamond" w:hAnsi="Garamond"/>
      </w:rPr>
    </w:pPr>
    <w:r w:rsidRPr="00473DBC"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A298718" wp14:editId="26309131">
              <wp:simplePos x="0" y="0"/>
              <wp:positionH relativeFrom="column">
                <wp:posOffset>-12065</wp:posOffset>
              </wp:positionH>
              <wp:positionV relativeFrom="paragraph">
                <wp:posOffset>81280</wp:posOffset>
              </wp:positionV>
              <wp:extent cx="5530850" cy="0"/>
              <wp:effectExtent l="0" t="12700" r="635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53085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1B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8BC8B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95pt,6.4pt" to="434.55pt,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" strokecolor="#001b60" strokeweight="2.25pt">
              <o:lock v:ext="edit" shapetype="f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303EC6D0" wp14:editId="735DF45F">
          <wp:simplePos x="0" y="0"/>
          <wp:positionH relativeFrom="column">
            <wp:posOffset>-41910</wp:posOffset>
          </wp:positionH>
          <wp:positionV relativeFrom="paragraph">
            <wp:posOffset>130175</wp:posOffset>
          </wp:positionV>
          <wp:extent cx="2336800" cy="469900"/>
          <wp:effectExtent l="0" t="0" r="0" b="0"/>
          <wp:wrapNone/>
          <wp:docPr id="4" name="Picture 8" descr="urlogo-prin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urlogo-print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680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70529" w:rsidRPr="004C525A">
      <w:rPr>
        <w:rFonts w:ascii="Garamond" w:hAnsi="Garamond"/>
      </w:rPr>
      <w:tab/>
    </w:r>
  </w:p>
  <w:p w14:paraId="07817980" w14:textId="77777777" w:rsidR="00A70529" w:rsidRPr="00282DC3" w:rsidRDefault="00A70529" w:rsidP="00A70529">
    <w:pPr>
      <w:ind w:left="2880"/>
      <w:jc w:val="right"/>
      <w:rPr>
        <w:rFonts w:ascii="Georgia" w:hAnsi="Georgia"/>
        <w:color w:val="001534"/>
      </w:rPr>
    </w:pPr>
    <w:r w:rsidRPr="00282DC3">
      <w:rPr>
        <w:rFonts w:ascii="Georgia" w:hAnsi="Georgia"/>
        <w:color w:val="001534"/>
      </w:rPr>
      <w:t>DEPARTMENT OF</w:t>
    </w:r>
  </w:p>
  <w:p w14:paraId="0D1EE717" w14:textId="77777777" w:rsidR="00A70529" w:rsidRDefault="00A70529" w:rsidP="00A70529">
    <w:pPr>
      <w:ind w:left="2880"/>
      <w:jc w:val="right"/>
      <w:rPr>
        <w:rFonts w:ascii="Georgia" w:hAnsi="Georgia"/>
        <w:color w:val="001534"/>
      </w:rPr>
    </w:pPr>
    <w:r w:rsidRPr="00282DC3">
      <w:rPr>
        <w:rFonts w:ascii="Georgia" w:hAnsi="Georgia"/>
        <w:color w:val="001534"/>
      </w:rPr>
      <w:t>BRAIN AND COGNITIVE SCIENCES</w:t>
    </w:r>
  </w:p>
  <w:p w14:paraId="2CC1E62F" w14:textId="77777777" w:rsidR="00A70529" w:rsidRPr="00282DC3" w:rsidRDefault="00A70529" w:rsidP="00A70529">
    <w:pPr>
      <w:pStyle w:val="Header"/>
      <w:rPr>
        <w:color w:val="000080"/>
      </w:rPr>
    </w:pPr>
  </w:p>
  <w:p w14:paraId="25A876F7" w14:textId="77777777" w:rsidR="00A70529" w:rsidRDefault="00A705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DC43C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Symbo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Symbo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72C92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65621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E2CBF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1DC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C5F6FE1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2BAEA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6AC2A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AA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EE400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FD239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DFC07624"/>
    <w:lvl w:ilvl="0">
      <w:start w:val="1"/>
      <w:numFmt w:val="upperLetter"/>
      <w:lvlText w:val="Anhang - %1"/>
      <w:lvlJc w:val="left"/>
      <w:pPr>
        <w:tabs>
          <w:tab w:val="num" w:pos="1440"/>
        </w:tabs>
        <w:ind w:left="0" w:firstLine="0"/>
      </w:pPr>
      <w:rPr>
        <w:rFonts w:ascii="Tahoma" w:hAnsi="Tahoma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454"/>
      </w:pPr>
      <w:rPr>
        <w:rFonts w:ascii="Lucida Sans Unicode" w:hAnsi="Lucida Sans Unicode" w:hint="default"/>
      </w:rPr>
    </w:lvl>
    <w:lvl w:ilvl="2">
      <w:start w:val="1"/>
      <w:numFmt w:val="upperLetter"/>
      <w:lvlText w:val="%1.%2.%3)"/>
      <w:lvlJc w:val="left"/>
      <w:pPr>
        <w:tabs>
          <w:tab w:val="num" w:pos="2124"/>
        </w:tabs>
        <w:ind w:left="2124" w:hanging="7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2" w15:restartNumberingAfterBreak="0">
    <w:nsid w:val="00000003"/>
    <w:multiLevelType w:val="multilevel"/>
    <w:tmpl w:val="00000003"/>
    <w:name w:val="WW8Num25"/>
    <w:lvl w:ilvl="0">
      <w:start w:val="1"/>
      <w:numFmt w:val="decimal"/>
      <w:lvlText w:val="(%1)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sz w:val="22"/>
        <w:szCs w:val="24"/>
      </w:rPr>
    </w:lvl>
    <w:lvl w:ilvl="1">
      <w:start w:val="1"/>
      <w:numFmt w:val="lowerLetter"/>
      <w:lvlText w:val="(%1.%2)"/>
      <w:lvlJc w:val="left"/>
      <w:pPr>
        <w:tabs>
          <w:tab w:val="num" w:pos="1584"/>
        </w:tabs>
        <w:ind w:left="1584" w:hanging="1584"/>
      </w:pPr>
      <w:rPr>
        <w:rFonts w:ascii="Times New Roman" w:hAnsi="Times New Roman"/>
        <w:sz w:val="22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32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5760"/>
        </w:tabs>
        <w:ind w:left="5760" w:firstLine="0"/>
      </w:pPr>
    </w:lvl>
  </w:abstractNum>
  <w:abstractNum w:abstractNumId="13" w15:restartNumberingAfterBreak="0">
    <w:nsid w:val="027031D9"/>
    <w:multiLevelType w:val="hybridMultilevel"/>
    <w:tmpl w:val="C208604C"/>
    <w:lvl w:ilvl="0" w:tplc="FFFFFFFF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FFFFFFFF">
      <w:start w:val="1"/>
      <w:numFmt w:val="bullet"/>
      <w:pStyle w:val="Handout-bullet3Florian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3DF37F6"/>
    <w:multiLevelType w:val="hybridMultilevel"/>
    <w:tmpl w:val="DF566CC4"/>
    <w:lvl w:ilvl="0" w:tplc="DA94FEB6">
      <w:start w:val="1"/>
      <w:numFmt w:val="decimal"/>
      <w:lvlText w:val="(%1)"/>
      <w:lvlJc w:val="left"/>
      <w:pPr>
        <w:tabs>
          <w:tab w:val="num" w:pos="1418"/>
        </w:tabs>
        <w:ind w:left="1418" w:hanging="567"/>
      </w:pPr>
      <w:rPr>
        <w:rFonts w:ascii="Courier New" w:hAnsi="Courier New" w:hint="default"/>
        <w:b w:val="0"/>
        <w:i w:val="0"/>
        <w:sz w:val="20"/>
      </w:rPr>
    </w:lvl>
    <w:lvl w:ilvl="1" w:tplc="37369E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A28B8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1C5B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3AF0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7ABD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60B7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A23C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C2E5D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501164A"/>
    <w:multiLevelType w:val="multilevel"/>
    <w:tmpl w:val="12B4F2E0"/>
    <w:lvl w:ilvl="0">
      <w:start w:val="1"/>
      <w:numFmt w:val="decimal"/>
      <w:lvlText w:val="%1"/>
      <w:lvlJc w:val="left"/>
      <w:pPr>
        <w:tabs>
          <w:tab w:val="num" w:pos="1860"/>
        </w:tabs>
        <w:ind w:left="216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448"/>
        </w:tabs>
        <w:ind w:left="2448" w:hanging="1008"/>
      </w:pPr>
      <w:rPr>
        <w:rFonts w:hint="default"/>
        <w:lang w:val="en-GB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6" w15:restartNumberingAfterBreak="0">
    <w:nsid w:val="07DA765C"/>
    <w:multiLevelType w:val="multilevel"/>
    <w:tmpl w:val="7F86DE48"/>
    <w:lvl w:ilvl="0">
      <w:start w:val="1"/>
      <w:numFmt w:val="none"/>
      <w:lvlText w:val="%1"/>
      <w:lvlJc w:val="left"/>
      <w:pPr>
        <w:tabs>
          <w:tab w:val="num" w:pos="389"/>
        </w:tabs>
        <w:ind w:left="29" w:firstLine="0"/>
      </w:pPr>
      <w:rPr>
        <w:rFonts w:ascii="Lucida Sans Unicode" w:hAnsi="Lucida Sans Unicode" w:hint="default"/>
        <w:b/>
        <w:i w:val="0"/>
        <w:sz w:val="20"/>
      </w:rPr>
    </w:lvl>
    <w:lvl w:ilvl="1">
      <w:start w:val="1"/>
      <w:numFmt w:val="decimal"/>
      <w:pStyle w:val="Anhang2Florian"/>
      <w:lvlText w:val="%1.%2"/>
      <w:lvlJc w:val="left"/>
      <w:pPr>
        <w:tabs>
          <w:tab w:val="num" w:pos="928"/>
        </w:tabs>
        <w:ind w:left="568" w:firstLine="0"/>
      </w:pPr>
      <w:rPr>
        <w:rFonts w:ascii="Lucida Sans Unicode" w:hAnsi="Lucida Sans Unicode" w:hint="default"/>
        <w:sz w:val="20"/>
      </w:rPr>
    </w:lvl>
    <w:lvl w:ilvl="2">
      <w:start w:val="1"/>
      <w:numFmt w:val="upperLetter"/>
      <w:lvlText w:val="%1.%2.%3)"/>
      <w:lvlJc w:val="left"/>
      <w:pPr>
        <w:tabs>
          <w:tab w:val="num" w:pos="1883"/>
        </w:tabs>
        <w:ind w:left="1163" w:firstLine="0"/>
      </w:pPr>
      <w:rPr>
        <w:rFonts w:ascii="Courier New" w:hAnsi="Courier New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61"/>
        </w:tabs>
        <w:ind w:left="2861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9"/>
        </w:tabs>
        <w:ind w:left="3569" w:hanging="7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9"/>
        </w:tabs>
        <w:ind w:left="4277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9"/>
        </w:tabs>
        <w:ind w:left="4985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"/>
        </w:tabs>
        <w:ind w:left="5693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"/>
        </w:tabs>
        <w:ind w:left="6401" w:hanging="708"/>
      </w:pPr>
      <w:rPr>
        <w:rFonts w:hint="default"/>
      </w:rPr>
    </w:lvl>
  </w:abstractNum>
  <w:abstractNum w:abstractNumId="17" w15:restartNumberingAfterBreak="0">
    <w:nsid w:val="20563900"/>
    <w:multiLevelType w:val="hybridMultilevel"/>
    <w:tmpl w:val="3D0C4B0A"/>
    <w:lvl w:ilvl="0" w:tplc="54A4A29E">
      <w:start w:val="1"/>
      <w:numFmt w:val="bullet"/>
      <w:pStyle w:val="Handout-bullet2Florian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4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0EA4DC4">
      <w:start w:val="1"/>
      <w:numFmt w:val="bullet"/>
      <w:lvlText w:val=""/>
      <w:lvlJc w:val="left"/>
      <w:pPr>
        <w:tabs>
          <w:tab w:val="num" w:pos="2177"/>
        </w:tabs>
        <w:ind w:left="2177" w:hanging="377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C477CF"/>
    <w:multiLevelType w:val="multilevel"/>
    <w:tmpl w:val="514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F38C3"/>
    <w:multiLevelType w:val="multilevel"/>
    <w:tmpl w:val="A7E21B84"/>
    <w:lvl w:ilvl="0">
      <w:start w:val="1"/>
      <w:numFmt w:val="decimal"/>
      <w:lvlText w:val="(%1)"/>
      <w:lvlJc w:val="left"/>
      <w:pPr>
        <w:tabs>
          <w:tab w:val="num" w:pos="360"/>
        </w:tabs>
        <w:ind w:left="0" w:firstLine="0"/>
      </w:pPr>
      <w:rPr>
        <w:rFonts w:ascii="Garamond" w:hAnsi="Garamond" w:hint="default"/>
        <w:sz w:val="24"/>
        <w:szCs w:val="24"/>
      </w:rPr>
    </w:lvl>
    <w:lvl w:ilvl="1">
      <w:start w:val="1"/>
      <w:numFmt w:val="lowerLetter"/>
      <w:lvlText w:val="(%1%2)"/>
      <w:lvlJc w:val="left"/>
      <w:pPr>
        <w:tabs>
          <w:tab w:val="num" w:pos="1584"/>
        </w:tabs>
        <w:ind w:left="1656" w:hanging="1656"/>
      </w:pPr>
      <w:rPr>
        <w:rFonts w:ascii="Garamond" w:hAnsi="Garamond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0" w15:restartNumberingAfterBreak="0">
    <w:nsid w:val="2EDC5E97"/>
    <w:multiLevelType w:val="multilevel"/>
    <w:tmpl w:val="45065E88"/>
    <w:lvl w:ilvl="0">
      <w:start w:val="1"/>
      <w:numFmt w:val="upperLetter"/>
      <w:pStyle w:val="Hypothesis-number-level1-Florian"/>
      <w:lvlText w:val="(%1)"/>
      <w:lvlJc w:val="left"/>
      <w:pPr>
        <w:tabs>
          <w:tab w:val="num" w:pos="1080"/>
        </w:tabs>
        <w:ind w:left="720" w:firstLine="0"/>
      </w:pPr>
      <w:rPr>
        <w:rFonts w:ascii="Palatino" w:hAnsi="Palatino" w:hint="default"/>
        <w:sz w:val="20"/>
        <w:szCs w:val="20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 w:firstLine="0"/>
      </w:pPr>
      <w:rPr>
        <w:rFonts w:hint="default"/>
      </w:rPr>
    </w:lvl>
  </w:abstractNum>
  <w:abstractNum w:abstractNumId="21" w15:restartNumberingAfterBreak="0">
    <w:nsid w:val="3CF6738E"/>
    <w:multiLevelType w:val="hybridMultilevel"/>
    <w:tmpl w:val="B67E6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5D1EA2"/>
    <w:multiLevelType w:val="hybridMultilevel"/>
    <w:tmpl w:val="EC82C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B3D11"/>
    <w:multiLevelType w:val="hybridMultilevel"/>
    <w:tmpl w:val="78AA71AE"/>
    <w:lvl w:ilvl="0" w:tplc="537640AA">
      <w:start w:val="1"/>
      <w:numFmt w:val="bullet"/>
      <w:pStyle w:val="References-BookFlorian"/>
      <w:lvlText w:val="-"/>
      <w:lvlJc w:val="left"/>
      <w:pPr>
        <w:tabs>
          <w:tab w:val="num" w:pos="680"/>
        </w:tabs>
        <w:ind w:left="680" w:hanging="396"/>
      </w:pPr>
      <w:rPr>
        <w:rFonts w:hint="default"/>
        <w:sz w:val="16"/>
      </w:rPr>
    </w:lvl>
    <w:lvl w:ilvl="1" w:tplc="2A3483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0814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B2A6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58EA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74247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56E6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96DA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47057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103D9"/>
    <w:multiLevelType w:val="multilevel"/>
    <w:tmpl w:val="0F2680A8"/>
    <w:lvl w:ilvl="0">
      <w:start w:val="1"/>
      <w:numFmt w:val="decimal"/>
      <w:lvlText w:val="(%1)"/>
      <w:lvlJc w:val="left"/>
      <w:pPr>
        <w:tabs>
          <w:tab w:val="num" w:pos="720"/>
        </w:tabs>
        <w:ind w:left="360" w:firstLine="0"/>
      </w:pPr>
      <w:rPr>
        <w:rFonts w:ascii="Garamond" w:hAnsi="Garamond" w:hint="default"/>
        <w:sz w:val="24"/>
        <w:szCs w:val="24"/>
      </w:rPr>
    </w:lvl>
    <w:lvl w:ilvl="1">
      <w:start w:val="1"/>
      <w:numFmt w:val="decimal"/>
      <w:pStyle w:val="Hypothesis-number-level2-Florian"/>
      <w:lvlText w:val="(%1-%2)"/>
      <w:lvlJc w:val="left"/>
      <w:pPr>
        <w:tabs>
          <w:tab w:val="num" w:pos="1944"/>
        </w:tabs>
        <w:ind w:left="2016" w:hanging="1656"/>
      </w:pPr>
      <w:rPr>
        <w:rFonts w:ascii="Palatino" w:hAnsi="Palatino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180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52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24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396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68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760"/>
        </w:tabs>
        <w:ind w:left="540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6120" w:firstLine="0"/>
      </w:pPr>
      <w:rPr>
        <w:rFonts w:hint="default"/>
      </w:rPr>
    </w:lvl>
  </w:abstractNum>
  <w:abstractNum w:abstractNumId="25" w15:restartNumberingAfterBreak="0">
    <w:nsid w:val="5DE67CE2"/>
    <w:multiLevelType w:val="multilevel"/>
    <w:tmpl w:val="A42A4B42"/>
    <w:lvl w:ilvl="0">
      <w:start w:val="1"/>
      <w:numFmt w:val="decimal"/>
      <w:pStyle w:val="LP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  <w:sz w:val="28"/>
        <w:szCs w:val="28"/>
      </w:rPr>
    </w:lvl>
    <w:lvl w:ilvl="1">
      <w:start w:val="1"/>
      <w:numFmt w:val="decimal"/>
      <w:pStyle w:val="LP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sz w:val="26"/>
        <w:szCs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1080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63755805"/>
    <w:multiLevelType w:val="hybridMultilevel"/>
    <w:tmpl w:val="1B8630F0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7" w15:restartNumberingAfterBreak="0">
    <w:nsid w:val="6D8C5229"/>
    <w:multiLevelType w:val="multilevel"/>
    <w:tmpl w:val="6E6A367C"/>
    <w:lvl w:ilvl="0">
      <w:start w:val="1"/>
      <w:numFmt w:val="decimal"/>
      <w:lvlText w:val="(%1)"/>
      <w:lvlJc w:val="left"/>
      <w:pPr>
        <w:tabs>
          <w:tab w:val="num" w:pos="360"/>
        </w:tabs>
        <w:ind w:left="0" w:firstLine="0"/>
      </w:pPr>
      <w:rPr>
        <w:rFonts w:ascii="Garamond" w:hAnsi="Garamond" w:hint="default"/>
        <w:sz w:val="24"/>
        <w:szCs w:val="24"/>
      </w:rPr>
    </w:lvl>
    <w:lvl w:ilvl="1">
      <w:start w:val="1"/>
      <w:numFmt w:val="lowerLetter"/>
      <w:lvlText w:val="(%1-%2)"/>
      <w:lvlJc w:val="left"/>
      <w:pPr>
        <w:tabs>
          <w:tab w:val="num" w:pos="1584"/>
        </w:tabs>
        <w:ind w:left="1656" w:hanging="1656"/>
      </w:pPr>
      <w:rPr>
        <w:rFonts w:ascii="Garamond" w:hAnsi="Garamond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8" w15:restartNumberingAfterBreak="0">
    <w:nsid w:val="73BC44CB"/>
    <w:multiLevelType w:val="hybridMultilevel"/>
    <w:tmpl w:val="68BA09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37291">
    <w:abstractNumId w:val="16"/>
  </w:num>
  <w:num w:numId="2" w16cid:durableId="1631352201">
    <w:abstractNumId w:val="14"/>
  </w:num>
  <w:num w:numId="3" w16cid:durableId="1671713109">
    <w:abstractNumId w:val="11"/>
  </w:num>
  <w:num w:numId="4" w16cid:durableId="283999810">
    <w:abstractNumId w:val="17"/>
  </w:num>
  <w:num w:numId="5" w16cid:durableId="1898512413">
    <w:abstractNumId w:val="13"/>
  </w:num>
  <w:num w:numId="6" w16cid:durableId="364407600">
    <w:abstractNumId w:val="23"/>
  </w:num>
  <w:num w:numId="7" w16cid:durableId="1518929231">
    <w:abstractNumId w:val="14"/>
  </w:num>
  <w:num w:numId="8" w16cid:durableId="976180750">
    <w:abstractNumId w:val="11"/>
  </w:num>
  <w:num w:numId="9" w16cid:durableId="924995136">
    <w:abstractNumId w:val="20"/>
  </w:num>
  <w:num w:numId="10" w16cid:durableId="545066303">
    <w:abstractNumId w:val="20"/>
  </w:num>
  <w:num w:numId="11" w16cid:durableId="117381170">
    <w:abstractNumId w:val="27"/>
  </w:num>
  <w:num w:numId="12" w16cid:durableId="1454247698">
    <w:abstractNumId w:val="16"/>
  </w:num>
  <w:num w:numId="13" w16cid:durableId="498470249">
    <w:abstractNumId w:val="15"/>
  </w:num>
  <w:num w:numId="14" w16cid:durableId="760568498">
    <w:abstractNumId w:val="15"/>
  </w:num>
  <w:num w:numId="15" w16cid:durableId="932932169">
    <w:abstractNumId w:val="19"/>
  </w:num>
  <w:num w:numId="16" w16cid:durableId="1138187772">
    <w:abstractNumId w:val="27"/>
  </w:num>
  <w:num w:numId="17" w16cid:durableId="1229076856">
    <w:abstractNumId w:val="11"/>
  </w:num>
  <w:num w:numId="18" w16cid:durableId="653679089">
    <w:abstractNumId w:val="17"/>
  </w:num>
  <w:num w:numId="19" w16cid:durableId="704722047">
    <w:abstractNumId w:val="13"/>
  </w:num>
  <w:num w:numId="20" w16cid:durableId="2113697469">
    <w:abstractNumId w:val="24"/>
  </w:num>
  <w:num w:numId="21" w16cid:durableId="1347975694">
    <w:abstractNumId w:val="15"/>
  </w:num>
  <w:num w:numId="22" w16cid:durableId="798425194">
    <w:abstractNumId w:val="15"/>
  </w:num>
  <w:num w:numId="23" w16cid:durableId="1885292950">
    <w:abstractNumId w:val="23"/>
  </w:num>
  <w:num w:numId="24" w16cid:durableId="1776245830">
    <w:abstractNumId w:val="15"/>
  </w:num>
  <w:num w:numId="25" w16cid:durableId="227962953">
    <w:abstractNumId w:val="27"/>
  </w:num>
  <w:num w:numId="26" w16cid:durableId="1452746577">
    <w:abstractNumId w:val="19"/>
  </w:num>
  <w:num w:numId="27" w16cid:durableId="1826434337">
    <w:abstractNumId w:val="17"/>
  </w:num>
  <w:num w:numId="28" w16cid:durableId="548609731">
    <w:abstractNumId w:val="13"/>
  </w:num>
  <w:num w:numId="29" w16cid:durableId="375467042">
    <w:abstractNumId w:val="20"/>
  </w:num>
  <w:num w:numId="30" w16cid:durableId="486165465">
    <w:abstractNumId w:val="24"/>
  </w:num>
  <w:num w:numId="31" w16cid:durableId="628360907">
    <w:abstractNumId w:val="15"/>
  </w:num>
  <w:num w:numId="32" w16cid:durableId="382028370">
    <w:abstractNumId w:val="23"/>
  </w:num>
  <w:num w:numId="33" w16cid:durableId="862015834">
    <w:abstractNumId w:val="12"/>
  </w:num>
  <w:num w:numId="34" w16cid:durableId="1985503457">
    <w:abstractNumId w:val="25"/>
  </w:num>
  <w:num w:numId="35" w16cid:durableId="643436257">
    <w:abstractNumId w:val="25"/>
  </w:num>
  <w:num w:numId="36" w16cid:durableId="1105807206">
    <w:abstractNumId w:val="0"/>
  </w:num>
  <w:num w:numId="37" w16cid:durableId="1464230419">
    <w:abstractNumId w:val="18"/>
  </w:num>
  <w:num w:numId="38" w16cid:durableId="1940290323">
    <w:abstractNumId w:val="18"/>
  </w:num>
  <w:num w:numId="39" w16cid:durableId="946959172">
    <w:abstractNumId w:val="10"/>
  </w:num>
  <w:num w:numId="40" w16cid:durableId="984697095">
    <w:abstractNumId w:val="8"/>
  </w:num>
  <w:num w:numId="41" w16cid:durableId="151601111">
    <w:abstractNumId w:val="7"/>
  </w:num>
  <w:num w:numId="42" w16cid:durableId="19086223">
    <w:abstractNumId w:val="6"/>
  </w:num>
  <w:num w:numId="43" w16cid:durableId="424958277">
    <w:abstractNumId w:val="5"/>
  </w:num>
  <w:num w:numId="44" w16cid:durableId="1291327724">
    <w:abstractNumId w:val="9"/>
  </w:num>
  <w:num w:numId="45" w16cid:durableId="611479961">
    <w:abstractNumId w:val="4"/>
  </w:num>
  <w:num w:numId="46" w16cid:durableId="1673216160">
    <w:abstractNumId w:val="3"/>
  </w:num>
  <w:num w:numId="47" w16cid:durableId="235869122">
    <w:abstractNumId w:val="2"/>
  </w:num>
  <w:num w:numId="48" w16cid:durableId="1656951017">
    <w:abstractNumId w:val="1"/>
  </w:num>
  <w:num w:numId="49" w16cid:durableId="1178497600">
    <w:abstractNumId w:val="28"/>
  </w:num>
  <w:num w:numId="50" w16cid:durableId="274750238">
    <w:abstractNumId w:val="22"/>
  </w:num>
  <w:num w:numId="51" w16cid:durableId="910579989">
    <w:abstractNumId w:val="21"/>
  </w:num>
  <w:num w:numId="52" w16cid:durableId="1367680738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eger, Florian">
    <w15:presenceInfo w15:providerId="AD" w15:userId="S::fjaeger@ur.rochester.edu::0d0acd91-09a2-4ddb-a934-22efc54468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embedSystemFonts/>
  <w:proofState w:spelling="clean" w:grammar="clean"/>
  <w:stylePaneFormatFilter w:val="1402" w:allStyles="0" w:customStyles="1" w:latentStyles="0" w:stylesInUse="0" w:headingStyles="0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52"/>
    <w:rsid w:val="00036F63"/>
    <w:rsid w:val="00086B46"/>
    <w:rsid w:val="000B1BA1"/>
    <w:rsid w:val="000B4A1A"/>
    <w:rsid w:val="000F37BF"/>
    <w:rsid w:val="000F775D"/>
    <w:rsid w:val="00143CAF"/>
    <w:rsid w:val="00165AC8"/>
    <w:rsid w:val="0019139A"/>
    <w:rsid w:val="00195FCA"/>
    <w:rsid w:val="001E185B"/>
    <w:rsid w:val="001F7C2E"/>
    <w:rsid w:val="0022121A"/>
    <w:rsid w:val="00236062"/>
    <w:rsid w:val="002922D0"/>
    <w:rsid w:val="002D281B"/>
    <w:rsid w:val="003046D2"/>
    <w:rsid w:val="00343EB9"/>
    <w:rsid w:val="003E2C11"/>
    <w:rsid w:val="003E37B9"/>
    <w:rsid w:val="00446592"/>
    <w:rsid w:val="00452E00"/>
    <w:rsid w:val="00490683"/>
    <w:rsid w:val="004959A2"/>
    <w:rsid w:val="0049633E"/>
    <w:rsid w:val="004A6BC1"/>
    <w:rsid w:val="00504824"/>
    <w:rsid w:val="00512A21"/>
    <w:rsid w:val="00512BC5"/>
    <w:rsid w:val="005177E9"/>
    <w:rsid w:val="0053070F"/>
    <w:rsid w:val="00540DD0"/>
    <w:rsid w:val="00540FB3"/>
    <w:rsid w:val="00595EBB"/>
    <w:rsid w:val="005A6AFC"/>
    <w:rsid w:val="005B274D"/>
    <w:rsid w:val="00612F74"/>
    <w:rsid w:val="00673BC2"/>
    <w:rsid w:val="00677D00"/>
    <w:rsid w:val="006C4063"/>
    <w:rsid w:val="006E12F2"/>
    <w:rsid w:val="006E2D84"/>
    <w:rsid w:val="00710D8A"/>
    <w:rsid w:val="0073703C"/>
    <w:rsid w:val="00740C31"/>
    <w:rsid w:val="007540EC"/>
    <w:rsid w:val="00790093"/>
    <w:rsid w:val="007923BD"/>
    <w:rsid w:val="00796257"/>
    <w:rsid w:val="007D2443"/>
    <w:rsid w:val="007F3571"/>
    <w:rsid w:val="007F3BC7"/>
    <w:rsid w:val="008168A9"/>
    <w:rsid w:val="008452C3"/>
    <w:rsid w:val="00861F29"/>
    <w:rsid w:val="008773BA"/>
    <w:rsid w:val="00885352"/>
    <w:rsid w:val="008D399C"/>
    <w:rsid w:val="00922F58"/>
    <w:rsid w:val="0092794E"/>
    <w:rsid w:val="00952EC0"/>
    <w:rsid w:val="00996D3C"/>
    <w:rsid w:val="009B25F1"/>
    <w:rsid w:val="009B79DD"/>
    <w:rsid w:val="009C2F8C"/>
    <w:rsid w:val="009C7FC6"/>
    <w:rsid w:val="00A06454"/>
    <w:rsid w:val="00A251F1"/>
    <w:rsid w:val="00A35972"/>
    <w:rsid w:val="00A70529"/>
    <w:rsid w:val="00A71F8A"/>
    <w:rsid w:val="00A7548A"/>
    <w:rsid w:val="00A9424B"/>
    <w:rsid w:val="00AE3C08"/>
    <w:rsid w:val="00B20981"/>
    <w:rsid w:val="00B6418D"/>
    <w:rsid w:val="00BA3D4E"/>
    <w:rsid w:val="00BC2906"/>
    <w:rsid w:val="00BC3CC7"/>
    <w:rsid w:val="00BD298C"/>
    <w:rsid w:val="00BD36F6"/>
    <w:rsid w:val="00BF01A8"/>
    <w:rsid w:val="00C35E76"/>
    <w:rsid w:val="00C84E65"/>
    <w:rsid w:val="00C93CD6"/>
    <w:rsid w:val="00C948A3"/>
    <w:rsid w:val="00CA196C"/>
    <w:rsid w:val="00CB2023"/>
    <w:rsid w:val="00CB5AD6"/>
    <w:rsid w:val="00CD2D91"/>
    <w:rsid w:val="00CF446C"/>
    <w:rsid w:val="00D156C3"/>
    <w:rsid w:val="00D64AEB"/>
    <w:rsid w:val="00DA4676"/>
    <w:rsid w:val="00DB189D"/>
    <w:rsid w:val="00DB32B7"/>
    <w:rsid w:val="00DC64BB"/>
    <w:rsid w:val="00DD73FA"/>
    <w:rsid w:val="00DE5871"/>
    <w:rsid w:val="00DF6D9B"/>
    <w:rsid w:val="00E31EAA"/>
    <w:rsid w:val="00F33B21"/>
    <w:rsid w:val="00F679B8"/>
    <w:rsid w:val="00F9025D"/>
    <w:rsid w:val="00FB1F88"/>
    <w:rsid w:val="00FB7C19"/>
    <w:rsid w:val="00FF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81465"/>
  <w15:chartTrackingRefBased/>
  <w15:docId w15:val="{A30BE7B8-7950-AA4B-AD85-2FD24F5A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L&amp;P Normal"/>
    <w:qFormat/>
    <w:rsid w:val="00885352"/>
    <w:pPr>
      <w:ind w:firstLine="360"/>
      <w:jc w:val="both"/>
    </w:pPr>
    <w:rPr>
      <w:rFonts w:ascii="Janson Text" w:hAnsi="Janson Text"/>
      <w:sz w:val="24"/>
      <w:szCs w:val="24"/>
    </w:rPr>
  </w:style>
  <w:style w:type="paragraph" w:styleId="Heading1">
    <w:name w:val="heading 1"/>
    <w:basedOn w:val="Normal"/>
    <w:next w:val="Normal"/>
    <w:qFormat/>
    <w:rsid w:val="00DE62CA"/>
    <w:pPr>
      <w:keepNext/>
      <w:spacing w:before="240" w:after="60"/>
      <w:ind w:firstLine="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E62C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aliases w:val="L&amp;P Heading 3"/>
    <w:basedOn w:val="Heading1"/>
    <w:qFormat/>
    <w:rsid w:val="00AF73B2"/>
    <w:pPr>
      <w:numPr>
        <w:ilvl w:val="2"/>
        <w:numId w:val="35"/>
      </w:numPr>
      <w:spacing w:after="120"/>
      <w:outlineLvl w:val="2"/>
    </w:pPr>
    <w:rPr>
      <w:bCs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hangFlorian">
    <w:name w:val="Anhang (Florian)"/>
    <w:basedOn w:val="Heading1"/>
    <w:next w:val="Normal"/>
    <w:rsid w:val="00DE62CA"/>
    <w:pPr>
      <w:pBdr>
        <w:bottom w:val="single" w:sz="4" w:space="1" w:color="auto"/>
      </w:pBdr>
      <w:tabs>
        <w:tab w:val="left" w:pos="1701"/>
      </w:tabs>
      <w:overflowPunct w:val="0"/>
      <w:autoSpaceDE w:val="0"/>
      <w:autoSpaceDN w:val="0"/>
      <w:adjustRightInd w:val="0"/>
      <w:spacing w:before="480" w:after="360"/>
      <w:ind w:right="1106"/>
      <w:jc w:val="right"/>
      <w:textAlignment w:val="baseline"/>
    </w:pPr>
    <w:rPr>
      <w:rFonts w:ascii="Times New Roman" w:hAnsi="Times New Roman" w:cs="Times New Roman"/>
      <w:bCs w:val="0"/>
      <w:kern w:val="0"/>
      <w:sz w:val="26"/>
      <w:szCs w:val="20"/>
    </w:rPr>
  </w:style>
  <w:style w:type="paragraph" w:customStyle="1" w:styleId="Anhang1Florian">
    <w:name w:val="Anhang 1 (Florian)"/>
    <w:basedOn w:val="Heading1"/>
    <w:next w:val="Normal"/>
    <w:rsid w:val="00DE62CA"/>
    <w:pPr>
      <w:pageBreakBefore/>
      <w:pBdr>
        <w:bottom w:val="single" w:sz="12" w:space="1" w:color="auto"/>
      </w:pBdr>
      <w:tabs>
        <w:tab w:val="num" w:pos="1985"/>
      </w:tabs>
      <w:overflowPunct w:val="0"/>
      <w:autoSpaceDE w:val="0"/>
      <w:autoSpaceDN w:val="0"/>
      <w:adjustRightInd w:val="0"/>
      <w:spacing w:after="600"/>
      <w:jc w:val="right"/>
      <w:textAlignment w:val="baseline"/>
    </w:pPr>
    <w:rPr>
      <w:rFonts w:ascii="Times New Roman" w:hAnsi="Times New Roman" w:cs="Times New Roman"/>
      <w:b w:val="0"/>
      <w:bCs w:val="0"/>
      <w:smallCaps/>
      <w:kern w:val="0"/>
      <w:sz w:val="28"/>
      <w:szCs w:val="20"/>
      <w:lang w:val="de-DE"/>
    </w:rPr>
  </w:style>
  <w:style w:type="paragraph" w:customStyle="1" w:styleId="Anhang2Florian">
    <w:name w:val="Anhang 2 (Florian)"/>
    <w:basedOn w:val="Heading2"/>
    <w:next w:val="Normal"/>
    <w:rsid w:val="00DE62CA"/>
    <w:pPr>
      <w:numPr>
        <w:ilvl w:val="1"/>
        <w:numId w:val="12"/>
      </w:numPr>
      <w:tabs>
        <w:tab w:val="clear" w:pos="928"/>
        <w:tab w:val="num" w:pos="720"/>
      </w:tabs>
      <w:overflowPunct w:val="0"/>
      <w:autoSpaceDE w:val="0"/>
      <w:autoSpaceDN w:val="0"/>
      <w:adjustRightInd w:val="0"/>
      <w:spacing w:before="600" w:after="360"/>
      <w:ind w:left="720" w:hanging="360"/>
      <w:textAlignment w:val="baseline"/>
    </w:pPr>
    <w:rPr>
      <w:rFonts w:ascii="Times New Roman" w:hAnsi="Times New Roman" w:cs="Times New Roman"/>
      <w:i w:val="0"/>
      <w:iCs w:val="0"/>
      <w:sz w:val="24"/>
      <w:szCs w:val="20"/>
      <w:lang w:val="de-DE"/>
    </w:rPr>
  </w:style>
  <w:style w:type="paragraph" w:customStyle="1" w:styleId="Anhang3Florian">
    <w:name w:val="Anhang 3 (Florian)"/>
    <w:basedOn w:val="Heading3"/>
    <w:next w:val="Normal"/>
    <w:rsid w:val="00DE62CA"/>
    <w:pPr>
      <w:numPr>
        <w:ilvl w:val="0"/>
        <w:numId w:val="0"/>
      </w:numPr>
      <w:pBdr>
        <w:bottom w:val="single" w:sz="4" w:space="1" w:color="auto"/>
      </w:pBdr>
      <w:tabs>
        <w:tab w:val="left" w:pos="1701"/>
        <w:tab w:val="num" w:pos="2160"/>
      </w:tabs>
      <w:overflowPunct w:val="0"/>
      <w:autoSpaceDE w:val="0"/>
      <w:autoSpaceDN w:val="0"/>
      <w:adjustRightInd w:val="0"/>
      <w:spacing w:before="480" w:after="360"/>
      <w:textAlignment w:val="baseline"/>
    </w:pPr>
    <w:rPr>
      <w:rFonts w:ascii="Courier New" w:hAnsi="Courier New" w:cs="Lucida Sans Unicode"/>
      <w:bCs/>
      <w:sz w:val="22"/>
      <w:szCs w:val="20"/>
      <w:lang w:val="de-DE"/>
    </w:rPr>
  </w:style>
  <w:style w:type="paragraph" w:customStyle="1" w:styleId="AssumptionFlorian">
    <w:name w:val="Assumption (Florian)"/>
    <w:basedOn w:val="Normal"/>
    <w:rsid w:val="00DE62CA"/>
    <w:pPr>
      <w:tabs>
        <w:tab w:val="num" w:pos="927"/>
      </w:tabs>
      <w:spacing w:before="240" w:after="240"/>
      <w:ind w:left="567"/>
    </w:pPr>
    <w:rPr>
      <w:rFonts w:ascii="Lucida Sans Unicode" w:hAnsi="Lucida Sans Unicode" w:cs="Lucida Sans Unicode"/>
      <w:sz w:val="18"/>
      <w:lang w:val="en-GB"/>
    </w:rPr>
  </w:style>
  <w:style w:type="paragraph" w:styleId="Caption">
    <w:name w:val="caption"/>
    <w:aliases w:val="Beschriftung (Florian)"/>
    <w:basedOn w:val="Normal"/>
    <w:next w:val="Normal"/>
    <w:qFormat/>
    <w:rsid w:val="00DE62CA"/>
    <w:pPr>
      <w:spacing w:before="120" w:after="120"/>
      <w:jc w:val="center"/>
    </w:pPr>
    <w:rPr>
      <w:b/>
      <w:bCs/>
      <w:smallCaps/>
      <w:sz w:val="22"/>
      <w:szCs w:val="22"/>
    </w:rPr>
  </w:style>
  <w:style w:type="paragraph" w:customStyle="1" w:styleId="Example-descriptionheadingFlorian">
    <w:name w:val="Example - description/heading (Florian)"/>
    <w:next w:val="Normal"/>
    <w:rsid w:val="00CA7A20"/>
    <w:pPr>
      <w:tabs>
        <w:tab w:val="left" w:pos="1843"/>
      </w:tabs>
      <w:suppressAutoHyphens/>
      <w:spacing w:before="120"/>
      <w:ind w:firstLine="570"/>
    </w:pPr>
    <w:rPr>
      <w:rFonts w:ascii="Tahoma" w:hAnsi="Tahoma"/>
      <w:b/>
      <w:sz w:val="18"/>
      <w:lang w:eastAsia="ar-SA"/>
    </w:rPr>
  </w:style>
  <w:style w:type="paragraph" w:customStyle="1" w:styleId="Example-exampletextnumberedFlorian">
    <w:name w:val="Example - example text/numbered (Florian)"/>
    <w:rsid w:val="00CA7A20"/>
    <w:pPr>
      <w:suppressAutoHyphens/>
      <w:spacing w:before="240"/>
      <w:jc w:val="both"/>
    </w:pPr>
    <w:rPr>
      <w:rFonts w:ascii="Courier New" w:hAnsi="Courier New"/>
      <w:lang w:eastAsia="ar-SA"/>
    </w:rPr>
  </w:style>
  <w:style w:type="paragraph" w:customStyle="1" w:styleId="Example-Level2Florian">
    <w:name w:val="Example - Level 2 (Florian)"/>
    <w:basedOn w:val="Normal"/>
    <w:rsid w:val="00CA7A20"/>
    <w:pPr>
      <w:tabs>
        <w:tab w:val="left" w:pos="720"/>
      </w:tabs>
      <w:suppressAutoHyphens/>
      <w:spacing w:line="288" w:lineRule="auto"/>
      <w:ind w:left="360" w:firstLine="0"/>
    </w:pPr>
    <w:rPr>
      <w:rFonts w:ascii="Times New Roman" w:hAnsi="Times New Roman"/>
      <w:sz w:val="22"/>
      <w:lang w:eastAsia="ar-SA"/>
    </w:rPr>
  </w:style>
  <w:style w:type="paragraph" w:customStyle="1" w:styleId="Example-TranslationliteralFlorian">
    <w:name w:val="Example - Translation literal (Florian)"/>
    <w:basedOn w:val="Normal"/>
    <w:next w:val="Normal"/>
    <w:rsid w:val="00CA7A20"/>
    <w:pPr>
      <w:tabs>
        <w:tab w:val="left" w:pos="360"/>
        <w:tab w:val="left" w:pos="570"/>
        <w:tab w:val="left" w:pos="709"/>
        <w:tab w:val="left" w:pos="1418"/>
        <w:tab w:val="left" w:pos="1701"/>
        <w:tab w:val="left" w:pos="1843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6237"/>
        <w:tab w:val="left" w:pos="6804"/>
      </w:tabs>
      <w:suppressAutoHyphens/>
      <w:ind w:left="570"/>
    </w:pPr>
    <w:rPr>
      <w:rFonts w:ascii="Courier New" w:hAnsi="Courier New" w:cs="Lucida Sans Unicode"/>
      <w:sz w:val="20"/>
      <w:lang w:val="it-IT" w:eastAsia="ar-SA"/>
    </w:rPr>
  </w:style>
  <w:style w:type="paragraph" w:customStyle="1" w:styleId="Example-TranslationGlossFlorian">
    <w:name w:val="Example - Translation/Gloss (Florian)"/>
    <w:next w:val="Normal"/>
    <w:rsid w:val="00CA7A20"/>
    <w:pPr>
      <w:tabs>
        <w:tab w:val="left" w:pos="360"/>
        <w:tab w:val="left" w:pos="1026"/>
      </w:tabs>
      <w:suppressAutoHyphens/>
      <w:ind w:left="576"/>
    </w:pPr>
    <w:rPr>
      <w:bCs/>
      <w:i/>
      <w:iCs/>
      <w:lang w:eastAsia="ar-SA"/>
    </w:rPr>
  </w:style>
  <w:style w:type="paragraph" w:customStyle="1" w:styleId="Handout-bullet2Florian">
    <w:name w:val="Handout - bullet 2 (Florian)"/>
    <w:basedOn w:val="Normal"/>
    <w:rsid w:val="00AF73B2"/>
    <w:pPr>
      <w:numPr>
        <w:numId w:val="27"/>
      </w:numPr>
      <w:spacing w:before="60" w:after="60"/>
    </w:pPr>
  </w:style>
  <w:style w:type="paragraph" w:customStyle="1" w:styleId="Handout-bullet3Florian">
    <w:name w:val="Handout - bullet 3 (Florian)"/>
    <w:rsid w:val="00AF73B2"/>
    <w:pPr>
      <w:numPr>
        <w:ilvl w:val="1"/>
        <w:numId w:val="28"/>
      </w:numPr>
      <w:jc w:val="both"/>
    </w:pPr>
    <w:rPr>
      <w:sz w:val="22"/>
      <w:lang w:eastAsia="de-DE"/>
    </w:rPr>
  </w:style>
  <w:style w:type="paragraph" w:customStyle="1" w:styleId="StyleHypothesis-FlorianRight003RightSinglesolidli1">
    <w:name w:val="Style Hypothesis - Florian + Right:  0.03&quot; Right: (Single solid li...1"/>
    <w:basedOn w:val="Normal"/>
    <w:rsid w:val="00DE62CA"/>
    <w:p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autoSpaceDE w:val="0"/>
      <w:autoSpaceDN w:val="0"/>
      <w:adjustRightInd w:val="0"/>
      <w:ind w:left="475" w:right="115"/>
    </w:pPr>
    <w:rPr>
      <w:rFonts w:ascii="Palatino" w:hAnsi="Palatino"/>
      <w:sz w:val="20"/>
      <w:szCs w:val="20"/>
    </w:rPr>
  </w:style>
  <w:style w:type="paragraph" w:customStyle="1" w:styleId="StyleHypothesisheader-FlorianRight003RightSingles">
    <w:name w:val="Style Hypothesis header - Florian + Right:  0.03&quot; Right: (Single s..."/>
    <w:basedOn w:val="Normal"/>
    <w:rsid w:val="00DE62CA"/>
    <w:p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autoSpaceDE w:val="0"/>
      <w:autoSpaceDN w:val="0"/>
      <w:adjustRightInd w:val="0"/>
      <w:spacing w:before="60" w:after="40"/>
      <w:ind w:left="475" w:right="115"/>
    </w:pPr>
    <w:rPr>
      <w:rFonts w:ascii="Palatino" w:hAnsi="Palatino"/>
      <w:b/>
      <w:bCs/>
      <w:sz w:val="20"/>
      <w:szCs w:val="20"/>
    </w:rPr>
  </w:style>
  <w:style w:type="paragraph" w:customStyle="1" w:styleId="References-AuthorFlorian">
    <w:name w:val="References - Author (Florian)"/>
    <w:next w:val="Normal"/>
    <w:rsid w:val="00AF73B2"/>
    <w:pPr>
      <w:spacing w:before="60" w:after="20"/>
    </w:pPr>
    <w:rPr>
      <w:rFonts w:cs="Lucida Sans Unicode"/>
      <w:smallCaps/>
      <w:sz w:val="22"/>
      <w:lang w:eastAsia="de-DE"/>
    </w:rPr>
  </w:style>
  <w:style w:type="paragraph" w:customStyle="1" w:styleId="References-BookFlorian">
    <w:name w:val="References - Book (Florian)"/>
    <w:rsid w:val="00AF73B2"/>
    <w:pPr>
      <w:numPr>
        <w:numId w:val="32"/>
      </w:numPr>
      <w:jc w:val="both"/>
    </w:pPr>
    <w:rPr>
      <w:sz w:val="22"/>
      <w:lang w:eastAsia="de-DE"/>
    </w:rPr>
  </w:style>
  <w:style w:type="paragraph" w:customStyle="1" w:styleId="Hypothesis-number-level1-Florian">
    <w:name w:val="Hypothesis - number-level 1 - Florian"/>
    <w:rsid w:val="00AF73B2"/>
    <w:pPr>
      <w:numPr>
        <w:numId w:val="2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right="115"/>
    </w:pPr>
    <w:rPr>
      <w:rFonts w:ascii="Palatino" w:hAnsi="Palatino"/>
      <w:lang w:val="de-DE" w:eastAsia="de-DE"/>
    </w:rPr>
  </w:style>
  <w:style w:type="paragraph" w:customStyle="1" w:styleId="Hypothesisheader-Florian">
    <w:name w:val="Hypothesis header - Florian"/>
    <w:basedOn w:val="Normal"/>
    <w:next w:val="Hypothesis-number-level1-FlorianCharCharCharChar"/>
    <w:rsid w:val="00AF73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51"/>
      </w:tabs>
      <w:adjustRightInd w:val="0"/>
      <w:snapToGrid w:val="0"/>
      <w:ind w:left="720" w:right="115" w:firstLine="0"/>
      <w:jc w:val="left"/>
    </w:pPr>
    <w:rPr>
      <w:rFonts w:eastAsia="Times New Roman"/>
      <w:b/>
      <w:lang w:val="de-DE" w:eastAsia="de-DE"/>
    </w:rPr>
  </w:style>
  <w:style w:type="paragraph" w:customStyle="1" w:styleId="Example-extended">
    <w:name w:val="Example - extended"/>
    <w:basedOn w:val="Example-normal"/>
    <w:rsid w:val="00CA7A20"/>
    <w:pPr>
      <w:tabs>
        <w:tab w:val="left" w:pos="1800"/>
      </w:tabs>
    </w:pPr>
    <w:rPr>
      <w:rFonts w:ascii="Janson Text" w:hAnsi="Janson Text"/>
    </w:rPr>
  </w:style>
  <w:style w:type="paragraph" w:styleId="BalloonText">
    <w:name w:val="Balloon Text"/>
    <w:basedOn w:val="Normal"/>
    <w:semiHidden/>
    <w:rsid w:val="00DE62CA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DE62CA"/>
    <w:rPr>
      <w:sz w:val="16"/>
      <w:szCs w:val="16"/>
    </w:rPr>
  </w:style>
  <w:style w:type="paragraph" w:styleId="CommentText">
    <w:name w:val="annotation text"/>
    <w:basedOn w:val="Normal"/>
    <w:semiHidden/>
    <w:rsid w:val="00DE62C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E62CA"/>
    <w:rPr>
      <w:b/>
      <w:bCs/>
    </w:rPr>
  </w:style>
  <w:style w:type="paragraph" w:customStyle="1" w:styleId="Example-normal">
    <w:name w:val="Example - normal"/>
    <w:basedOn w:val="Normal"/>
    <w:rsid w:val="00CA7A20"/>
    <w:pPr>
      <w:tabs>
        <w:tab w:val="left" w:pos="720"/>
        <w:tab w:val="left" w:pos="900"/>
        <w:tab w:val="left" w:pos="1080"/>
        <w:tab w:val="left" w:pos="1260"/>
        <w:tab w:val="left" w:pos="1440"/>
        <w:tab w:val="left" w:pos="1620"/>
        <w:tab w:val="left" w:pos="1980"/>
        <w:tab w:val="left" w:pos="2160"/>
        <w:tab w:val="left" w:pos="2340"/>
        <w:tab w:val="left" w:pos="2520"/>
        <w:tab w:val="left" w:pos="2700"/>
        <w:tab w:val="left" w:pos="2880"/>
        <w:tab w:val="left" w:pos="3060"/>
        <w:tab w:val="left" w:pos="3240"/>
        <w:tab w:val="left" w:pos="3420"/>
        <w:tab w:val="left" w:pos="3600"/>
        <w:tab w:val="left" w:pos="3780"/>
        <w:tab w:val="left" w:pos="3960"/>
        <w:tab w:val="left" w:pos="4140"/>
        <w:tab w:val="left" w:pos="4320"/>
        <w:tab w:val="left" w:pos="4500"/>
        <w:tab w:val="left" w:pos="4680"/>
        <w:tab w:val="left" w:pos="4860"/>
        <w:tab w:val="left" w:pos="5040"/>
        <w:tab w:val="left" w:pos="5220"/>
        <w:tab w:val="left" w:pos="5400"/>
        <w:tab w:val="left" w:pos="5580"/>
        <w:tab w:val="left" w:pos="5760"/>
        <w:tab w:val="left" w:pos="5940"/>
        <w:tab w:val="left" w:pos="6120"/>
        <w:tab w:val="left" w:pos="6300"/>
        <w:tab w:val="left" w:pos="6480"/>
        <w:tab w:val="left" w:pos="6660"/>
        <w:tab w:val="left" w:pos="6840"/>
        <w:tab w:val="left" w:pos="7020"/>
        <w:tab w:val="left" w:pos="7200"/>
        <w:tab w:val="left" w:pos="7380"/>
        <w:tab w:val="left" w:pos="7560"/>
        <w:tab w:val="left" w:pos="7740"/>
        <w:tab w:val="left" w:pos="7920"/>
        <w:tab w:val="left" w:pos="8100"/>
        <w:tab w:val="left" w:pos="8280"/>
        <w:tab w:val="left" w:pos="8460"/>
      </w:tabs>
      <w:suppressAutoHyphens/>
      <w:ind w:firstLine="0"/>
    </w:pPr>
    <w:rPr>
      <w:rFonts w:ascii="Times New Roman" w:hAnsi="Times New Roman"/>
      <w:sz w:val="22"/>
      <w:lang w:eastAsia="ar-SA"/>
    </w:rPr>
  </w:style>
  <w:style w:type="character" w:styleId="FollowedHyperlink">
    <w:name w:val="FollowedHyperlink"/>
    <w:rsid w:val="00DE62CA"/>
    <w:rPr>
      <w:color w:val="800080"/>
      <w:u w:val="single"/>
    </w:rPr>
  </w:style>
  <w:style w:type="paragraph" w:styleId="Footer">
    <w:name w:val="footer"/>
    <w:basedOn w:val="Normal"/>
    <w:rsid w:val="00DE62CA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sid w:val="00DE62CA"/>
    <w:rPr>
      <w:vertAlign w:val="superscript"/>
    </w:rPr>
  </w:style>
  <w:style w:type="paragraph" w:styleId="FootnoteText">
    <w:name w:val="footnote text"/>
    <w:basedOn w:val="Normal"/>
    <w:semiHidden/>
    <w:rsid w:val="00DE62CA"/>
    <w:rPr>
      <w:sz w:val="20"/>
      <w:szCs w:val="20"/>
    </w:rPr>
  </w:style>
  <w:style w:type="paragraph" w:styleId="Header">
    <w:name w:val="header"/>
    <w:basedOn w:val="Normal"/>
    <w:rsid w:val="00DE62CA"/>
    <w:pPr>
      <w:tabs>
        <w:tab w:val="center" w:pos="4320"/>
        <w:tab w:val="right" w:pos="8640"/>
      </w:tabs>
    </w:pPr>
  </w:style>
  <w:style w:type="character" w:styleId="Hyperlink">
    <w:name w:val="Hyperlink"/>
    <w:rsid w:val="00DE62CA"/>
    <w:rPr>
      <w:color w:val="0000FF"/>
      <w:u w:val="single"/>
    </w:rPr>
  </w:style>
  <w:style w:type="paragraph" w:customStyle="1" w:styleId="Hypothesis-number-level1-FlorianCharCharCharChar">
    <w:name w:val="Hypothesis - number-level 1 - Florian Char Char Char Char"/>
    <w:link w:val="Hypothesis-number-level1-FlorianCharCharCharCharChar"/>
    <w:rsid w:val="00AF73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51"/>
      </w:tabs>
      <w:adjustRightInd w:val="0"/>
      <w:snapToGrid w:val="0"/>
      <w:ind w:right="115"/>
    </w:pPr>
    <w:rPr>
      <w:rFonts w:ascii="Garamond" w:hAnsi="Garamond"/>
      <w:sz w:val="24"/>
      <w:szCs w:val="24"/>
      <w:lang w:val="de-DE" w:eastAsia="de-DE"/>
    </w:rPr>
  </w:style>
  <w:style w:type="character" w:customStyle="1" w:styleId="Hypothesis-number-level1-FlorianCharCharCharCharChar">
    <w:name w:val="Hypothesis - number-level 1 - Florian Char Char Char Char Char"/>
    <w:link w:val="Hypothesis-number-level1-FlorianCharCharCharChar"/>
    <w:rsid w:val="00DE62CA"/>
    <w:rPr>
      <w:rFonts w:ascii="Garamond" w:hAnsi="Garamond"/>
      <w:sz w:val="24"/>
      <w:szCs w:val="24"/>
      <w:lang w:val="de-DE" w:eastAsia="de-DE" w:bidi="ar-SA"/>
    </w:rPr>
  </w:style>
  <w:style w:type="paragraph" w:customStyle="1" w:styleId="Hypothesis-number-level2-Florian">
    <w:name w:val="Hypothesis - number-level 2 - Florian"/>
    <w:basedOn w:val="Normal"/>
    <w:rsid w:val="00AF73B2"/>
    <w:pPr>
      <w:numPr>
        <w:ilvl w:val="1"/>
        <w:numId w:val="3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51"/>
      </w:tabs>
      <w:adjustRightInd w:val="0"/>
      <w:snapToGrid w:val="0"/>
      <w:ind w:right="115"/>
    </w:pPr>
    <w:rPr>
      <w:rFonts w:eastAsia="Times New Roman"/>
      <w:lang w:val="de-DE" w:eastAsia="de-DE"/>
    </w:rPr>
  </w:style>
  <w:style w:type="paragraph" w:customStyle="1" w:styleId="Hypothesis-unnumbered">
    <w:name w:val="Hypothesis - unnumbered"/>
    <w:basedOn w:val="Normal"/>
    <w:rsid w:val="00AF73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51"/>
      </w:tabs>
      <w:adjustRightInd w:val="0"/>
      <w:snapToGrid w:val="0"/>
      <w:ind w:left="720" w:right="115" w:firstLine="0"/>
    </w:pPr>
    <w:rPr>
      <w:lang w:eastAsia="de-DE"/>
    </w:rPr>
  </w:style>
  <w:style w:type="paragraph" w:customStyle="1" w:styleId="LPNormal-firstparagraph">
    <w:name w:val="L&amp;P Normal - first paragraph"/>
    <w:basedOn w:val="Normal"/>
    <w:next w:val="Normal"/>
    <w:rsid w:val="00CA7A20"/>
    <w:pPr>
      <w:suppressAutoHyphens/>
      <w:ind w:firstLine="0"/>
    </w:pPr>
    <w:rPr>
      <w:rFonts w:ascii="Times New Roman" w:hAnsi="Times New Roman"/>
      <w:sz w:val="22"/>
      <w:szCs w:val="20"/>
      <w:lang w:eastAsia="ar-SA"/>
    </w:rPr>
  </w:style>
  <w:style w:type="paragraph" w:customStyle="1" w:styleId="LPHeading1">
    <w:name w:val="L&amp;P Heading 1"/>
    <w:basedOn w:val="LPNormal-firstparagraph"/>
    <w:next w:val="LPNormal-firstparagraph"/>
    <w:rsid w:val="00CA7A20"/>
    <w:pPr>
      <w:numPr>
        <w:numId w:val="35"/>
      </w:numPr>
      <w:spacing w:before="300"/>
    </w:pPr>
    <w:rPr>
      <w:rFonts w:cs="Arial"/>
      <w:b/>
      <w:bCs/>
      <w:kern w:val="1"/>
      <w:sz w:val="28"/>
      <w:szCs w:val="28"/>
    </w:rPr>
  </w:style>
  <w:style w:type="paragraph" w:customStyle="1" w:styleId="LPHeading2">
    <w:name w:val="L&amp;P Heading 2"/>
    <w:basedOn w:val="LPHeading1"/>
    <w:next w:val="Normal"/>
    <w:rsid w:val="00CA7A20"/>
    <w:pPr>
      <w:numPr>
        <w:ilvl w:val="1"/>
      </w:numPr>
      <w:spacing w:before="200"/>
    </w:pPr>
    <w:rPr>
      <w:rFonts w:cs="Times New Roman"/>
      <w:sz w:val="26"/>
      <w:lang w:val="en-GB"/>
    </w:rPr>
  </w:style>
  <w:style w:type="paragraph" w:customStyle="1" w:styleId="LPQuote">
    <w:name w:val="L&amp;P Quote"/>
    <w:basedOn w:val="Normal"/>
    <w:next w:val="Normal"/>
    <w:rsid w:val="00CA7A20"/>
    <w:pPr>
      <w:suppressAutoHyphens/>
      <w:ind w:left="720" w:firstLine="0"/>
    </w:pPr>
    <w:rPr>
      <w:rFonts w:eastAsia="Times New Roman"/>
      <w:i/>
      <w:iCs/>
      <w:sz w:val="22"/>
      <w:szCs w:val="20"/>
      <w:lang w:eastAsia="ar-SA"/>
    </w:rPr>
  </w:style>
  <w:style w:type="paragraph" w:customStyle="1" w:styleId="LPQuotesource">
    <w:name w:val="L&amp;P Quote source"/>
    <w:basedOn w:val="Normal"/>
    <w:next w:val="Normal"/>
    <w:rsid w:val="00CA7A20"/>
    <w:pPr>
      <w:suppressAutoHyphens/>
      <w:jc w:val="right"/>
    </w:pPr>
    <w:rPr>
      <w:rFonts w:eastAsia="Times New Roman"/>
      <w:sz w:val="22"/>
      <w:szCs w:val="20"/>
      <w:lang w:eastAsia="ar-SA"/>
    </w:rPr>
  </w:style>
  <w:style w:type="character" w:customStyle="1" w:styleId="LPQuotesourceChar">
    <w:name w:val="L&amp;P Quote source Char"/>
    <w:rsid w:val="00CA7A20"/>
    <w:rPr>
      <w:sz w:val="22"/>
      <w:lang w:val="de-DE" w:eastAsia="ar-SA" w:bidi="ar-SA"/>
    </w:rPr>
  </w:style>
  <w:style w:type="paragraph" w:styleId="NormalWeb">
    <w:name w:val="Normal (Web)"/>
    <w:basedOn w:val="Normal"/>
    <w:uiPriority w:val="99"/>
    <w:rsid w:val="00DE62CA"/>
    <w:pPr>
      <w:spacing w:before="100" w:beforeAutospacing="1" w:after="100" w:afterAutospacing="1"/>
      <w:ind w:firstLine="0"/>
      <w:jc w:val="left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DE62CA"/>
  </w:style>
  <w:style w:type="paragraph" w:customStyle="1" w:styleId="StyleFirstline0">
    <w:name w:val="Style First line:  0&quot;"/>
    <w:basedOn w:val="Normal"/>
    <w:rsid w:val="00DE62CA"/>
    <w:pPr>
      <w:ind w:firstLine="0"/>
    </w:pPr>
    <w:rPr>
      <w:szCs w:val="20"/>
    </w:rPr>
  </w:style>
  <w:style w:type="paragraph" w:customStyle="1" w:styleId="StyleHypothesis-number-level1-FlorianGaramond12ptCharCharCharCharChar">
    <w:name w:val="Style Hypothesis - number-level 1 - Florian + Garamond 12 pt Char Char Char Char Char"/>
    <w:basedOn w:val="Hypothesis-number-level1-FlorianCharCharCharChar"/>
    <w:link w:val="StyleHypothesis-number-level1-FlorianGaramond12ptCharCharCharCharCharChar"/>
    <w:rsid w:val="00DE62CA"/>
    <w:pPr>
      <w:ind w:left="115"/>
    </w:pPr>
  </w:style>
  <w:style w:type="character" w:customStyle="1" w:styleId="StyleHypothesis-number-level1-FlorianGaramond12ptCharCharCharCharCharChar">
    <w:name w:val="Style Hypothesis - number-level 1 - Florian + Garamond 12 pt Char Char Char Char Char Char"/>
    <w:basedOn w:val="Hypothesis-number-level1-FlorianCharCharCharCharChar"/>
    <w:link w:val="StyleHypothesis-number-level1-FlorianGaramond12ptCharCharCharCharChar"/>
    <w:rsid w:val="00DE62CA"/>
    <w:rPr>
      <w:rFonts w:ascii="Garamond" w:hAnsi="Garamond"/>
      <w:sz w:val="24"/>
      <w:szCs w:val="24"/>
      <w:lang w:val="de-DE" w:eastAsia="de-DE" w:bidi="ar-SA"/>
    </w:rPr>
  </w:style>
  <w:style w:type="table" w:styleId="TableGrid">
    <w:name w:val="Table Grid"/>
    <w:basedOn w:val="TableNormal"/>
    <w:rsid w:val="00DE62CA"/>
    <w:pPr>
      <w:ind w:firstLine="432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DE62CA"/>
    <w:pPr>
      <w:tabs>
        <w:tab w:val="left" w:pos="348"/>
        <w:tab w:val="right" w:leader="dot" w:pos="8774"/>
      </w:tabs>
      <w:ind w:firstLine="0"/>
    </w:pPr>
  </w:style>
  <w:style w:type="paragraph" w:styleId="TOC2">
    <w:name w:val="toc 2"/>
    <w:basedOn w:val="Normal"/>
    <w:next w:val="Normal"/>
    <w:autoRedefine/>
    <w:semiHidden/>
    <w:rsid w:val="00DE62CA"/>
    <w:pPr>
      <w:tabs>
        <w:tab w:val="left" w:pos="696"/>
        <w:tab w:val="right" w:leader="dot" w:pos="8774"/>
      </w:tabs>
      <w:ind w:firstLine="174"/>
    </w:pPr>
  </w:style>
  <w:style w:type="paragraph" w:customStyle="1" w:styleId="LPAbstract">
    <w:name w:val="L&amp;P Abstract"/>
    <w:basedOn w:val="LPNormal-firstparagraph"/>
    <w:next w:val="LPKeywords"/>
    <w:rsid w:val="00CA7A20"/>
    <w:pPr>
      <w:spacing w:after="60"/>
      <w:ind w:left="1440" w:right="1440"/>
    </w:pPr>
    <w:rPr>
      <w:sz w:val="20"/>
    </w:rPr>
  </w:style>
  <w:style w:type="paragraph" w:customStyle="1" w:styleId="LPAuthors">
    <w:name w:val="L&amp;P Authors"/>
    <w:basedOn w:val="LPNormal-firstparagraph"/>
    <w:next w:val="LPAffiliation"/>
    <w:rsid w:val="00CA7A20"/>
    <w:pPr>
      <w:spacing w:after="240"/>
      <w:jc w:val="center"/>
    </w:pPr>
    <w:rPr>
      <w:b/>
    </w:rPr>
  </w:style>
  <w:style w:type="paragraph" w:customStyle="1" w:styleId="LPAffiliation">
    <w:name w:val="L&amp;P Affiliation"/>
    <w:basedOn w:val="LPAuthors"/>
    <w:next w:val="LPAbstract"/>
    <w:rsid w:val="00CA7A20"/>
    <w:rPr>
      <w:b w:val="0"/>
    </w:rPr>
  </w:style>
  <w:style w:type="paragraph" w:customStyle="1" w:styleId="LPKeywords">
    <w:name w:val="L&amp;P Keywords"/>
    <w:basedOn w:val="LPAbstract"/>
    <w:next w:val="LPHeading1"/>
    <w:rsid w:val="00CA7A20"/>
  </w:style>
  <w:style w:type="paragraph" w:customStyle="1" w:styleId="LPTitle">
    <w:name w:val="L&amp;P Title"/>
    <w:basedOn w:val="LPNormal-firstparagraph"/>
    <w:next w:val="LPAuthors"/>
    <w:rsid w:val="00CA7A20"/>
    <w:pPr>
      <w:spacing w:after="240"/>
      <w:jc w:val="center"/>
    </w:pPr>
    <w:rPr>
      <w:b/>
      <w:sz w:val="32"/>
    </w:rPr>
  </w:style>
  <w:style w:type="paragraph" w:customStyle="1" w:styleId="LP-aroundexample">
    <w:name w:val="L&amp;P - around example"/>
    <w:basedOn w:val="Normal"/>
    <w:rsid w:val="00CA7A20"/>
    <w:pPr>
      <w:suppressAutoHyphens/>
      <w:spacing w:line="168" w:lineRule="auto"/>
      <w:ind w:firstLine="0"/>
    </w:pPr>
    <w:rPr>
      <w:rFonts w:ascii="Times New Roman" w:hAnsi="Times New Roman"/>
      <w:sz w:val="22"/>
      <w:lang w:eastAsia="ar-SA"/>
    </w:rPr>
  </w:style>
  <w:style w:type="paragraph" w:customStyle="1" w:styleId="LPExample-normal">
    <w:name w:val="L&amp;P Example - normal"/>
    <w:basedOn w:val="Example-normal"/>
    <w:rsid w:val="00CA7A20"/>
    <w:pPr>
      <w:tabs>
        <w:tab w:val="clear" w:pos="1440"/>
      </w:tabs>
    </w:pPr>
    <w:rPr>
      <w:szCs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4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84361"/>
    <w:rPr>
      <w:rFonts w:ascii="Courier New" w:eastAsia="Times New Roman" w:hAnsi="Courier New" w:cs="Courier New"/>
    </w:rPr>
  </w:style>
  <w:style w:type="character" w:customStyle="1" w:styleId="Normal-table-style">
    <w:name w:val="Normal-table-style"/>
    <w:rsid w:val="0009189B"/>
    <w:rPr>
      <w:rFonts w:ascii="Janson Text" w:hAnsi="Janson Text"/>
      <w:sz w:val="22"/>
      <w:szCs w:val="22"/>
    </w:rPr>
  </w:style>
  <w:style w:type="paragraph" w:customStyle="1" w:styleId="MediumList2-Accent21">
    <w:name w:val="Medium List 2 - Accent 21"/>
    <w:hidden/>
    <w:uiPriority w:val="71"/>
    <w:rsid w:val="00AB7AFC"/>
    <w:rPr>
      <w:rFonts w:ascii="Janson Text" w:hAnsi="Janson Text"/>
      <w:sz w:val="24"/>
      <w:szCs w:val="24"/>
    </w:rPr>
  </w:style>
  <w:style w:type="paragraph" w:styleId="Revision">
    <w:name w:val="Revision"/>
    <w:hidden/>
    <w:uiPriority w:val="99"/>
    <w:semiHidden/>
    <w:rsid w:val="00673BC2"/>
    <w:rPr>
      <w:rFonts w:ascii="Janson Text" w:hAnsi="Janson Text"/>
      <w:sz w:val="24"/>
      <w:szCs w:val="24"/>
    </w:rPr>
  </w:style>
  <w:style w:type="paragraph" w:styleId="ListParagraph">
    <w:name w:val="List Paragraph"/>
    <w:basedOn w:val="Normal"/>
    <w:uiPriority w:val="34"/>
    <w:qFormat/>
    <w:rsid w:val="00036F6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36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</vt:lpstr>
    </vt:vector>
  </TitlesOfParts>
  <Company>University of Rochester</Company>
  <LinksUpToDate>false</LinksUpToDate>
  <CharactersWithSpaces>1861</CharactersWithSpaces>
  <SharedDoc>false</SharedDoc>
  <HLinks>
    <vt:vector size="72" baseType="variant">
      <vt:variant>
        <vt:i4>1769584</vt:i4>
      </vt:variant>
      <vt:variant>
        <vt:i4>27</vt:i4>
      </vt:variant>
      <vt:variant>
        <vt:i4>0</vt:i4>
      </vt:variant>
      <vt:variant>
        <vt:i4>5</vt:i4>
      </vt:variant>
      <vt:variant>
        <vt:lpwstr>mailto:Elisabeth.Norcliffe@mpi.nl</vt:lpwstr>
      </vt:variant>
      <vt:variant>
        <vt:lpwstr/>
      </vt:variant>
      <vt:variant>
        <vt:i4>4653163</vt:i4>
      </vt:variant>
      <vt:variant>
        <vt:i4>24</vt:i4>
      </vt:variant>
      <vt:variant>
        <vt:i4>0</vt:i4>
      </vt:variant>
      <vt:variant>
        <vt:i4>5</vt:i4>
      </vt:variant>
      <vt:variant>
        <vt:lpwstr>mailto:vferreira@ucsd.edu</vt:lpwstr>
      </vt:variant>
      <vt:variant>
        <vt:lpwstr/>
      </vt:variant>
      <vt:variant>
        <vt:i4>4980831</vt:i4>
      </vt:variant>
      <vt:variant>
        <vt:i4>21</vt:i4>
      </vt:variant>
      <vt:variant>
        <vt:i4>0</vt:i4>
      </vt:variant>
      <vt:variant>
        <vt:i4>5</vt:i4>
      </vt:variant>
      <vt:variant>
        <vt:lpwstr>mailto:yuki_hirose@mac.com</vt:lpwstr>
      </vt:variant>
      <vt:variant>
        <vt:lpwstr/>
      </vt:variant>
      <vt:variant>
        <vt:i4>262265</vt:i4>
      </vt:variant>
      <vt:variant>
        <vt:i4>18</vt:i4>
      </vt:variant>
      <vt:variant>
        <vt:i4>0</vt:i4>
      </vt:variant>
      <vt:variant>
        <vt:i4>5</vt:i4>
      </vt:variant>
      <vt:variant>
        <vt:lpwstr>mailto:m-arai@phiz.c.u-tokyo.ac.jp</vt:lpwstr>
      </vt:variant>
      <vt:variant>
        <vt:lpwstr/>
      </vt:variant>
      <vt:variant>
        <vt:i4>1900641</vt:i4>
      </vt:variant>
      <vt:variant>
        <vt:i4>15</vt:i4>
      </vt:variant>
      <vt:variant>
        <vt:i4>0</vt:i4>
      </vt:variant>
      <vt:variant>
        <vt:i4>5</vt:i4>
      </vt:variant>
      <vt:variant>
        <vt:lpwstr>mailto:petra.hendriks@gmail.com</vt:lpwstr>
      </vt:variant>
      <vt:variant>
        <vt:lpwstr/>
      </vt:variant>
      <vt:variant>
        <vt:i4>7864321</vt:i4>
      </vt:variant>
      <vt:variant>
        <vt:i4>12</vt:i4>
      </vt:variant>
      <vt:variant>
        <vt:i4>0</vt:i4>
      </vt:variant>
      <vt:variant>
        <vt:i4>5</vt:i4>
      </vt:variant>
      <vt:variant>
        <vt:lpwstr>mailto:p.j.f.deswart@gmail.com</vt:lpwstr>
      </vt:variant>
      <vt:variant>
        <vt:lpwstr/>
      </vt:variant>
      <vt:variant>
        <vt:i4>131188</vt:i4>
      </vt:variant>
      <vt:variant>
        <vt:i4>9</vt:i4>
      </vt:variant>
      <vt:variant>
        <vt:i4>0</vt:i4>
      </vt:variant>
      <vt:variant>
        <vt:i4>5</vt:i4>
      </vt:variant>
      <vt:variant>
        <vt:lpwstr>mailto:matt-goldrick@northwestern.edu</vt:lpwstr>
      </vt:variant>
      <vt:variant>
        <vt:lpwstr/>
      </vt:variant>
      <vt:variant>
        <vt:i4>2293785</vt:i4>
      </vt:variant>
      <vt:variant>
        <vt:i4>6</vt:i4>
      </vt:variant>
      <vt:variant>
        <vt:i4>0</vt:i4>
      </vt:variant>
      <vt:variant>
        <vt:i4>5</vt:i4>
      </vt:variant>
      <vt:variant>
        <vt:lpwstr>mailto:dgwatson@illinois.edu</vt:lpwstr>
      </vt:variant>
      <vt:variant>
        <vt:lpwstr/>
      </vt:variant>
      <vt:variant>
        <vt:i4>4653154</vt:i4>
      </vt:variant>
      <vt:variant>
        <vt:i4>3</vt:i4>
      </vt:variant>
      <vt:variant>
        <vt:i4>0</vt:i4>
      </vt:variant>
      <vt:variant>
        <vt:i4>5</vt:i4>
      </vt:variant>
      <vt:variant>
        <vt:lpwstr>mailto:gdell@cyrus.psych.illinois.edu</vt:lpwstr>
      </vt:variant>
      <vt:variant>
        <vt:lpwstr/>
      </vt:variant>
      <vt:variant>
        <vt:i4>7077958</vt:i4>
      </vt:variant>
      <vt:variant>
        <vt:i4>0</vt:i4>
      </vt:variant>
      <vt:variant>
        <vt:i4>0</vt:i4>
      </vt:variant>
      <vt:variant>
        <vt:i4>5</vt:i4>
      </vt:variant>
      <vt:variant>
        <vt:lpwstr>mailto:sarahbrownschmidt@gmail.com</vt:lpwstr>
      </vt:variant>
      <vt:variant>
        <vt:lpwstr/>
      </vt:variant>
      <vt:variant>
        <vt:i4>5308489</vt:i4>
      </vt:variant>
      <vt:variant>
        <vt:i4>3</vt:i4>
      </vt:variant>
      <vt:variant>
        <vt:i4>0</vt:i4>
      </vt:variant>
      <vt:variant>
        <vt:i4>5</vt:i4>
      </vt:variant>
      <vt:variant>
        <vt:lpwstr>http://www.hlp.rochester.edu/</vt:lpwstr>
      </vt:variant>
      <vt:variant>
        <vt:lpwstr/>
      </vt:variant>
      <vt:variant>
        <vt:i4>196726</vt:i4>
      </vt:variant>
      <vt:variant>
        <vt:i4>0</vt:i4>
      </vt:variant>
      <vt:variant>
        <vt:i4>0</vt:i4>
      </vt:variant>
      <vt:variant>
        <vt:i4>5</vt:i4>
      </vt:variant>
      <vt:variant>
        <vt:lpwstr>mailto:fjaeger@bcs.rochester.edu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T. Florian Jaeger</dc:creator>
  <cp:keywords/>
  <cp:lastModifiedBy>Jaeger, Florian</cp:lastModifiedBy>
  <cp:revision>5</cp:revision>
  <cp:lastPrinted>2024-05-08T07:14:00Z</cp:lastPrinted>
  <dcterms:created xsi:type="dcterms:W3CDTF">2025-05-31T18:37:00Z</dcterms:created>
  <dcterms:modified xsi:type="dcterms:W3CDTF">2025-08-14T09:58:00Z</dcterms:modified>
</cp:coreProperties>
</file>